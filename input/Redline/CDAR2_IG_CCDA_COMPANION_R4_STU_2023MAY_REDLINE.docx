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30D5D8" w14:textId="2D24310F" w:rsidR="00E6512E" w:rsidRPr="004A2412" w:rsidRDefault="003E45C2" w:rsidP="00E6512E">
      <w:pPr>
        <w:pStyle w:val="DocumentName"/>
        <w:ind w:left="144" w:hanging="144"/>
        <w:rPr>
          <w:highlight w:val="yellow"/>
          <w:lang w:val="en-US"/>
        </w:rPr>
      </w:pPr>
      <w:bookmarkStart w:id="0" w:name="_Hlk101441934"/>
      <w:bookmarkStart w:id="1" w:name="_Hlk83390161"/>
      <w:bookmarkStart w:id="2" w:name="_Hlk27771756"/>
      <w:bookmarkStart w:id="3" w:name="_Hlk101449977"/>
      <w:bookmarkEnd w:id="0"/>
      <w:r w:rsidRPr="003E45C2">
        <w:rPr>
          <w:lang w:val="en-US"/>
        </w:rPr>
        <w:t>CDAR2_IG_CCDA_COMPANION_R</w:t>
      </w:r>
      <w:r w:rsidR="00FF416F">
        <w:rPr>
          <w:lang w:val="en-US"/>
        </w:rPr>
        <w:t>4</w:t>
      </w:r>
      <w:r w:rsidRPr="003E45C2">
        <w:rPr>
          <w:lang w:val="en-US"/>
        </w:rPr>
        <w:t>_D1</w:t>
      </w:r>
      <w:r w:rsidR="00E6512E" w:rsidRPr="004A2412">
        <w:rPr>
          <w:highlight w:val="yellow"/>
          <w:lang w:val="en-US"/>
        </w:rPr>
        <w:t xml:space="preserve"> </w:t>
      </w:r>
    </w:p>
    <w:p w14:paraId="60887AE3" w14:textId="77777777" w:rsidR="00E6512E" w:rsidRPr="004A2412" w:rsidRDefault="00E6512E" w:rsidP="00E6512E">
      <w:pPr>
        <w:pStyle w:val="DocumentName"/>
        <w:rPr>
          <w:lang w:val="en-US"/>
        </w:rPr>
      </w:pPr>
    </w:p>
    <w:p w14:paraId="6EDF31E0" w14:textId="12E34536" w:rsidR="00E6512E" w:rsidRPr="004A2412" w:rsidRDefault="00E6512E" w:rsidP="00E6512E">
      <w:pPr>
        <w:pStyle w:val="Title"/>
        <w:jc w:val="center"/>
      </w:pPr>
      <w:r>
        <w:rPr>
          <w:noProof/>
        </w:rPr>
        <w:drawing>
          <wp:inline distT="0" distB="0" distL="0" distR="0" wp14:anchorId="343584B5" wp14:editId="76AAD611">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l="10001" t="12941" r="10001" b="12941"/>
                    <a:stretch>
                      <a:fillRect/>
                    </a:stretch>
                  </pic:blipFill>
                  <pic:spPr bwMode="auto">
                    <a:xfrm>
                      <a:off x="0" y="0"/>
                      <a:ext cx="3095625" cy="2228850"/>
                    </a:xfrm>
                    <a:prstGeom prst="rect">
                      <a:avLst/>
                    </a:prstGeom>
                    <a:noFill/>
                    <a:ln>
                      <a:noFill/>
                    </a:ln>
                  </pic:spPr>
                </pic:pic>
              </a:graphicData>
            </a:graphic>
          </wp:inline>
        </w:drawing>
      </w:r>
    </w:p>
    <w:p w14:paraId="03894F4C" w14:textId="77777777" w:rsidR="00E6512E" w:rsidRPr="004A2412" w:rsidRDefault="00E6512E" w:rsidP="00E6512E">
      <w:pPr>
        <w:pStyle w:val="DocumentName"/>
        <w:jc w:val="center"/>
        <w:rPr>
          <w:lang w:val="en-US"/>
        </w:rPr>
      </w:pPr>
    </w:p>
    <w:p w14:paraId="394CB658" w14:textId="77777777" w:rsidR="003E45C2" w:rsidRDefault="003E45C2" w:rsidP="003E45C2">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14:paraId="5B1AAF27" w14:textId="2C5AFA9A" w:rsidR="003E45C2" w:rsidRDefault="003E45C2" w:rsidP="003E45C2">
      <w:pPr>
        <w:pStyle w:val="Title"/>
        <w:spacing w:before="240"/>
        <w:jc w:val="center"/>
        <w:rPr>
          <w:b/>
          <w:bCs/>
          <w:sz w:val="36"/>
          <w:szCs w:val="36"/>
        </w:rPr>
      </w:pPr>
      <w:r w:rsidRPr="003E45C2">
        <w:rPr>
          <w:b/>
          <w:bCs/>
          <w:sz w:val="36"/>
          <w:szCs w:val="36"/>
        </w:rPr>
        <w:t xml:space="preserve"> C-CDA Templates for Clinical Notes STU Companion Guide</w:t>
      </w:r>
    </w:p>
    <w:p w14:paraId="1BD59141" w14:textId="31579CBE"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 xml:space="preserve">Release </w:t>
      </w:r>
      <w:r w:rsidR="002644F0">
        <w:rPr>
          <w:rFonts w:ascii="Arial" w:hAnsi="Arial" w:cs="Arial"/>
          <w:b/>
          <w:bCs/>
          <w:sz w:val="32"/>
          <w:szCs w:val="32"/>
        </w:rPr>
        <w:t>4</w:t>
      </w:r>
      <w:r w:rsidRPr="003E45C2">
        <w:rPr>
          <w:rFonts w:ascii="Arial" w:hAnsi="Arial" w:cs="Arial"/>
          <w:b/>
          <w:bCs/>
          <w:sz w:val="32"/>
          <w:szCs w:val="32"/>
        </w:rPr>
        <w:t xml:space="preserve"> (</w:t>
      </w:r>
      <w:r w:rsidR="003E45C2">
        <w:rPr>
          <w:rFonts w:ascii="Arial" w:hAnsi="Arial" w:cs="Arial"/>
          <w:b/>
          <w:bCs/>
          <w:sz w:val="32"/>
          <w:szCs w:val="32"/>
        </w:rPr>
        <w:t xml:space="preserve">US </w:t>
      </w:r>
      <w:r w:rsidRPr="003E45C2">
        <w:rPr>
          <w:rFonts w:ascii="Arial" w:hAnsi="Arial" w:cs="Arial"/>
          <w:b/>
          <w:bCs/>
          <w:sz w:val="32"/>
          <w:szCs w:val="32"/>
        </w:rPr>
        <w:t>Realm)</w:t>
      </w:r>
    </w:p>
    <w:p w14:paraId="6B323504" w14:textId="77777777"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14:paraId="0028C275" w14:textId="15B70240" w:rsidR="00E6512E" w:rsidRPr="004A2412" w:rsidRDefault="002644F0" w:rsidP="00E6512E">
      <w:pPr>
        <w:pStyle w:val="SubTitle0"/>
        <w:tabs>
          <w:tab w:val="left" w:pos="270"/>
        </w:tabs>
      </w:pPr>
      <w:r>
        <w:t>January</w:t>
      </w:r>
      <w:r w:rsidR="00E6512E">
        <w:t xml:space="preserve"> 202</w:t>
      </w:r>
      <w:r>
        <w:t>3</w:t>
      </w:r>
    </w:p>
    <w:p w14:paraId="36B8BA7A" w14:textId="77777777" w:rsidR="00E6512E" w:rsidRDefault="00E6512E" w:rsidP="00E6512E">
      <w:pPr>
        <w:spacing w:after="120"/>
      </w:pPr>
    </w:p>
    <w:p w14:paraId="67D6A818" w14:textId="1E9DF04A" w:rsidR="00E6512E" w:rsidRPr="00661702" w:rsidRDefault="00E6512E" w:rsidP="00E6512E">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r:id="rId9" w:history="1">
        <w:r w:rsidRPr="00661702">
          <w:rPr>
            <w:rFonts w:ascii="Arial" w:hAnsi="Arial" w:cs="Arial"/>
            <w:color w:val="333399"/>
            <w:u w:val="single"/>
          </w:rPr>
          <w:t>http://www.hl7.org/permalink/?SpecificationFeedback</w:t>
        </w:r>
      </w:hyperlink>
      <w:r w:rsidRPr="00661702">
        <w:rPr>
          <w:rFonts w:ascii="Arial" w:hAnsi="Arial" w:cs="Arial"/>
        </w:rPr>
        <w:t xml:space="preserve">. </w:t>
      </w:r>
    </w:p>
    <w:p w14:paraId="30FB9DC6" w14:textId="77777777" w:rsidR="00E6512E" w:rsidRPr="00661702" w:rsidRDefault="00E6512E" w:rsidP="00E6512E">
      <w:pPr>
        <w:spacing w:after="120"/>
        <w:rPr>
          <w:rFonts w:ascii="Arial" w:hAnsi="Arial" w:cs="Arial"/>
        </w:rPr>
      </w:pPr>
      <w:r w:rsidRPr="00661702">
        <w:rPr>
          <w:rFonts w:ascii="Arial" w:hAnsi="Arial" w:cs="Arial"/>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14:paraId="3FE094D7" w14:textId="77777777" w:rsidR="00E6512E" w:rsidRPr="00661702" w:rsidRDefault="00E6512E" w:rsidP="00E6512E">
      <w:pPr>
        <w:tabs>
          <w:tab w:val="left" w:pos="270"/>
        </w:tabs>
        <w:spacing w:after="120" w:line="260" w:lineRule="exact"/>
        <w:rPr>
          <w:rFonts w:ascii="Arial" w:hAnsi="Arial" w:cs="Arial"/>
        </w:rPr>
      </w:pPr>
    </w:p>
    <w:p w14:paraId="25BAC2C4" w14:textId="2CC0978E" w:rsidR="00E6512E" w:rsidRPr="00661702" w:rsidRDefault="00E6512E" w:rsidP="00E6512E">
      <w:pPr>
        <w:spacing w:after="100"/>
        <w:rPr>
          <w:rFonts w:ascii="Arial" w:hAnsi="Arial" w:cs="Arial"/>
          <w:b/>
          <w:sz w:val="18"/>
          <w:szCs w:val="18"/>
        </w:rPr>
      </w:pPr>
      <w:r w:rsidRPr="00661702">
        <w:rPr>
          <w:rFonts w:ascii="Arial" w:hAnsi="Arial" w:cs="Arial"/>
          <w:color w:val="000000"/>
          <w:sz w:val="18"/>
          <w:szCs w:val="18"/>
        </w:rPr>
        <w:t>Copyright © 202</w:t>
      </w:r>
      <w:r w:rsidR="00F54A06">
        <w:rPr>
          <w:rFonts w:ascii="Arial" w:hAnsi="Arial" w:cs="Arial"/>
          <w:color w:val="000000"/>
          <w:sz w:val="18"/>
          <w:szCs w:val="18"/>
        </w:rPr>
        <w:t>3</w:t>
      </w:r>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14:paraId="4268FFC8" w14:textId="08CE97B2" w:rsidR="00E6512E" w:rsidRDefault="00E6512E" w:rsidP="00E6512E">
      <w:r w:rsidRPr="00795C5E">
        <w:rPr>
          <w:rFonts w:ascii="Arial" w:hAnsi="Arial" w:cs="Arial"/>
          <w:szCs w:val="18"/>
        </w:rPr>
        <w:br w:type="page"/>
      </w:r>
    </w:p>
    <w:p w14:paraId="74D3A3DB" w14:textId="77777777" w:rsidR="00E6512E" w:rsidRPr="00795C5E" w:rsidRDefault="00E6512E" w:rsidP="00E6512E">
      <w:pPr>
        <w:rPr>
          <w:rFonts w:ascii="Arial" w:hAnsi="Arial" w:cs="Arial"/>
          <w:b/>
          <w:sz w:val="22"/>
        </w:rPr>
      </w:pPr>
      <w:r w:rsidRPr="00795C5E">
        <w:rPr>
          <w:rFonts w:ascii="Arial" w:hAnsi="Arial" w:cs="Arial"/>
          <w:b/>
          <w:sz w:val="22"/>
        </w:rPr>
        <w:lastRenderedPageBreak/>
        <w:t xml:space="preserve">IMPORTANT NOTES: </w:t>
      </w:r>
    </w:p>
    <w:p w14:paraId="76420CA7" w14:textId="77777777" w:rsidR="00E6512E" w:rsidRPr="00795C5E" w:rsidRDefault="00E6512E" w:rsidP="00E6512E">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14:paraId="5EEC6BDC" w14:textId="77777777" w:rsidR="00E6512E" w:rsidRPr="00795C5E" w:rsidRDefault="00E6512E" w:rsidP="00E6512E">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14:paraId="2EF2C73E" w14:textId="77777777" w:rsidR="00E6512E" w:rsidRPr="00795C5E" w:rsidRDefault="00E6512E" w:rsidP="00E6512E">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2D253B7" w14:textId="77777777" w:rsidR="00E6512E" w:rsidRPr="00795C5E" w:rsidRDefault="00E6512E" w:rsidP="00E6512E">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49E2642E" w14:textId="77777777" w:rsidR="00E6512E" w:rsidRPr="00795C5E" w:rsidRDefault="00E6512E" w:rsidP="00E6512E">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D2A043E" w14:textId="77777777" w:rsidR="00E6512E" w:rsidRPr="00795C5E" w:rsidRDefault="00E6512E" w:rsidP="00E6512E">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F17599" w14:textId="77777777" w:rsidR="00E6512E" w:rsidRPr="00795C5E" w:rsidRDefault="00E6512E" w:rsidP="00E6512E">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D393578" w14:textId="77777777" w:rsidR="00E6512E" w:rsidRPr="00795C5E" w:rsidRDefault="00E6512E" w:rsidP="00E6512E">
      <w:pPr>
        <w:rPr>
          <w:rFonts w:ascii="Arial" w:hAnsi="Arial" w:cs="Arial"/>
          <w:sz w:val="18"/>
        </w:rPr>
      </w:pPr>
      <w:r w:rsidRPr="00795C5E">
        <w:rPr>
          <w:rFonts w:ascii="Arial" w:hAnsi="Arial" w:cs="Arial"/>
          <w:sz w:val="18"/>
        </w:rPr>
        <w:t>Please see http://www.HL7.org/legal/ippolicy.cfm for the full license terms governing the Material.</w:t>
      </w:r>
    </w:p>
    <w:p w14:paraId="66C4E9A0" w14:textId="77777777" w:rsidR="00E6512E" w:rsidRPr="00795C5E" w:rsidRDefault="00E6512E" w:rsidP="00E6512E">
      <w:pPr>
        <w:rPr>
          <w:rFonts w:ascii="Arial" w:hAnsi="Arial" w:cs="Arial"/>
          <w:sz w:val="18"/>
        </w:rPr>
      </w:pPr>
    </w:p>
    <w:p w14:paraId="2B437F56" w14:textId="77777777" w:rsidR="00E6512E" w:rsidRPr="00795C5E" w:rsidRDefault="00E6512E" w:rsidP="00E6512E">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14:paraId="5778C269" w14:textId="77777777" w:rsidR="00E6512E" w:rsidRPr="00795C5E" w:rsidRDefault="00E6512E" w:rsidP="00E6512E">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EC70A83" w14:textId="77777777" w:rsidR="00E6512E" w:rsidRPr="00795C5E" w:rsidRDefault="00E6512E" w:rsidP="00E6512E">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E6512E" w:rsidRPr="00AF2E1B" w14:paraId="707E8CB8" w14:textId="77777777" w:rsidTr="00254B4A">
        <w:trPr>
          <w:cantSplit/>
          <w:trHeight w:val="350"/>
          <w:tblHeader/>
        </w:trPr>
        <w:tc>
          <w:tcPr>
            <w:tcW w:w="3510" w:type="dxa"/>
          </w:tcPr>
          <w:p w14:paraId="44EB31A9" w14:textId="77777777" w:rsidR="00E6512E" w:rsidRPr="00AF2E1B" w:rsidRDefault="00E6512E" w:rsidP="00E6512E">
            <w:pPr>
              <w:rPr>
                <w:rFonts w:ascii="Arial" w:hAnsi="Arial" w:cs="Arial"/>
                <w:b/>
                <w:color w:val="000000"/>
                <w:sz w:val="18"/>
              </w:rPr>
            </w:pPr>
            <w:r w:rsidRPr="00AF2E1B">
              <w:rPr>
                <w:rFonts w:ascii="Arial" w:hAnsi="Arial" w:cs="Arial"/>
                <w:b/>
                <w:color w:val="000000"/>
                <w:sz w:val="18"/>
              </w:rPr>
              <w:t>Terminology</w:t>
            </w:r>
          </w:p>
        </w:tc>
        <w:tc>
          <w:tcPr>
            <w:tcW w:w="5850" w:type="dxa"/>
          </w:tcPr>
          <w:p w14:paraId="0DDCF3B8" w14:textId="77777777" w:rsidR="00E6512E" w:rsidRPr="00AF2E1B" w:rsidRDefault="00E6512E" w:rsidP="00E6512E">
            <w:pPr>
              <w:spacing w:after="100" w:afterAutospacing="1"/>
              <w:rPr>
                <w:rFonts w:ascii="Arial" w:hAnsi="Arial" w:cs="Arial"/>
                <w:b/>
                <w:color w:val="000000"/>
                <w:sz w:val="18"/>
              </w:rPr>
            </w:pPr>
            <w:r w:rsidRPr="00AF2E1B">
              <w:rPr>
                <w:rFonts w:ascii="Arial" w:hAnsi="Arial" w:cs="Arial"/>
                <w:b/>
                <w:color w:val="000000"/>
                <w:sz w:val="18"/>
              </w:rPr>
              <w:t>Owner/Contact</w:t>
            </w:r>
          </w:p>
        </w:tc>
      </w:tr>
      <w:tr w:rsidR="00E6512E" w:rsidRPr="00AF2E1B" w14:paraId="1F474C53" w14:textId="77777777" w:rsidTr="00254B4A">
        <w:trPr>
          <w:cantSplit/>
        </w:trPr>
        <w:tc>
          <w:tcPr>
            <w:tcW w:w="3510" w:type="dxa"/>
          </w:tcPr>
          <w:p w14:paraId="41E9557F" w14:textId="77777777" w:rsidR="00E6512E" w:rsidRPr="00AF2E1B" w:rsidRDefault="00E6512E" w:rsidP="00E6512E">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14:paraId="2F81BD48"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t>https://www.ama-assn.org/practice-management/cpt-licensing</w:t>
            </w:r>
          </w:p>
        </w:tc>
      </w:tr>
      <w:tr w:rsidR="00E6512E" w:rsidRPr="00AF2E1B" w14:paraId="733722C1" w14:textId="77777777" w:rsidTr="00254B4A">
        <w:tc>
          <w:tcPr>
            <w:tcW w:w="3510" w:type="dxa"/>
          </w:tcPr>
          <w:p w14:paraId="0D47C57A" w14:textId="0209741B" w:rsidR="00E6512E" w:rsidRPr="00C17F49" w:rsidRDefault="00C17F49" w:rsidP="00E6512E">
            <w:pPr>
              <w:spacing w:before="100" w:beforeAutospacing="1" w:after="100" w:afterAutospacing="1"/>
              <w:rPr>
                <w:rFonts w:ascii="Arial" w:hAnsi="Arial" w:cs="Arial"/>
                <w:color w:val="000000"/>
                <w:sz w:val="18"/>
                <w:szCs w:val="18"/>
              </w:rPr>
            </w:pPr>
            <w:commentRangeStart w:id="4"/>
            <w:ins w:id="5" w:author="Gay Dolin" w:date="2023-03-09T13:31:00Z">
              <w:r w:rsidRPr="00C17F49">
                <w:rPr>
                  <w:rFonts w:ascii="Arial" w:hAnsi="Arial" w:cs="Arial"/>
                  <w:color w:val="172B4D"/>
                  <w:sz w:val="18"/>
                  <w:szCs w:val="18"/>
                  <w:shd w:val="clear" w:color="auto" w:fill="FFFFFF"/>
                </w:rPr>
                <w:t>SNOMED CT® International</w:t>
              </w:r>
            </w:ins>
            <w:del w:id="6" w:author="Gay Dolin" w:date="2023-03-09T13:31:00Z">
              <w:r w:rsidR="00E6512E" w:rsidRPr="00C17F49" w:rsidDel="00C17F49">
                <w:rPr>
                  <w:rFonts w:ascii="Arial" w:hAnsi="Arial" w:cs="Arial"/>
                  <w:color w:val="000000"/>
                  <w:sz w:val="18"/>
                  <w:szCs w:val="18"/>
                </w:rPr>
                <w:delText>SNOMED CT</w:delText>
              </w:r>
            </w:del>
            <w:commentRangeEnd w:id="4"/>
            <w:r w:rsidRPr="00C17F49">
              <w:rPr>
                <w:rStyle w:val="CommentReference"/>
                <w:rFonts w:ascii="Arial" w:hAnsi="Arial" w:cs="Arial"/>
                <w:sz w:val="18"/>
                <w:szCs w:val="18"/>
              </w:rPr>
              <w:commentReference w:id="4"/>
            </w:r>
          </w:p>
        </w:tc>
        <w:tc>
          <w:tcPr>
            <w:tcW w:w="5850" w:type="dxa"/>
          </w:tcPr>
          <w:p w14:paraId="156F8B13"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00E6512E" w:rsidRPr="00AF2E1B" w14:paraId="091EBB81" w14:textId="77777777" w:rsidTr="00254B4A">
        <w:tc>
          <w:tcPr>
            <w:tcW w:w="3510" w:type="dxa"/>
          </w:tcPr>
          <w:p w14:paraId="253D3190" w14:textId="76389111"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Logical Observation Identifiers Names &amp; Codes </w:t>
            </w:r>
            <w:commentRangeStart w:id="7"/>
            <w:r w:rsidRPr="00AF2E1B">
              <w:rPr>
                <w:rFonts w:ascii="Arial" w:hAnsi="Arial" w:cs="Arial"/>
                <w:color w:val="000000"/>
                <w:sz w:val="18"/>
              </w:rPr>
              <w:t>(</w:t>
            </w:r>
            <w:ins w:id="8" w:author="Gay Dolin" w:date="2023-03-09T13:34:00Z">
              <w:r w:rsidR="00C17F49" w:rsidRPr="00C17F49">
                <w:rPr>
                  <w:rFonts w:ascii="Arial" w:hAnsi="Arial" w:cs="Arial"/>
                  <w:color w:val="000000"/>
                  <w:sz w:val="18"/>
                </w:rPr>
                <w:t>LOINC®</w:t>
              </w:r>
            </w:ins>
            <w:del w:id="9" w:author="Gay Dolin" w:date="2023-03-09T13:34:00Z">
              <w:r w:rsidRPr="00AF2E1B" w:rsidDel="00C17F49">
                <w:rPr>
                  <w:rFonts w:ascii="Arial" w:hAnsi="Arial" w:cs="Arial"/>
                  <w:color w:val="000000"/>
                  <w:sz w:val="18"/>
                </w:rPr>
                <w:delText>LOINC</w:delText>
              </w:r>
            </w:del>
            <w:r w:rsidRPr="00AF2E1B">
              <w:rPr>
                <w:rFonts w:ascii="Arial" w:hAnsi="Arial" w:cs="Arial"/>
                <w:color w:val="000000"/>
                <w:sz w:val="18"/>
              </w:rPr>
              <w:t>)</w:t>
            </w:r>
            <w:commentRangeEnd w:id="7"/>
            <w:r w:rsidR="00C17F49">
              <w:rPr>
                <w:rStyle w:val="CommentReference"/>
              </w:rPr>
              <w:commentReference w:id="7"/>
            </w:r>
          </w:p>
        </w:tc>
        <w:tc>
          <w:tcPr>
            <w:tcW w:w="5850" w:type="dxa"/>
          </w:tcPr>
          <w:p w14:paraId="37A32712"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Regenstrief Institute</w:t>
            </w:r>
          </w:p>
        </w:tc>
      </w:tr>
      <w:tr w:rsidR="00E6512E" w:rsidRPr="00AF2E1B" w14:paraId="6962D3A5" w14:textId="77777777" w:rsidTr="00254B4A">
        <w:tc>
          <w:tcPr>
            <w:tcW w:w="3510" w:type="dxa"/>
          </w:tcPr>
          <w:p w14:paraId="7B0BEECB"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14:paraId="13D4E506"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00E6512E" w:rsidRPr="00AF2E1B" w14:paraId="07AC0938" w14:textId="77777777" w:rsidTr="00254B4A">
        <w:tc>
          <w:tcPr>
            <w:tcW w:w="3510" w:type="dxa"/>
          </w:tcPr>
          <w:p w14:paraId="0F5E513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14:paraId="305D55A9"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14:paraId="6DEA4E22" w14:textId="77777777" w:rsidR="00E6512E" w:rsidRDefault="00E6512E" w:rsidP="00E6512E"/>
    <w:p w14:paraId="0940C0D9" w14:textId="4F024134" w:rsidR="00E6512E" w:rsidRDefault="00E6512E">
      <w:bookmarkStart w:id="10" w:name="_Hlk83390333"/>
      <w:bookmarkEnd w:id="1"/>
      <w:bookmarkEnd w:id="2"/>
      <w:r>
        <w:br w:type="page"/>
      </w:r>
    </w:p>
    <w:bookmarkEnd w:id="3"/>
    <w:bookmarkEnd w:id="10"/>
    <w:p w14:paraId="68542BE8" w14:textId="2ED7A702" w:rsidR="00DD51B1" w:rsidRPr="00D14360" w:rsidRDefault="00DD51B1" w:rsidP="00B505D2">
      <w:pPr>
        <w:spacing w:after="120"/>
        <w:rPr>
          <w:rFonts w:cs="Calibri"/>
          <w:b/>
          <w:sz w:val="28"/>
        </w:rPr>
      </w:pPr>
      <w:r w:rsidRPr="00D14360">
        <w:rPr>
          <w:rFonts w:cs="Calibri"/>
          <w:b/>
          <w:sz w:val="28"/>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
      <w:tr w:rsidR="00254B4A" w:rsidRPr="00C64922" w14:paraId="3A64FA23" w14:textId="77777777" w:rsidTr="00710AD7">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rFonts w:cs="Calibri"/>
                <w:b/>
                <w:bCs/>
                <w:color w:val="FFFFFF"/>
              </w:rPr>
            </w:pPr>
            <w:bookmarkStart w:id="11" w:name="_Hlk84246228"/>
            <w:r>
              <w:rPr>
                <w:rFonts w:cs="Calibri"/>
                <w:b/>
                <w:color w:val="FFFFFF"/>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Description</w:t>
            </w:r>
          </w:p>
        </w:tc>
      </w:tr>
      <w:tr w:rsidR="00F1466A" w:rsidRPr="00C64922" w14:paraId="441D6804" w14:textId="77777777" w:rsidTr="00254B4A">
        <w:tc>
          <w:tcPr>
            <w:tcW w:w="2520" w:type="dxa"/>
            <w:tcBorders>
              <w:top w:val="single" w:sz="4" w:space="0" w:color="4F81BD"/>
              <w:bottom w:val="single" w:sz="4" w:space="0" w:color="4F81BD"/>
              <w:right w:val="nil"/>
            </w:tcBorders>
            <w:shd w:val="clear" w:color="auto" w:fill="FFFFFF"/>
          </w:tcPr>
          <w:p w14:paraId="58BBD2B1" w14:textId="5FCCB787" w:rsidR="00F1466A" w:rsidRPr="00D14360" w:rsidRDefault="00710AD7" w:rsidP="00D14360">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00F1466A" w:rsidRPr="00C64922" w14:paraId="3974FD1D" w14:textId="77777777" w:rsidTr="00254B4A">
        <w:tc>
          <w:tcPr>
            <w:tcW w:w="2520" w:type="dxa"/>
            <w:tcBorders>
              <w:top w:val="single" w:sz="4" w:space="0" w:color="4F81BD"/>
              <w:bottom w:val="single" w:sz="4" w:space="0" w:color="4F81BD"/>
              <w:right w:val="nil"/>
            </w:tcBorders>
            <w:shd w:val="clear" w:color="auto" w:fill="FFFFFF"/>
            <w:hideMark/>
          </w:tcPr>
          <w:p w14:paraId="4EDCE36F" w14:textId="64857EB7" w:rsidR="00F1466A" w:rsidRPr="00D14360" w:rsidRDefault="00710AD7" w:rsidP="00F1466A">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00F1466A" w:rsidRPr="00C64922" w14:paraId="35E78E2E" w14:textId="77777777" w:rsidTr="00254B4A">
        <w:tc>
          <w:tcPr>
            <w:tcW w:w="2520" w:type="dxa"/>
            <w:tcBorders>
              <w:top w:val="single" w:sz="4" w:space="0" w:color="4F81BD"/>
              <w:bottom w:val="single" w:sz="4" w:space="0" w:color="4F81BD"/>
              <w:right w:val="nil"/>
            </w:tcBorders>
            <w:shd w:val="clear" w:color="auto" w:fill="FFFFFF"/>
          </w:tcPr>
          <w:p w14:paraId="25A060AC" w14:textId="38C639BC" w:rsidR="00F1466A" w:rsidRPr="00D14360" w:rsidRDefault="00710AD7" w:rsidP="00F1466A">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00254B4A" w:rsidRPr="00C64922" w14:paraId="28A0115C" w14:textId="77777777" w:rsidTr="00254B4A">
        <w:tc>
          <w:tcPr>
            <w:tcW w:w="2520" w:type="dxa"/>
            <w:tcBorders>
              <w:top w:val="single" w:sz="4" w:space="0" w:color="4F81BD"/>
              <w:bottom w:val="single" w:sz="4" w:space="0" w:color="4472C4" w:themeColor="accent1"/>
              <w:right w:val="nil"/>
            </w:tcBorders>
            <w:shd w:val="clear" w:color="auto" w:fill="FFFFFF"/>
          </w:tcPr>
          <w:p w14:paraId="581F0292" w14:textId="2ECFFE5F" w:rsidR="00710AD7" w:rsidRPr="00D14360" w:rsidRDefault="00710AD7"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sz="4" w:space="0" w:color="4F81BD"/>
              <w:bottom w:val="single" w:sz="4" w:space="0" w:color="4472C4" w:themeColor="accent1"/>
            </w:tcBorders>
            <w:shd w:val="clear" w:color="auto" w:fill="auto"/>
          </w:tcPr>
          <w:p w14:paraId="38B28E5B" w14:textId="19E09EB0"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sz="4" w:space="0" w:color="4F81BD"/>
              <w:bottom w:val="single" w:sz="4" w:space="0" w:color="4472C4" w:themeColor="accent1"/>
            </w:tcBorders>
            <w:shd w:val="clear" w:color="auto" w:fill="auto"/>
          </w:tcPr>
          <w:p w14:paraId="350C0171" w14:textId="15917504"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0012351C" w:rsidRPr="00C64922" w14:paraId="1507DE1D" w14:textId="77777777" w:rsidTr="00254B4A">
        <w:tc>
          <w:tcPr>
            <w:tcW w:w="2520" w:type="dxa"/>
            <w:tcBorders>
              <w:top w:val="single" w:sz="4" w:space="0" w:color="4472C4" w:themeColor="accent1"/>
              <w:bottom w:val="single" w:sz="4" w:space="0" w:color="4472C4" w:themeColor="accent1"/>
              <w:right w:val="nil"/>
            </w:tcBorders>
            <w:shd w:val="clear" w:color="auto" w:fill="FFFFFF"/>
          </w:tcPr>
          <w:p w14:paraId="039679C5" w14:textId="2179EA3D" w:rsidR="0012351C" w:rsidRDefault="0012351C"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sz="4" w:space="0" w:color="4472C4" w:themeColor="accent1"/>
              <w:bottom w:val="single" w:sz="4" w:space="0" w:color="4472C4" w:themeColor="accent1"/>
            </w:tcBorders>
            <w:shd w:val="clear" w:color="auto" w:fill="auto"/>
          </w:tcPr>
          <w:p w14:paraId="3ECA3948" w14:textId="12E7860F" w:rsidR="0012351C" w:rsidRDefault="00B455CB"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sz="4" w:space="0" w:color="4472C4" w:themeColor="accent1"/>
              <w:bottom w:val="single" w:sz="4" w:space="0" w:color="4472C4" w:themeColor="accent1"/>
            </w:tcBorders>
            <w:shd w:val="clear" w:color="auto" w:fill="auto"/>
          </w:tcPr>
          <w:p w14:paraId="6F045A44" w14:textId="3DB91ED2" w:rsidR="0066383D" w:rsidRDefault="007B5FBD" w:rsidP="00710AD7">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tr w:rsidR="00184755" w:rsidRPr="00C64922" w14:paraId="36F59A93" w14:textId="77777777" w:rsidTr="00254B4A">
        <w:tc>
          <w:tcPr>
            <w:tcW w:w="2520" w:type="dxa"/>
            <w:tcBorders>
              <w:top w:val="single" w:sz="4" w:space="0" w:color="4472C4" w:themeColor="accent1"/>
              <w:right w:val="nil"/>
            </w:tcBorders>
            <w:shd w:val="clear" w:color="auto" w:fill="FFFFFF"/>
          </w:tcPr>
          <w:p w14:paraId="022EF5AF" w14:textId="5A7CE50F" w:rsidR="00184755" w:rsidRDefault="00184755" w:rsidP="00184755">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4</w:t>
            </w:r>
          </w:p>
        </w:tc>
        <w:tc>
          <w:tcPr>
            <w:tcW w:w="1080" w:type="dxa"/>
            <w:tcBorders>
              <w:top w:val="single" w:sz="4" w:space="0" w:color="4472C4" w:themeColor="accent1"/>
            </w:tcBorders>
            <w:shd w:val="clear" w:color="auto" w:fill="auto"/>
          </w:tcPr>
          <w:p w14:paraId="5E93F95D" w14:textId="46AF7F65" w:rsidR="00184755" w:rsidRDefault="00184755" w:rsidP="0018475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JAN 2023</w:t>
            </w:r>
          </w:p>
        </w:tc>
        <w:tc>
          <w:tcPr>
            <w:tcW w:w="5940" w:type="dxa"/>
            <w:tcBorders>
              <w:top w:val="single" w:sz="4" w:space="0" w:color="4472C4" w:themeColor="accent1"/>
            </w:tcBorders>
            <w:shd w:val="clear" w:color="auto" w:fill="auto"/>
          </w:tcPr>
          <w:p w14:paraId="6DD246DE" w14:textId="76D89DED" w:rsidR="00184755" w:rsidRPr="007B5FBD" w:rsidRDefault="00184755" w:rsidP="00184755">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w:t>
            </w:r>
            <w:r>
              <w:rPr>
                <w:rFonts w:ascii="Calibri Light" w:hAnsi="Calibri Light" w:cs="Calibri Light"/>
                <w:color w:val="000000"/>
              </w:rPr>
              <w:t>3</w:t>
            </w:r>
            <w:r w:rsidRPr="007B5FBD">
              <w:rPr>
                <w:rFonts w:ascii="Calibri Light" w:hAnsi="Calibri Light" w:cs="Calibri Light"/>
                <w:color w:val="000000"/>
              </w:rPr>
              <w:t xml:space="preserve"> Data Classes and Data Elements.</w:t>
            </w:r>
          </w:p>
        </w:tc>
      </w:tr>
      <w:bookmarkEnd w:id="11"/>
    </w:tbl>
    <w:p w14:paraId="47A9E35F" w14:textId="77777777" w:rsidR="008E2AAD" w:rsidRDefault="008E2AAD" w:rsidP="00467D21">
      <w:pPr>
        <w:rPr>
          <w:rFonts w:cs="Calibri"/>
          <w:color w:val="000000"/>
        </w:rPr>
      </w:pPr>
    </w:p>
    <w:p w14:paraId="5DDFA772" w14:textId="384C7E31" w:rsidR="008E2AAD" w:rsidRDefault="00467D21">
      <w:pPr>
        <w:rPr>
          <w:rFonts w:cs="Calibri"/>
          <w:color w:val="000000"/>
        </w:rPr>
      </w:pPr>
      <w:r>
        <w:rPr>
          <w:rFonts w:cs="Calibri"/>
          <w:color w:val="000000"/>
        </w:rPr>
        <w:t xml:space="preserve">The Companion Guide Release </w:t>
      </w:r>
      <w:r w:rsidR="00184755">
        <w:rPr>
          <w:rFonts w:cs="Calibri"/>
          <w:color w:val="000000"/>
        </w:rPr>
        <w:t>4</w:t>
      </w:r>
      <w:r>
        <w:rPr>
          <w:rFonts w:cs="Calibri"/>
          <w:color w:val="000000"/>
        </w:rPr>
        <w:t xml:space="preserve"> was developed with support from the Federal Electronic Health Record Modernization (FEHRM) program office</w:t>
      </w:r>
      <w:r w:rsidR="008E2AAD">
        <w:rPr>
          <w:rFonts w:cs="Calibri"/>
          <w:color w:val="000000"/>
        </w:rPr>
        <w:t xml:space="preserve"> and </w:t>
      </w:r>
      <w:r w:rsidR="00DD51B1" w:rsidRPr="00D14360">
        <w:rPr>
          <w:rFonts w:cs="Calibri"/>
          <w:color w:val="000000"/>
        </w:rPr>
        <w:t>HL7 as part of a grant awarded to HL7 by the Office of the National Coordinator for Health Information Technology (ONC)</w:t>
      </w:r>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3C1159" w:rsidRPr="00C64922" w14:paraId="31B6BD15" w14:textId="77777777" w:rsidTr="00254B4A">
        <w:tc>
          <w:tcPr>
            <w:tcW w:w="5887" w:type="dxa"/>
            <w:gridSpan w:val="2"/>
            <w:tcBorders>
              <w:bottom w:val="nil"/>
              <w:right w:val="nil"/>
            </w:tcBorders>
            <w:shd w:val="clear" w:color="auto" w:fill="4F81BD"/>
          </w:tcPr>
          <w:p w14:paraId="295809E7" w14:textId="77777777" w:rsidR="003C1159" w:rsidRPr="00D14360" w:rsidRDefault="003C1159" w:rsidP="00F75DF2">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14:paraId="3180B544" w14:textId="77777777" w:rsidR="003C1159" w:rsidRPr="00D14360" w:rsidRDefault="003C1159" w:rsidP="00F75DF2">
            <w:pPr>
              <w:rPr>
                <w:rFonts w:cs="Calibri"/>
                <w:b/>
                <w:bCs/>
                <w:color w:val="FFFFFF"/>
              </w:rPr>
            </w:pPr>
          </w:p>
        </w:tc>
      </w:tr>
      <w:tr w:rsidR="00254B4A" w:rsidRPr="00C64922" w14:paraId="021309F7" w14:textId="77777777" w:rsidTr="00F75DF2">
        <w:trPr>
          <w:trHeight w:val="269"/>
        </w:trPr>
        <w:tc>
          <w:tcPr>
            <w:tcW w:w="3178" w:type="dxa"/>
            <w:tcBorders>
              <w:top w:val="single" w:sz="4" w:space="0" w:color="4F81BD"/>
              <w:bottom w:val="single" w:sz="4" w:space="0" w:color="4F81BD"/>
              <w:right w:val="single" w:sz="4" w:space="0" w:color="4F81BD"/>
            </w:tcBorders>
            <w:shd w:val="clear" w:color="auto" w:fill="FFFFFF"/>
          </w:tcPr>
          <w:p w14:paraId="4A809E21" w14:textId="498208C5" w:rsidR="003C1159" w:rsidRPr="00D14360" w:rsidRDefault="003C1159" w:rsidP="00F75DF2">
            <w:pPr>
              <w:rPr>
                <w:rFonts w:cs="Calibri"/>
                <w:bCs/>
              </w:rPr>
            </w:pPr>
            <w:r w:rsidRPr="00D14360">
              <w:rPr>
                <w:rFonts w:cs="Calibri"/>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433F271D" w14:textId="0AD54BB2" w:rsidR="003C1159" w:rsidRPr="00D14360" w:rsidRDefault="003C1159" w:rsidP="00F75DF2">
            <w:pPr>
              <w:rPr>
                <w:rFonts w:cs="Calibri"/>
              </w:rPr>
            </w:pPr>
            <w:r w:rsidRPr="00D14360">
              <w:rPr>
                <w:rFonts w:cs="Calibri"/>
              </w:rPr>
              <w:t>Benjamin Flessner</w:t>
            </w:r>
          </w:p>
        </w:tc>
        <w:tc>
          <w:tcPr>
            <w:tcW w:w="3179" w:type="dxa"/>
            <w:tcBorders>
              <w:top w:val="single" w:sz="4" w:space="0" w:color="4F81BD"/>
              <w:left w:val="single" w:sz="4" w:space="0" w:color="4F81BD"/>
              <w:bottom w:val="single" w:sz="4" w:space="0" w:color="4F81BD"/>
            </w:tcBorders>
            <w:shd w:val="clear" w:color="auto" w:fill="auto"/>
          </w:tcPr>
          <w:p w14:paraId="68CC562E" w14:textId="6CFE2C00" w:rsidR="003C1159" w:rsidRPr="00D14360" w:rsidRDefault="003C1159" w:rsidP="00F75DF2">
            <w:pPr>
              <w:rPr>
                <w:rFonts w:cs="Calibri"/>
              </w:rPr>
            </w:pPr>
            <w:r w:rsidRPr="00D14360">
              <w:rPr>
                <w:rFonts w:cs="Calibri"/>
              </w:rPr>
              <w:t>Austin</w:t>
            </w:r>
            <w:r w:rsidRPr="00D14360">
              <w:rPr>
                <w:rFonts w:cs="Calibri"/>
                <w:b/>
                <w:bCs/>
              </w:rPr>
              <w:t xml:space="preserve"> </w:t>
            </w:r>
            <w:r w:rsidRPr="00D14360">
              <w:rPr>
                <w:rFonts w:cs="Calibri"/>
              </w:rPr>
              <w:t>Kreisler</w:t>
            </w:r>
          </w:p>
        </w:tc>
      </w:tr>
      <w:tr w:rsidR="003C1159" w:rsidRPr="00C64922" w14:paraId="2B7A4829" w14:textId="77777777" w:rsidTr="00254B4A">
        <w:trPr>
          <w:trHeight w:val="269"/>
        </w:trPr>
        <w:tc>
          <w:tcPr>
            <w:tcW w:w="3178" w:type="dxa"/>
            <w:tcBorders>
              <w:right w:val="single" w:sz="4" w:space="0" w:color="4F81BD"/>
            </w:tcBorders>
            <w:shd w:val="clear" w:color="auto" w:fill="FFFFFF"/>
          </w:tcPr>
          <w:p w14:paraId="2F7207BF" w14:textId="7D5A7A62" w:rsidR="003C1159" w:rsidRPr="00D14360" w:rsidRDefault="003C1159" w:rsidP="00F75DF2">
            <w:pPr>
              <w:rPr>
                <w:rFonts w:cs="Calibri"/>
                <w:bCs/>
              </w:rPr>
            </w:pPr>
            <w:r w:rsidRPr="00D14360">
              <w:rPr>
                <w:rFonts w:cs="Calibri"/>
              </w:rPr>
              <w:t>Sean McIlvenna</w:t>
            </w:r>
          </w:p>
        </w:tc>
        <w:tc>
          <w:tcPr>
            <w:tcW w:w="3178" w:type="dxa"/>
            <w:gridSpan w:val="2"/>
            <w:tcBorders>
              <w:left w:val="single" w:sz="4" w:space="0" w:color="4F81BD"/>
            </w:tcBorders>
            <w:shd w:val="clear" w:color="auto" w:fill="auto"/>
          </w:tcPr>
          <w:p w14:paraId="449FFB03" w14:textId="4948B90C" w:rsidR="003C1159" w:rsidRPr="00D14360" w:rsidRDefault="003C1159" w:rsidP="00F75DF2">
            <w:pPr>
              <w:rPr>
                <w:rFonts w:cs="Calibri"/>
              </w:rPr>
            </w:pPr>
            <w:r>
              <w:rPr>
                <w:rFonts w:cs="Calibri"/>
              </w:rPr>
              <w:t>Russ Ott</w:t>
            </w:r>
          </w:p>
        </w:tc>
        <w:tc>
          <w:tcPr>
            <w:tcW w:w="3179" w:type="dxa"/>
            <w:tcBorders>
              <w:left w:val="single" w:sz="4" w:space="0" w:color="4F81BD"/>
            </w:tcBorders>
            <w:shd w:val="clear" w:color="auto" w:fill="auto"/>
          </w:tcPr>
          <w:p w14:paraId="486D7DA7" w14:textId="29BEA0F9" w:rsidR="003C1159" w:rsidRPr="00D14360" w:rsidRDefault="003C1159" w:rsidP="00F75DF2">
            <w:pPr>
              <w:rPr>
                <w:rFonts w:cs="Calibri"/>
              </w:rPr>
            </w:pPr>
            <w:r>
              <w:rPr>
                <w:rFonts w:cs="Calibri"/>
              </w:rPr>
              <w:t xml:space="preserve">Matt </w:t>
            </w:r>
            <w:r w:rsidRPr="003C1159">
              <w:rPr>
                <w:rFonts w:cs="Calibri"/>
              </w:rPr>
              <w:t>Szczepankiewicz</w:t>
            </w:r>
          </w:p>
        </w:tc>
      </w:tr>
      <w:tr w:rsidR="00184755" w:rsidRPr="00D14360" w14:paraId="37E053BE" w14:textId="77777777" w:rsidTr="00254B4A">
        <w:tc>
          <w:tcPr>
            <w:tcW w:w="9535" w:type="dxa"/>
            <w:gridSpan w:val="4"/>
            <w:tcBorders>
              <w:bottom w:val="single" w:sz="4" w:space="0" w:color="4472C4" w:themeColor="accent1"/>
              <w:right w:val="nil"/>
            </w:tcBorders>
            <w:shd w:val="clear" w:color="auto" w:fill="4F81BD"/>
          </w:tcPr>
          <w:p w14:paraId="35131383" w14:textId="74088484"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4</w:t>
            </w:r>
            <w:r w:rsidRPr="00D14360">
              <w:rPr>
                <w:rFonts w:cs="Calibri"/>
                <w:b/>
                <w:bCs/>
                <w:color w:val="FFFFFF"/>
              </w:rPr>
              <w:t xml:space="preserve"> Content Contributors and Reviewers</w:t>
            </w:r>
          </w:p>
        </w:tc>
      </w:tr>
      <w:tr w:rsidR="00084459" w:rsidRPr="00D14360" w14:paraId="07392ABD"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609B9B9" w14:textId="4F19D59E" w:rsidR="00084459" w:rsidRPr="00084459" w:rsidRDefault="00084459" w:rsidP="00084459">
            <w:pPr>
              <w:rPr>
                <w:rFonts w:asciiTheme="minorHAnsi" w:hAnsiTheme="minorHAnsi" w:cstheme="minorHAnsi"/>
              </w:rPr>
            </w:pPr>
            <w:r w:rsidRPr="00084459">
              <w:rPr>
                <w:rFonts w:cs="Calibri"/>
                <w:color w:val="000000"/>
              </w:rPr>
              <w:t>Al Taylor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E26CD5E" w14:textId="585CDE57" w:rsidR="00084459" w:rsidRPr="00084459" w:rsidRDefault="00084459" w:rsidP="00084459">
            <w:pPr>
              <w:rPr>
                <w:rFonts w:asciiTheme="minorHAnsi" w:hAnsiTheme="minorHAnsi" w:cstheme="minorHAnsi"/>
              </w:rPr>
            </w:pPr>
            <w:r w:rsidRPr="00084459">
              <w:rPr>
                <w:rFonts w:cs="Calibri"/>
                <w:color w:val="000000"/>
              </w:rPr>
              <w:t>Didi Davis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E6F19AE" w14:textId="63E74E7C" w:rsidR="00084459" w:rsidRPr="00084459" w:rsidRDefault="00084459" w:rsidP="00084459">
            <w:pPr>
              <w:rPr>
                <w:rFonts w:asciiTheme="minorHAnsi" w:hAnsiTheme="minorHAnsi" w:cstheme="minorHAnsi"/>
              </w:rPr>
            </w:pPr>
            <w:r w:rsidRPr="00084459">
              <w:rPr>
                <w:rFonts w:cs="Calibri"/>
                <w:color w:val="000000"/>
              </w:rPr>
              <w:t>Lori Forquet</w:t>
            </w:r>
          </w:p>
        </w:tc>
      </w:tr>
      <w:tr w:rsidR="00084459" w:rsidRPr="00D14360" w14:paraId="7287BB44"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A1A694E" w14:textId="2D24F49A" w:rsidR="00084459" w:rsidRPr="00084459" w:rsidRDefault="00084459" w:rsidP="00084459">
            <w:pPr>
              <w:rPr>
                <w:rFonts w:asciiTheme="minorHAnsi" w:hAnsiTheme="minorHAnsi" w:cstheme="minorHAnsi"/>
              </w:rPr>
            </w:pPr>
            <w:r w:rsidRPr="00084459">
              <w:rPr>
                <w:rFonts w:cs="Calibri"/>
                <w:color w:val="000000"/>
              </w:rPr>
              <w:t>Anmer Ayala</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246AD14" w14:textId="7DCA822C" w:rsidR="00084459" w:rsidRPr="00084459" w:rsidRDefault="00084459" w:rsidP="00084459">
            <w:pPr>
              <w:rPr>
                <w:rFonts w:asciiTheme="minorHAnsi" w:hAnsiTheme="minorHAnsi" w:cstheme="minorHAnsi"/>
              </w:rPr>
            </w:pPr>
            <w:r w:rsidRPr="00084459">
              <w:rPr>
                <w:rFonts w:cs="Calibri"/>
                <w:color w:val="000000"/>
              </w:rPr>
              <w:t>Emma Jones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C6AA6A5" w14:textId="65ED4F2F" w:rsidR="00084459" w:rsidRPr="00084459" w:rsidRDefault="00084459" w:rsidP="00084459">
            <w:pPr>
              <w:rPr>
                <w:rFonts w:asciiTheme="minorHAnsi" w:hAnsiTheme="minorHAnsi" w:cstheme="minorHAnsi"/>
              </w:rPr>
            </w:pPr>
            <w:r w:rsidRPr="00084459">
              <w:rPr>
                <w:rFonts w:cs="Calibri"/>
                <w:color w:val="000000"/>
              </w:rPr>
              <w:t>Marc Duteau</w:t>
            </w:r>
          </w:p>
        </w:tc>
      </w:tr>
      <w:tr w:rsidR="00084459" w:rsidRPr="00D14360" w14:paraId="64493856"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B2AAF50" w14:textId="7DC8887D" w:rsidR="00084459" w:rsidRPr="00084459" w:rsidRDefault="00084459" w:rsidP="00084459">
            <w:pPr>
              <w:rPr>
                <w:rFonts w:asciiTheme="minorHAnsi" w:hAnsiTheme="minorHAnsi" w:cstheme="minorHAnsi"/>
              </w:rPr>
            </w:pPr>
            <w:r w:rsidRPr="00084459">
              <w:rPr>
                <w:rFonts w:cs="Calibri"/>
                <w:color w:val="000000"/>
              </w:rPr>
              <w:t>Bas Van den Heuvel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F948541" w14:textId="5CF0D8A1" w:rsidR="00084459" w:rsidRPr="00084459" w:rsidRDefault="00084459" w:rsidP="00084459">
            <w:pPr>
              <w:rPr>
                <w:rFonts w:asciiTheme="minorHAnsi" w:hAnsiTheme="minorHAnsi" w:cstheme="minorHAnsi"/>
              </w:rPr>
            </w:pPr>
            <w:r w:rsidRPr="00084459">
              <w:rPr>
                <w:rFonts w:cs="Calibri"/>
                <w:color w:val="000000"/>
              </w:rPr>
              <w:t>Gay Dolin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FC8C563" w14:textId="09958DD1" w:rsidR="00084459" w:rsidRPr="00084459" w:rsidRDefault="00084459" w:rsidP="00084459">
            <w:pPr>
              <w:rPr>
                <w:rFonts w:asciiTheme="minorHAnsi" w:hAnsiTheme="minorHAnsi" w:cstheme="minorHAnsi"/>
              </w:rPr>
            </w:pPr>
            <w:r w:rsidRPr="00084459">
              <w:rPr>
                <w:rFonts w:cs="Calibri"/>
                <w:color w:val="000000"/>
              </w:rPr>
              <w:t>Matt Rahn</w:t>
            </w:r>
          </w:p>
        </w:tc>
      </w:tr>
      <w:tr w:rsidR="00084459" w:rsidRPr="00D14360" w14:paraId="7206BBFE"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CF6082E" w14:textId="11292DBB" w:rsidR="00084459" w:rsidRPr="00084459" w:rsidRDefault="00084459" w:rsidP="00084459">
            <w:pPr>
              <w:rPr>
                <w:rFonts w:asciiTheme="minorHAnsi" w:hAnsiTheme="minorHAnsi" w:cstheme="minorHAnsi"/>
              </w:rPr>
            </w:pPr>
            <w:r w:rsidRPr="00084459">
              <w:rPr>
                <w:rFonts w:cs="Calibri"/>
                <w:color w:val="000000"/>
              </w:rPr>
              <w:t>Benjamin Flessner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5A4B349" w14:textId="1EB38211" w:rsidR="00084459" w:rsidRPr="00084459" w:rsidRDefault="00084459" w:rsidP="00084459">
            <w:pPr>
              <w:rPr>
                <w:rFonts w:asciiTheme="minorHAnsi" w:hAnsiTheme="minorHAnsi" w:cstheme="minorHAnsi"/>
              </w:rPr>
            </w:pPr>
            <w:r w:rsidRPr="00084459">
              <w:rPr>
                <w:rFonts w:cs="Calibri"/>
                <w:color w:val="000000"/>
              </w:rPr>
              <w:t>Genny Luensman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7EEAE8" w14:textId="496E5029" w:rsidR="00084459" w:rsidRPr="00084459" w:rsidRDefault="00084459" w:rsidP="00084459">
            <w:pPr>
              <w:rPr>
                <w:rFonts w:asciiTheme="minorHAnsi" w:hAnsiTheme="minorHAnsi" w:cstheme="minorHAnsi"/>
              </w:rPr>
            </w:pPr>
            <w:r w:rsidRPr="00084459">
              <w:rPr>
                <w:rFonts w:cs="Calibri"/>
                <w:color w:val="000000"/>
              </w:rPr>
              <w:t>Matt Szczepankiewicz</w:t>
            </w:r>
          </w:p>
        </w:tc>
      </w:tr>
      <w:tr w:rsidR="00084459" w:rsidRPr="00D14360" w14:paraId="1CA72B68"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0D5305D" w14:textId="73CC1E65" w:rsidR="00084459" w:rsidRPr="00084459" w:rsidRDefault="00084459" w:rsidP="00084459">
            <w:pPr>
              <w:rPr>
                <w:rFonts w:asciiTheme="minorHAnsi" w:hAnsiTheme="minorHAnsi" w:cstheme="minorHAnsi"/>
              </w:rPr>
            </w:pPr>
            <w:r w:rsidRPr="00084459">
              <w:rPr>
                <w:rFonts w:cs="Calibri"/>
                <w:color w:val="000000"/>
              </w:rPr>
              <w:t>Brennan Bohol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AD5679" w14:textId="67917707" w:rsidR="00084459" w:rsidRPr="00084459" w:rsidRDefault="00084459" w:rsidP="00084459">
            <w:pPr>
              <w:rPr>
                <w:rFonts w:asciiTheme="minorHAnsi" w:hAnsiTheme="minorHAnsi" w:cstheme="minorHAnsi"/>
              </w:rPr>
            </w:pPr>
            <w:r w:rsidRPr="00084459">
              <w:rPr>
                <w:rFonts w:cs="Calibri"/>
                <w:color w:val="000000"/>
              </w:rPr>
              <w:t>Joe Quinn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DB2F02" w14:textId="28060871" w:rsidR="00084459" w:rsidRPr="00084459" w:rsidRDefault="00084459" w:rsidP="00084459">
            <w:pPr>
              <w:rPr>
                <w:rFonts w:asciiTheme="minorHAnsi" w:hAnsiTheme="minorHAnsi" w:cstheme="minorHAnsi"/>
              </w:rPr>
            </w:pPr>
            <w:r w:rsidRPr="00084459">
              <w:rPr>
                <w:rFonts w:cs="Calibri"/>
                <w:color w:val="000000"/>
              </w:rPr>
              <w:t>Rob McClure</w:t>
            </w:r>
          </w:p>
        </w:tc>
      </w:tr>
      <w:tr w:rsidR="00084459" w:rsidRPr="00D14360" w14:paraId="655BDAB4"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E4A455" w14:textId="78B7031F" w:rsidR="00084459" w:rsidRPr="00084459" w:rsidRDefault="00084459" w:rsidP="00084459">
            <w:pPr>
              <w:rPr>
                <w:rFonts w:asciiTheme="minorHAnsi" w:hAnsiTheme="minorHAnsi" w:cstheme="minorHAnsi"/>
              </w:rPr>
            </w:pPr>
            <w:r w:rsidRPr="00084459">
              <w:rPr>
                <w:rFonts w:cs="Calibri"/>
                <w:color w:val="000000"/>
              </w:rPr>
              <w:t>Brett Marquard</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08156ED" w14:textId="529031DE" w:rsidR="00084459" w:rsidRPr="00084459" w:rsidRDefault="00084459" w:rsidP="00084459">
            <w:pPr>
              <w:rPr>
                <w:rFonts w:asciiTheme="minorHAnsi" w:hAnsiTheme="minorHAnsi" w:cstheme="minorHAnsi"/>
              </w:rPr>
            </w:pPr>
            <w:r w:rsidRPr="00084459">
              <w:rPr>
                <w:rFonts w:cs="Calibri"/>
                <w:color w:val="000000"/>
              </w:rPr>
              <w:t>John D'Amore</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F09A49" w14:textId="0A7E9ED6" w:rsidR="00084459" w:rsidRPr="00084459" w:rsidRDefault="00084459" w:rsidP="00084459">
            <w:pPr>
              <w:rPr>
                <w:rFonts w:asciiTheme="minorHAnsi" w:hAnsiTheme="minorHAnsi" w:cstheme="minorHAnsi"/>
              </w:rPr>
            </w:pPr>
            <w:r w:rsidRPr="00084459">
              <w:rPr>
                <w:rFonts w:cs="Calibri"/>
                <w:color w:val="000000"/>
              </w:rPr>
              <w:t>Russ Ott</w:t>
            </w:r>
          </w:p>
        </w:tc>
      </w:tr>
      <w:tr w:rsidR="00084459" w:rsidRPr="00D14360" w14:paraId="26AFE717"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EF6D254" w14:textId="1FFFB4F9" w:rsidR="00084459" w:rsidRPr="00084459" w:rsidRDefault="00084459" w:rsidP="00084459">
            <w:pPr>
              <w:rPr>
                <w:rFonts w:asciiTheme="minorHAnsi" w:hAnsiTheme="minorHAnsi" w:cstheme="minorHAnsi"/>
              </w:rPr>
            </w:pPr>
            <w:r w:rsidRPr="00084459">
              <w:rPr>
                <w:rFonts w:cs="Calibri"/>
                <w:color w:val="000000"/>
              </w:rPr>
              <w:t>Carmela Couderc</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DEF9F27" w14:textId="00D5E1D3" w:rsidR="00084459" w:rsidRPr="00084459" w:rsidRDefault="00084459" w:rsidP="00084459">
            <w:pPr>
              <w:rPr>
                <w:rFonts w:asciiTheme="minorHAnsi" w:hAnsiTheme="minorHAnsi" w:cstheme="minorHAnsi"/>
              </w:rPr>
            </w:pPr>
            <w:r w:rsidRPr="00084459">
              <w:rPr>
                <w:rFonts w:cs="Calibri"/>
                <w:color w:val="000000"/>
              </w:rPr>
              <w:t>Kyle Meadors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B995AC" w14:textId="36A02BAB" w:rsidR="00084459" w:rsidRPr="00084459" w:rsidRDefault="00084459" w:rsidP="00084459">
            <w:pPr>
              <w:rPr>
                <w:rFonts w:asciiTheme="minorHAnsi" w:hAnsiTheme="minorHAnsi" w:cstheme="minorHAnsi"/>
              </w:rPr>
            </w:pPr>
            <w:r w:rsidRPr="00084459">
              <w:rPr>
                <w:rFonts w:cs="Calibri"/>
                <w:color w:val="000000"/>
              </w:rPr>
              <w:t>Sonia Ziegler</w:t>
            </w:r>
          </w:p>
        </w:tc>
      </w:tr>
      <w:tr w:rsidR="00084459" w:rsidRPr="00D14360" w14:paraId="7CC127D0"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86DDAB7" w14:textId="2FCE7FE9" w:rsidR="00084459" w:rsidRPr="00084459" w:rsidRDefault="00084459" w:rsidP="00084459">
            <w:pPr>
              <w:rPr>
                <w:rFonts w:asciiTheme="minorHAnsi" w:hAnsiTheme="minorHAnsi" w:cstheme="minorHAnsi"/>
              </w:rPr>
            </w:pPr>
            <w:r w:rsidRPr="00084459">
              <w:rPr>
                <w:rFonts w:cs="Calibri"/>
                <w:color w:val="000000"/>
              </w:rPr>
              <w:t>Charles Gabriel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96C52EE" w14:textId="28451CC4" w:rsidR="00084459" w:rsidRPr="00084459" w:rsidRDefault="00084459" w:rsidP="00084459">
            <w:pPr>
              <w:rPr>
                <w:rFonts w:asciiTheme="minorHAnsi" w:hAnsiTheme="minorHAnsi" w:cstheme="minorHAnsi"/>
              </w:rPr>
            </w:pPr>
            <w:r w:rsidRPr="00084459">
              <w:rPr>
                <w:rFonts w:cs="Calibri"/>
                <w:color w:val="000000"/>
              </w:rPr>
              <w:t>Linda Michaelsen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5BB653FE" w14:textId="77777777" w:rsidR="00084459" w:rsidRPr="00084459" w:rsidRDefault="00084459" w:rsidP="00084459">
            <w:pPr>
              <w:rPr>
                <w:rFonts w:asciiTheme="minorHAnsi" w:hAnsiTheme="minorHAnsi" w:cstheme="minorHAnsi"/>
              </w:rPr>
            </w:pPr>
          </w:p>
        </w:tc>
      </w:tr>
      <w:tr w:rsidR="00084459" w:rsidRPr="00D14360" w14:paraId="6BC8E048"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89B4512" w14:textId="200DE41D" w:rsidR="00084459" w:rsidRPr="00084459" w:rsidRDefault="00084459" w:rsidP="00084459">
            <w:pPr>
              <w:rPr>
                <w:rFonts w:asciiTheme="minorHAnsi" w:hAnsiTheme="minorHAnsi" w:cstheme="minorHAnsi"/>
              </w:rPr>
            </w:pPr>
            <w:r w:rsidRPr="00084459">
              <w:rPr>
                <w:rFonts w:cs="Calibri"/>
                <w:color w:val="000000"/>
              </w:rPr>
              <w:t>Dave Carlson</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7B599C8" w14:textId="7E6D5F1F" w:rsidR="00084459" w:rsidRPr="00084459" w:rsidRDefault="00084459" w:rsidP="00084459">
            <w:pPr>
              <w:rPr>
                <w:rFonts w:asciiTheme="minorHAnsi" w:hAnsiTheme="minorHAnsi" w:cstheme="minorHAnsi"/>
              </w:rPr>
            </w:pPr>
            <w:r w:rsidRPr="00084459">
              <w:rPr>
                <w:rFonts w:cs="Calibri"/>
                <w:color w:val="000000"/>
              </w:rPr>
              <w:t>Lisa Nelson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6CD96A1E" w14:textId="77777777" w:rsidR="00084459" w:rsidRPr="00084459" w:rsidRDefault="00084459" w:rsidP="00084459">
            <w:pPr>
              <w:rPr>
                <w:rFonts w:asciiTheme="minorHAnsi" w:hAnsiTheme="minorHAnsi" w:cstheme="minorHAnsi"/>
              </w:rPr>
            </w:pPr>
          </w:p>
        </w:tc>
      </w:tr>
      <w:tr w:rsidR="00184755" w:rsidRPr="00D14360" w14:paraId="03D3F16C" w14:textId="77777777" w:rsidTr="00254B4A">
        <w:tc>
          <w:tcPr>
            <w:tcW w:w="9535" w:type="dxa"/>
            <w:gridSpan w:val="4"/>
            <w:tcBorders>
              <w:top w:val="single" w:sz="4" w:space="0" w:color="4472C4" w:themeColor="accent1"/>
              <w:right w:val="nil"/>
            </w:tcBorders>
            <w:shd w:val="clear" w:color="auto" w:fill="4F81BD"/>
          </w:tcPr>
          <w:p w14:paraId="241990C7" w14:textId="17FB9930"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00254B4A" w:rsidRPr="00D14360" w14:paraId="1C44466F" w14:textId="77777777" w:rsidTr="00F75DF2">
        <w:tc>
          <w:tcPr>
            <w:tcW w:w="3178" w:type="dxa"/>
            <w:tcBorders>
              <w:top w:val="single" w:sz="4" w:space="0" w:color="4F81BD"/>
              <w:bottom w:val="single" w:sz="4" w:space="0" w:color="4F81BD"/>
              <w:right w:val="single" w:sz="4" w:space="0" w:color="4F81BD"/>
            </w:tcBorders>
            <w:shd w:val="clear" w:color="auto" w:fill="FFFFFF"/>
          </w:tcPr>
          <w:p w14:paraId="74E16884" w14:textId="55B6EF11" w:rsidR="00184755" w:rsidRPr="00D739AC" w:rsidRDefault="00184755" w:rsidP="00184755">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sz="4" w:space="0" w:color="4F81BD"/>
              <w:left w:val="single" w:sz="4" w:space="0" w:color="4F81BD"/>
              <w:bottom w:val="single" w:sz="4" w:space="0" w:color="4F81BD"/>
            </w:tcBorders>
            <w:shd w:val="clear" w:color="auto" w:fill="auto"/>
          </w:tcPr>
          <w:p w14:paraId="06737735" w14:textId="65FE4287" w:rsidR="00184755" w:rsidRPr="00D739AC" w:rsidRDefault="00184755" w:rsidP="00184755">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sz="4" w:space="0" w:color="4F81BD"/>
              <w:left w:val="single" w:sz="4" w:space="0" w:color="4F81BD"/>
              <w:bottom w:val="single" w:sz="4" w:space="0" w:color="4F81BD"/>
            </w:tcBorders>
            <w:shd w:val="clear" w:color="auto" w:fill="auto"/>
          </w:tcPr>
          <w:p w14:paraId="16B0EB6C" w14:textId="664B2FB3" w:rsidR="00184755" w:rsidRPr="00D739AC" w:rsidRDefault="00184755" w:rsidP="00184755">
            <w:pPr>
              <w:rPr>
                <w:rFonts w:asciiTheme="minorHAnsi" w:hAnsiTheme="minorHAnsi" w:cstheme="minorHAnsi"/>
                <w:bCs/>
              </w:rPr>
            </w:pPr>
            <w:r w:rsidRPr="00D739AC">
              <w:rPr>
                <w:rFonts w:asciiTheme="minorHAnsi" w:hAnsiTheme="minorHAnsi" w:cstheme="minorHAnsi"/>
              </w:rPr>
              <w:t>Brennon Bohol</w:t>
            </w:r>
          </w:p>
        </w:tc>
      </w:tr>
      <w:tr w:rsidR="00254B4A" w:rsidRPr="00D14360" w14:paraId="6BE3840D" w14:textId="77777777" w:rsidTr="00F75DF2">
        <w:tc>
          <w:tcPr>
            <w:tcW w:w="3178" w:type="dxa"/>
            <w:tcBorders>
              <w:top w:val="single" w:sz="4" w:space="0" w:color="4F81BD"/>
              <w:bottom w:val="single" w:sz="4" w:space="0" w:color="4F81BD"/>
              <w:right w:val="single" w:sz="4" w:space="0" w:color="4F81BD"/>
            </w:tcBorders>
            <w:shd w:val="clear" w:color="auto" w:fill="FFFFFF"/>
          </w:tcPr>
          <w:p w14:paraId="057EEC9C" w14:textId="490B3212" w:rsidR="00184755" w:rsidRPr="00D739AC" w:rsidRDefault="00184755" w:rsidP="00184755">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sz="4" w:space="0" w:color="4F81BD"/>
              <w:left w:val="single" w:sz="4" w:space="0" w:color="4F81BD"/>
              <w:bottom w:val="single" w:sz="4" w:space="0" w:color="4F81BD"/>
            </w:tcBorders>
            <w:shd w:val="clear" w:color="auto" w:fill="auto"/>
          </w:tcPr>
          <w:p w14:paraId="7147D098" w14:textId="4D8CBE18" w:rsidR="00184755" w:rsidRPr="00D739AC" w:rsidRDefault="00184755" w:rsidP="00184755">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sz="4" w:space="0" w:color="4F81BD"/>
              <w:left w:val="single" w:sz="4" w:space="0" w:color="4F81BD"/>
              <w:bottom w:val="single" w:sz="4" w:space="0" w:color="4F81BD"/>
            </w:tcBorders>
            <w:shd w:val="clear" w:color="auto" w:fill="auto"/>
          </w:tcPr>
          <w:p w14:paraId="6B1A52B3" w14:textId="2B658B97" w:rsidR="00184755" w:rsidRPr="00D739AC" w:rsidRDefault="00184755" w:rsidP="00184755">
            <w:pPr>
              <w:rPr>
                <w:rFonts w:asciiTheme="minorHAnsi" w:hAnsiTheme="minorHAnsi" w:cstheme="minorHAnsi"/>
                <w:bCs/>
              </w:rPr>
            </w:pPr>
            <w:r w:rsidRPr="00D739AC">
              <w:rPr>
                <w:rFonts w:asciiTheme="minorHAnsi" w:hAnsiTheme="minorHAnsi" w:cstheme="minorHAnsi"/>
              </w:rPr>
              <w:t>Didi Davis</w:t>
            </w:r>
          </w:p>
        </w:tc>
      </w:tr>
      <w:tr w:rsidR="00254B4A" w:rsidRPr="00D14360" w14:paraId="0EB75E32" w14:textId="77777777" w:rsidTr="00F75DF2">
        <w:tc>
          <w:tcPr>
            <w:tcW w:w="3178" w:type="dxa"/>
            <w:tcBorders>
              <w:top w:val="single" w:sz="4" w:space="0" w:color="4F81BD"/>
              <w:bottom w:val="single" w:sz="4" w:space="0" w:color="4F81BD"/>
              <w:right w:val="single" w:sz="4" w:space="0" w:color="4F81BD"/>
            </w:tcBorders>
            <w:shd w:val="clear" w:color="auto" w:fill="FFFFFF"/>
          </w:tcPr>
          <w:p w14:paraId="71BDD3C8" w14:textId="495CA346" w:rsidR="00184755" w:rsidRPr="00D739AC" w:rsidRDefault="00184755" w:rsidP="00184755">
            <w:pPr>
              <w:rPr>
                <w:rFonts w:asciiTheme="minorHAnsi" w:hAnsiTheme="minorHAnsi" w:cstheme="minorHAnsi"/>
                <w:bCs/>
              </w:rPr>
            </w:pPr>
            <w:r w:rsidRPr="00D739AC">
              <w:rPr>
                <w:rFonts w:asciiTheme="minorHAnsi" w:hAnsiTheme="minorHAnsi" w:cstheme="minorHAnsi"/>
              </w:rPr>
              <w:t>Bob Dieterle</w:t>
            </w:r>
          </w:p>
        </w:tc>
        <w:tc>
          <w:tcPr>
            <w:tcW w:w="3178" w:type="dxa"/>
            <w:gridSpan w:val="2"/>
            <w:tcBorders>
              <w:top w:val="single" w:sz="4" w:space="0" w:color="4F81BD"/>
              <w:left w:val="single" w:sz="4" w:space="0" w:color="4F81BD"/>
              <w:bottom w:val="single" w:sz="4" w:space="0" w:color="4F81BD"/>
            </w:tcBorders>
            <w:shd w:val="clear" w:color="auto" w:fill="auto"/>
          </w:tcPr>
          <w:p w14:paraId="1A7281D1" w14:textId="01F080DC" w:rsidR="00184755" w:rsidRPr="00D739AC" w:rsidRDefault="00184755" w:rsidP="00184755">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sz="4" w:space="0" w:color="4F81BD"/>
              <w:left w:val="single" w:sz="4" w:space="0" w:color="4F81BD"/>
              <w:bottom w:val="single" w:sz="4" w:space="0" w:color="4F81BD"/>
            </w:tcBorders>
            <w:shd w:val="clear" w:color="auto" w:fill="auto"/>
          </w:tcPr>
          <w:p w14:paraId="35EAE09B" w14:textId="028C35E4" w:rsidR="00184755" w:rsidRPr="00D739AC" w:rsidRDefault="00184755" w:rsidP="00184755">
            <w:pPr>
              <w:rPr>
                <w:rFonts w:asciiTheme="minorHAnsi" w:hAnsiTheme="minorHAnsi" w:cstheme="minorHAnsi"/>
                <w:bCs/>
              </w:rPr>
            </w:pPr>
            <w:r w:rsidRPr="00D739AC">
              <w:rPr>
                <w:rFonts w:asciiTheme="minorHAnsi" w:hAnsiTheme="minorHAnsi" w:cstheme="minorHAnsi"/>
              </w:rPr>
              <w:t>Benjamin Flessner</w:t>
            </w:r>
          </w:p>
        </w:tc>
      </w:tr>
      <w:tr w:rsidR="00254B4A" w:rsidRPr="00D14360" w14:paraId="112308F6" w14:textId="77777777" w:rsidTr="00F75DF2">
        <w:tc>
          <w:tcPr>
            <w:tcW w:w="3178" w:type="dxa"/>
            <w:tcBorders>
              <w:top w:val="single" w:sz="4" w:space="0" w:color="4F81BD"/>
              <w:bottom w:val="single" w:sz="4" w:space="0" w:color="4F81BD"/>
              <w:right w:val="single" w:sz="4" w:space="0" w:color="4F81BD"/>
            </w:tcBorders>
            <w:shd w:val="clear" w:color="auto" w:fill="FFFFFF"/>
          </w:tcPr>
          <w:p w14:paraId="1024BD64" w14:textId="2A859454" w:rsidR="00184755" w:rsidRPr="00D739AC" w:rsidRDefault="00184755" w:rsidP="00184755">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sz="4" w:space="0" w:color="4F81BD"/>
              <w:left w:val="single" w:sz="4" w:space="0" w:color="4F81BD"/>
              <w:bottom w:val="single" w:sz="4" w:space="0" w:color="4F81BD"/>
            </w:tcBorders>
            <w:shd w:val="clear" w:color="auto" w:fill="auto"/>
          </w:tcPr>
          <w:p w14:paraId="6C8260E5" w14:textId="61981808" w:rsidR="00184755" w:rsidRPr="00D739AC" w:rsidRDefault="00184755" w:rsidP="00184755">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sz="4" w:space="0" w:color="4F81BD"/>
              <w:left w:val="single" w:sz="4" w:space="0" w:color="4F81BD"/>
              <w:bottom w:val="single" w:sz="4" w:space="0" w:color="4F81BD"/>
            </w:tcBorders>
            <w:shd w:val="clear" w:color="auto" w:fill="auto"/>
          </w:tcPr>
          <w:p w14:paraId="60CC1A8A" w14:textId="22DEE09F" w:rsidR="00184755" w:rsidRPr="00D739AC" w:rsidRDefault="00184755" w:rsidP="00184755">
            <w:pPr>
              <w:rPr>
                <w:rFonts w:asciiTheme="minorHAnsi" w:hAnsiTheme="minorHAnsi" w:cstheme="minorHAnsi"/>
                <w:bCs/>
              </w:rPr>
            </w:pPr>
            <w:r w:rsidRPr="00D739AC">
              <w:rPr>
                <w:rFonts w:asciiTheme="minorHAnsi" w:hAnsiTheme="minorHAnsi" w:cstheme="minorHAnsi"/>
              </w:rPr>
              <w:t>Natasha Kreisle</w:t>
            </w:r>
          </w:p>
        </w:tc>
      </w:tr>
      <w:tr w:rsidR="00254B4A" w:rsidRPr="00D14360" w14:paraId="50C053E9" w14:textId="77777777" w:rsidTr="00F75DF2">
        <w:tc>
          <w:tcPr>
            <w:tcW w:w="3178" w:type="dxa"/>
            <w:tcBorders>
              <w:top w:val="single" w:sz="4" w:space="0" w:color="4F81BD"/>
              <w:bottom w:val="single" w:sz="4" w:space="0" w:color="4F81BD"/>
              <w:right w:val="single" w:sz="4" w:space="0" w:color="4F81BD"/>
            </w:tcBorders>
            <w:shd w:val="clear" w:color="auto" w:fill="FFFFFF"/>
          </w:tcPr>
          <w:p w14:paraId="30F9E21E" w14:textId="66434451" w:rsidR="00184755" w:rsidRPr="00D739AC" w:rsidRDefault="00184755" w:rsidP="00184755">
            <w:pPr>
              <w:rPr>
                <w:rFonts w:asciiTheme="minorHAnsi" w:hAnsiTheme="minorHAnsi" w:cstheme="minorHAnsi"/>
                <w:bCs/>
              </w:rPr>
            </w:pPr>
            <w:r w:rsidRPr="00D739AC">
              <w:rPr>
                <w:rFonts w:asciiTheme="minorHAnsi" w:hAnsiTheme="minorHAnsi" w:cstheme="minorHAnsi"/>
              </w:rPr>
              <w:t>Brett Marquard</w:t>
            </w:r>
          </w:p>
        </w:tc>
        <w:tc>
          <w:tcPr>
            <w:tcW w:w="3178" w:type="dxa"/>
            <w:gridSpan w:val="2"/>
            <w:tcBorders>
              <w:top w:val="single" w:sz="4" w:space="0" w:color="4F81BD"/>
              <w:left w:val="single" w:sz="4" w:space="0" w:color="4F81BD"/>
              <w:bottom w:val="single" w:sz="4" w:space="0" w:color="4F81BD"/>
            </w:tcBorders>
            <w:shd w:val="clear" w:color="auto" w:fill="auto"/>
          </w:tcPr>
          <w:p w14:paraId="7D645A4F" w14:textId="3DA0C8F1" w:rsidR="00184755" w:rsidRPr="00D739AC" w:rsidRDefault="00184755" w:rsidP="00184755">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sz="4" w:space="0" w:color="4F81BD"/>
              <w:left w:val="single" w:sz="4" w:space="0" w:color="4F81BD"/>
              <w:bottom w:val="single" w:sz="4" w:space="0" w:color="4F81BD"/>
            </w:tcBorders>
            <w:shd w:val="clear" w:color="auto" w:fill="auto"/>
          </w:tcPr>
          <w:p w14:paraId="0DE9787F" w14:textId="5C49A682" w:rsidR="00184755" w:rsidRPr="00D739AC" w:rsidRDefault="00184755" w:rsidP="00184755">
            <w:pPr>
              <w:rPr>
                <w:rFonts w:asciiTheme="minorHAnsi" w:hAnsiTheme="minorHAnsi" w:cstheme="minorHAnsi"/>
                <w:bCs/>
              </w:rPr>
            </w:pPr>
            <w:r w:rsidRPr="00D739AC">
              <w:rPr>
                <w:rFonts w:asciiTheme="minorHAnsi" w:hAnsiTheme="minorHAnsi" w:cstheme="minorHAnsi"/>
              </w:rPr>
              <w:t>Kyle Meadors</w:t>
            </w:r>
          </w:p>
        </w:tc>
      </w:tr>
      <w:tr w:rsidR="00254B4A" w:rsidRPr="00D14360" w14:paraId="268E028D" w14:textId="77777777" w:rsidTr="00F75DF2">
        <w:tc>
          <w:tcPr>
            <w:tcW w:w="3178" w:type="dxa"/>
            <w:tcBorders>
              <w:top w:val="single" w:sz="4" w:space="0" w:color="4F81BD"/>
              <w:bottom w:val="single" w:sz="4" w:space="0" w:color="4F81BD"/>
              <w:right w:val="single" w:sz="4" w:space="0" w:color="4F81BD"/>
            </w:tcBorders>
            <w:shd w:val="clear" w:color="auto" w:fill="FFFFFF"/>
          </w:tcPr>
          <w:p w14:paraId="0BC09779" w14:textId="5A61C510" w:rsidR="00184755" w:rsidRPr="00D739AC" w:rsidRDefault="00184755" w:rsidP="00184755">
            <w:pPr>
              <w:rPr>
                <w:rFonts w:asciiTheme="minorHAnsi" w:hAnsiTheme="minorHAnsi" w:cstheme="minorHAnsi"/>
              </w:rPr>
            </w:pPr>
            <w:r w:rsidRPr="00D739AC">
              <w:rPr>
                <w:rFonts w:asciiTheme="minorHAnsi" w:hAnsiTheme="minorHAnsi" w:cstheme="minorHAnsi"/>
              </w:rPr>
              <w:t>Linda Michaelsen</w:t>
            </w:r>
          </w:p>
        </w:tc>
        <w:tc>
          <w:tcPr>
            <w:tcW w:w="3178" w:type="dxa"/>
            <w:gridSpan w:val="2"/>
            <w:tcBorders>
              <w:top w:val="single" w:sz="4" w:space="0" w:color="4F81BD"/>
              <w:left w:val="single" w:sz="4" w:space="0" w:color="4F81BD"/>
              <w:bottom w:val="single" w:sz="4" w:space="0" w:color="4F81BD"/>
            </w:tcBorders>
            <w:shd w:val="clear" w:color="auto" w:fill="auto"/>
          </w:tcPr>
          <w:p w14:paraId="767FA8A3" w14:textId="73D1D06D" w:rsidR="00184755" w:rsidRPr="00D739AC" w:rsidRDefault="00184755" w:rsidP="00184755">
            <w:pPr>
              <w:rPr>
                <w:rFonts w:asciiTheme="minorHAnsi" w:hAnsiTheme="minorHAnsi" w:cstheme="minorHAnsi"/>
              </w:rPr>
            </w:pPr>
            <w:r w:rsidRPr="00D739AC">
              <w:rPr>
                <w:rFonts w:asciiTheme="minorHAnsi" w:hAnsiTheme="minorHAnsi" w:cstheme="minorHAnsi"/>
              </w:rPr>
              <w:t>Lisa Nelson</w:t>
            </w:r>
          </w:p>
        </w:tc>
        <w:tc>
          <w:tcPr>
            <w:tcW w:w="3179" w:type="dxa"/>
            <w:tcBorders>
              <w:top w:val="single" w:sz="4" w:space="0" w:color="4F81BD"/>
              <w:left w:val="single" w:sz="4" w:space="0" w:color="4F81BD"/>
              <w:bottom w:val="single" w:sz="4" w:space="0" w:color="4F81BD"/>
            </w:tcBorders>
            <w:shd w:val="clear" w:color="auto" w:fill="auto"/>
          </w:tcPr>
          <w:p w14:paraId="1A757173" w14:textId="5335C8BA" w:rsidR="00184755" w:rsidRPr="00D739AC" w:rsidRDefault="00184755" w:rsidP="00184755">
            <w:pPr>
              <w:rPr>
                <w:rFonts w:asciiTheme="minorHAnsi" w:hAnsiTheme="minorHAnsi" w:cstheme="minorHAnsi"/>
              </w:rPr>
            </w:pPr>
            <w:r w:rsidRPr="00D739AC">
              <w:rPr>
                <w:rFonts w:asciiTheme="minorHAnsi" w:hAnsiTheme="minorHAnsi" w:cstheme="minorHAnsi"/>
              </w:rPr>
              <w:t>Russ Ott</w:t>
            </w:r>
          </w:p>
        </w:tc>
      </w:tr>
      <w:tr w:rsidR="00254B4A" w:rsidRPr="00D14360" w14:paraId="7D5E3297" w14:textId="77777777" w:rsidTr="00F75DF2">
        <w:tc>
          <w:tcPr>
            <w:tcW w:w="3178" w:type="dxa"/>
            <w:tcBorders>
              <w:top w:val="single" w:sz="4" w:space="0" w:color="4F81BD"/>
              <w:bottom w:val="single" w:sz="4" w:space="0" w:color="4F81BD"/>
              <w:right w:val="single" w:sz="4" w:space="0" w:color="4F81BD"/>
            </w:tcBorders>
            <w:shd w:val="clear" w:color="auto" w:fill="FFFFFF"/>
          </w:tcPr>
          <w:p w14:paraId="05E38B0A" w14:textId="3550DF9A" w:rsidR="00184755" w:rsidRPr="00D739AC" w:rsidRDefault="00184755" w:rsidP="00184755">
            <w:pPr>
              <w:rPr>
                <w:rFonts w:asciiTheme="minorHAnsi" w:hAnsiTheme="minorHAnsi" w:cstheme="minorHAnsi"/>
              </w:rPr>
            </w:pPr>
            <w:r w:rsidRPr="00D739AC">
              <w:rPr>
                <w:rFonts w:asciiTheme="minorHAnsi" w:hAnsiTheme="minorHAnsi" w:cstheme="minorHAnsi"/>
              </w:rPr>
              <w:t>Kurt Ozlem</w:t>
            </w:r>
          </w:p>
        </w:tc>
        <w:tc>
          <w:tcPr>
            <w:tcW w:w="3178" w:type="dxa"/>
            <w:gridSpan w:val="2"/>
            <w:tcBorders>
              <w:top w:val="single" w:sz="4" w:space="0" w:color="4F81BD"/>
              <w:left w:val="single" w:sz="4" w:space="0" w:color="4F81BD"/>
              <w:bottom w:val="single" w:sz="4" w:space="0" w:color="4F81BD"/>
            </w:tcBorders>
            <w:shd w:val="clear" w:color="auto" w:fill="auto"/>
          </w:tcPr>
          <w:p w14:paraId="0559B509" w14:textId="7A9ED967" w:rsidR="00184755" w:rsidRPr="00D739AC" w:rsidRDefault="00184755" w:rsidP="00184755">
            <w:pPr>
              <w:rPr>
                <w:rFonts w:asciiTheme="minorHAnsi" w:hAnsiTheme="minorHAnsi" w:cstheme="minorHAnsi"/>
              </w:rPr>
            </w:pPr>
            <w:r w:rsidRPr="00D739AC">
              <w:rPr>
                <w:rFonts w:asciiTheme="minorHAnsi" w:hAnsiTheme="minorHAnsi" w:cstheme="minorHAnsi"/>
              </w:rPr>
              <w:t>Paulo Pinho</w:t>
            </w:r>
          </w:p>
        </w:tc>
        <w:tc>
          <w:tcPr>
            <w:tcW w:w="3179" w:type="dxa"/>
            <w:tcBorders>
              <w:top w:val="single" w:sz="4" w:space="0" w:color="4F81BD"/>
              <w:left w:val="single" w:sz="4" w:space="0" w:color="4F81BD"/>
              <w:bottom w:val="single" w:sz="4" w:space="0" w:color="4F81BD"/>
            </w:tcBorders>
            <w:shd w:val="clear" w:color="auto" w:fill="auto"/>
          </w:tcPr>
          <w:p w14:paraId="5D82C8CC" w14:textId="3B07490B" w:rsidR="00184755" w:rsidRPr="00D739AC" w:rsidRDefault="00184755" w:rsidP="00184755">
            <w:pPr>
              <w:rPr>
                <w:rFonts w:asciiTheme="minorHAnsi" w:hAnsiTheme="minorHAnsi" w:cstheme="minorHAnsi"/>
              </w:rPr>
            </w:pPr>
            <w:r w:rsidRPr="00D739AC">
              <w:rPr>
                <w:rFonts w:asciiTheme="minorHAnsi" w:hAnsiTheme="minorHAnsi" w:cstheme="minorHAnsi"/>
              </w:rPr>
              <w:t>James Shalaby</w:t>
            </w:r>
          </w:p>
        </w:tc>
      </w:tr>
      <w:tr w:rsidR="00254B4A" w:rsidRPr="00D14360" w14:paraId="4218F436" w14:textId="77777777" w:rsidTr="00F75DF2">
        <w:tc>
          <w:tcPr>
            <w:tcW w:w="3178" w:type="dxa"/>
            <w:tcBorders>
              <w:top w:val="single" w:sz="4" w:space="0" w:color="4F81BD"/>
              <w:bottom w:val="single" w:sz="4" w:space="0" w:color="4F81BD"/>
              <w:right w:val="single" w:sz="4" w:space="0" w:color="4F81BD"/>
            </w:tcBorders>
            <w:shd w:val="clear" w:color="auto" w:fill="FFFFFF"/>
          </w:tcPr>
          <w:p w14:paraId="0E704B19" w14:textId="51BCC905" w:rsidR="00184755" w:rsidRPr="00D739AC" w:rsidRDefault="00184755" w:rsidP="00184755">
            <w:pPr>
              <w:rPr>
                <w:rFonts w:asciiTheme="minorHAnsi" w:hAnsiTheme="minorHAnsi" w:cstheme="minorHAnsi"/>
              </w:rPr>
            </w:pPr>
            <w:r w:rsidRPr="00D739AC">
              <w:rPr>
                <w:rFonts w:asciiTheme="minorHAnsi" w:hAnsiTheme="minorHAnsi" w:cstheme="minorHAnsi"/>
              </w:rPr>
              <w:t>Matt Szczepankiewicz</w:t>
            </w:r>
          </w:p>
        </w:tc>
        <w:tc>
          <w:tcPr>
            <w:tcW w:w="3178" w:type="dxa"/>
            <w:gridSpan w:val="2"/>
            <w:tcBorders>
              <w:top w:val="single" w:sz="4" w:space="0" w:color="4F81BD"/>
              <w:left w:val="single" w:sz="4" w:space="0" w:color="4F81BD"/>
              <w:bottom w:val="single" w:sz="4" w:space="0" w:color="4F81BD"/>
            </w:tcBorders>
            <w:shd w:val="clear" w:color="auto" w:fill="auto"/>
          </w:tcPr>
          <w:p w14:paraId="04FDAF77" w14:textId="5278AD1E" w:rsidR="00184755" w:rsidRPr="00D739AC" w:rsidRDefault="00184755" w:rsidP="00184755">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sz="4" w:space="0" w:color="4F81BD"/>
              <w:left w:val="single" w:sz="4" w:space="0" w:color="4F81BD"/>
              <w:bottom w:val="single" w:sz="4" w:space="0" w:color="4F81BD"/>
            </w:tcBorders>
            <w:shd w:val="clear" w:color="auto" w:fill="auto"/>
          </w:tcPr>
          <w:p w14:paraId="1341103F" w14:textId="7A962BBD" w:rsidR="00184755" w:rsidRPr="00D739AC" w:rsidRDefault="00184755" w:rsidP="00184755">
            <w:pPr>
              <w:rPr>
                <w:rFonts w:asciiTheme="minorHAnsi" w:hAnsiTheme="minorHAnsi" w:cstheme="minorHAnsi"/>
              </w:rPr>
            </w:pPr>
            <w:r w:rsidRPr="00D739AC">
              <w:rPr>
                <w:rFonts w:asciiTheme="minorHAnsi" w:hAnsiTheme="minorHAnsi" w:cstheme="minorHAnsi"/>
              </w:rPr>
              <w:t>Ryan Zoellner</w:t>
            </w:r>
          </w:p>
        </w:tc>
      </w:tr>
      <w:tr w:rsidR="00184755" w:rsidRPr="00C64922" w14:paraId="6227CBE9" w14:textId="77777777" w:rsidTr="00254B4A">
        <w:tc>
          <w:tcPr>
            <w:tcW w:w="9535" w:type="dxa"/>
            <w:gridSpan w:val="4"/>
            <w:tcBorders>
              <w:right w:val="nil"/>
            </w:tcBorders>
            <w:shd w:val="clear" w:color="auto" w:fill="4F81BD"/>
          </w:tcPr>
          <w:p w14:paraId="0D2F143B" w14:textId="77777777" w:rsidR="00184755" w:rsidRPr="00D14360" w:rsidRDefault="00184755" w:rsidP="00184755">
            <w:pPr>
              <w:rPr>
                <w:rFonts w:cs="Calibri"/>
                <w:b/>
                <w:bCs/>
                <w:color w:val="FFFFFF"/>
              </w:rPr>
            </w:pPr>
            <w:r w:rsidRPr="00D14360">
              <w:rPr>
                <w:rFonts w:cs="Calibri"/>
                <w:b/>
                <w:bCs/>
                <w:color w:val="FFFFFF"/>
              </w:rPr>
              <w:t>C-CDA Companion Guide R2 Content Contributors and Reviewers</w:t>
            </w:r>
          </w:p>
        </w:tc>
      </w:tr>
      <w:tr w:rsidR="00254B4A" w:rsidRPr="00C64922" w14:paraId="67925329" w14:textId="77777777" w:rsidTr="00F75DF2">
        <w:tc>
          <w:tcPr>
            <w:tcW w:w="3178" w:type="dxa"/>
            <w:tcBorders>
              <w:top w:val="single" w:sz="4" w:space="0" w:color="4F81BD"/>
              <w:bottom w:val="single" w:sz="4" w:space="0" w:color="4F81BD"/>
              <w:right w:val="single" w:sz="4" w:space="0" w:color="4F81BD"/>
            </w:tcBorders>
            <w:shd w:val="clear" w:color="auto" w:fill="FFFFFF"/>
          </w:tcPr>
          <w:p w14:paraId="2BC6977E" w14:textId="77777777" w:rsidR="00184755" w:rsidRPr="00D14360" w:rsidRDefault="00184755" w:rsidP="00184755">
            <w:pPr>
              <w:rPr>
                <w:rFonts w:cs="Calibri Light"/>
                <w:bCs/>
              </w:rPr>
            </w:pPr>
            <w:r w:rsidRPr="00D14360">
              <w:rPr>
                <w:rFonts w:cs="Calibri Light"/>
                <w:bCs/>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CAE7B2F" w14:textId="77777777" w:rsidR="00184755" w:rsidRPr="00D14360" w:rsidRDefault="00184755" w:rsidP="00184755">
            <w:pPr>
              <w:rPr>
                <w:rFonts w:cs="Calibri"/>
                <w:bCs/>
              </w:rPr>
            </w:pPr>
            <w:r w:rsidRPr="00D14360">
              <w:rPr>
                <w:rFonts w:cs="Calibri Light"/>
                <w:bCs/>
              </w:rPr>
              <w:t>Laura Bryan</w:t>
            </w:r>
          </w:p>
        </w:tc>
        <w:tc>
          <w:tcPr>
            <w:tcW w:w="3179" w:type="dxa"/>
            <w:tcBorders>
              <w:top w:val="single" w:sz="4" w:space="0" w:color="4F81BD"/>
              <w:left w:val="single" w:sz="4" w:space="0" w:color="4F81BD"/>
              <w:bottom w:val="single" w:sz="4" w:space="0" w:color="4F81BD"/>
            </w:tcBorders>
            <w:shd w:val="clear" w:color="auto" w:fill="auto"/>
          </w:tcPr>
          <w:p w14:paraId="4CB8C60A" w14:textId="77777777" w:rsidR="00184755" w:rsidRPr="00D14360" w:rsidRDefault="00184755" w:rsidP="00184755">
            <w:pPr>
              <w:rPr>
                <w:rFonts w:cs="Calibri"/>
                <w:bCs/>
              </w:rPr>
            </w:pPr>
            <w:r w:rsidRPr="00D14360">
              <w:rPr>
                <w:rFonts w:cs="Calibri Light"/>
                <w:bCs/>
              </w:rPr>
              <w:t>Michael Clifton</w:t>
            </w:r>
          </w:p>
        </w:tc>
      </w:tr>
      <w:tr w:rsidR="00184755" w:rsidRPr="00C64922" w14:paraId="172874EB" w14:textId="77777777" w:rsidTr="00254B4A">
        <w:tc>
          <w:tcPr>
            <w:tcW w:w="3178" w:type="dxa"/>
            <w:tcBorders>
              <w:right w:val="single" w:sz="4" w:space="0" w:color="4F81BD"/>
            </w:tcBorders>
            <w:shd w:val="clear" w:color="auto" w:fill="FFFFFF"/>
          </w:tcPr>
          <w:p w14:paraId="738D2A74" w14:textId="77777777" w:rsidR="00184755" w:rsidRPr="00D14360" w:rsidRDefault="00184755" w:rsidP="00184755">
            <w:pPr>
              <w:rPr>
                <w:rFonts w:cs="Calibri Light"/>
                <w:bCs/>
              </w:rPr>
            </w:pPr>
            <w:r w:rsidRPr="00D14360">
              <w:rPr>
                <w:rFonts w:cs="Calibri Light"/>
                <w:bCs/>
              </w:rPr>
              <w:t>John D’Amore</w:t>
            </w:r>
          </w:p>
        </w:tc>
        <w:tc>
          <w:tcPr>
            <w:tcW w:w="3178" w:type="dxa"/>
            <w:gridSpan w:val="2"/>
            <w:tcBorders>
              <w:left w:val="single" w:sz="4" w:space="0" w:color="4F81BD"/>
            </w:tcBorders>
            <w:shd w:val="clear" w:color="auto" w:fill="auto"/>
          </w:tcPr>
          <w:p w14:paraId="09A286D3" w14:textId="77777777" w:rsidR="00184755" w:rsidRPr="00D14360" w:rsidRDefault="00184755" w:rsidP="00184755">
            <w:pPr>
              <w:rPr>
                <w:rFonts w:cs="Calibri"/>
                <w:bCs/>
              </w:rPr>
            </w:pPr>
            <w:r w:rsidRPr="00D14360">
              <w:rPr>
                <w:rFonts w:cs="Calibri Light"/>
                <w:bCs/>
              </w:rPr>
              <w:t>Didi Davis</w:t>
            </w:r>
          </w:p>
        </w:tc>
        <w:tc>
          <w:tcPr>
            <w:tcW w:w="3179" w:type="dxa"/>
            <w:tcBorders>
              <w:left w:val="single" w:sz="4" w:space="0" w:color="4F81BD"/>
            </w:tcBorders>
            <w:shd w:val="clear" w:color="auto" w:fill="auto"/>
          </w:tcPr>
          <w:p w14:paraId="3B1B08AC" w14:textId="77777777" w:rsidR="00184755" w:rsidRPr="00D14360" w:rsidRDefault="00184755" w:rsidP="00184755">
            <w:pPr>
              <w:rPr>
                <w:rFonts w:cs="Calibri"/>
                <w:bCs/>
              </w:rPr>
            </w:pPr>
            <w:r w:rsidRPr="00D14360">
              <w:rPr>
                <w:rFonts w:cs="Calibri Light"/>
                <w:bCs/>
              </w:rPr>
              <w:t>George Dixon</w:t>
            </w:r>
          </w:p>
        </w:tc>
      </w:tr>
      <w:tr w:rsidR="00254B4A" w:rsidRPr="00C64922" w14:paraId="1E6B1AE4" w14:textId="77777777" w:rsidTr="00F75DF2">
        <w:tc>
          <w:tcPr>
            <w:tcW w:w="3178" w:type="dxa"/>
            <w:tcBorders>
              <w:top w:val="single" w:sz="4" w:space="0" w:color="4F81BD"/>
              <w:bottom w:val="single" w:sz="4" w:space="0" w:color="4F81BD"/>
              <w:right w:val="single" w:sz="4" w:space="0" w:color="4F81BD"/>
            </w:tcBorders>
            <w:shd w:val="clear" w:color="auto" w:fill="FFFFFF"/>
          </w:tcPr>
          <w:p w14:paraId="061A2B53" w14:textId="77777777" w:rsidR="00184755" w:rsidRPr="00D14360" w:rsidRDefault="00184755" w:rsidP="00184755">
            <w:pPr>
              <w:rPr>
                <w:rFonts w:cs="Calibri Light"/>
                <w:bCs/>
              </w:rPr>
            </w:pPr>
            <w:r w:rsidRPr="00D14360">
              <w:rPr>
                <w:rFonts w:cs="Calibri Light"/>
                <w:bCs/>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34FCBB5C" w14:textId="77777777" w:rsidR="00184755" w:rsidRPr="00D14360" w:rsidRDefault="00184755" w:rsidP="00184755">
            <w:pPr>
              <w:rPr>
                <w:rFonts w:cs="Calibri"/>
                <w:bCs/>
              </w:rPr>
            </w:pPr>
            <w:r w:rsidRPr="00D14360">
              <w:rPr>
                <w:rFonts w:cs="Calibri"/>
                <w:bCs/>
              </w:rPr>
              <w:t>Ed Donaldson</w:t>
            </w:r>
          </w:p>
        </w:tc>
        <w:tc>
          <w:tcPr>
            <w:tcW w:w="3179" w:type="dxa"/>
            <w:tcBorders>
              <w:top w:val="single" w:sz="4" w:space="0" w:color="4F81BD"/>
              <w:left w:val="single" w:sz="4" w:space="0" w:color="4F81BD"/>
              <w:bottom w:val="single" w:sz="4" w:space="0" w:color="4F81BD"/>
            </w:tcBorders>
            <w:shd w:val="clear" w:color="auto" w:fill="auto"/>
          </w:tcPr>
          <w:p w14:paraId="5EAC98B4" w14:textId="77777777" w:rsidR="00184755" w:rsidRPr="00D14360" w:rsidRDefault="00184755" w:rsidP="00184755">
            <w:pPr>
              <w:rPr>
                <w:rFonts w:cs="Calibri"/>
                <w:bCs/>
              </w:rPr>
            </w:pPr>
            <w:r w:rsidRPr="00D14360">
              <w:rPr>
                <w:rFonts w:cs="Calibri Light"/>
                <w:bCs/>
              </w:rPr>
              <w:t>John Donnelly</w:t>
            </w:r>
          </w:p>
        </w:tc>
      </w:tr>
      <w:tr w:rsidR="00184755" w:rsidRPr="00C64922" w14:paraId="7D6D0AFC" w14:textId="77777777" w:rsidTr="00254B4A">
        <w:tc>
          <w:tcPr>
            <w:tcW w:w="3178" w:type="dxa"/>
            <w:tcBorders>
              <w:right w:val="single" w:sz="4" w:space="0" w:color="4F81BD"/>
            </w:tcBorders>
            <w:shd w:val="clear" w:color="auto" w:fill="FFFFFF"/>
          </w:tcPr>
          <w:p w14:paraId="0DF36D14" w14:textId="77777777" w:rsidR="00184755" w:rsidRPr="00D14360" w:rsidRDefault="00184755" w:rsidP="00184755">
            <w:pPr>
              <w:rPr>
                <w:rFonts w:cs="Calibri Light"/>
                <w:bCs/>
              </w:rPr>
            </w:pPr>
            <w:r w:rsidRPr="00D14360">
              <w:rPr>
                <w:rFonts w:cs="Calibri Light"/>
                <w:bCs/>
              </w:rPr>
              <w:t>Ben Flessner</w:t>
            </w:r>
          </w:p>
        </w:tc>
        <w:tc>
          <w:tcPr>
            <w:tcW w:w="3178" w:type="dxa"/>
            <w:gridSpan w:val="2"/>
            <w:tcBorders>
              <w:left w:val="single" w:sz="4" w:space="0" w:color="4F81BD"/>
            </w:tcBorders>
            <w:shd w:val="clear" w:color="auto" w:fill="auto"/>
          </w:tcPr>
          <w:p w14:paraId="4EAC6059" w14:textId="77777777" w:rsidR="00184755" w:rsidRPr="00D14360" w:rsidRDefault="00184755" w:rsidP="00184755">
            <w:pPr>
              <w:rPr>
                <w:rFonts w:cs="Calibri"/>
                <w:bCs/>
              </w:rPr>
            </w:pPr>
            <w:r w:rsidRPr="00D14360">
              <w:rPr>
                <w:rFonts w:cs="Calibri Light"/>
                <w:bCs/>
              </w:rPr>
              <w:t>Lindsey Hoggle</w:t>
            </w:r>
          </w:p>
        </w:tc>
        <w:tc>
          <w:tcPr>
            <w:tcW w:w="3179" w:type="dxa"/>
            <w:tcBorders>
              <w:left w:val="single" w:sz="4" w:space="0" w:color="4F81BD"/>
            </w:tcBorders>
            <w:shd w:val="clear" w:color="auto" w:fill="auto"/>
          </w:tcPr>
          <w:p w14:paraId="45F90621" w14:textId="77777777" w:rsidR="00184755" w:rsidRPr="00D14360" w:rsidRDefault="00184755" w:rsidP="00184755">
            <w:pPr>
              <w:rPr>
                <w:rFonts w:cs="Calibri"/>
                <w:bCs/>
              </w:rPr>
            </w:pPr>
            <w:r w:rsidRPr="00D14360">
              <w:rPr>
                <w:rFonts w:cs="Calibri"/>
                <w:bCs/>
              </w:rPr>
              <w:t>Emma Jones</w:t>
            </w:r>
          </w:p>
        </w:tc>
      </w:tr>
      <w:tr w:rsidR="00254B4A" w:rsidRPr="00C64922" w14:paraId="3F77A251" w14:textId="77777777" w:rsidTr="00F75DF2">
        <w:tc>
          <w:tcPr>
            <w:tcW w:w="3178" w:type="dxa"/>
            <w:tcBorders>
              <w:top w:val="single" w:sz="4" w:space="0" w:color="4F81BD"/>
              <w:bottom w:val="single" w:sz="4" w:space="0" w:color="4F81BD"/>
              <w:right w:val="single" w:sz="4" w:space="0" w:color="4F81BD"/>
            </w:tcBorders>
            <w:shd w:val="clear" w:color="auto" w:fill="FFFFFF"/>
          </w:tcPr>
          <w:p w14:paraId="5B4B4E12" w14:textId="77777777" w:rsidR="00184755" w:rsidRPr="00D14360" w:rsidRDefault="00184755" w:rsidP="00184755">
            <w:pPr>
              <w:rPr>
                <w:rFonts w:cs="Calibri Light"/>
                <w:bCs/>
              </w:rPr>
            </w:pPr>
            <w:r w:rsidRPr="00D14360">
              <w:rPr>
                <w:rFonts w:cs="Calibri"/>
                <w:bCs/>
              </w:rPr>
              <w:t>Natasha Kreisle</w:t>
            </w:r>
          </w:p>
        </w:tc>
        <w:tc>
          <w:tcPr>
            <w:tcW w:w="3178" w:type="dxa"/>
            <w:gridSpan w:val="2"/>
            <w:tcBorders>
              <w:top w:val="single" w:sz="4" w:space="0" w:color="4F81BD"/>
              <w:left w:val="single" w:sz="4" w:space="0" w:color="4F81BD"/>
              <w:bottom w:val="single" w:sz="4" w:space="0" w:color="4F81BD"/>
            </w:tcBorders>
            <w:shd w:val="clear" w:color="auto" w:fill="auto"/>
          </w:tcPr>
          <w:p w14:paraId="72FEF15C" w14:textId="77777777" w:rsidR="00184755" w:rsidRPr="00D14360" w:rsidRDefault="00184755" w:rsidP="00184755">
            <w:pPr>
              <w:rPr>
                <w:rFonts w:cs="Calibri"/>
                <w:bCs/>
              </w:rPr>
            </w:pPr>
            <w:r w:rsidRPr="00D14360">
              <w:rPr>
                <w:rFonts w:cs="Calibri"/>
                <w:bCs/>
              </w:rPr>
              <w:t>Brett Marquard</w:t>
            </w:r>
          </w:p>
        </w:tc>
        <w:tc>
          <w:tcPr>
            <w:tcW w:w="3179" w:type="dxa"/>
            <w:tcBorders>
              <w:top w:val="single" w:sz="4" w:space="0" w:color="4F81BD"/>
              <w:left w:val="single" w:sz="4" w:space="0" w:color="4F81BD"/>
              <w:bottom w:val="single" w:sz="4" w:space="0" w:color="4F81BD"/>
            </w:tcBorders>
            <w:shd w:val="clear" w:color="auto" w:fill="auto"/>
          </w:tcPr>
          <w:p w14:paraId="397E5B0C" w14:textId="77777777" w:rsidR="00184755" w:rsidRPr="00D14360" w:rsidRDefault="00184755" w:rsidP="00184755">
            <w:pPr>
              <w:rPr>
                <w:rFonts w:cs="Calibri"/>
                <w:bCs/>
              </w:rPr>
            </w:pPr>
            <w:r w:rsidRPr="00D14360">
              <w:rPr>
                <w:rFonts w:cs="Calibri"/>
                <w:bCs/>
              </w:rPr>
              <w:t>Rob McClure</w:t>
            </w:r>
          </w:p>
        </w:tc>
      </w:tr>
      <w:tr w:rsidR="00184755" w:rsidRPr="00C64922" w14:paraId="1C85A139" w14:textId="77777777" w:rsidTr="00254B4A">
        <w:tc>
          <w:tcPr>
            <w:tcW w:w="3178" w:type="dxa"/>
            <w:tcBorders>
              <w:right w:val="single" w:sz="4" w:space="0" w:color="4F81BD"/>
            </w:tcBorders>
            <w:shd w:val="clear" w:color="auto" w:fill="FFFFFF"/>
          </w:tcPr>
          <w:p w14:paraId="6B9AD7C9" w14:textId="77777777" w:rsidR="00184755" w:rsidRPr="00D14360" w:rsidRDefault="00184755" w:rsidP="00184755">
            <w:pPr>
              <w:rPr>
                <w:rFonts w:cs="Calibri Light"/>
                <w:bCs/>
              </w:rPr>
            </w:pPr>
            <w:r w:rsidRPr="00D14360">
              <w:rPr>
                <w:rFonts w:cs="Calibri"/>
                <w:bCs/>
              </w:rPr>
              <w:lastRenderedPageBreak/>
              <w:t>Linda Michaelsen</w:t>
            </w:r>
          </w:p>
        </w:tc>
        <w:tc>
          <w:tcPr>
            <w:tcW w:w="3178" w:type="dxa"/>
            <w:gridSpan w:val="2"/>
            <w:tcBorders>
              <w:left w:val="single" w:sz="4" w:space="0" w:color="4F81BD"/>
            </w:tcBorders>
            <w:shd w:val="clear" w:color="auto" w:fill="auto"/>
          </w:tcPr>
          <w:p w14:paraId="2E553C79" w14:textId="77777777" w:rsidR="00184755" w:rsidRPr="00D14360" w:rsidRDefault="00184755" w:rsidP="00184755">
            <w:pPr>
              <w:rPr>
                <w:rFonts w:cs="Calibri"/>
                <w:bCs/>
              </w:rPr>
            </w:pPr>
            <w:r w:rsidRPr="00D14360">
              <w:rPr>
                <w:rFonts w:cs="Calibri"/>
                <w:bCs/>
              </w:rPr>
              <w:t>Joseph Quinn</w:t>
            </w:r>
          </w:p>
        </w:tc>
        <w:tc>
          <w:tcPr>
            <w:tcW w:w="3179" w:type="dxa"/>
            <w:tcBorders>
              <w:left w:val="single" w:sz="4" w:space="0" w:color="4F81BD"/>
            </w:tcBorders>
            <w:shd w:val="clear" w:color="auto" w:fill="auto"/>
          </w:tcPr>
          <w:p w14:paraId="16FDAA94" w14:textId="77777777" w:rsidR="00184755" w:rsidRPr="00D14360" w:rsidRDefault="00184755" w:rsidP="00184755">
            <w:pPr>
              <w:rPr>
                <w:rFonts w:cs="Calibri"/>
                <w:bCs/>
              </w:rPr>
            </w:pPr>
            <w:r w:rsidRPr="00D14360">
              <w:rPr>
                <w:rFonts w:cs="Calibri"/>
                <w:bCs/>
              </w:rPr>
              <w:t>Matt Rahn</w:t>
            </w:r>
          </w:p>
        </w:tc>
      </w:tr>
      <w:tr w:rsidR="00254B4A" w:rsidRPr="00C64922" w14:paraId="51E5CF5A" w14:textId="77777777" w:rsidTr="00F75DF2">
        <w:tc>
          <w:tcPr>
            <w:tcW w:w="3178" w:type="dxa"/>
            <w:tcBorders>
              <w:top w:val="single" w:sz="4" w:space="0" w:color="4F81BD"/>
              <w:bottom w:val="single" w:sz="4" w:space="0" w:color="4F81BD"/>
              <w:right w:val="single" w:sz="4" w:space="0" w:color="4F81BD"/>
            </w:tcBorders>
            <w:shd w:val="clear" w:color="auto" w:fill="FFFFFF"/>
          </w:tcPr>
          <w:p w14:paraId="4D86B6B0" w14:textId="77777777" w:rsidR="00184755" w:rsidRPr="00D14360" w:rsidRDefault="00184755" w:rsidP="00184755">
            <w:pPr>
              <w:rPr>
                <w:rFonts w:cs="Calibri Light"/>
                <w:bCs/>
              </w:rPr>
            </w:pPr>
            <w:r w:rsidRPr="00D14360">
              <w:rPr>
                <w:rFonts w:cs="Calibri"/>
                <w:bCs/>
              </w:rPr>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41B5381" w14:textId="77777777" w:rsidR="00184755" w:rsidRPr="00D14360" w:rsidRDefault="00184755" w:rsidP="00184755">
            <w:pPr>
              <w:rPr>
                <w:rFonts w:cs="Calibri"/>
                <w:bCs/>
              </w:rPr>
            </w:pPr>
            <w:r>
              <w:rPr>
                <w:rFonts w:cs="Calibri"/>
                <w:bCs/>
              </w:rPr>
              <w:t>Martha Velezis</w:t>
            </w:r>
          </w:p>
        </w:tc>
        <w:tc>
          <w:tcPr>
            <w:tcW w:w="3179" w:type="dxa"/>
            <w:tcBorders>
              <w:top w:val="single" w:sz="4" w:space="0" w:color="4F81BD"/>
              <w:left w:val="single" w:sz="4" w:space="0" w:color="4F81BD"/>
              <w:bottom w:val="single" w:sz="4" w:space="0" w:color="4F81BD"/>
            </w:tcBorders>
            <w:shd w:val="clear" w:color="auto" w:fill="auto"/>
          </w:tcPr>
          <w:p w14:paraId="675F6656" w14:textId="77777777" w:rsidR="00184755" w:rsidRPr="00D14360" w:rsidRDefault="00184755" w:rsidP="00184755">
            <w:pPr>
              <w:rPr>
                <w:rFonts w:cs="Calibri"/>
                <w:bCs/>
              </w:rPr>
            </w:pPr>
            <w:r>
              <w:rPr>
                <w:rFonts w:cs="Calibri"/>
                <w:bCs/>
              </w:rPr>
              <w:t>Ioana Singureanu</w:t>
            </w:r>
          </w:p>
        </w:tc>
      </w:tr>
      <w:tr w:rsidR="00254B4A" w:rsidRPr="00C64922" w14:paraId="509A419E" w14:textId="77777777" w:rsidTr="00F75DF2">
        <w:tc>
          <w:tcPr>
            <w:tcW w:w="3178" w:type="dxa"/>
            <w:tcBorders>
              <w:top w:val="single" w:sz="4" w:space="0" w:color="4F81BD"/>
              <w:bottom w:val="single" w:sz="4" w:space="0" w:color="4F81BD"/>
              <w:right w:val="single" w:sz="4" w:space="0" w:color="4F81BD"/>
            </w:tcBorders>
            <w:shd w:val="clear" w:color="auto" w:fill="FFFFFF"/>
          </w:tcPr>
          <w:p w14:paraId="78508EED" w14:textId="77777777" w:rsidR="00184755" w:rsidRPr="00D14360" w:rsidRDefault="00184755" w:rsidP="00184755">
            <w:pPr>
              <w:rPr>
                <w:rFonts w:cs="Calibri"/>
                <w:bCs/>
              </w:rPr>
            </w:pPr>
            <w:r w:rsidRPr="00D14360">
              <w:rPr>
                <w:rFonts w:cs="Calibri"/>
                <w:bCs/>
              </w:rPr>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45881521" w14:textId="77777777" w:rsidR="00184755" w:rsidRDefault="00184755" w:rsidP="00184755">
            <w:pPr>
              <w:rPr>
                <w:rFonts w:cs="Calibri"/>
                <w:bCs/>
              </w:rPr>
            </w:pPr>
            <w:r w:rsidRPr="00D14360">
              <w:rPr>
                <w:rFonts w:cs="Calibri"/>
              </w:rPr>
              <w:t>Jay Lyle</w:t>
            </w:r>
          </w:p>
        </w:tc>
        <w:tc>
          <w:tcPr>
            <w:tcW w:w="3179" w:type="dxa"/>
            <w:tcBorders>
              <w:top w:val="single" w:sz="4" w:space="0" w:color="4F81BD"/>
              <w:left w:val="single" w:sz="4" w:space="0" w:color="4F81BD"/>
              <w:bottom w:val="single" w:sz="4" w:space="0" w:color="4F81BD"/>
            </w:tcBorders>
            <w:shd w:val="clear" w:color="auto" w:fill="auto"/>
          </w:tcPr>
          <w:p w14:paraId="109F76B9" w14:textId="77777777" w:rsidR="00184755" w:rsidRDefault="00184755" w:rsidP="00184755">
            <w:pPr>
              <w:rPr>
                <w:rFonts w:cs="Calibri"/>
                <w:bCs/>
              </w:rPr>
            </w:pPr>
            <w:r w:rsidRPr="00D14360">
              <w:rPr>
                <w:rFonts w:cs="Calibri"/>
              </w:rPr>
              <w:t>Michael Padula</w:t>
            </w:r>
          </w:p>
        </w:tc>
      </w:tr>
      <w:tr w:rsidR="00184755" w:rsidRPr="00C64922" w14:paraId="0C655682" w14:textId="77777777" w:rsidTr="00254B4A">
        <w:tc>
          <w:tcPr>
            <w:tcW w:w="9535" w:type="dxa"/>
            <w:gridSpan w:val="4"/>
            <w:tcBorders>
              <w:right w:val="nil"/>
            </w:tcBorders>
            <w:shd w:val="clear" w:color="auto" w:fill="4F81BD"/>
          </w:tcPr>
          <w:p w14:paraId="48D41CE5" w14:textId="77777777" w:rsidR="00184755" w:rsidRPr="00D14360" w:rsidRDefault="00184755" w:rsidP="00184755">
            <w:pPr>
              <w:rPr>
                <w:rFonts w:cs="Calibri"/>
                <w:b/>
                <w:bCs/>
                <w:color w:val="FFFFFF"/>
              </w:rPr>
            </w:pPr>
            <w:r w:rsidRPr="00D14360">
              <w:rPr>
                <w:rFonts w:cs="Calibri"/>
                <w:b/>
                <w:bCs/>
                <w:color w:val="FFFFFF"/>
              </w:rPr>
              <w:t>C-CDA Companion Guide R1 Content Contributors and Reviewers</w:t>
            </w:r>
          </w:p>
        </w:tc>
      </w:tr>
      <w:tr w:rsidR="00254B4A" w:rsidRPr="00C64922" w14:paraId="7BAEB0B8" w14:textId="77777777" w:rsidTr="00F75DF2">
        <w:tc>
          <w:tcPr>
            <w:tcW w:w="3178" w:type="dxa"/>
            <w:tcBorders>
              <w:top w:val="single" w:sz="4" w:space="0" w:color="4F81BD"/>
              <w:bottom w:val="single" w:sz="4" w:space="0" w:color="4F81BD"/>
              <w:right w:val="single" w:sz="4" w:space="0" w:color="4F81BD"/>
            </w:tcBorders>
            <w:shd w:val="clear" w:color="auto" w:fill="FFFFFF"/>
          </w:tcPr>
          <w:p w14:paraId="26B4807C" w14:textId="77777777" w:rsidR="00184755" w:rsidRPr="00D14360" w:rsidRDefault="00184755" w:rsidP="00184755">
            <w:pPr>
              <w:rPr>
                <w:rFonts w:cs="Calibri"/>
                <w:color w:val="000000"/>
              </w:rPr>
            </w:pPr>
            <w:r w:rsidRPr="00D14360">
              <w:rPr>
                <w:rFonts w:cs="Calibri"/>
                <w:color w:val="000000"/>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5B1E4EB" w14:textId="77777777" w:rsidR="00184755" w:rsidRPr="00D14360" w:rsidRDefault="00184755" w:rsidP="00184755">
            <w:pPr>
              <w:rPr>
                <w:rFonts w:cs="Calibri"/>
              </w:rPr>
            </w:pPr>
            <w:r w:rsidRPr="00D14360">
              <w:rPr>
                <w:rFonts w:cs="Calibri"/>
              </w:rPr>
              <w:t>Cathrin Britton</w:t>
            </w:r>
          </w:p>
        </w:tc>
        <w:tc>
          <w:tcPr>
            <w:tcW w:w="3179" w:type="dxa"/>
            <w:tcBorders>
              <w:top w:val="single" w:sz="4" w:space="0" w:color="4F81BD"/>
              <w:left w:val="single" w:sz="4" w:space="0" w:color="4F81BD"/>
              <w:bottom w:val="single" w:sz="4" w:space="0" w:color="4F81BD"/>
            </w:tcBorders>
            <w:shd w:val="clear" w:color="auto" w:fill="auto"/>
          </w:tcPr>
          <w:p w14:paraId="44A7FD56" w14:textId="77777777" w:rsidR="00184755" w:rsidRPr="00D14360" w:rsidRDefault="00184755" w:rsidP="00184755">
            <w:pPr>
              <w:rPr>
                <w:rFonts w:cs="Calibri"/>
              </w:rPr>
            </w:pPr>
            <w:r w:rsidRPr="00D14360">
              <w:rPr>
                <w:rFonts w:cs="Calibri"/>
              </w:rPr>
              <w:t>George Cole</w:t>
            </w:r>
          </w:p>
        </w:tc>
      </w:tr>
      <w:tr w:rsidR="00184755" w:rsidRPr="00C64922" w14:paraId="5116AF1C" w14:textId="77777777" w:rsidTr="00254B4A">
        <w:tc>
          <w:tcPr>
            <w:tcW w:w="3178" w:type="dxa"/>
            <w:tcBorders>
              <w:right w:val="single" w:sz="4" w:space="0" w:color="4F81BD"/>
            </w:tcBorders>
            <w:shd w:val="clear" w:color="auto" w:fill="FFFFFF"/>
          </w:tcPr>
          <w:p w14:paraId="77BE72EF" w14:textId="77777777" w:rsidR="00184755" w:rsidRPr="00D14360" w:rsidRDefault="00184755" w:rsidP="00184755">
            <w:pPr>
              <w:rPr>
                <w:rFonts w:cs="Calibri Light"/>
                <w:bCs/>
              </w:rPr>
            </w:pPr>
            <w:r w:rsidRPr="00D14360">
              <w:rPr>
                <w:rFonts w:cs="Calibri Light"/>
                <w:bCs/>
              </w:rPr>
              <w:t>Didi Davis</w:t>
            </w:r>
          </w:p>
        </w:tc>
        <w:tc>
          <w:tcPr>
            <w:tcW w:w="3178" w:type="dxa"/>
            <w:gridSpan w:val="2"/>
            <w:tcBorders>
              <w:left w:val="single" w:sz="4" w:space="0" w:color="4F81BD"/>
            </w:tcBorders>
            <w:shd w:val="clear" w:color="auto" w:fill="auto"/>
          </w:tcPr>
          <w:p w14:paraId="604C30D6" w14:textId="246397A2" w:rsidR="00184755" w:rsidRPr="00D14360" w:rsidRDefault="00184755" w:rsidP="00184755">
            <w:pPr>
              <w:rPr>
                <w:rFonts w:cs="Calibri"/>
              </w:rPr>
            </w:pPr>
            <w:r w:rsidRPr="00D14360">
              <w:rPr>
                <w:rFonts w:cs="Calibri"/>
              </w:rPr>
              <w:t>Bob D</w:t>
            </w:r>
            <w:r>
              <w:rPr>
                <w:rFonts w:cs="Calibri"/>
              </w:rPr>
              <w:t>ieterle</w:t>
            </w:r>
          </w:p>
        </w:tc>
        <w:tc>
          <w:tcPr>
            <w:tcW w:w="3179" w:type="dxa"/>
            <w:tcBorders>
              <w:left w:val="single" w:sz="4" w:space="0" w:color="4F81BD"/>
            </w:tcBorders>
            <w:shd w:val="clear" w:color="auto" w:fill="auto"/>
          </w:tcPr>
          <w:p w14:paraId="65FA5EE0" w14:textId="77777777" w:rsidR="00184755" w:rsidRPr="00D14360" w:rsidRDefault="00184755" w:rsidP="00184755">
            <w:pPr>
              <w:rPr>
                <w:rFonts w:cs="Calibri"/>
              </w:rPr>
            </w:pPr>
            <w:r w:rsidRPr="00D14360">
              <w:rPr>
                <w:rFonts w:cs="Calibri"/>
              </w:rPr>
              <w:t>George Dixon</w:t>
            </w:r>
          </w:p>
        </w:tc>
      </w:tr>
      <w:tr w:rsidR="00254B4A" w:rsidRPr="00C64922" w14:paraId="273DA9E8" w14:textId="77777777" w:rsidTr="00F75DF2">
        <w:tc>
          <w:tcPr>
            <w:tcW w:w="3178" w:type="dxa"/>
            <w:tcBorders>
              <w:top w:val="single" w:sz="4" w:space="0" w:color="4F81BD"/>
              <w:bottom w:val="single" w:sz="4" w:space="0" w:color="4F81BD"/>
              <w:right w:val="single" w:sz="4" w:space="0" w:color="4F81BD"/>
            </w:tcBorders>
            <w:shd w:val="clear" w:color="auto" w:fill="FFFFFF"/>
          </w:tcPr>
          <w:p w14:paraId="6E48A90C" w14:textId="77777777" w:rsidR="00184755" w:rsidRPr="00D14360" w:rsidRDefault="00184755" w:rsidP="00184755">
            <w:pPr>
              <w:rPr>
                <w:rFonts w:cs="Calibri Light"/>
                <w:bCs/>
              </w:rPr>
            </w:pPr>
            <w:r w:rsidRPr="00D14360">
              <w:rPr>
                <w:rFonts w:cs="Calibri Light"/>
                <w:bCs/>
              </w:rPr>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748A366E" w14:textId="77777777" w:rsidR="00184755" w:rsidRPr="00D14360" w:rsidRDefault="00184755" w:rsidP="00184755">
            <w:pPr>
              <w:rPr>
                <w:rFonts w:cs="Calibri"/>
              </w:rPr>
            </w:pPr>
            <w:r w:rsidRPr="00D14360">
              <w:rPr>
                <w:rFonts w:cs="Calibri"/>
              </w:rPr>
              <w:t>Evelyn Gallego</w:t>
            </w:r>
          </w:p>
        </w:tc>
        <w:tc>
          <w:tcPr>
            <w:tcW w:w="3179" w:type="dxa"/>
            <w:tcBorders>
              <w:top w:val="single" w:sz="4" w:space="0" w:color="4F81BD"/>
              <w:left w:val="single" w:sz="4" w:space="0" w:color="4F81BD"/>
              <w:bottom w:val="single" w:sz="4" w:space="0" w:color="4F81BD"/>
            </w:tcBorders>
            <w:shd w:val="clear" w:color="auto" w:fill="auto"/>
          </w:tcPr>
          <w:p w14:paraId="75570A93" w14:textId="77777777" w:rsidR="00184755" w:rsidRPr="00D14360" w:rsidRDefault="00184755" w:rsidP="00184755">
            <w:pPr>
              <w:rPr>
                <w:rFonts w:cs="Calibri"/>
              </w:rPr>
            </w:pPr>
            <w:r w:rsidRPr="00D14360">
              <w:rPr>
                <w:rFonts w:cs="Calibri"/>
              </w:rPr>
              <w:t>Brett Marquard</w:t>
            </w:r>
          </w:p>
        </w:tc>
      </w:tr>
      <w:tr w:rsidR="00184755" w:rsidRPr="00C64922" w14:paraId="1F98D0FF" w14:textId="77777777" w:rsidTr="00254B4A">
        <w:tc>
          <w:tcPr>
            <w:tcW w:w="3178" w:type="dxa"/>
            <w:tcBorders>
              <w:right w:val="single" w:sz="4" w:space="0" w:color="4F81BD"/>
            </w:tcBorders>
            <w:shd w:val="clear" w:color="auto" w:fill="FFFFFF"/>
          </w:tcPr>
          <w:p w14:paraId="03ABF08B" w14:textId="77777777" w:rsidR="00184755" w:rsidRPr="00D14360" w:rsidRDefault="00184755" w:rsidP="00184755">
            <w:pPr>
              <w:rPr>
                <w:rFonts w:cs="Calibri Light"/>
                <w:bCs/>
              </w:rPr>
            </w:pPr>
            <w:r w:rsidRPr="00D14360">
              <w:rPr>
                <w:rFonts w:cs="Calibri Light"/>
                <w:bCs/>
              </w:rPr>
              <w:t>Lisa Nelson</w:t>
            </w:r>
          </w:p>
        </w:tc>
        <w:tc>
          <w:tcPr>
            <w:tcW w:w="3178" w:type="dxa"/>
            <w:gridSpan w:val="2"/>
            <w:tcBorders>
              <w:left w:val="single" w:sz="4" w:space="0" w:color="4F81BD"/>
            </w:tcBorders>
            <w:shd w:val="clear" w:color="auto" w:fill="auto"/>
          </w:tcPr>
          <w:p w14:paraId="7637AE01" w14:textId="77777777" w:rsidR="00184755" w:rsidRPr="00D14360" w:rsidRDefault="00184755" w:rsidP="00184755">
            <w:pPr>
              <w:rPr>
                <w:rFonts w:cs="Calibri"/>
                <w:bCs/>
              </w:rPr>
            </w:pPr>
            <w:r w:rsidRPr="00D14360">
              <w:rPr>
                <w:rFonts w:cs="Calibri Light"/>
                <w:bCs/>
              </w:rPr>
              <w:t>Matt Rahn</w:t>
            </w:r>
          </w:p>
        </w:tc>
        <w:tc>
          <w:tcPr>
            <w:tcW w:w="3179" w:type="dxa"/>
            <w:tcBorders>
              <w:left w:val="single" w:sz="4" w:space="0" w:color="4F81BD"/>
            </w:tcBorders>
            <w:shd w:val="clear" w:color="auto" w:fill="auto"/>
          </w:tcPr>
          <w:p w14:paraId="511B4E54" w14:textId="77777777" w:rsidR="00184755" w:rsidRPr="00D14360" w:rsidRDefault="00184755" w:rsidP="00184755">
            <w:pPr>
              <w:rPr>
                <w:rFonts w:cs="Calibri"/>
              </w:rPr>
            </w:pPr>
          </w:p>
        </w:tc>
      </w:tr>
    </w:tbl>
    <w:p w14:paraId="0E41CE43" w14:textId="5BF9DB35" w:rsidR="00D91DBA" w:rsidRPr="00D14360" w:rsidRDefault="008E2AAD" w:rsidP="005C79A1">
      <w:pPr>
        <w:pStyle w:val="TOCHeading"/>
        <w:rPr>
          <w:rFonts w:cs="Calibri"/>
          <w:color w:val="000000"/>
          <w:sz w:val="22"/>
          <w:szCs w:val="22"/>
        </w:rPr>
      </w:pPr>
      <w:r>
        <w:rPr>
          <w:rFonts w:cs="Calibri"/>
          <w:color w:val="000000"/>
        </w:rPr>
        <w:br w:type="page"/>
      </w:r>
      <w:r w:rsidR="00D91DBA" w:rsidRPr="00C64922">
        <w:lastRenderedPageBreak/>
        <w:t>Table of Contents</w:t>
      </w:r>
    </w:p>
    <w:p w14:paraId="216ED1B1" w14:textId="524C496C" w:rsidR="002C4FA5" w:rsidRDefault="001974E0" w:rsidP="002C4FA5">
      <w:pPr>
        <w:pStyle w:val="TOC1"/>
        <w:rPr>
          <w:rFonts w:asciiTheme="minorHAnsi" w:eastAsiaTheme="minorEastAsia" w:hAnsiTheme="minorHAnsi" w:cstheme="minorBidi"/>
          <w:noProof/>
          <w:sz w:val="22"/>
          <w:szCs w:val="22"/>
        </w:rPr>
      </w:pPr>
      <w:r>
        <w:rPr>
          <w:rFonts w:ascii="Calibri" w:hAnsi="Calibri"/>
        </w:rPr>
        <w:fldChar w:fldCharType="begin"/>
      </w:r>
      <w:r>
        <w:rPr>
          <w:rFonts w:ascii="Calibri" w:hAnsi="Calibri" w:cs="Calibri"/>
        </w:rPr>
        <w:instrText xml:space="preserve"> TOC \o "1-3" \h \z \u </w:instrText>
      </w:r>
      <w:r>
        <w:rPr>
          <w:rFonts w:ascii="Calibri" w:hAnsi="Calibri"/>
        </w:rPr>
        <w:fldChar w:fldCharType="separate"/>
      </w:r>
      <w:hyperlink w:anchor="_Toc127519083" w:history="1">
        <w:r w:rsidR="002C4FA5" w:rsidRPr="004B5990">
          <w:rPr>
            <w:rStyle w:val="Hyperlink"/>
            <w:noProof/>
          </w:rPr>
          <w:t>1</w:t>
        </w:r>
        <w:r w:rsidR="002C4FA5">
          <w:rPr>
            <w:rFonts w:asciiTheme="minorHAnsi" w:eastAsiaTheme="minorEastAsia" w:hAnsiTheme="minorHAnsi" w:cstheme="minorBidi"/>
            <w:noProof/>
            <w:sz w:val="22"/>
            <w:szCs w:val="22"/>
          </w:rPr>
          <w:tab/>
        </w:r>
        <w:r w:rsidR="002C4FA5" w:rsidRPr="004B5990">
          <w:rPr>
            <w:rStyle w:val="Hyperlink"/>
            <w:noProof/>
          </w:rPr>
          <w:t>Introduction</w:t>
        </w:r>
        <w:r w:rsidR="002C4FA5">
          <w:rPr>
            <w:noProof/>
            <w:webHidden/>
          </w:rPr>
          <w:tab/>
        </w:r>
        <w:r w:rsidR="002C4FA5">
          <w:rPr>
            <w:noProof/>
            <w:webHidden/>
          </w:rPr>
          <w:fldChar w:fldCharType="begin"/>
        </w:r>
        <w:r w:rsidR="002C4FA5">
          <w:rPr>
            <w:noProof/>
            <w:webHidden/>
          </w:rPr>
          <w:instrText xml:space="preserve"> PAGEREF _Toc127519083 \h </w:instrText>
        </w:r>
        <w:r w:rsidR="002C4FA5">
          <w:rPr>
            <w:noProof/>
            <w:webHidden/>
          </w:rPr>
        </w:r>
        <w:r w:rsidR="002C4FA5">
          <w:rPr>
            <w:noProof/>
            <w:webHidden/>
          </w:rPr>
          <w:fldChar w:fldCharType="separate"/>
        </w:r>
        <w:r w:rsidR="00DC1072">
          <w:rPr>
            <w:noProof/>
            <w:webHidden/>
          </w:rPr>
          <w:t>12</w:t>
        </w:r>
        <w:r w:rsidR="002C4FA5">
          <w:rPr>
            <w:noProof/>
            <w:webHidden/>
          </w:rPr>
          <w:fldChar w:fldCharType="end"/>
        </w:r>
      </w:hyperlink>
    </w:p>
    <w:p w14:paraId="336F4A85" w14:textId="3A95F4D6" w:rsidR="002C4FA5" w:rsidRDefault="008B59D0">
      <w:pPr>
        <w:pStyle w:val="TOC2"/>
        <w:rPr>
          <w:rFonts w:asciiTheme="minorHAnsi" w:eastAsiaTheme="minorEastAsia" w:hAnsiTheme="minorHAnsi" w:cstheme="minorBidi"/>
          <w:b w:val="0"/>
          <w:bCs w:val="0"/>
          <w:noProof/>
        </w:rPr>
      </w:pPr>
      <w:hyperlink w:anchor="_Toc127519084" w:history="1">
        <w:r w:rsidR="002C4FA5" w:rsidRPr="004B5990">
          <w:rPr>
            <w:rStyle w:val="Hyperlink"/>
            <w:noProof/>
          </w:rPr>
          <w:t>1.1</w:t>
        </w:r>
        <w:r w:rsidR="002C4FA5">
          <w:rPr>
            <w:rFonts w:asciiTheme="minorHAnsi" w:eastAsiaTheme="minorEastAsia" w:hAnsiTheme="minorHAnsi" w:cstheme="minorBidi"/>
            <w:b w:val="0"/>
            <w:bCs w:val="0"/>
            <w:noProof/>
          </w:rPr>
          <w:tab/>
        </w:r>
        <w:r w:rsidR="002C4FA5" w:rsidRPr="004B5990">
          <w:rPr>
            <w:rStyle w:val="Hyperlink"/>
            <w:noProof/>
          </w:rPr>
          <w:t>Purpose: Essential Guidance for Advancing Interoperability</w:t>
        </w:r>
        <w:r w:rsidR="002C4FA5">
          <w:rPr>
            <w:noProof/>
            <w:webHidden/>
          </w:rPr>
          <w:tab/>
        </w:r>
        <w:r w:rsidR="002C4FA5">
          <w:rPr>
            <w:noProof/>
            <w:webHidden/>
          </w:rPr>
          <w:fldChar w:fldCharType="begin"/>
        </w:r>
        <w:r w:rsidR="002C4FA5">
          <w:rPr>
            <w:noProof/>
            <w:webHidden/>
          </w:rPr>
          <w:instrText xml:space="preserve"> PAGEREF _Toc127519084 \h </w:instrText>
        </w:r>
        <w:r w:rsidR="002C4FA5">
          <w:rPr>
            <w:noProof/>
            <w:webHidden/>
          </w:rPr>
        </w:r>
        <w:r w:rsidR="002C4FA5">
          <w:rPr>
            <w:noProof/>
            <w:webHidden/>
          </w:rPr>
          <w:fldChar w:fldCharType="separate"/>
        </w:r>
        <w:r w:rsidR="00DC1072">
          <w:rPr>
            <w:noProof/>
            <w:webHidden/>
          </w:rPr>
          <w:t>12</w:t>
        </w:r>
        <w:r w:rsidR="002C4FA5">
          <w:rPr>
            <w:noProof/>
            <w:webHidden/>
          </w:rPr>
          <w:fldChar w:fldCharType="end"/>
        </w:r>
      </w:hyperlink>
    </w:p>
    <w:p w14:paraId="4F8A9447" w14:textId="62C1C0A2" w:rsidR="002C4FA5" w:rsidRDefault="008B59D0">
      <w:pPr>
        <w:pStyle w:val="TOC2"/>
        <w:rPr>
          <w:rFonts w:asciiTheme="minorHAnsi" w:eastAsiaTheme="minorEastAsia" w:hAnsiTheme="minorHAnsi" w:cstheme="minorBidi"/>
          <w:b w:val="0"/>
          <w:bCs w:val="0"/>
          <w:noProof/>
        </w:rPr>
      </w:pPr>
      <w:hyperlink w:anchor="_Toc127519085" w:history="1">
        <w:r w:rsidR="002C4FA5" w:rsidRPr="004B5990">
          <w:rPr>
            <w:rStyle w:val="Hyperlink"/>
            <w:noProof/>
          </w:rPr>
          <w:t>1.2</w:t>
        </w:r>
        <w:r w:rsidR="002C4FA5">
          <w:rPr>
            <w:rFonts w:asciiTheme="minorHAnsi" w:eastAsiaTheme="minorEastAsia" w:hAnsiTheme="minorHAnsi" w:cstheme="minorBidi"/>
            <w:b w:val="0"/>
            <w:bCs w:val="0"/>
            <w:noProof/>
          </w:rPr>
          <w:tab/>
        </w:r>
        <w:r w:rsidR="002C4FA5" w:rsidRPr="004B5990">
          <w:rPr>
            <w:rStyle w:val="Hyperlink"/>
            <w:noProof/>
          </w:rPr>
          <w:t>The Genesis and Evolution of C-CDA</w:t>
        </w:r>
        <w:r w:rsidR="002C4FA5">
          <w:rPr>
            <w:noProof/>
            <w:webHidden/>
          </w:rPr>
          <w:tab/>
        </w:r>
        <w:r w:rsidR="002C4FA5">
          <w:rPr>
            <w:noProof/>
            <w:webHidden/>
          </w:rPr>
          <w:fldChar w:fldCharType="begin"/>
        </w:r>
        <w:r w:rsidR="002C4FA5">
          <w:rPr>
            <w:noProof/>
            <w:webHidden/>
          </w:rPr>
          <w:instrText xml:space="preserve"> PAGEREF _Toc127519085 \h </w:instrText>
        </w:r>
        <w:r w:rsidR="002C4FA5">
          <w:rPr>
            <w:noProof/>
            <w:webHidden/>
          </w:rPr>
        </w:r>
        <w:r w:rsidR="002C4FA5">
          <w:rPr>
            <w:noProof/>
            <w:webHidden/>
          </w:rPr>
          <w:fldChar w:fldCharType="separate"/>
        </w:r>
        <w:r w:rsidR="00DC1072">
          <w:rPr>
            <w:noProof/>
            <w:webHidden/>
          </w:rPr>
          <w:t>13</w:t>
        </w:r>
        <w:r w:rsidR="002C4FA5">
          <w:rPr>
            <w:noProof/>
            <w:webHidden/>
          </w:rPr>
          <w:fldChar w:fldCharType="end"/>
        </w:r>
      </w:hyperlink>
    </w:p>
    <w:p w14:paraId="126737F8" w14:textId="4FB0F30F" w:rsidR="002C4FA5" w:rsidRDefault="008B59D0">
      <w:pPr>
        <w:pStyle w:val="TOC3"/>
        <w:rPr>
          <w:rFonts w:asciiTheme="minorHAnsi" w:eastAsiaTheme="minorEastAsia" w:hAnsiTheme="minorHAnsi" w:cstheme="minorBidi"/>
          <w:noProof/>
          <w:sz w:val="22"/>
          <w:szCs w:val="22"/>
        </w:rPr>
      </w:pPr>
      <w:hyperlink w:anchor="_Toc127519086" w:history="1">
        <w:r w:rsidR="002C4FA5" w:rsidRPr="004B5990">
          <w:rPr>
            <w:rStyle w:val="Hyperlink"/>
            <w:bCs/>
            <w:noProof/>
          </w:rPr>
          <w:t>1.2.1</w:t>
        </w:r>
        <w:r w:rsidR="002C4FA5">
          <w:rPr>
            <w:rFonts w:asciiTheme="minorHAnsi" w:eastAsiaTheme="minorEastAsia" w:hAnsiTheme="minorHAnsi" w:cstheme="minorBidi"/>
            <w:noProof/>
            <w:sz w:val="22"/>
            <w:szCs w:val="22"/>
          </w:rPr>
          <w:tab/>
        </w:r>
        <w:r w:rsidR="002C4FA5" w:rsidRPr="004B5990">
          <w:rPr>
            <w:rStyle w:val="Hyperlink"/>
            <w:noProof/>
          </w:rPr>
          <w:t>The Maturation Process for C-CDA</w:t>
        </w:r>
        <w:r w:rsidR="002C4FA5">
          <w:rPr>
            <w:noProof/>
            <w:webHidden/>
          </w:rPr>
          <w:tab/>
        </w:r>
        <w:r w:rsidR="002C4FA5">
          <w:rPr>
            <w:noProof/>
            <w:webHidden/>
          </w:rPr>
          <w:fldChar w:fldCharType="begin"/>
        </w:r>
        <w:r w:rsidR="002C4FA5">
          <w:rPr>
            <w:noProof/>
            <w:webHidden/>
          </w:rPr>
          <w:instrText xml:space="preserve"> PAGEREF _Toc127519086 \h </w:instrText>
        </w:r>
        <w:r w:rsidR="002C4FA5">
          <w:rPr>
            <w:noProof/>
            <w:webHidden/>
          </w:rPr>
        </w:r>
        <w:r w:rsidR="002C4FA5">
          <w:rPr>
            <w:noProof/>
            <w:webHidden/>
          </w:rPr>
          <w:fldChar w:fldCharType="separate"/>
        </w:r>
        <w:r w:rsidR="00DC1072">
          <w:rPr>
            <w:noProof/>
            <w:webHidden/>
          </w:rPr>
          <w:t>13</w:t>
        </w:r>
        <w:r w:rsidR="002C4FA5">
          <w:rPr>
            <w:noProof/>
            <w:webHidden/>
          </w:rPr>
          <w:fldChar w:fldCharType="end"/>
        </w:r>
      </w:hyperlink>
    </w:p>
    <w:p w14:paraId="1CDAE635" w14:textId="2F15CEC3" w:rsidR="002C4FA5" w:rsidRDefault="008B59D0">
      <w:pPr>
        <w:pStyle w:val="TOC3"/>
        <w:rPr>
          <w:rFonts w:asciiTheme="minorHAnsi" w:eastAsiaTheme="minorEastAsia" w:hAnsiTheme="minorHAnsi" w:cstheme="minorBidi"/>
          <w:noProof/>
          <w:sz w:val="22"/>
          <w:szCs w:val="22"/>
        </w:rPr>
      </w:pPr>
      <w:hyperlink w:anchor="_Toc127519087" w:history="1">
        <w:r w:rsidR="002C4FA5" w:rsidRPr="004B5990">
          <w:rPr>
            <w:rStyle w:val="Hyperlink"/>
            <w:bCs/>
            <w:noProof/>
          </w:rPr>
          <w:t>1.2.2</w:t>
        </w:r>
        <w:r w:rsidR="002C4FA5">
          <w:rPr>
            <w:rFonts w:asciiTheme="minorHAnsi" w:eastAsiaTheme="minorEastAsia" w:hAnsiTheme="minorHAnsi" w:cstheme="minorBidi"/>
            <w:noProof/>
            <w:sz w:val="22"/>
            <w:szCs w:val="22"/>
          </w:rPr>
          <w:tab/>
        </w:r>
        <w:r w:rsidR="002C4FA5" w:rsidRPr="004B5990">
          <w:rPr>
            <w:rStyle w:val="Hyperlink"/>
            <w:noProof/>
          </w:rPr>
          <w:t>C-CDA Errata Process</w:t>
        </w:r>
        <w:r w:rsidR="002C4FA5">
          <w:rPr>
            <w:noProof/>
            <w:webHidden/>
          </w:rPr>
          <w:tab/>
        </w:r>
        <w:r w:rsidR="002C4FA5">
          <w:rPr>
            <w:noProof/>
            <w:webHidden/>
          </w:rPr>
          <w:fldChar w:fldCharType="begin"/>
        </w:r>
        <w:r w:rsidR="002C4FA5">
          <w:rPr>
            <w:noProof/>
            <w:webHidden/>
          </w:rPr>
          <w:instrText xml:space="preserve"> PAGEREF _Toc127519087 \h </w:instrText>
        </w:r>
        <w:r w:rsidR="002C4FA5">
          <w:rPr>
            <w:noProof/>
            <w:webHidden/>
          </w:rPr>
        </w:r>
        <w:r w:rsidR="002C4FA5">
          <w:rPr>
            <w:noProof/>
            <w:webHidden/>
          </w:rPr>
          <w:fldChar w:fldCharType="separate"/>
        </w:r>
        <w:r w:rsidR="00DC1072">
          <w:rPr>
            <w:noProof/>
            <w:webHidden/>
          </w:rPr>
          <w:t>14</w:t>
        </w:r>
        <w:r w:rsidR="002C4FA5">
          <w:rPr>
            <w:noProof/>
            <w:webHidden/>
          </w:rPr>
          <w:fldChar w:fldCharType="end"/>
        </w:r>
      </w:hyperlink>
    </w:p>
    <w:p w14:paraId="14BE532D" w14:textId="7C24E34F" w:rsidR="002C4FA5" w:rsidRDefault="008B59D0">
      <w:pPr>
        <w:pStyle w:val="TOC3"/>
        <w:rPr>
          <w:rFonts w:asciiTheme="minorHAnsi" w:eastAsiaTheme="minorEastAsia" w:hAnsiTheme="minorHAnsi" w:cstheme="minorBidi"/>
          <w:noProof/>
          <w:sz w:val="22"/>
          <w:szCs w:val="22"/>
        </w:rPr>
      </w:pPr>
      <w:hyperlink w:anchor="_Toc127519088" w:history="1">
        <w:r w:rsidR="002C4FA5" w:rsidRPr="004B5990">
          <w:rPr>
            <w:rStyle w:val="Hyperlink"/>
            <w:bCs/>
            <w:noProof/>
          </w:rPr>
          <w:t>1.2.3</w:t>
        </w:r>
        <w:r w:rsidR="002C4FA5">
          <w:rPr>
            <w:rFonts w:asciiTheme="minorHAnsi" w:eastAsiaTheme="minorEastAsia" w:hAnsiTheme="minorHAnsi" w:cstheme="minorBidi"/>
            <w:noProof/>
            <w:sz w:val="22"/>
            <w:szCs w:val="22"/>
          </w:rPr>
          <w:tab/>
        </w:r>
        <w:r w:rsidR="002C4FA5" w:rsidRPr="004B5990">
          <w:rPr>
            <w:rStyle w:val="Hyperlink"/>
            <w:noProof/>
          </w:rPr>
          <w:t>C-CDA STU Updates</w:t>
        </w:r>
        <w:r w:rsidR="002C4FA5">
          <w:rPr>
            <w:noProof/>
            <w:webHidden/>
          </w:rPr>
          <w:tab/>
        </w:r>
        <w:r w:rsidR="002C4FA5">
          <w:rPr>
            <w:noProof/>
            <w:webHidden/>
          </w:rPr>
          <w:fldChar w:fldCharType="begin"/>
        </w:r>
        <w:r w:rsidR="002C4FA5">
          <w:rPr>
            <w:noProof/>
            <w:webHidden/>
          </w:rPr>
          <w:instrText xml:space="preserve"> PAGEREF _Toc127519088 \h </w:instrText>
        </w:r>
        <w:r w:rsidR="002C4FA5">
          <w:rPr>
            <w:noProof/>
            <w:webHidden/>
          </w:rPr>
        </w:r>
        <w:r w:rsidR="002C4FA5">
          <w:rPr>
            <w:noProof/>
            <w:webHidden/>
          </w:rPr>
          <w:fldChar w:fldCharType="separate"/>
        </w:r>
        <w:r w:rsidR="00DC1072">
          <w:rPr>
            <w:noProof/>
            <w:webHidden/>
          </w:rPr>
          <w:t>15</w:t>
        </w:r>
        <w:r w:rsidR="002C4FA5">
          <w:rPr>
            <w:noProof/>
            <w:webHidden/>
          </w:rPr>
          <w:fldChar w:fldCharType="end"/>
        </w:r>
      </w:hyperlink>
    </w:p>
    <w:p w14:paraId="6489A99B" w14:textId="34BFE614" w:rsidR="002C4FA5" w:rsidRDefault="008B59D0">
      <w:pPr>
        <w:pStyle w:val="TOC2"/>
        <w:rPr>
          <w:rFonts w:asciiTheme="minorHAnsi" w:eastAsiaTheme="minorEastAsia" w:hAnsiTheme="minorHAnsi" w:cstheme="minorBidi"/>
          <w:b w:val="0"/>
          <w:bCs w:val="0"/>
          <w:noProof/>
        </w:rPr>
      </w:pPr>
      <w:hyperlink w:anchor="_Toc127519089" w:history="1">
        <w:r w:rsidR="002C4FA5" w:rsidRPr="004B5990">
          <w:rPr>
            <w:rStyle w:val="Hyperlink"/>
            <w:noProof/>
          </w:rPr>
          <w:t>1.3</w:t>
        </w:r>
        <w:r w:rsidR="002C4FA5">
          <w:rPr>
            <w:rFonts w:asciiTheme="minorHAnsi" w:eastAsiaTheme="minorEastAsia" w:hAnsiTheme="minorHAnsi" w:cstheme="minorBidi"/>
            <w:b w:val="0"/>
            <w:bCs w:val="0"/>
            <w:noProof/>
          </w:rPr>
          <w:tab/>
        </w:r>
        <w:r w:rsidR="002C4FA5" w:rsidRPr="004B5990">
          <w:rPr>
            <w:rStyle w:val="Hyperlink"/>
            <w:noProof/>
          </w:rPr>
          <w:t>Semantic Interoperability: C-CDA Value Set Management</w:t>
        </w:r>
        <w:r w:rsidR="002C4FA5">
          <w:rPr>
            <w:noProof/>
            <w:webHidden/>
          </w:rPr>
          <w:tab/>
        </w:r>
        <w:r w:rsidR="002C4FA5">
          <w:rPr>
            <w:noProof/>
            <w:webHidden/>
          </w:rPr>
          <w:fldChar w:fldCharType="begin"/>
        </w:r>
        <w:r w:rsidR="002C4FA5">
          <w:rPr>
            <w:noProof/>
            <w:webHidden/>
          </w:rPr>
          <w:instrText xml:space="preserve"> PAGEREF _Toc127519089 \h </w:instrText>
        </w:r>
        <w:r w:rsidR="002C4FA5">
          <w:rPr>
            <w:noProof/>
            <w:webHidden/>
          </w:rPr>
        </w:r>
        <w:r w:rsidR="002C4FA5">
          <w:rPr>
            <w:noProof/>
            <w:webHidden/>
          </w:rPr>
          <w:fldChar w:fldCharType="separate"/>
        </w:r>
        <w:r w:rsidR="00DC1072">
          <w:rPr>
            <w:noProof/>
            <w:webHidden/>
          </w:rPr>
          <w:t>16</w:t>
        </w:r>
        <w:r w:rsidR="002C4FA5">
          <w:rPr>
            <w:noProof/>
            <w:webHidden/>
          </w:rPr>
          <w:fldChar w:fldCharType="end"/>
        </w:r>
      </w:hyperlink>
    </w:p>
    <w:p w14:paraId="103C8B5C" w14:textId="7BA1E70E" w:rsidR="002C4FA5" w:rsidRDefault="008B59D0">
      <w:pPr>
        <w:pStyle w:val="TOC2"/>
        <w:rPr>
          <w:rFonts w:asciiTheme="minorHAnsi" w:eastAsiaTheme="minorEastAsia" w:hAnsiTheme="minorHAnsi" w:cstheme="minorBidi"/>
          <w:b w:val="0"/>
          <w:bCs w:val="0"/>
          <w:noProof/>
        </w:rPr>
      </w:pPr>
      <w:hyperlink w:anchor="_Toc127519090" w:history="1">
        <w:r w:rsidR="002C4FA5" w:rsidRPr="004B5990">
          <w:rPr>
            <w:rStyle w:val="Hyperlink"/>
            <w:noProof/>
          </w:rPr>
          <w:t>1.4</w:t>
        </w:r>
        <w:r w:rsidR="002C4FA5">
          <w:rPr>
            <w:rFonts w:asciiTheme="minorHAnsi" w:eastAsiaTheme="minorEastAsia" w:hAnsiTheme="minorHAnsi" w:cstheme="minorBidi"/>
            <w:b w:val="0"/>
            <w:bCs w:val="0"/>
            <w:noProof/>
          </w:rPr>
          <w:tab/>
        </w:r>
        <w:r w:rsidR="002C4FA5" w:rsidRPr="004B5990">
          <w:rPr>
            <w:rStyle w:val="Hyperlink"/>
            <w:noProof/>
          </w:rPr>
          <w:t>Audience</w:t>
        </w:r>
        <w:r w:rsidR="002C4FA5">
          <w:rPr>
            <w:noProof/>
            <w:webHidden/>
          </w:rPr>
          <w:tab/>
        </w:r>
        <w:r w:rsidR="002C4FA5">
          <w:rPr>
            <w:noProof/>
            <w:webHidden/>
          </w:rPr>
          <w:fldChar w:fldCharType="begin"/>
        </w:r>
        <w:r w:rsidR="002C4FA5">
          <w:rPr>
            <w:noProof/>
            <w:webHidden/>
          </w:rPr>
          <w:instrText xml:space="preserve"> PAGEREF _Toc127519090 \h </w:instrText>
        </w:r>
        <w:r w:rsidR="002C4FA5">
          <w:rPr>
            <w:noProof/>
            <w:webHidden/>
          </w:rPr>
        </w:r>
        <w:r w:rsidR="002C4FA5">
          <w:rPr>
            <w:noProof/>
            <w:webHidden/>
          </w:rPr>
          <w:fldChar w:fldCharType="separate"/>
        </w:r>
        <w:r w:rsidR="00DC1072">
          <w:rPr>
            <w:noProof/>
            <w:webHidden/>
          </w:rPr>
          <w:t>18</w:t>
        </w:r>
        <w:r w:rsidR="002C4FA5">
          <w:rPr>
            <w:noProof/>
            <w:webHidden/>
          </w:rPr>
          <w:fldChar w:fldCharType="end"/>
        </w:r>
      </w:hyperlink>
    </w:p>
    <w:p w14:paraId="7DBAF90C" w14:textId="1ED6C95C" w:rsidR="002C4FA5" w:rsidRDefault="008B59D0">
      <w:pPr>
        <w:pStyle w:val="TOC2"/>
        <w:rPr>
          <w:rFonts w:asciiTheme="minorHAnsi" w:eastAsiaTheme="minorEastAsia" w:hAnsiTheme="minorHAnsi" w:cstheme="minorBidi"/>
          <w:b w:val="0"/>
          <w:bCs w:val="0"/>
          <w:noProof/>
        </w:rPr>
      </w:pPr>
      <w:hyperlink w:anchor="_Toc127519091" w:history="1">
        <w:r w:rsidR="002C4FA5" w:rsidRPr="004B5990">
          <w:rPr>
            <w:rStyle w:val="Hyperlink"/>
            <w:noProof/>
          </w:rPr>
          <w:t>1.5</w:t>
        </w:r>
        <w:r w:rsidR="002C4FA5">
          <w:rPr>
            <w:rFonts w:asciiTheme="minorHAnsi" w:eastAsiaTheme="minorEastAsia" w:hAnsiTheme="minorHAnsi" w:cstheme="minorBidi"/>
            <w:b w:val="0"/>
            <w:bCs w:val="0"/>
            <w:noProof/>
          </w:rPr>
          <w:tab/>
        </w:r>
        <w:r w:rsidR="002C4FA5" w:rsidRPr="004B5990">
          <w:rPr>
            <w:rStyle w:val="Hyperlink"/>
            <w:noProof/>
          </w:rPr>
          <w:t>Requisite Knowledge</w:t>
        </w:r>
        <w:r w:rsidR="002C4FA5">
          <w:rPr>
            <w:noProof/>
            <w:webHidden/>
          </w:rPr>
          <w:tab/>
        </w:r>
        <w:r w:rsidR="002C4FA5">
          <w:rPr>
            <w:noProof/>
            <w:webHidden/>
          </w:rPr>
          <w:fldChar w:fldCharType="begin"/>
        </w:r>
        <w:r w:rsidR="002C4FA5">
          <w:rPr>
            <w:noProof/>
            <w:webHidden/>
          </w:rPr>
          <w:instrText xml:space="preserve"> PAGEREF _Toc127519091 \h </w:instrText>
        </w:r>
        <w:r w:rsidR="002C4FA5">
          <w:rPr>
            <w:noProof/>
            <w:webHidden/>
          </w:rPr>
        </w:r>
        <w:r w:rsidR="002C4FA5">
          <w:rPr>
            <w:noProof/>
            <w:webHidden/>
          </w:rPr>
          <w:fldChar w:fldCharType="separate"/>
        </w:r>
        <w:r w:rsidR="00DC1072">
          <w:rPr>
            <w:noProof/>
            <w:webHidden/>
          </w:rPr>
          <w:t>18</w:t>
        </w:r>
        <w:r w:rsidR="002C4FA5">
          <w:rPr>
            <w:noProof/>
            <w:webHidden/>
          </w:rPr>
          <w:fldChar w:fldCharType="end"/>
        </w:r>
      </w:hyperlink>
    </w:p>
    <w:p w14:paraId="08F13D25" w14:textId="25D41CF9" w:rsidR="002C4FA5" w:rsidRDefault="008B59D0">
      <w:pPr>
        <w:pStyle w:val="TOC2"/>
        <w:rPr>
          <w:rFonts w:asciiTheme="minorHAnsi" w:eastAsiaTheme="minorEastAsia" w:hAnsiTheme="minorHAnsi" w:cstheme="minorBidi"/>
          <w:b w:val="0"/>
          <w:bCs w:val="0"/>
          <w:noProof/>
        </w:rPr>
      </w:pPr>
      <w:hyperlink w:anchor="_Toc127519092" w:history="1">
        <w:r w:rsidR="002C4FA5" w:rsidRPr="004B5990">
          <w:rPr>
            <w:rStyle w:val="Hyperlink"/>
            <w:noProof/>
          </w:rPr>
          <w:t>1.6</w:t>
        </w:r>
        <w:r w:rsidR="002C4FA5">
          <w:rPr>
            <w:rFonts w:asciiTheme="minorHAnsi" w:eastAsiaTheme="minorEastAsia" w:hAnsiTheme="minorHAnsi" w:cstheme="minorBidi"/>
            <w:b w:val="0"/>
            <w:bCs w:val="0"/>
            <w:noProof/>
          </w:rPr>
          <w:tab/>
        </w:r>
        <w:r w:rsidR="002C4FA5" w:rsidRPr="004B5990">
          <w:rPr>
            <w:rStyle w:val="Hyperlink"/>
            <w:noProof/>
          </w:rPr>
          <w:t>Contents of this Guide</w:t>
        </w:r>
        <w:r w:rsidR="002C4FA5">
          <w:rPr>
            <w:noProof/>
            <w:webHidden/>
          </w:rPr>
          <w:tab/>
        </w:r>
        <w:r w:rsidR="002C4FA5">
          <w:rPr>
            <w:noProof/>
            <w:webHidden/>
          </w:rPr>
          <w:fldChar w:fldCharType="begin"/>
        </w:r>
        <w:r w:rsidR="002C4FA5">
          <w:rPr>
            <w:noProof/>
            <w:webHidden/>
          </w:rPr>
          <w:instrText xml:space="preserve"> PAGEREF _Toc127519092 \h </w:instrText>
        </w:r>
        <w:r w:rsidR="002C4FA5">
          <w:rPr>
            <w:noProof/>
            <w:webHidden/>
          </w:rPr>
        </w:r>
        <w:r w:rsidR="002C4FA5">
          <w:rPr>
            <w:noProof/>
            <w:webHidden/>
          </w:rPr>
          <w:fldChar w:fldCharType="separate"/>
        </w:r>
        <w:r w:rsidR="00DC1072">
          <w:rPr>
            <w:noProof/>
            <w:webHidden/>
          </w:rPr>
          <w:t>18</w:t>
        </w:r>
        <w:r w:rsidR="002C4FA5">
          <w:rPr>
            <w:noProof/>
            <w:webHidden/>
          </w:rPr>
          <w:fldChar w:fldCharType="end"/>
        </w:r>
      </w:hyperlink>
    </w:p>
    <w:p w14:paraId="29C36A9E" w14:textId="1D2865C7" w:rsidR="002C4FA5" w:rsidRDefault="008B59D0" w:rsidP="002C4FA5">
      <w:pPr>
        <w:pStyle w:val="TOC1"/>
        <w:rPr>
          <w:rFonts w:asciiTheme="minorHAnsi" w:eastAsiaTheme="minorEastAsia" w:hAnsiTheme="minorHAnsi" w:cstheme="minorBidi"/>
          <w:noProof/>
          <w:sz w:val="22"/>
          <w:szCs w:val="22"/>
        </w:rPr>
      </w:pPr>
      <w:hyperlink w:anchor="_Toc127519093" w:history="1">
        <w:r w:rsidR="002C4FA5" w:rsidRPr="004B5990">
          <w:rPr>
            <w:rStyle w:val="Hyperlink"/>
            <w:noProof/>
          </w:rPr>
          <w:t>2</w:t>
        </w:r>
        <w:r w:rsidR="002C4FA5">
          <w:rPr>
            <w:rFonts w:asciiTheme="minorHAnsi" w:eastAsiaTheme="minorEastAsia" w:hAnsiTheme="minorHAnsi" w:cstheme="minorBidi"/>
            <w:noProof/>
            <w:sz w:val="22"/>
            <w:szCs w:val="22"/>
          </w:rPr>
          <w:tab/>
        </w:r>
        <w:r w:rsidR="002C4FA5" w:rsidRPr="004B5990">
          <w:rPr>
            <w:rStyle w:val="Hyperlink"/>
            <w:noProof/>
          </w:rPr>
          <w:t>Understanding C-CDA and the C-CDA Companion Guide</w:t>
        </w:r>
        <w:r w:rsidR="002C4FA5">
          <w:rPr>
            <w:noProof/>
            <w:webHidden/>
          </w:rPr>
          <w:tab/>
        </w:r>
        <w:r w:rsidR="002C4FA5">
          <w:rPr>
            <w:noProof/>
            <w:webHidden/>
          </w:rPr>
          <w:fldChar w:fldCharType="begin"/>
        </w:r>
        <w:r w:rsidR="002C4FA5">
          <w:rPr>
            <w:noProof/>
            <w:webHidden/>
          </w:rPr>
          <w:instrText xml:space="preserve"> PAGEREF _Toc127519093 \h </w:instrText>
        </w:r>
        <w:r w:rsidR="002C4FA5">
          <w:rPr>
            <w:noProof/>
            <w:webHidden/>
          </w:rPr>
        </w:r>
        <w:r w:rsidR="002C4FA5">
          <w:rPr>
            <w:noProof/>
            <w:webHidden/>
          </w:rPr>
          <w:fldChar w:fldCharType="separate"/>
        </w:r>
        <w:r w:rsidR="00DC1072">
          <w:rPr>
            <w:noProof/>
            <w:webHidden/>
          </w:rPr>
          <w:t>20</w:t>
        </w:r>
        <w:r w:rsidR="002C4FA5">
          <w:rPr>
            <w:noProof/>
            <w:webHidden/>
          </w:rPr>
          <w:fldChar w:fldCharType="end"/>
        </w:r>
      </w:hyperlink>
    </w:p>
    <w:p w14:paraId="48DDEF63" w14:textId="5DA57E16" w:rsidR="002C4FA5" w:rsidRDefault="008B59D0">
      <w:pPr>
        <w:pStyle w:val="TOC2"/>
        <w:rPr>
          <w:rFonts w:asciiTheme="minorHAnsi" w:eastAsiaTheme="minorEastAsia" w:hAnsiTheme="minorHAnsi" w:cstheme="minorBidi"/>
          <w:b w:val="0"/>
          <w:bCs w:val="0"/>
          <w:noProof/>
        </w:rPr>
      </w:pPr>
      <w:hyperlink w:anchor="_Toc127519094" w:history="1">
        <w:r w:rsidR="002C4FA5" w:rsidRPr="004B5990">
          <w:rPr>
            <w:rStyle w:val="Hyperlink"/>
            <w:noProof/>
          </w:rPr>
          <w:t>2.1</w:t>
        </w:r>
        <w:r w:rsidR="002C4FA5">
          <w:rPr>
            <w:rFonts w:asciiTheme="minorHAnsi" w:eastAsiaTheme="minorEastAsia" w:hAnsiTheme="minorHAnsi" w:cstheme="minorBidi"/>
            <w:b w:val="0"/>
            <w:bCs w:val="0"/>
            <w:noProof/>
          </w:rPr>
          <w:tab/>
        </w:r>
        <w:r w:rsidR="002C4FA5" w:rsidRPr="004B5990">
          <w:rPr>
            <w:rStyle w:val="Hyperlink"/>
            <w:noProof/>
          </w:rPr>
          <w:t>Layered Constraints, Rising Expectations</w:t>
        </w:r>
        <w:r w:rsidR="002C4FA5">
          <w:rPr>
            <w:noProof/>
            <w:webHidden/>
          </w:rPr>
          <w:tab/>
        </w:r>
        <w:r w:rsidR="002C4FA5">
          <w:rPr>
            <w:noProof/>
            <w:webHidden/>
          </w:rPr>
          <w:fldChar w:fldCharType="begin"/>
        </w:r>
        <w:r w:rsidR="002C4FA5">
          <w:rPr>
            <w:noProof/>
            <w:webHidden/>
          </w:rPr>
          <w:instrText xml:space="preserve"> PAGEREF _Toc127519094 \h </w:instrText>
        </w:r>
        <w:r w:rsidR="002C4FA5">
          <w:rPr>
            <w:noProof/>
            <w:webHidden/>
          </w:rPr>
        </w:r>
        <w:r w:rsidR="002C4FA5">
          <w:rPr>
            <w:noProof/>
            <w:webHidden/>
          </w:rPr>
          <w:fldChar w:fldCharType="separate"/>
        </w:r>
        <w:r w:rsidR="00DC1072">
          <w:rPr>
            <w:noProof/>
            <w:webHidden/>
          </w:rPr>
          <w:t>20</w:t>
        </w:r>
        <w:r w:rsidR="002C4FA5">
          <w:rPr>
            <w:noProof/>
            <w:webHidden/>
          </w:rPr>
          <w:fldChar w:fldCharType="end"/>
        </w:r>
      </w:hyperlink>
    </w:p>
    <w:p w14:paraId="05358774" w14:textId="10DC49BF" w:rsidR="002C4FA5" w:rsidRDefault="008B59D0">
      <w:pPr>
        <w:pStyle w:val="TOC2"/>
        <w:rPr>
          <w:rFonts w:asciiTheme="minorHAnsi" w:eastAsiaTheme="minorEastAsia" w:hAnsiTheme="minorHAnsi" w:cstheme="minorBidi"/>
          <w:b w:val="0"/>
          <w:bCs w:val="0"/>
          <w:noProof/>
        </w:rPr>
      </w:pPr>
      <w:hyperlink w:anchor="_Toc127519095" w:history="1">
        <w:r w:rsidR="002C4FA5" w:rsidRPr="004B5990">
          <w:rPr>
            <w:rStyle w:val="Hyperlink"/>
            <w:noProof/>
          </w:rPr>
          <w:t>2.2</w:t>
        </w:r>
        <w:r w:rsidR="002C4FA5">
          <w:rPr>
            <w:rFonts w:asciiTheme="minorHAnsi" w:eastAsiaTheme="minorEastAsia" w:hAnsiTheme="minorHAnsi" w:cstheme="minorBidi"/>
            <w:b w:val="0"/>
            <w:bCs w:val="0"/>
            <w:noProof/>
          </w:rPr>
          <w:tab/>
        </w:r>
        <w:r w:rsidR="002C4FA5" w:rsidRPr="004B5990">
          <w:rPr>
            <w:rStyle w:val="Hyperlink"/>
            <w:noProof/>
          </w:rPr>
          <w:t>CDA R2 Schema and Schema Validation</w:t>
        </w:r>
        <w:r w:rsidR="002C4FA5">
          <w:rPr>
            <w:noProof/>
            <w:webHidden/>
          </w:rPr>
          <w:tab/>
        </w:r>
        <w:r w:rsidR="002C4FA5">
          <w:rPr>
            <w:noProof/>
            <w:webHidden/>
          </w:rPr>
          <w:fldChar w:fldCharType="begin"/>
        </w:r>
        <w:r w:rsidR="002C4FA5">
          <w:rPr>
            <w:noProof/>
            <w:webHidden/>
          </w:rPr>
          <w:instrText xml:space="preserve"> PAGEREF _Toc127519095 \h </w:instrText>
        </w:r>
        <w:r w:rsidR="002C4FA5">
          <w:rPr>
            <w:noProof/>
            <w:webHidden/>
          </w:rPr>
        </w:r>
        <w:r w:rsidR="002C4FA5">
          <w:rPr>
            <w:noProof/>
            <w:webHidden/>
          </w:rPr>
          <w:fldChar w:fldCharType="separate"/>
        </w:r>
        <w:r w:rsidR="00DC1072">
          <w:rPr>
            <w:noProof/>
            <w:webHidden/>
          </w:rPr>
          <w:t>22</w:t>
        </w:r>
        <w:r w:rsidR="002C4FA5">
          <w:rPr>
            <w:noProof/>
            <w:webHidden/>
          </w:rPr>
          <w:fldChar w:fldCharType="end"/>
        </w:r>
      </w:hyperlink>
    </w:p>
    <w:p w14:paraId="719A227D" w14:textId="725F1DA2" w:rsidR="002C4FA5" w:rsidRDefault="008B59D0">
      <w:pPr>
        <w:pStyle w:val="TOC3"/>
        <w:rPr>
          <w:rFonts w:asciiTheme="minorHAnsi" w:eastAsiaTheme="minorEastAsia" w:hAnsiTheme="minorHAnsi" w:cstheme="minorBidi"/>
          <w:noProof/>
          <w:sz w:val="22"/>
          <w:szCs w:val="22"/>
        </w:rPr>
      </w:pPr>
      <w:hyperlink w:anchor="_Toc127519096" w:history="1">
        <w:r w:rsidR="002C4FA5" w:rsidRPr="004B5990">
          <w:rPr>
            <w:rStyle w:val="Hyperlink"/>
            <w:bCs/>
            <w:noProof/>
          </w:rPr>
          <w:t>2.2.1</w:t>
        </w:r>
        <w:r w:rsidR="002C4FA5">
          <w:rPr>
            <w:rFonts w:asciiTheme="minorHAnsi" w:eastAsiaTheme="minorEastAsia" w:hAnsiTheme="minorHAnsi" w:cstheme="minorBidi"/>
            <w:noProof/>
            <w:sz w:val="22"/>
            <w:szCs w:val="22"/>
          </w:rPr>
          <w:tab/>
        </w:r>
        <w:r w:rsidR="002C4FA5" w:rsidRPr="004B5990">
          <w:rPr>
            <w:rStyle w:val="Hyperlink"/>
            <w:noProof/>
          </w:rPr>
          <w:t>CDA R2 Schema Extensions Used by C-CDA</w:t>
        </w:r>
        <w:r w:rsidR="002C4FA5">
          <w:rPr>
            <w:noProof/>
            <w:webHidden/>
          </w:rPr>
          <w:tab/>
        </w:r>
        <w:r w:rsidR="002C4FA5">
          <w:rPr>
            <w:noProof/>
            <w:webHidden/>
          </w:rPr>
          <w:fldChar w:fldCharType="begin"/>
        </w:r>
        <w:r w:rsidR="002C4FA5">
          <w:rPr>
            <w:noProof/>
            <w:webHidden/>
          </w:rPr>
          <w:instrText xml:space="preserve"> PAGEREF _Toc127519096 \h </w:instrText>
        </w:r>
        <w:r w:rsidR="002C4FA5">
          <w:rPr>
            <w:noProof/>
            <w:webHidden/>
          </w:rPr>
        </w:r>
        <w:r w:rsidR="002C4FA5">
          <w:rPr>
            <w:noProof/>
            <w:webHidden/>
          </w:rPr>
          <w:fldChar w:fldCharType="separate"/>
        </w:r>
        <w:r w:rsidR="00DC1072">
          <w:rPr>
            <w:noProof/>
            <w:webHidden/>
          </w:rPr>
          <w:t>22</w:t>
        </w:r>
        <w:r w:rsidR="002C4FA5">
          <w:rPr>
            <w:noProof/>
            <w:webHidden/>
          </w:rPr>
          <w:fldChar w:fldCharType="end"/>
        </w:r>
      </w:hyperlink>
    </w:p>
    <w:p w14:paraId="4129FBD6" w14:textId="27CD3FC0" w:rsidR="002C4FA5" w:rsidRDefault="008B59D0">
      <w:pPr>
        <w:pStyle w:val="TOC2"/>
        <w:rPr>
          <w:rFonts w:asciiTheme="minorHAnsi" w:eastAsiaTheme="minorEastAsia" w:hAnsiTheme="minorHAnsi" w:cstheme="minorBidi"/>
          <w:b w:val="0"/>
          <w:bCs w:val="0"/>
          <w:noProof/>
        </w:rPr>
      </w:pPr>
      <w:hyperlink w:anchor="_Toc127519097" w:history="1">
        <w:r w:rsidR="002C4FA5" w:rsidRPr="004B5990">
          <w:rPr>
            <w:rStyle w:val="Hyperlink"/>
            <w:noProof/>
          </w:rPr>
          <w:t>2.3</w:t>
        </w:r>
        <w:r w:rsidR="002C4FA5">
          <w:rPr>
            <w:rFonts w:asciiTheme="minorHAnsi" w:eastAsiaTheme="minorEastAsia" w:hAnsiTheme="minorHAnsi" w:cstheme="minorBidi"/>
            <w:b w:val="0"/>
            <w:bCs w:val="0"/>
            <w:noProof/>
          </w:rPr>
          <w:tab/>
        </w:r>
        <w:r w:rsidR="002C4FA5" w:rsidRPr="004B5990">
          <w:rPr>
            <w:rStyle w:val="Hyperlink"/>
            <w:noProof/>
          </w:rPr>
          <w:t>C-CDA Templates and Schematron Validation</w:t>
        </w:r>
        <w:r w:rsidR="002C4FA5">
          <w:rPr>
            <w:noProof/>
            <w:webHidden/>
          </w:rPr>
          <w:tab/>
        </w:r>
        <w:r w:rsidR="002C4FA5">
          <w:rPr>
            <w:noProof/>
            <w:webHidden/>
          </w:rPr>
          <w:fldChar w:fldCharType="begin"/>
        </w:r>
        <w:r w:rsidR="002C4FA5">
          <w:rPr>
            <w:noProof/>
            <w:webHidden/>
          </w:rPr>
          <w:instrText xml:space="preserve"> PAGEREF _Toc127519097 \h </w:instrText>
        </w:r>
        <w:r w:rsidR="002C4FA5">
          <w:rPr>
            <w:noProof/>
            <w:webHidden/>
          </w:rPr>
        </w:r>
        <w:r w:rsidR="002C4FA5">
          <w:rPr>
            <w:noProof/>
            <w:webHidden/>
          </w:rPr>
          <w:fldChar w:fldCharType="separate"/>
        </w:r>
        <w:r w:rsidR="00DC1072">
          <w:rPr>
            <w:noProof/>
            <w:webHidden/>
          </w:rPr>
          <w:t>26</w:t>
        </w:r>
        <w:r w:rsidR="002C4FA5">
          <w:rPr>
            <w:noProof/>
            <w:webHidden/>
          </w:rPr>
          <w:fldChar w:fldCharType="end"/>
        </w:r>
      </w:hyperlink>
    </w:p>
    <w:p w14:paraId="02AF2646" w14:textId="6B38BE0F" w:rsidR="002C4FA5" w:rsidRDefault="008B59D0">
      <w:pPr>
        <w:pStyle w:val="TOC3"/>
        <w:rPr>
          <w:rFonts w:asciiTheme="minorHAnsi" w:eastAsiaTheme="minorEastAsia" w:hAnsiTheme="minorHAnsi" w:cstheme="minorBidi"/>
          <w:noProof/>
          <w:sz w:val="22"/>
          <w:szCs w:val="22"/>
        </w:rPr>
      </w:pPr>
      <w:hyperlink w:anchor="_Toc127519098" w:history="1">
        <w:r w:rsidR="002C4FA5" w:rsidRPr="004B5990">
          <w:rPr>
            <w:rStyle w:val="Hyperlink"/>
            <w:bCs/>
            <w:noProof/>
          </w:rPr>
          <w:t>2.3.1</w:t>
        </w:r>
        <w:r w:rsidR="002C4FA5">
          <w:rPr>
            <w:rFonts w:asciiTheme="minorHAnsi" w:eastAsiaTheme="minorEastAsia" w:hAnsiTheme="minorHAnsi" w:cstheme="minorBidi"/>
            <w:noProof/>
            <w:sz w:val="22"/>
            <w:szCs w:val="22"/>
          </w:rPr>
          <w:tab/>
        </w:r>
        <w:r w:rsidR="002C4FA5" w:rsidRPr="004B5990">
          <w:rPr>
            <w:rStyle w:val="Hyperlink"/>
            <w:noProof/>
          </w:rPr>
          <w:t>Declaring Template Conformance</w:t>
        </w:r>
        <w:r w:rsidR="002C4FA5">
          <w:rPr>
            <w:noProof/>
            <w:webHidden/>
          </w:rPr>
          <w:tab/>
        </w:r>
        <w:r w:rsidR="002C4FA5">
          <w:rPr>
            <w:noProof/>
            <w:webHidden/>
          </w:rPr>
          <w:fldChar w:fldCharType="begin"/>
        </w:r>
        <w:r w:rsidR="002C4FA5">
          <w:rPr>
            <w:noProof/>
            <w:webHidden/>
          </w:rPr>
          <w:instrText xml:space="preserve"> PAGEREF _Toc127519098 \h </w:instrText>
        </w:r>
        <w:r w:rsidR="002C4FA5">
          <w:rPr>
            <w:noProof/>
            <w:webHidden/>
          </w:rPr>
        </w:r>
        <w:r w:rsidR="002C4FA5">
          <w:rPr>
            <w:noProof/>
            <w:webHidden/>
          </w:rPr>
          <w:fldChar w:fldCharType="separate"/>
        </w:r>
        <w:r w:rsidR="00DC1072">
          <w:rPr>
            <w:noProof/>
            <w:webHidden/>
          </w:rPr>
          <w:t>27</w:t>
        </w:r>
        <w:r w:rsidR="002C4FA5">
          <w:rPr>
            <w:noProof/>
            <w:webHidden/>
          </w:rPr>
          <w:fldChar w:fldCharType="end"/>
        </w:r>
      </w:hyperlink>
    </w:p>
    <w:p w14:paraId="145C03A1" w14:textId="03DDC30B" w:rsidR="002C4FA5" w:rsidRDefault="008B59D0">
      <w:pPr>
        <w:pStyle w:val="TOC2"/>
        <w:rPr>
          <w:rFonts w:asciiTheme="minorHAnsi" w:eastAsiaTheme="minorEastAsia" w:hAnsiTheme="minorHAnsi" w:cstheme="minorBidi"/>
          <w:b w:val="0"/>
          <w:bCs w:val="0"/>
          <w:noProof/>
        </w:rPr>
      </w:pPr>
      <w:hyperlink w:anchor="_Toc127519099" w:history="1">
        <w:r w:rsidR="002C4FA5" w:rsidRPr="004B5990">
          <w:rPr>
            <w:rStyle w:val="Hyperlink"/>
            <w:noProof/>
          </w:rPr>
          <w:t>2.4</w:t>
        </w:r>
        <w:r w:rsidR="002C4FA5">
          <w:rPr>
            <w:rFonts w:asciiTheme="minorHAnsi" w:eastAsiaTheme="minorEastAsia" w:hAnsiTheme="minorHAnsi" w:cstheme="minorBidi"/>
            <w:b w:val="0"/>
            <w:bCs w:val="0"/>
            <w:noProof/>
          </w:rPr>
          <w:tab/>
        </w:r>
        <w:r w:rsidR="002C4FA5" w:rsidRPr="004B5990">
          <w:rPr>
            <w:rStyle w:val="Hyperlink"/>
            <w:noProof/>
          </w:rPr>
          <w:t>C-CDA Companion Guide and C-CDA Rubric Rules</w:t>
        </w:r>
        <w:r w:rsidR="002C4FA5">
          <w:rPr>
            <w:noProof/>
            <w:webHidden/>
          </w:rPr>
          <w:tab/>
        </w:r>
        <w:r w:rsidR="002C4FA5">
          <w:rPr>
            <w:noProof/>
            <w:webHidden/>
          </w:rPr>
          <w:fldChar w:fldCharType="begin"/>
        </w:r>
        <w:r w:rsidR="002C4FA5">
          <w:rPr>
            <w:noProof/>
            <w:webHidden/>
          </w:rPr>
          <w:instrText xml:space="preserve"> PAGEREF _Toc127519099 \h </w:instrText>
        </w:r>
        <w:r w:rsidR="002C4FA5">
          <w:rPr>
            <w:noProof/>
            <w:webHidden/>
          </w:rPr>
        </w:r>
        <w:r w:rsidR="002C4FA5">
          <w:rPr>
            <w:noProof/>
            <w:webHidden/>
          </w:rPr>
          <w:fldChar w:fldCharType="separate"/>
        </w:r>
        <w:r w:rsidR="00DC1072">
          <w:rPr>
            <w:noProof/>
            <w:webHidden/>
          </w:rPr>
          <w:t>28</w:t>
        </w:r>
        <w:r w:rsidR="002C4FA5">
          <w:rPr>
            <w:noProof/>
            <w:webHidden/>
          </w:rPr>
          <w:fldChar w:fldCharType="end"/>
        </w:r>
      </w:hyperlink>
    </w:p>
    <w:p w14:paraId="2903F3CF" w14:textId="50865948" w:rsidR="002C4FA5" w:rsidRDefault="008B59D0">
      <w:pPr>
        <w:pStyle w:val="TOC3"/>
        <w:rPr>
          <w:rFonts w:asciiTheme="minorHAnsi" w:eastAsiaTheme="minorEastAsia" w:hAnsiTheme="minorHAnsi" w:cstheme="minorBidi"/>
          <w:noProof/>
          <w:sz w:val="22"/>
          <w:szCs w:val="22"/>
        </w:rPr>
      </w:pPr>
      <w:hyperlink w:anchor="_Toc127519100" w:history="1">
        <w:r w:rsidR="002C4FA5" w:rsidRPr="004B5990">
          <w:rPr>
            <w:rStyle w:val="Hyperlink"/>
            <w:bCs/>
            <w:noProof/>
          </w:rPr>
          <w:t>2.4.1</w:t>
        </w:r>
        <w:r w:rsidR="002C4FA5">
          <w:rPr>
            <w:rFonts w:asciiTheme="minorHAnsi" w:eastAsiaTheme="minorEastAsia" w:hAnsiTheme="minorHAnsi" w:cstheme="minorBidi"/>
            <w:noProof/>
            <w:sz w:val="22"/>
            <w:szCs w:val="22"/>
          </w:rPr>
          <w:tab/>
        </w:r>
        <w:r w:rsidR="002C4FA5" w:rsidRPr="004B5990">
          <w:rPr>
            <w:rStyle w:val="Hyperlink"/>
            <w:noProof/>
          </w:rPr>
          <w:t>Best Practice Guidance for Higher Levels of Interoperability</w:t>
        </w:r>
        <w:r w:rsidR="002C4FA5">
          <w:rPr>
            <w:noProof/>
            <w:webHidden/>
          </w:rPr>
          <w:tab/>
        </w:r>
        <w:r w:rsidR="002C4FA5">
          <w:rPr>
            <w:noProof/>
            <w:webHidden/>
          </w:rPr>
          <w:fldChar w:fldCharType="begin"/>
        </w:r>
        <w:r w:rsidR="002C4FA5">
          <w:rPr>
            <w:noProof/>
            <w:webHidden/>
          </w:rPr>
          <w:instrText xml:space="preserve"> PAGEREF _Toc127519100 \h </w:instrText>
        </w:r>
        <w:r w:rsidR="002C4FA5">
          <w:rPr>
            <w:noProof/>
            <w:webHidden/>
          </w:rPr>
        </w:r>
        <w:r w:rsidR="002C4FA5">
          <w:rPr>
            <w:noProof/>
            <w:webHidden/>
          </w:rPr>
          <w:fldChar w:fldCharType="separate"/>
        </w:r>
        <w:r w:rsidR="00DC1072">
          <w:rPr>
            <w:noProof/>
            <w:webHidden/>
          </w:rPr>
          <w:t>28</w:t>
        </w:r>
        <w:r w:rsidR="002C4FA5">
          <w:rPr>
            <w:noProof/>
            <w:webHidden/>
          </w:rPr>
          <w:fldChar w:fldCharType="end"/>
        </w:r>
      </w:hyperlink>
    </w:p>
    <w:p w14:paraId="17AD1F26" w14:textId="477685ED" w:rsidR="002C4FA5" w:rsidRDefault="008B59D0">
      <w:pPr>
        <w:pStyle w:val="TOC3"/>
        <w:rPr>
          <w:rFonts w:asciiTheme="minorHAnsi" w:eastAsiaTheme="minorEastAsia" w:hAnsiTheme="minorHAnsi" w:cstheme="minorBidi"/>
          <w:noProof/>
          <w:sz w:val="22"/>
          <w:szCs w:val="22"/>
        </w:rPr>
      </w:pPr>
      <w:hyperlink w:anchor="_Toc127519101" w:history="1">
        <w:r w:rsidR="002C4FA5" w:rsidRPr="004B5990">
          <w:rPr>
            <w:rStyle w:val="Hyperlink"/>
            <w:bCs/>
            <w:noProof/>
          </w:rPr>
          <w:t>2.4.2</w:t>
        </w:r>
        <w:r w:rsidR="002C4FA5">
          <w:rPr>
            <w:rFonts w:asciiTheme="minorHAnsi" w:eastAsiaTheme="minorEastAsia" w:hAnsiTheme="minorHAnsi" w:cstheme="minorBidi"/>
            <w:noProof/>
            <w:sz w:val="22"/>
            <w:szCs w:val="22"/>
          </w:rPr>
          <w:tab/>
        </w:r>
        <w:r w:rsidR="002C4FA5" w:rsidRPr="004B5990">
          <w:rPr>
            <w:rStyle w:val="Hyperlink"/>
            <w:noProof/>
          </w:rPr>
          <w:t>Guidance Language and Expectations</w:t>
        </w:r>
        <w:r w:rsidR="002C4FA5">
          <w:rPr>
            <w:noProof/>
            <w:webHidden/>
          </w:rPr>
          <w:tab/>
        </w:r>
        <w:r w:rsidR="002C4FA5">
          <w:rPr>
            <w:noProof/>
            <w:webHidden/>
          </w:rPr>
          <w:fldChar w:fldCharType="begin"/>
        </w:r>
        <w:r w:rsidR="002C4FA5">
          <w:rPr>
            <w:noProof/>
            <w:webHidden/>
          </w:rPr>
          <w:instrText xml:space="preserve"> PAGEREF _Toc127519101 \h </w:instrText>
        </w:r>
        <w:r w:rsidR="002C4FA5">
          <w:rPr>
            <w:noProof/>
            <w:webHidden/>
          </w:rPr>
        </w:r>
        <w:r w:rsidR="002C4FA5">
          <w:rPr>
            <w:noProof/>
            <w:webHidden/>
          </w:rPr>
          <w:fldChar w:fldCharType="separate"/>
        </w:r>
        <w:r w:rsidR="00DC1072">
          <w:rPr>
            <w:noProof/>
            <w:webHidden/>
          </w:rPr>
          <w:t>28</w:t>
        </w:r>
        <w:r w:rsidR="002C4FA5">
          <w:rPr>
            <w:noProof/>
            <w:webHidden/>
          </w:rPr>
          <w:fldChar w:fldCharType="end"/>
        </w:r>
      </w:hyperlink>
    </w:p>
    <w:p w14:paraId="6790AB33" w14:textId="013D39F3" w:rsidR="002C4FA5" w:rsidRDefault="008B59D0">
      <w:pPr>
        <w:pStyle w:val="TOC3"/>
        <w:rPr>
          <w:rFonts w:asciiTheme="minorHAnsi" w:eastAsiaTheme="minorEastAsia" w:hAnsiTheme="minorHAnsi" w:cstheme="minorBidi"/>
          <w:noProof/>
          <w:sz w:val="22"/>
          <w:szCs w:val="22"/>
        </w:rPr>
      </w:pPr>
      <w:hyperlink w:anchor="_Toc127519102" w:history="1">
        <w:r w:rsidR="002C4FA5" w:rsidRPr="004B5990">
          <w:rPr>
            <w:rStyle w:val="Hyperlink"/>
            <w:bCs/>
            <w:noProof/>
          </w:rPr>
          <w:t>2.4.3</w:t>
        </w:r>
        <w:r w:rsidR="002C4FA5">
          <w:rPr>
            <w:rFonts w:asciiTheme="minorHAnsi" w:eastAsiaTheme="minorEastAsia" w:hAnsiTheme="minorHAnsi" w:cstheme="minorBidi"/>
            <w:noProof/>
            <w:sz w:val="22"/>
            <w:szCs w:val="22"/>
          </w:rPr>
          <w:tab/>
        </w:r>
        <w:r w:rsidR="002C4FA5" w:rsidRPr="004B5990">
          <w:rPr>
            <w:rStyle w:val="Hyperlink"/>
            <w:noProof/>
          </w:rPr>
          <w:t>Best Practice Rubric and Validation</w:t>
        </w:r>
        <w:r w:rsidR="002C4FA5">
          <w:rPr>
            <w:noProof/>
            <w:webHidden/>
          </w:rPr>
          <w:tab/>
        </w:r>
        <w:r w:rsidR="002C4FA5">
          <w:rPr>
            <w:noProof/>
            <w:webHidden/>
          </w:rPr>
          <w:fldChar w:fldCharType="begin"/>
        </w:r>
        <w:r w:rsidR="002C4FA5">
          <w:rPr>
            <w:noProof/>
            <w:webHidden/>
          </w:rPr>
          <w:instrText xml:space="preserve"> PAGEREF _Toc127519102 \h </w:instrText>
        </w:r>
        <w:r w:rsidR="002C4FA5">
          <w:rPr>
            <w:noProof/>
            <w:webHidden/>
          </w:rPr>
        </w:r>
        <w:r w:rsidR="002C4FA5">
          <w:rPr>
            <w:noProof/>
            <w:webHidden/>
          </w:rPr>
          <w:fldChar w:fldCharType="separate"/>
        </w:r>
        <w:r w:rsidR="00DC1072">
          <w:rPr>
            <w:noProof/>
            <w:webHidden/>
          </w:rPr>
          <w:t>30</w:t>
        </w:r>
        <w:r w:rsidR="002C4FA5">
          <w:rPr>
            <w:noProof/>
            <w:webHidden/>
          </w:rPr>
          <w:fldChar w:fldCharType="end"/>
        </w:r>
      </w:hyperlink>
    </w:p>
    <w:p w14:paraId="3404BEC9" w14:textId="78EC0DFE" w:rsidR="002C4FA5" w:rsidRDefault="008B59D0">
      <w:pPr>
        <w:pStyle w:val="TOC2"/>
        <w:rPr>
          <w:rFonts w:asciiTheme="minorHAnsi" w:eastAsiaTheme="minorEastAsia" w:hAnsiTheme="minorHAnsi" w:cstheme="minorBidi"/>
          <w:b w:val="0"/>
          <w:bCs w:val="0"/>
          <w:noProof/>
        </w:rPr>
      </w:pPr>
      <w:hyperlink w:anchor="_Toc127519103" w:history="1">
        <w:r w:rsidR="002C4FA5" w:rsidRPr="004B5990">
          <w:rPr>
            <w:rStyle w:val="Hyperlink"/>
            <w:noProof/>
          </w:rPr>
          <w:t>2.5</w:t>
        </w:r>
        <w:r w:rsidR="002C4FA5">
          <w:rPr>
            <w:rFonts w:asciiTheme="minorHAnsi" w:eastAsiaTheme="minorEastAsia" w:hAnsiTheme="minorHAnsi" w:cstheme="minorBidi"/>
            <w:b w:val="0"/>
            <w:bCs w:val="0"/>
            <w:noProof/>
          </w:rPr>
          <w:tab/>
        </w:r>
        <w:r w:rsidR="002C4FA5" w:rsidRPr="004B5990">
          <w:rPr>
            <w:rStyle w:val="Hyperlink"/>
            <w:noProof/>
          </w:rPr>
          <w:t>Fundamental Concepts for Document-Based Exchange</w:t>
        </w:r>
        <w:r w:rsidR="002C4FA5">
          <w:rPr>
            <w:noProof/>
            <w:webHidden/>
          </w:rPr>
          <w:tab/>
        </w:r>
        <w:r w:rsidR="002C4FA5">
          <w:rPr>
            <w:noProof/>
            <w:webHidden/>
          </w:rPr>
          <w:fldChar w:fldCharType="begin"/>
        </w:r>
        <w:r w:rsidR="002C4FA5">
          <w:rPr>
            <w:noProof/>
            <w:webHidden/>
          </w:rPr>
          <w:instrText xml:space="preserve"> PAGEREF _Toc127519103 \h </w:instrText>
        </w:r>
        <w:r w:rsidR="002C4FA5">
          <w:rPr>
            <w:noProof/>
            <w:webHidden/>
          </w:rPr>
        </w:r>
        <w:r w:rsidR="002C4FA5">
          <w:rPr>
            <w:noProof/>
            <w:webHidden/>
          </w:rPr>
          <w:fldChar w:fldCharType="separate"/>
        </w:r>
        <w:r w:rsidR="00DC1072">
          <w:rPr>
            <w:noProof/>
            <w:webHidden/>
          </w:rPr>
          <w:t>30</w:t>
        </w:r>
        <w:r w:rsidR="002C4FA5">
          <w:rPr>
            <w:noProof/>
            <w:webHidden/>
          </w:rPr>
          <w:fldChar w:fldCharType="end"/>
        </w:r>
      </w:hyperlink>
    </w:p>
    <w:p w14:paraId="3517F724" w14:textId="77C953E5" w:rsidR="002C4FA5" w:rsidRDefault="008B59D0">
      <w:pPr>
        <w:pStyle w:val="TOC3"/>
        <w:rPr>
          <w:rFonts w:asciiTheme="minorHAnsi" w:eastAsiaTheme="minorEastAsia" w:hAnsiTheme="minorHAnsi" w:cstheme="minorBidi"/>
          <w:noProof/>
          <w:sz w:val="22"/>
          <w:szCs w:val="22"/>
        </w:rPr>
      </w:pPr>
      <w:hyperlink w:anchor="_Toc127519104" w:history="1">
        <w:r w:rsidR="002C4FA5" w:rsidRPr="004B5990">
          <w:rPr>
            <w:rStyle w:val="Hyperlink"/>
            <w:bCs/>
            <w:noProof/>
          </w:rPr>
          <w:t>2.5.1</w:t>
        </w:r>
        <w:r w:rsidR="002C4FA5">
          <w:rPr>
            <w:rFonts w:asciiTheme="minorHAnsi" w:eastAsiaTheme="minorEastAsia" w:hAnsiTheme="minorHAnsi" w:cstheme="minorBidi"/>
            <w:noProof/>
            <w:sz w:val="22"/>
            <w:szCs w:val="22"/>
          </w:rPr>
          <w:tab/>
        </w:r>
        <w:r w:rsidR="002C4FA5" w:rsidRPr="004B5990">
          <w:rPr>
            <w:rStyle w:val="Hyperlink"/>
            <w:noProof/>
          </w:rPr>
          <w:t>CDA and C-CDA Templates</w:t>
        </w:r>
        <w:r w:rsidR="002C4FA5">
          <w:rPr>
            <w:noProof/>
            <w:webHidden/>
          </w:rPr>
          <w:tab/>
        </w:r>
        <w:r w:rsidR="002C4FA5">
          <w:rPr>
            <w:noProof/>
            <w:webHidden/>
          </w:rPr>
          <w:fldChar w:fldCharType="begin"/>
        </w:r>
        <w:r w:rsidR="002C4FA5">
          <w:rPr>
            <w:noProof/>
            <w:webHidden/>
          </w:rPr>
          <w:instrText xml:space="preserve"> PAGEREF _Toc127519104 \h </w:instrText>
        </w:r>
        <w:r w:rsidR="002C4FA5">
          <w:rPr>
            <w:noProof/>
            <w:webHidden/>
          </w:rPr>
        </w:r>
        <w:r w:rsidR="002C4FA5">
          <w:rPr>
            <w:noProof/>
            <w:webHidden/>
          </w:rPr>
          <w:fldChar w:fldCharType="separate"/>
        </w:r>
        <w:r w:rsidR="00DC1072">
          <w:rPr>
            <w:noProof/>
            <w:webHidden/>
          </w:rPr>
          <w:t>30</w:t>
        </w:r>
        <w:r w:rsidR="002C4FA5">
          <w:rPr>
            <w:noProof/>
            <w:webHidden/>
          </w:rPr>
          <w:fldChar w:fldCharType="end"/>
        </w:r>
      </w:hyperlink>
    </w:p>
    <w:p w14:paraId="7370FCE9" w14:textId="1CA5F822" w:rsidR="002C4FA5" w:rsidRDefault="008B59D0">
      <w:pPr>
        <w:pStyle w:val="TOC3"/>
        <w:rPr>
          <w:rFonts w:asciiTheme="minorHAnsi" w:eastAsiaTheme="minorEastAsia" w:hAnsiTheme="minorHAnsi" w:cstheme="minorBidi"/>
          <w:noProof/>
          <w:sz w:val="22"/>
          <w:szCs w:val="22"/>
        </w:rPr>
      </w:pPr>
      <w:hyperlink w:anchor="_Toc127519105" w:history="1">
        <w:r w:rsidR="002C4FA5" w:rsidRPr="004B5990">
          <w:rPr>
            <w:rStyle w:val="Hyperlink"/>
            <w:bCs/>
            <w:noProof/>
          </w:rPr>
          <w:t>2.5.2</w:t>
        </w:r>
        <w:r w:rsidR="002C4FA5">
          <w:rPr>
            <w:rFonts w:asciiTheme="minorHAnsi" w:eastAsiaTheme="minorEastAsia" w:hAnsiTheme="minorHAnsi" w:cstheme="minorBidi"/>
            <w:noProof/>
            <w:sz w:val="22"/>
            <w:szCs w:val="22"/>
          </w:rPr>
          <w:tab/>
        </w:r>
        <w:r w:rsidR="002C4FA5" w:rsidRPr="004B5990">
          <w:rPr>
            <w:rStyle w:val="Hyperlink"/>
            <w:noProof/>
          </w:rPr>
          <w:t>Structured Versus Unstructured Documents</w:t>
        </w:r>
        <w:r w:rsidR="002C4FA5">
          <w:rPr>
            <w:noProof/>
            <w:webHidden/>
          </w:rPr>
          <w:tab/>
        </w:r>
        <w:r w:rsidR="002C4FA5">
          <w:rPr>
            <w:noProof/>
            <w:webHidden/>
          </w:rPr>
          <w:fldChar w:fldCharType="begin"/>
        </w:r>
        <w:r w:rsidR="002C4FA5">
          <w:rPr>
            <w:noProof/>
            <w:webHidden/>
          </w:rPr>
          <w:instrText xml:space="preserve"> PAGEREF _Toc127519105 \h </w:instrText>
        </w:r>
        <w:r w:rsidR="002C4FA5">
          <w:rPr>
            <w:noProof/>
            <w:webHidden/>
          </w:rPr>
        </w:r>
        <w:r w:rsidR="002C4FA5">
          <w:rPr>
            <w:noProof/>
            <w:webHidden/>
          </w:rPr>
          <w:fldChar w:fldCharType="separate"/>
        </w:r>
        <w:r w:rsidR="00DC1072">
          <w:rPr>
            <w:noProof/>
            <w:webHidden/>
          </w:rPr>
          <w:t>31</w:t>
        </w:r>
        <w:r w:rsidR="002C4FA5">
          <w:rPr>
            <w:noProof/>
            <w:webHidden/>
          </w:rPr>
          <w:fldChar w:fldCharType="end"/>
        </w:r>
      </w:hyperlink>
    </w:p>
    <w:p w14:paraId="50A378DF" w14:textId="279106A0" w:rsidR="002C4FA5" w:rsidRDefault="008B59D0">
      <w:pPr>
        <w:pStyle w:val="TOC3"/>
        <w:rPr>
          <w:rFonts w:asciiTheme="minorHAnsi" w:eastAsiaTheme="minorEastAsia" w:hAnsiTheme="minorHAnsi" w:cstheme="minorBidi"/>
          <w:noProof/>
          <w:sz w:val="22"/>
          <w:szCs w:val="22"/>
        </w:rPr>
      </w:pPr>
      <w:hyperlink w:anchor="_Toc127519106" w:history="1">
        <w:r w:rsidR="002C4FA5" w:rsidRPr="004B5990">
          <w:rPr>
            <w:rStyle w:val="Hyperlink"/>
            <w:bCs/>
            <w:noProof/>
          </w:rPr>
          <w:t>2.5.3</w:t>
        </w:r>
        <w:r w:rsidR="002C4FA5">
          <w:rPr>
            <w:rFonts w:asciiTheme="minorHAnsi" w:eastAsiaTheme="minorEastAsia" w:hAnsiTheme="minorHAnsi" w:cstheme="minorBidi"/>
            <w:noProof/>
            <w:sz w:val="22"/>
            <w:szCs w:val="22"/>
          </w:rPr>
          <w:tab/>
        </w:r>
        <w:r w:rsidR="002C4FA5" w:rsidRPr="004B5990">
          <w:rPr>
            <w:rStyle w:val="Hyperlink"/>
            <w:noProof/>
          </w:rPr>
          <w:t>Open Versus Closed Templates</w:t>
        </w:r>
        <w:r w:rsidR="002C4FA5">
          <w:rPr>
            <w:noProof/>
            <w:webHidden/>
          </w:rPr>
          <w:tab/>
        </w:r>
        <w:r w:rsidR="002C4FA5">
          <w:rPr>
            <w:noProof/>
            <w:webHidden/>
          </w:rPr>
          <w:fldChar w:fldCharType="begin"/>
        </w:r>
        <w:r w:rsidR="002C4FA5">
          <w:rPr>
            <w:noProof/>
            <w:webHidden/>
          </w:rPr>
          <w:instrText xml:space="preserve"> PAGEREF _Toc127519106 \h </w:instrText>
        </w:r>
        <w:r w:rsidR="002C4FA5">
          <w:rPr>
            <w:noProof/>
            <w:webHidden/>
          </w:rPr>
        </w:r>
        <w:r w:rsidR="002C4FA5">
          <w:rPr>
            <w:noProof/>
            <w:webHidden/>
          </w:rPr>
          <w:fldChar w:fldCharType="separate"/>
        </w:r>
        <w:r w:rsidR="00DC1072">
          <w:rPr>
            <w:noProof/>
            <w:webHidden/>
          </w:rPr>
          <w:t>32</w:t>
        </w:r>
        <w:r w:rsidR="002C4FA5">
          <w:rPr>
            <w:noProof/>
            <w:webHidden/>
          </w:rPr>
          <w:fldChar w:fldCharType="end"/>
        </w:r>
      </w:hyperlink>
    </w:p>
    <w:p w14:paraId="2A60D12A" w14:textId="078E4C3E" w:rsidR="002C4FA5" w:rsidRDefault="008B59D0">
      <w:pPr>
        <w:pStyle w:val="TOC3"/>
        <w:rPr>
          <w:rFonts w:asciiTheme="minorHAnsi" w:eastAsiaTheme="minorEastAsia" w:hAnsiTheme="minorHAnsi" w:cstheme="minorBidi"/>
          <w:noProof/>
          <w:sz w:val="22"/>
          <w:szCs w:val="22"/>
        </w:rPr>
      </w:pPr>
      <w:hyperlink w:anchor="_Toc127519107" w:history="1">
        <w:r w:rsidR="002C4FA5" w:rsidRPr="004B5990">
          <w:rPr>
            <w:rStyle w:val="Hyperlink"/>
            <w:bCs/>
            <w:noProof/>
          </w:rPr>
          <w:t>2.5.4</w:t>
        </w:r>
        <w:r w:rsidR="002C4FA5">
          <w:rPr>
            <w:rFonts w:asciiTheme="minorHAnsi" w:eastAsiaTheme="minorEastAsia" w:hAnsiTheme="minorHAnsi" w:cstheme="minorBidi"/>
            <w:noProof/>
            <w:sz w:val="22"/>
            <w:szCs w:val="22"/>
          </w:rPr>
          <w:tab/>
        </w:r>
        <w:r w:rsidR="002C4FA5" w:rsidRPr="004B5990">
          <w:rPr>
            <w:rStyle w:val="Hyperlink"/>
            <w:noProof/>
          </w:rPr>
          <w:t>Encounter Summary Versus Patient Summary</w:t>
        </w:r>
        <w:r w:rsidR="002C4FA5">
          <w:rPr>
            <w:noProof/>
            <w:webHidden/>
          </w:rPr>
          <w:tab/>
        </w:r>
        <w:r w:rsidR="002C4FA5">
          <w:rPr>
            <w:noProof/>
            <w:webHidden/>
          </w:rPr>
          <w:fldChar w:fldCharType="begin"/>
        </w:r>
        <w:r w:rsidR="002C4FA5">
          <w:rPr>
            <w:noProof/>
            <w:webHidden/>
          </w:rPr>
          <w:instrText xml:space="preserve"> PAGEREF _Toc127519107 \h </w:instrText>
        </w:r>
        <w:r w:rsidR="002C4FA5">
          <w:rPr>
            <w:noProof/>
            <w:webHidden/>
          </w:rPr>
        </w:r>
        <w:r w:rsidR="002C4FA5">
          <w:rPr>
            <w:noProof/>
            <w:webHidden/>
          </w:rPr>
          <w:fldChar w:fldCharType="separate"/>
        </w:r>
        <w:r w:rsidR="00DC1072">
          <w:rPr>
            <w:noProof/>
            <w:webHidden/>
          </w:rPr>
          <w:t>33</w:t>
        </w:r>
        <w:r w:rsidR="002C4FA5">
          <w:rPr>
            <w:noProof/>
            <w:webHidden/>
          </w:rPr>
          <w:fldChar w:fldCharType="end"/>
        </w:r>
      </w:hyperlink>
    </w:p>
    <w:p w14:paraId="5F44FD0A" w14:textId="67F3FAD2" w:rsidR="002C4FA5" w:rsidRDefault="008B59D0">
      <w:pPr>
        <w:pStyle w:val="TOC2"/>
        <w:rPr>
          <w:rFonts w:asciiTheme="minorHAnsi" w:eastAsiaTheme="minorEastAsia" w:hAnsiTheme="minorHAnsi" w:cstheme="minorBidi"/>
          <w:b w:val="0"/>
          <w:bCs w:val="0"/>
          <w:noProof/>
        </w:rPr>
      </w:pPr>
      <w:hyperlink w:anchor="_Toc127519108" w:history="1">
        <w:r w:rsidR="002C4FA5" w:rsidRPr="004B5990">
          <w:rPr>
            <w:rStyle w:val="Hyperlink"/>
            <w:noProof/>
          </w:rPr>
          <w:t>2.6</w:t>
        </w:r>
        <w:r w:rsidR="002C4FA5">
          <w:rPr>
            <w:rFonts w:asciiTheme="minorHAnsi" w:eastAsiaTheme="minorEastAsia" w:hAnsiTheme="minorHAnsi" w:cstheme="minorBidi"/>
            <w:b w:val="0"/>
            <w:bCs w:val="0"/>
            <w:noProof/>
          </w:rPr>
          <w:tab/>
        </w:r>
        <w:r w:rsidR="002C4FA5" w:rsidRPr="004B5990">
          <w:rPr>
            <w:rStyle w:val="Hyperlink"/>
            <w:noProof/>
          </w:rPr>
          <w:t>General Guidance on Document-Based Exchange</w:t>
        </w:r>
        <w:r w:rsidR="002C4FA5">
          <w:rPr>
            <w:noProof/>
            <w:webHidden/>
          </w:rPr>
          <w:tab/>
        </w:r>
        <w:r w:rsidR="002C4FA5">
          <w:rPr>
            <w:noProof/>
            <w:webHidden/>
          </w:rPr>
          <w:fldChar w:fldCharType="begin"/>
        </w:r>
        <w:r w:rsidR="002C4FA5">
          <w:rPr>
            <w:noProof/>
            <w:webHidden/>
          </w:rPr>
          <w:instrText xml:space="preserve"> PAGEREF _Toc127519108 \h </w:instrText>
        </w:r>
        <w:r w:rsidR="002C4FA5">
          <w:rPr>
            <w:noProof/>
            <w:webHidden/>
          </w:rPr>
        </w:r>
        <w:r w:rsidR="002C4FA5">
          <w:rPr>
            <w:noProof/>
            <w:webHidden/>
          </w:rPr>
          <w:fldChar w:fldCharType="separate"/>
        </w:r>
        <w:r w:rsidR="00DC1072">
          <w:rPr>
            <w:noProof/>
            <w:webHidden/>
          </w:rPr>
          <w:t>34</w:t>
        </w:r>
        <w:r w:rsidR="002C4FA5">
          <w:rPr>
            <w:noProof/>
            <w:webHidden/>
          </w:rPr>
          <w:fldChar w:fldCharType="end"/>
        </w:r>
      </w:hyperlink>
    </w:p>
    <w:p w14:paraId="74AC5F17" w14:textId="5678299E" w:rsidR="002C4FA5" w:rsidRDefault="008B59D0">
      <w:pPr>
        <w:pStyle w:val="TOC3"/>
        <w:rPr>
          <w:rFonts w:asciiTheme="minorHAnsi" w:eastAsiaTheme="minorEastAsia" w:hAnsiTheme="minorHAnsi" w:cstheme="minorBidi"/>
          <w:noProof/>
          <w:sz w:val="22"/>
          <w:szCs w:val="22"/>
        </w:rPr>
      </w:pPr>
      <w:hyperlink w:anchor="_Toc127519109" w:history="1">
        <w:r w:rsidR="002C4FA5" w:rsidRPr="004B5990">
          <w:rPr>
            <w:rStyle w:val="Hyperlink"/>
            <w:bCs/>
            <w:noProof/>
          </w:rPr>
          <w:t>2.6.1</w:t>
        </w:r>
        <w:r w:rsidR="002C4FA5">
          <w:rPr>
            <w:rFonts w:asciiTheme="minorHAnsi" w:eastAsiaTheme="minorEastAsia" w:hAnsiTheme="minorHAnsi" w:cstheme="minorBidi"/>
            <w:noProof/>
            <w:sz w:val="22"/>
            <w:szCs w:val="22"/>
          </w:rPr>
          <w:tab/>
        </w:r>
        <w:r w:rsidR="002C4FA5" w:rsidRPr="004B5990">
          <w:rPr>
            <w:rStyle w:val="Hyperlink"/>
            <w:noProof/>
          </w:rPr>
          <w:t>Content Creator Responsibilities</w:t>
        </w:r>
        <w:r w:rsidR="002C4FA5">
          <w:rPr>
            <w:noProof/>
            <w:webHidden/>
          </w:rPr>
          <w:tab/>
        </w:r>
        <w:r w:rsidR="002C4FA5">
          <w:rPr>
            <w:noProof/>
            <w:webHidden/>
          </w:rPr>
          <w:fldChar w:fldCharType="begin"/>
        </w:r>
        <w:r w:rsidR="002C4FA5">
          <w:rPr>
            <w:noProof/>
            <w:webHidden/>
          </w:rPr>
          <w:instrText xml:space="preserve"> PAGEREF _Toc127519109 \h </w:instrText>
        </w:r>
        <w:r w:rsidR="002C4FA5">
          <w:rPr>
            <w:noProof/>
            <w:webHidden/>
          </w:rPr>
        </w:r>
        <w:r w:rsidR="002C4FA5">
          <w:rPr>
            <w:noProof/>
            <w:webHidden/>
          </w:rPr>
          <w:fldChar w:fldCharType="separate"/>
        </w:r>
        <w:r w:rsidR="00DC1072">
          <w:rPr>
            <w:noProof/>
            <w:webHidden/>
          </w:rPr>
          <w:t>35</w:t>
        </w:r>
        <w:r w:rsidR="002C4FA5">
          <w:rPr>
            <w:noProof/>
            <w:webHidden/>
          </w:rPr>
          <w:fldChar w:fldCharType="end"/>
        </w:r>
      </w:hyperlink>
    </w:p>
    <w:p w14:paraId="13C8FC3B" w14:textId="194C406F" w:rsidR="002C4FA5" w:rsidRDefault="008B59D0">
      <w:pPr>
        <w:pStyle w:val="TOC3"/>
        <w:rPr>
          <w:rFonts w:asciiTheme="minorHAnsi" w:eastAsiaTheme="minorEastAsia" w:hAnsiTheme="minorHAnsi" w:cstheme="minorBidi"/>
          <w:noProof/>
          <w:sz w:val="22"/>
          <w:szCs w:val="22"/>
        </w:rPr>
      </w:pPr>
      <w:hyperlink w:anchor="_Toc127519110" w:history="1">
        <w:r w:rsidR="002C4FA5" w:rsidRPr="004B5990">
          <w:rPr>
            <w:rStyle w:val="Hyperlink"/>
            <w:bCs/>
            <w:noProof/>
          </w:rPr>
          <w:t>2.6.2</w:t>
        </w:r>
        <w:r w:rsidR="002C4FA5">
          <w:rPr>
            <w:rFonts w:asciiTheme="minorHAnsi" w:eastAsiaTheme="minorEastAsia" w:hAnsiTheme="minorHAnsi" w:cstheme="minorBidi"/>
            <w:noProof/>
            <w:sz w:val="22"/>
            <w:szCs w:val="22"/>
          </w:rPr>
          <w:tab/>
        </w:r>
        <w:r w:rsidR="002C4FA5" w:rsidRPr="004B5990">
          <w:rPr>
            <w:rStyle w:val="Hyperlink"/>
            <w:noProof/>
          </w:rPr>
          <w:t>Content Consumer Responsibilities</w:t>
        </w:r>
        <w:r w:rsidR="002C4FA5">
          <w:rPr>
            <w:noProof/>
            <w:webHidden/>
          </w:rPr>
          <w:tab/>
        </w:r>
        <w:r w:rsidR="002C4FA5">
          <w:rPr>
            <w:noProof/>
            <w:webHidden/>
          </w:rPr>
          <w:fldChar w:fldCharType="begin"/>
        </w:r>
        <w:r w:rsidR="002C4FA5">
          <w:rPr>
            <w:noProof/>
            <w:webHidden/>
          </w:rPr>
          <w:instrText xml:space="preserve"> PAGEREF _Toc127519110 \h </w:instrText>
        </w:r>
        <w:r w:rsidR="002C4FA5">
          <w:rPr>
            <w:noProof/>
            <w:webHidden/>
          </w:rPr>
        </w:r>
        <w:r w:rsidR="002C4FA5">
          <w:rPr>
            <w:noProof/>
            <w:webHidden/>
          </w:rPr>
          <w:fldChar w:fldCharType="separate"/>
        </w:r>
        <w:r w:rsidR="00DC1072">
          <w:rPr>
            <w:noProof/>
            <w:webHidden/>
          </w:rPr>
          <w:t>37</w:t>
        </w:r>
        <w:r w:rsidR="002C4FA5">
          <w:rPr>
            <w:noProof/>
            <w:webHidden/>
          </w:rPr>
          <w:fldChar w:fldCharType="end"/>
        </w:r>
      </w:hyperlink>
    </w:p>
    <w:p w14:paraId="2081151D" w14:textId="374AAE40" w:rsidR="002C4FA5" w:rsidRDefault="008B59D0">
      <w:pPr>
        <w:pStyle w:val="TOC2"/>
        <w:rPr>
          <w:rFonts w:asciiTheme="minorHAnsi" w:eastAsiaTheme="minorEastAsia" w:hAnsiTheme="minorHAnsi" w:cstheme="minorBidi"/>
          <w:b w:val="0"/>
          <w:bCs w:val="0"/>
          <w:noProof/>
        </w:rPr>
      </w:pPr>
      <w:hyperlink w:anchor="_Toc127519111" w:history="1">
        <w:r w:rsidR="002C4FA5" w:rsidRPr="004B5990">
          <w:rPr>
            <w:rStyle w:val="Hyperlink"/>
            <w:noProof/>
          </w:rPr>
          <w:t>2.7</w:t>
        </w:r>
        <w:r w:rsidR="002C4FA5">
          <w:rPr>
            <w:rFonts w:asciiTheme="minorHAnsi" w:eastAsiaTheme="minorEastAsia" w:hAnsiTheme="minorHAnsi" w:cstheme="minorBidi"/>
            <w:b w:val="0"/>
            <w:bCs w:val="0"/>
            <w:noProof/>
          </w:rPr>
          <w:tab/>
        </w:r>
        <w:r w:rsidR="002C4FA5" w:rsidRPr="004B5990">
          <w:rPr>
            <w:rStyle w:val="Hyperlink"/>
            <w:noProof/>
          </w:rPr>
          <w:t>Clinical Notes</w:t>
        </w:r>
        <w:r w:rsidR="002C4FA5">
          <w:rPr>
            <w:noProof/>
            <w:webHidden/>
          </w:rPr>
          <w:tab/>
        </w:r>
        <w:r w:rsidR="002C4FA5">
          <w:rPr>
            <w:noProof/>
            <w:webHidden/>
          </w:rPr>
          <w:fldChar w:fldCharType="begin"/>
        </w:r>
        <w:r w:rsidR="002C4FA5">
          <w:rPr>
            <w:noProof/>
            <w:webHidden/>
          </w:rPr>
          <w:instrText xml:space="preserve"> PAGEREF _Toc127519111 \h </w:instrText>
        </w:r>
        <w:r w:rsidR="002C4FA5">
          <w:rPr>
            <w:noProof/>
            <w:webHidden/>
          </w:rPr>
        </w:r>
        <w:r w:rsidR="002C4FA5">
          <w:rPr>
            <w:noProof/>
            <w:webHidden/>
          </w:rPr>
          <w:fldChar w:fldCharType="separate"/>
        </w:r>
        <w:r w:rsidR="00DC1072">
          <w:rPr>
            <w:noProof/>
            <w:webHidden/>
          </w:rPr>
          <w:t>40</w:t>
        </w:r>
        <w:r w:rsidR="002C4FA5">
          <w:rPr>
            <w:noProof/>
            <w:webHidden/>
          </w:rPr>
          <w:fldChar w:fldCharType="end"/>
        </w:r>
      </w:hyperlink>
    </w:p>
    <w:p w14:paraId="1313BD6C" w14:textId="2297CBBD" w:rsidR="002C4FA5" w:rsidRDefault="008B59D0">
      <w:pPr>
        <w:pStyle w:val="TOC3"/>
        <w:rPr>
          <w:rFonts w:asciiTheme="minorHAnsi" w:eastAsiaTheme="minorEastAsia" w:hAnsiTheme="minorHAnsi" w:cstheme="minorBidi"/>
          <w:noProof/>
          <w:sz w:val="22"/>
          <w:szCs w:val="22"/>
        </w:rPr>
      </w:pPr>
      <w:hyperlink w:anchor="_Toc127519112" w:history="1">
        <w:r w:rsidR="002C4FA5" w:rsidRPr="004B5990">
          <w:rPr>
            <w:rStyle w:val="Hyperlink"/>
            <w:bCs/>
            <w:noProof/>
          </w:rPr>
          <w:t>2.7.1</w:t>
        </w:r>
        <w:r w:rsidR="002C4FA5">
          <w:rPr>
            <w:rFonts w:asciiTheme="minorHAnsi" w:eastAsiaTheme="minorEastAsia" w:hAnsiTheme="minorHAnsi" w:cstheme="minorBidi"/>
            <w:noProof/>
            <w:sz w:val="22"/>
            <w:szCs w:val="22"/>
          </w:rPr>
          <w:tab/>
        </w:r>
        <w:r w:rsidR="002C4FA5" w:rsidRPr="004B5990">
          <w:rPr>
            <w:rStyle w:val="Hyperlink"/>
            <w:noProof/>
          </w:rPr>
          <w:t>LOINC Coding for Clinical Notes</w:t>
        </w:r>
        <w:r w:rsidR="002C4FA5">
          <w:rPr>
            <w:noProof/>
            <w:webHidden/>
          </w:rPr>
          <w:tab/>
        </w:r>
        <w:r w:rsidR="002C4FA5">
          <w:rPr>
            <w:noProof/>
            <w:webHidden/>
          </w:rPr>
          <w:fldChar w:fldCharType="begin"/>
        </w:r>
        <w:r w:rsidR="002C4FA5">
          <w:rPr>
            <w:noProof/>
            <w:webHidden/>
          </w:rPr>
          <w:instrText xml:space="preserve"> PAGEREF _Toc127519112 \h </w:instrText>
        </w:r>
        <w:r w:rsidR="002C4FA5">
          <w:rPr>
            <w:noProof/>
            <w:webHidden/>
          </w:rPr>
        </w:r>
        <w:r w:rsidR="002C4FA5">
          <w:rPr>
            <w:noProof/>
            <w:webHidden/>
          </w:rPr>
          <w:fldChar w:fldCharType="separate"/>
        </w:r>
        <w:r w:rsidR="00DC1072">
          <w:rPr>
            <w:noProof/>
            <w:webHidden/>
          </w:rPr>
          <w:t>42</w:t>
        </w:r>
        <w:r w:rsidR="002C4FA5">
          <w:rPr>
            <w:noProof/>
            <w:webHidden/>
          </w:rPr>
          <w:fldChar w:fldCharType="end"/>
        </w:r>
      </w:hyperlink>
    </w:p>
    <w:p w14:paraId="7756A170" w14:textId="43B8EA09" w:rsidR="002C4FA5" w:rsidRDefault="008B59D0">
      <w:pPr>
        <w:pStyle w:val="TOC2"/>
        <w:rPr>
          <w:rFonts w:asciiTheme="minorHAnsi" w:eastAsiaTheme="minorEastAsia" w:hAnsiTheme="minorHAnsi" w:cstheme="minorBidi"/>
          <w:b w:val="0"/>
          <w:bCs w:val="0"/>
          <w:noProof/>
        </w:rPr>
      </w:pPr>
      <w:hyperlink w:anchor="_Toc127519113" w:history="1">
        <w:r w:rsidR="002C4FA5" w:rsidRPr="004B5990">
          <w:rPr>
            <w:rStyle w:val="Hyperlink"/>
            <w:noProof/>
          </w:rPr>
          <w:t>2.8</w:t>
        </w:r>
        <w:r w:rsidR="002C4FA5">
          <w:rPr>
            <w:rFonts w:asciiTheme="minorHAnsi" w:eastAsiaTheme="minorEastAsia" w:hAnsiTheme="minorHAnsi" w:cstheme="minorBidi"/>
            <w:b w:val="0"/>
            <w:bCs w:val="0"/>
            <w:noProof/>
          </w:rPr>
          <w:tab/>
        </w:r>
        <w:r w:rsidR="002C4FA5" w:rsidRPr="004B5990">
          <w:rPr>
            <w:rStyle w:val="Hyperlink"/>
            <w:noProof/>
          </w:rPr>
          <w:t>Options for Temporarily Unavailable Data</w:t>
        </w:r>
        <w:r w:rsidR="002C4FA5">
          <w:rPr>
            <w:noProof/>
            <w:webHidden/>
          </w:rPr>
          <w:tab/>
        </w:r>
        <w:r w:rsidR="002C4FA5">
          <w:rPr>
            <w:noProof/>
            <w:webHidden/>
          </w:rPr>
          <w:fldChar w:fldCharType="begin"/>
        </w:r>
        <w:r w:rsidR="002C4FA5">
          <w:rPr>
            <w:noProof/>
            <w:webHidden/>
          </w:rPr>
          <w:instrText xml:space="preserve"> PAGEREF _Toc127519113 \h </w:instrText>
        </w:r>
        <w:r w:rsidR="002C4FA5">
          <w:rPr>
            <w:noProof/>
            <w:webHidden/>
          </w:rPr>
        </w:r>
        <w:r w:rsidR="002C4FA5">
          <w:rPr>
            <w:noProof/>
            <w:webHidden/>
          </w:rPr>
          <w:fldChar w:fldCharType="separate"/>
        </w:r>
        <w:r w:rsidR="00DC1072">
          <w:rPr>
            <w:noProof/>
            <w:webHidden/>
          </w:rPr>
          <w:t>44</w:t>
        </w:r>
        <w:r w:rsidR="002C4FA5">
          <w:rPr>
            <w:noProof/>
            <w:webHidden/>
          </w:rPr>
          <w:fldChar w:fldCharType="end"/>
        </w:r>
      </w:hyperlink>
    </w:p>
    <w:p w14:paraId="517C3149" w14:textId="51CE8411" w:rsidR="002C4FA5" w:rsidRDefault="008B59D0" w:rsidP="002C4FA5">
      <w:pPr>
        <w:pStyle w:val="TOC1"/>
        <w:rPr>
          <w:rFonts w:asciiTheme="minorHAnsi" w:eastAsiaTheme="minorEastAsia" w:hAnsiTheme="minorHAnsi" w:cstheme="minorBidi"/>
          <w:noProof/>
          <w:sz w:val="22"/>
          <w:szCs w:val="22"/>
        </w:rPr>
      </w:pPr>
      <w:hyperlink w:anchor="_Toc127519114" w:history="1">
        <w:r w:rsidR="002C4FA5" w:rsidRPr="004B5990">
          <w:rPr>
            <w:rStyle w:val="Hyperlink"/>
            <w:noProof/>
          </w:rPr>
          <w:t>3</w:t>
        </w:r>
        <w:r w:rsidR="002C4FA5">
          <w:rPr>
            <w:rFonts w:asciiTheme="minorHAnsi" w:eastAsiaTheme="minorEastAsia" w:hAnsiTheme="minorHAnsi" w:cstheme="minorBidi"/>
            <w:noProof/>
            <w:sz w:val="22"/>
            <w:szCs w:val="22"/>
          </w:rPr>
          <w:tab/>
        </w:r>
        <w:r w:rsidR="002C4FA5" w:rsidRPr="004B5990">
          <w:rPr>
            <w:rStyle w:val="Hyperlink"/>
            <w:noProof/>
          </w:rPr>
          <w:t>Document Level Guidance</w:t>
        </w:r>
        <w:r w:rsidR="002C4FA5">
          <w:rPr>
            <w:noProof/>
            <w:webHidden/>
          </w:rPr>
          <w:tab/>
        </w:r>
        <w:r w:rsidR="002C4FA5">
          <w:rPr>
            <w:noProof/>
            <w:webHidden/>
          </w:rPr>
          <w:fldChar w:fldCharType="begin"/>
        </w:r>
        <w:r w:rsidR="002C4FA5">
          <w:rPr>
            <w:noProof/>
            <w:webHidden/>
          </w:rPr>
          <w:instrText xml:space="preserve"> PAGEREF _Toc127519114 \h </w:instrText>
        </w:r>
        <w:r w:rsidR="002C4FA5">
          <w:rPr>
            <w:noProof/>
            <w:webHidden/>
          </w:rPr>
        </w:r>
        <w:r w:rsidR="002C4FA5">
          <w:rPr>
            <w:noProof/>
            <w:webHidden/>
          </w:rPr>
          <w:fldChar w:fldCharType="separate"/>
        </w:r>
        <w:r w:rsidR="00DC1072">
          <w:rPr>
            <w:noProof/>
            <w:webHidden/>
          </w:rPr>
          <w:t>45</w:t>
        </w:r>
        <w:r w:rsidR="002C4FA5">
          <w:rPr>
            <w:noProof/>
            <w:webHidden/>
          </w:rPr>
          <w:fldChar w:fldCharType="end"/>
        </w:r>
      </w:hyperlink>
    </w:p>
    <w:p w14:paraId="247B9111" w14:textId="695D065D" w:rsidR="002C4FA5" w:rsidRDefault="008B59D0">
      <w:pPr>
        <w:pStyle w:val="TOC2"/>
        <w:rPr>
          <w:rFonts w:asciiTheme="minorHAnsi" w:eastAsiaTheme="minorEastAsia" w:hAnsiTheme="minorHAnsi" w:cstheme="minorBidi"/>
          <w:b w:val="0"/>
          <w:bCs w:val="0"/>
          <w:noProof/>
        </w:rPr>
      </w:pPr>
      <w:hyperlink w:anchor="_Toc127519115" w:history="1">
        <w:r w:rsidR="002C4FA5" w:rsidRPr="004B5990">
          <w:rPr>
            <w:rStyle w:val="Hyperlink"/>
            <w:noProof/>
          </w:rPr>
          <w:t>3.1</w:t>
        </w:r>
        <w:r w:rsidR="002C4FA5">
          <w:rPr>
            <w:rFonts w:asciiTheme="minorHAnsi" w:eastAsiaTheme="minorEastAsia" w:hAnsiTheme="minorHAnsi" w:cstheme="minorBidi"/>
            <w:b w:val="0"/>
            <w:bCs w:val="0"/>
            <w:noProof/>
          </w:rPr>
          <w:tab/>
        </w:r>
        <w:r w:rsidR="002C4FA5" w:rsidRPr="004B5990">
          <w:rPr>
            <w:rStyle w:val="Hyperlink"/>
            <w:noProof/>
          </w:rPr>
          <w:t>Reusable, Nesting Templates</w:t>
        </w:r>
        <w:r w:rsidR="002C4FA5">
          <w:rPr>
            <w:noProof/>
            <w:webHidden/>
          </w:rPr>
          <w:tab/>
        </w:r>
        <w:r w:rsidR="002C4FA5">
          <w:rPr>
            <w:noProof/>
            <w:webHidden/>
          </w:rPr>
          <w:fldChar w:fldCharType="begin"/>
        </w:r>
        <w:r w:rsidR="002C4FA5">
          <w:rPr>
            <w:noProof/>
            <w:webHidden/>
          </w:rPr>
          <w:instrText xml:space="preserve"> PAGEREF _Toc127519115 \h </w:instrText>
        </w:r>
        <w:r w:rsidR="002C4FA5">
          <w:rPr>
            <w:noProof/>
            <w:webHidden/>
          </w:rPr>
        </w:r>
        <w:r w:rsidR="002C4FA5">
          <w:rPr>
            <w:noProof/>
            <w:webHidden/>
          </w:rPr>
          <w:fldChar w:fldCharType="separate"/>
        </w:r>
        <w:r w:rsidR="00DC1072">
          <w:rPr>
            <w:noProof/>
            <w:webHidden/>
          </w:rPr>
          <w:t>45</w:t>
        </w:r>
        <w:r w:rsidR="002C4FA5">
          <w:rPr>
            <w:noProof/>
            <w:webHidden/>
          </w:rPr>
          <w:fldChar w:fldCharType="end"/>
        </w:r>
      </w:hyperlink>
    </w:p>
    <w:p w14:paraId="337900F5" w14:textId="4FAC011B" w:rsidR="002C4FA5" w:rsidRDefault="008B59D0">
      <w:pPr>
        <w:pStyle w:val="TOC3"/>
        <w:rPr>
          <w:rFonts w:asciiTheme="minorHAnsi" w:eastAsiaTheme="minorEastAsia" w:hAnsiTheme="minorHAnsi" w:cstheme="minorBidi"/>
          <w:noProof/>
          <w:sz w:val="22"/>
          <w:szCs w:val="22"/>
        </w:rPr>
      </w:pPr>
      <w:hyperlink w:anchor="_Toc127519116" w:history="1">
        <w:r w:rsidR="002C4FA5" w:rsidRPr="004B5990">
          <w:rPr>
            <w:rStyle w:val="Hyperlink"/>
            <w:bCs/>
            <w:noProof/>
          </w:rPr>
          <w:t>3.1.1</w:t>
        </w:r>
        <w:r w:rsidR="002C4FA5">
          <w:rPr>
            <w:rFonts w:asciiTheme="minorHAnsi" w:eastAsiaTheme="minorEastAsia" w:hAnsiTheme="minorHAnsi" w:cstheme="minorBidi"/>
            <w:noProof/>
            <w:sz w:val="22"/>
            <w:szCs w:val="22"/>
          </w:rPr>
          <w:tab/>
        </w:r>
        <w:r w:rsidR="002C4FA5" w:rsidRPr="004B5990">
          <w:rPr>
            <w:rStyle w:val="Hyperlink"/>
            <w:noProof/>
          </w:rPr>
          <w:t>Nested Content and Context Conduction</w:t>
        </w:r>
        <w:r w:rsidR="002C4FA5">
          <w:rPr>
            <w:noProof/>
            <w:webHidden/>
          </w:rPr>
          <w:tab/>
        </w:r>
        <w:r w:rsidR="002C4FA5">
          <w:rPr>
            <w:noProof/>
            <w:webHidden/>
          </w:rPr>
          <w:fldChar w:fldCharType="begin"/>
        </w:r>
        <w:r w:rsidR="002C4FA5">
          <w:rPr>
            <w:noProof/>
            <w:webHidden/>
          </w:rPr>
          <w:instrText xml:space="preserve"> PAGEREF _Toc127519116 \h </w:instrText>
        </w:r>
        <w:r w:rsidR="002C4FA5">
          <w:rPr>
            <w:noProof/>
            <w:webHidden/>
          </w:rPr>
        </w:r>
        <w:r w:rsidR="002C4FA5">
          <w:rPr>
            <w:noProof/>
            <w:webHidden/>
          </w:rPr>
          <w:fldChar w:fldCharType="separate"/>
        </w:r>
        <w:r w:rsidR="00DC1072">
          <w:rPr>
            <w:noProof/>
            <w:webHidden/>
          </w:rPr>
          <w:t>46</w:t>
        </w:r>
        <w:r w:rsidR="002C4FA5">
          <w:rPr>
            <w:noProof/>
            <w:webHidden/>
          </w:rPr>
          <w:fldChar w:fldCharType="end"/>
        </w:r>
      </w:hyperlink>
    </w:p>
    <w:p w14:paraId="4426914B" w14:textId="3D91DAA6" w:rsidR="002C4FA5" w:rsidRDefault="008B59D0">
      <w:pPr>
        <w:pStyle w:val="TOC2"/>
        <w:rPr>
          <w:rFonts w:asciiTheme="minorHAnsi" w:eastAsiaTheme="minorEastAsia" w:hAnsiTheme="minorHAnsi" w:cstheme="minorBidi"/>
          <w:b w:val="0"/>
          <w:bCs w:val="0"/>
          <w:noProof/>
        </w:rPr>
      </w:pPr>
      <w:hyperlink w:anchor="_Toc127519117" w:history="1">
        <w:r w:rsidR="002C4FA5" w:rsidRPr="004B5990">
          <w:rPr>
            <w:rStyle w:val="Hyperlink"/>
            <w:noProof/>
          </w:rPr>
          <w:t>3.2</w:t>
        </w:r>
        <w:r w:rsidR="002C4FA5">
          <w:rPr>
            <w:rFonts w:asciiTheme="minorHAnsi" w:eastAsiaTheme="minorEastAsia" w:hAnsiTheme="minorHAnsi" w:cstheme="minorBidi"/>
            <w:b w:val="0"/>
            <w:bCs w:val="0"/>
            <w:noProof/>
          </w:rPr>
          <w:tab/>
        </w:r>
        <w:r w:rsidR="002C4FA5" w:rsidRPr="004B5990">
          <w:rPr>
            <w:rStyle w:val="Hyperlink"/>
            <w:noProof/>
          </w:rPr>
          <w:t>Structured Header</w:t>
        </w:r>
        <w:r w:rsidR="002C4FA5">
          <w:rPr>
            <w:noProof/>
            <w:webHidden/>
          </w:rPr>
          <w:tab/>
        </w:r>
        <w:r w:rsidR="002C4FA5">
          <w:rPr>
            <w:noProof/>
            <w:webHidden/>
          </w:rPr>
          <w:fldChar w:fldCharType="begin"/>
        </w:r>
        <w:r w:rsidR="002C4FA5">
          <w:rPr>
            <w:noProof/>
            <w:webHidden/>
          </w:rPr>
          <w:instrText xml:space="preserve"> PAGEREF _Toc127519117 \h </w:instrText>
        </w:r>
        <w:r w:rsidR="002C4FA5">
          <w:rPr>
            <w:noProof/>
            <w:webHidden/>
          </w:rPr>
        </w:r>
        <w:r w:rsidR="002C4FA5">
          <w:rPr>
            <w:noProof/>
            <w:webHidden/>
          </w:rPr>
          <w:fldChar w:fldCharType="separate"/>
        </w:r>
        <w:r w:rsidR="00DC1072">
          <w:rPr>
            <w:noProof/>
            <w:webHidden/>
          </w:rPr>
          <w:t>48</w:t>
        </w:r>
        <w:r w:rsidR="002C4FA5">
          <w:rPr>
            <w:noProof/>
            <w:webHidden/>
          </w:rPr>
          <w:fldChar w:fldCharType="end"/>
        </w:r>
      </w:hyperlink>
    </w:p>
    <w:p w14:paraId="16A0BF5E" w14:textId="3A833404" w:rsidR="002C4FA5" w:rsidRDefault="008B59D0">
      <w:pPr>
        <w:pStyle w:val="TOC3"/>
        <w:rPr>
          <w:rFonts w:asciiTheme="minorHAnsi" w:eastAsiaTheme="minorEastAsia" w:hAnsiTheme="minorHAnsi" w:cstheme="minorBidi"/>
          <w:noProof/>
          <w:sz w:val="22"/>
          <w:szCs w:val="22"/>
        </w:rPr>
      </w:pPr>
      <w:hyperlink w:anchor="_Toc127519118" w:history="1">
        <w:r w:rsidR="002C4FA5" w:rsidRPr="004B5990">
          <w:rPr>
            <w:rStyle w:val="Hyperlink"/>
            <w:bCs/>
            <w:noProof/>
          </w:rPr>
          <w:t>3.2.1</w:t>
        </w:r>
        <w:r w:rsidR="002C4FA5">
          <w:rPr>
            <w:rFonts w:asciiTheme="minorHAnsi" w:eastAsiaTheme="minorEastAsia" w:hAnsiTheme="minorHAnsi" w:cstheme="minorBidi"/>
            <w:noProof/>
            <w:sz w:val="22"/>
            <w:szCs w:val="22"/>
          </w:rPr>
          <w:tab/>
        </w:r>
        <w:r w:rsidR="002C4FA5" w:rsidRPr="004B5990">
          <w:rPr>
            <w:rStyle w:val="Hyperlink"/>
            <w:noProof/>
          </w:rPr>
          <w:t>Patient</w:t>
        </w:r>
        <w:r w:rsidR="002C4FA5">
          <w:rPr>
            <w:noProof/>
            <w:webHidden/>
          </w:rPr>
          <w:tab/>
        </w:r>
        <w:r w:rsidR="002C4FA5">
          <w:rPr>
            <w:noProof/>
            <w:webHidden/>
          </w:rPr>
          <w:fldChar w:fldCharType="begin"/>
        </w:r>
        <w:r w:rsidR="002C4FA5">
          <w:rPr>
            <w:noProof/>
            <w:webHidden/>
          </w:rPr>
          <w:instrText xml:space="preserve"> PAGEREF _Toc127519118 \h </w:instrText>
        </w:r>
        <w:r w:rsidR="002C4FA5">
          <w:rPr>
            <w:noProof/>
            <w:webHidden/>
          </w:rPr>
        </w:r>
        <w:r w:rsidR="002C4FA5">
          <w:rPr>
            <w:noProof/>
            <w:webHidden/>
          </w:rPr>
          <w:fldChar w:fldCharType="separate"/>
        </w:r>
        <w:r w:rsidR="00DC1072">
          <w:rPr>
            <w:noProof/>
            <w:webHidden/>
          </w:rPr>
          <w:t>48</w:t>
        </w:r>
        <w:r w:rsidR="002C4FA5">
          <w:rPr>
            <w:noProof/>
            <w:webHidden/>
          </w:rPr>
          <w:fldChar w:fldCharType="end"/>
        </w:r>
      </w:hyperlink>
    </w:p>
    <w:p w14:paraId="2FDA39D0" w14:textId="049D9627" w:rsidR="002C4FA5" w:rsidRDefault="008B59D0">
      <w:pPr>
        <w:pStyle w:val="TOC3"/>
        <w:rPr>
          <w:rFonts w:asciiTheme="minorHAnsi" w:eastAsiaTheme="minorEastAsia" w:hAnsiTheme="minorHAnsi" w:cstheme="minorBidi"/>
          <w:noProof/>
          <w:sz w:val="22"/>
          <w:szCs w:val="22"/>
        </w:rPr>
      </w:pPr>
      <w:hyperlink w:anchor="_Toc127519119" w:history="1">
        <w:r w:rsidR="002C4FA5" w:rsidRPr="004B5990">
          <w:rPr>
            <w:rStyle w:val="Hyperlink"/>
            <w:bCs/>
            <w:noProof/>
          </w:rPr>
          <w:t>3.2.2</w:t>
        </w:r>
        <w:r w:rsidR="002C4FA5">
          <w:rPr>
            <w:rFonts w:asciiTheme="minorHAnsi" w:eastAsiaTheme="minorEastAsia" w:hAnsiTheme="minorHAnsi" w:cstheme="minorBidi"/>
            <w:noProof/>
            <w:sz w:val="22"/>
            <w:szCs w:val="22"/>
          </w:rPr>
          <w:tab/>
        </w:r>
        <w:r w:rsidR="002C4FA5" w:rsidRPr="004B5990">
          <w:rPr>
            <w:rStyle w:val="Hyperlink"/>
            <w:noProof/>
          </w:rPr>
          <w:t>Authors Versus Performers</w:t>
        </w:r>
        <w:r w:rsidR="002C4FA5">
          <w:rPr>
            <w:noProof/>
            <w:webHidden/>
          </w:rPr>
          <w:tab/>
        </w:r>
        <w:r w:rsidR="002C4FA5">
          <w:rPr>
            <w:noProof/>
            <w:webHidden/>
          </w:rPr>
          <w:fldChar w:fldCharType="begin"/>
        </w:r>
        <w:r w:rsidR="002C4FA5">
          <w:rPr>
            <w:noProof/>
            <w:webHidden/>
          </w:rPr>
          <w:instrText xml:space="preserve"> PAGEREF _Toc127519119 \h </w:instrText>
        </w:r>
        <w:r w:rsidR="002C4FA5">
          <w:rPr>
            <w:noProof/>
            <w:webHidden/>
          </w:rPr>
        </w:r>
        <w:r w:rsidR="002C4FA5">
          <w:rPr>
            <w:noProof/>
            <w:webHidden/>
          </w:rPr>
          <w:fldChar w:fldCharType="separate"/>
        </w:r>
        <w:r w:rsidR="00DC1072">
          <w:rPr>
            <w:noProof/>
            <w:webHidden/>
          </w:rPr>
          <w:t>57</w:t>
        </w:r>
        <w:r w:rsidR="002C4FA5">
          <w:rPr>
            <w:noProof/>
            <w:webHidden/>
          </w:rPr>
          <w:fldChar w:fldCharType="end"/>
        </w:r>
      </w:hyperlink>
    </w:p>
    <w:p w14:paraId="61E8B109" w14:textId="116A62B9" w:rsidR="002C4FA5" w:rsidRDefault="008B59D0">
      <w:pPr>
        <w:pStyle w:val="TOC3"/>
        <w:rPr>
          <w:rFonts w:asciiTheme="minorHAnsi" w:eastAsiaTheme="minorEastAsia" w:hAnsiTheme="minorHAnsi" w:cstheme="minorBidi"/>
          <w:noProof/>
          <w:sz w:val="22"/>
          <w:szCs w:val="22"/>
        </w:rPr>
      </w:pPr>
      <w:hyperlink w:anchor="_Toc127519120" w:history="1">
        <w:r w:rsidR="002C4FA5" w:rsidRPr="004B5990">
          <w:rPr>
            <w:rStyle w:val="Hyperlink"/>
            <w:bCs/>
            <w:noProof/>
          </w:rPr>
          <w:t>3.2.3</w:t>
        </w:r>
        <w:r w:rsidR="002C4FA5">
          <w:rPr>
            <w:rFonts w:asciiTheme="minorHAnsi" w:eastAsiaTheme="minorEastAsia" w:hAnsiTheme="minorHAnsi" w:cstheme="minorBidi"/>
            <w:noProof/>
            <w:sz w:val="22"/>
            <w:szCs w:val="22"/>
          </w:rPr>
          <w:tab/>
        </w:r>
        <w:r w:rsidR="002C4FA5" w:rsidRPr="004B5990">
          <w:rPr>
            <w:rStyle w:val="Hyperlink"/>
            <w:noProof/>
          </w:rPr>
          <w:t>Custodian</w:t>
        </w:r>
        <w:r w:rsidR="002C4FA5">
          <w:rPr>
            <w:noProof/>
            <w:webHidden/>
          </w:rPr>
          <w:tab/>
        </w:r>
        <w:r w:rsidR="002C4FA5">
          <w:rPr>
            <w:noProof/>
            <w:webHidden/>
          </w:rPr>
          <w:fldChar w:fldCharType="begin"/>
        </w:r>
        <w:r w:rsidR="002C4FA5">
          <w:rPr>
            <w:noProof/>
            <w:webHidden/>
          </w:rPr>
          <w:instrText xml:space="preserve"> PAGEREF _Toc127519120 \h </w:instrText>
        </w:r>
        <w:r w:rsidR="002C4FA5">
          <w:rPr>
            <w:noProof/>
            <w:webHidden/>
          </w:rPr>
        </w:r>
        <w:r w:rsidR="002C4FA5">
          <w:rPr>
            <w:noProof/>
            <w:webHidden/>
          </w:rPr>
          <w:fldChar w:fldCharType="separate"/>
        </w:r>
        <w:r w:rsidR="00DC1072">
          <w:rPr>
            <w:noProof/>
            <w:webHidden/>
          </w:rPr>
          <w:t>60</w:t>
        </w:r>
        <w:r w:rsidR="002C4FA5">
          <w:rPr>
            <w:noProof/>
            <w:webHidden/>
          </w:rPr>
          <w:fldChar w:fldCharType="end"/>
        </w:r>
      </w:hyperlink>
    </w:p>
    <w:p w14:paraId="36DC8342" w14:textId="4DE7776F" w:rsidR="002C4FA5" w:rsidRDefault="008B59D0">
      <w:pPr>
        <w:pStyle w:val="TOC3"/>
        <w:rPr>
          <w:rFonts w:asciiTheme="minorHAnsi" w:eastAsiaTheme="minorEastAsia" w:hAnsiTheme="minorHAnsi" w:cstheme="minorBidi"/>
          <w:noProof/>
          <w:sz w:val="22"/>
          <w:szCs w:val="22"/>
        </w:rPr>
      </w:pPr>
      <w:hyperlink w:anchor="_Toc127519121" w:history="1">
        <w:r w:rsidR="002C4FA5" w:rsidRPr="004B5990">
          <w:rPr>
            <w:rStyle w:val="Hyperlink"/>
            <w:bCs/>
            <w:noProof/>
          </w:rPr>
          <w:t>3.2.4</w:t>
        </w:r>
        <w:r w:rsidR="002C4FA5">
          <w:rPr>
            <w:rFonts w:asciiTheme="minorHAnsi" w:eastAsiaTheme="minorEastAsia" w:hAnsiTheme="minorHAnsi" w:cstheme="minorBidi"/>
            <w:noProof/>
            <w:sz w:val="22"/>
            <w:szCs w:val="22"/>
          </w:rPr>
          <w:tab/>
        </w:r>
        <w:r w:rsidR="002C4FA5" w:rsidRPr="004B5990">
          <w:rPr>
            <w:rStyle w:val="Hyperlink"/>
            <w:noProof/>
          </w:rPr>
          <w:t>Care Team Members</w:t>
        </w:r>
        <w:r w:rsidR="002C4FA5">
          <w:rPr>
            <w:noProof/>
            <w:webHidden/>
          </w:rPr>
          <w:tab/>
        </w:r>
        <w:r w:rsidR="002C4FA5">
          <w:rPr>
            <w:noProof/>
            <w:webHidden/>
          </w:rPr>
          <w:fldChar w:fldCharType="begin"/>
        </w:r>
        <w:r w:rsidR="002C4FA5">
          <w:rPr>
            <w:noProof/>
            <w:webHidden/>
          </w:rPr>
          <w:instrText xml:space="preserve"> PAGEREF _Toc127519121 \h </w:instrText>
        </w:r>
        <w:r w:rsidR="002C4FA5">
          <w:rPr>
            <w:noProof/>
            <w:webHidden/>
          </w:rPr>
        </w:r>
        <w:r w:rsidR="002C4FA5">
          <w:rPr>
            <w:noProof/>
            <w:webHidden/>
          </w:rPr>
          <w:fldChar w:fldCharType="separate"/>
        </w:r>
        <w:r w:rsidR="00DC1072">
          <w:rPr>
            <w:noProof/>
            <w:webHidden/>
          </w:rPr>
          <w:t>60</w:t>
        </w:r>
        <w:r w:rsidR="002C4FA5">
          <w:rPr>
            <w:noProof/>
            <w:webHidden/>
          </w:rPr>
          <w:fldChar w:fldCharType="end"/>
        </w:r>
      </w:hyperlink>
    </w:p>
    <w:p w14:paraId="44A43E69" w14:textId="2E9177DC" w:rsidR="002C4FA5" w:rsidRDefault="008B59D0">
      <w:pPr>
        <w:pStyle w:val="TOC3"/>
        <w:rPr>
          <w:rFonts w:asciiTheme="minorHAnsi" w:eastAsiaTheme="minorEastAsia" w:hAnsiTheme="minorHAnsi" w:cstheme="minorBidi"/>
          <w:noProof/>
          <w:sz w:val="22"/>
          <w:szCs w:val="22"/>
        </w:rPr>
      </w:pPr>
      <w:hyperlink w:anchor="_Toc127519122" w:history="1">
        <w:r w:rsidR="002C4FA5" w:rsidRPr="004B5990">
          <w:rPr>
            <w:rStyle w:val="Hyperlink"/>
            <w:bCs/>
            <w:noProof/>
            <w:highlight w:val="yellow"/>
          </w:rPr>
          <w:t>3.2.5</w:t>
        </w:r>
        <w:r w:rsidR="002C4FA5">
          <w:rPr>
            <w:rFonts w:asciiTheme="minorHAnsi" w:eastAsiaTheme="minorEastAsia" w:hAnsiTheme="minorHAnsi" w:cstheme="minorBidi"/>
            <w:noProof/>
            <w:sz w:val="22"/>
            <w:szCs w:val="22"/>
          </w:rPr>
          <w:tab/>
        </w:r>
        <w:r w:rsidR="002C4FA5" w:rsidRPr="004B5990">
          <w:rPr>
            <w:rStyle w:val="Hyperlink"/>
            <w:noProof/>
            <w:highlight w:val="yellow"/>
          </w:rPr>
          <w:t>sdtc:signatureText in Authenticator and legalAuthenticator</w:t>
        </w:r>
        <w:r w:rsidR="002C4FA5">
          <w:rPr>
            <w:noProof/>
            <w:webHidden/>
          </w:rPr>
          <w:tab/>
        </w:r>
        <w:r w:rsidR="002C4FA5">
          <w:rPr>
            <w:noProof/>
            <w:webHidden/>
          </w:rPr>
          <w:fldChar w:fldCharType="begin"/>
        </w:r>
        <w:r w:rsidR="002C4FA5">
          <w:rPr>
            <w:noProof/>
            <w:webHidden/>
          </w:rPr>
          <w:instrText xml:space="preserve"> PAGEREF _Toc127519122 \h </w:instrText>
        </w:r>
        <w:r w:rsidR="002C4FA5">
          <w:rPr>
            <w:noProof/>
            <w:webHidden/>
          </w:rPr>
        </w:r>
        <w:r w:rsidR="002C4FA5">
          <w:rPr>
            <w:noProof/>
            <w:webHidden/>
          </w:rPr>
          <w:fldChar w:fldCharType="separate"/>
        </w:r>
        <w:r w:rsidR="00DC1072">
          <w:rPr>
            <w:noProof/>
            <w:webHidden/>
          </w:rPr>
          <w:t>63</w:t>
        </w:r>
        <w:r w:rsidR="002C4FA5">
          <w:rPr>
            <w:noProof/>
            <w:webHidden/>
          </w:rPr>
          <w:fldChar w:fldCharType="end"/>
        </w:r>
      </w:hyperlink>
    </w:p>
    <w:p w14:paraId="6BFB2E44" w14:textId="022651B6" w:rsidR="002C4FA5" w:rsidRDefault="008B59D0">
      <w:pPr>
        <w:pStyle w:val="TOC3"/>
        <w:rPr>
          <w:rFonts w:asciiTheme="minorHAnsi" w:eastAsiaTheme="minorEastAsia" w:hAnsiTheme="minorHAnsi" w:cstheme="minorBidi"/>
          <w:noProof/>
          <w:sz w:val="22"/>
          <w:szCs w:val="22"/>
        </w:rPr>
      </w:pPr>
      <w:hyperlink w:anchor="_Toc127519123" w:history="1">
        <w:r w:rsidR="002C4FA5" w:rsidRPr="004B5990">
          <w:rPr>
            <w:rStyle w:val="Hyperlink"/>
            <w:bCs/>
            <w:noProof/>
          </w:rPr>
          <w:t>3.2.6</w:t>
        </w:r>
        <w:r w:rsidR="002C4FA5">
          <w:rPr>
            <w:rFonts w:asciiTheme="minorHAnsi" w:eastAsiaTheme="minorEastAsia" w:hAnsiTheme="minorHAnsi" w:cstheme="minorBidi"/>
            <w:noProof/>
            <w:sz w:val="22"/>
            <w:szCs w:val="22"/>
          </w:rPr>
          <w:tab/>
        </w:r>
        <w:r w:rsidR="002C4FA5" w:rsidRPr="004B5990">
          <w:rPr>
            <w:rStyle w:val="Hyperlink"/>
            <w:noProof/>
          </w:rPr>
          <w:t>Context of Care</w:t>
        </w:r>
        <w:r w:rsidR="002C4FA5">
          <w:rPr>
            <w:noProof/>
            <w:webHidden/>
          </w:rPr>
          <w:tab/>
        </w:r>
        <w:r w:rsidR="002C4FA5">
          <w:rPr>
            <w:noProof/>
            <w:webHidden/>
          </w:rPr>
          <w:fldChar w:fldCharType="begin"/>
        </w:r>
        <w:r w:rsidR="002C4FA5">
          <w:rPr>
            <w:noProof/>
            <w:webHidden/>
          </w:rPr>
          <w:instrText xml:space="preserve"> PAGEREF _Toc127519123 \h </w:instrText>
        </w:r>
        <w:r w:rsidR="002C4FA5">
          <w:rPr>
            <w:noProof/>
            <w:webHidden/>
          </w:rPr>
        </w:r>
        <w:r w:rsidR="002C4FA5">
          <w:rPr>
            <w:noProof/>
            <w:webHidden/>
          </w:rPr>
          <w:fldChar w:fldCharType="separate"/>
        </w:r>
        <w:r w:rsidR="00DC1072">
          <w:rPr>
            <w:noProof/>
            <w:webHidden/>
          </w:rPr>
          <w:t>63</w:t>
        </w:r>
        <w:r w:rsidR="002C4FA5">
          <w:rPr>
            <w:noProof/>
            <w:webHidden/>
          </w:rPr>
          <w:fldChar w:fldCharType="end"/>
        </w:r>
      </w:hyperlink>
    </w:p>
    <w:p w14:paraId="1E2AC4AA" w14:textId="4FBE2FB0" w:rsidR="002C4FA5" w:rsidRDefault="008B59D0">
      <w:pPr>
        <w:pStyle w:val="TOC3"/>
        <w:rPr>
          <w:rFonts w:asciiTheme="minorHAnsi" w:eastAsiaTheme="minorEastAsia" w:hAnsiTheme="minorHAnsi" w:cstheme="minorBidi"/>
          <w:noProof/>
          <w:sz w:val="22"/>
          <w:szCs w:val="22"/>
        </w:rPr>
      </w:pPr>
      <w:hyperlink w:anchor="_Toc127519124" w:history="1">
        <w:r w:rsidR="002C4FA5" w:rsidRPr="004B5990">
          <w:rPr>
            <w:rStyle w:val="Hyperlink"/>
            <w:bCs/>
            <w:noProof/>
          </w:rPr>
          <w:t>3.2.7</w:t>
        </w:r>
        <w:r w:rsidR="002C4FA5">
          <w:rPr>
            <w:rFonts w:asciiTheme="minorHAnsi" w:eastAsiaTheme="minorEastAsia" w:hAnsiTheme="minorHAnsi" w:cstheme="minorBidi"/>
            <w:noProof/>
            <w:sz w:val="22"/>
            <w:szCs w:val="22"/>
          </w:rPr>
          <w:tab/>
        </w:r>
        <w:r w:rsidR="002C4FA5" w:rsidRPr="004B5990">
          <w:rPr>
            <w:rStyle w:val="Hyperlink"/>
            <w:noProof/>
          </w:rPr>
          <w:t>Related Parent Document</w:t>
        </w:r>
        <w:r w:rsidR="002C4FA5">
          <w:rPr>
            <w:noProof/>
            <w:webHidden/>
          </w:rPr>
          <w:tab/>
        </w:r>
        <w:r w:rsidR="002C4FA5">
          <w:rPr>
            <w:noProof/>
            <w:webHidden/>
          </w:rPr>
          <w:fldChar w:fldCharType="begin"/>
        </w:r>
        <w:r w:rsidR="002C4FA5">
          <w:rPr>
            <w:noProof/>
            <w:webHidden/>
          </w:rPr>
          <w:instrText xml:space="preserve"> PAGEREF _Toc127519124 \h </w:instrText>
        </w:r>
        <w:r w:rsidR="002C4FA5">
          <w:rPr>
            <w:noProof/>
            <w:webHidden/>
          </w:rPr>
        </w:r>
        <w:r w:rsidR="002C4FA5">
          <w:rPr>
            <w:noProof/>
            <w:webHidden/>
          </w:rPr>
          <w:fldChar w:fldCharType="separate"/>
        </w:r>
        <w:r w:rsidR="00DC1072">
          <w:rPr>
            <w:noProof/>
            <w:webHidden/>
          </w:rPr>
          <w:t>64</w:t>
        </w:r>
        <w:r w:rsidR="002C4FA5">
          <w:rPr>
            <w:noProof/>
            <w:webHidden/>
          </w:rPr>
          <w:fldChar w:fldCharType="end"/>
        </w:r>
      </w:hyperlink>
    </w:p>
    <w:p w14:paraId="69C77F34" w14:textId="60482713" w:rsidR="002C4FA5" w:rsidRDefault="008B59D0">
      <w:pPr>
        <w:pStyle w:val="TOC3"/>
        <w:rPr>
          <w:rFonts w:asciiTheme="minorHAnsi" w:eastAsiaTheme="minorEastAsia" w:hAnsiTheme="minorHAnsi" w:cstheme="minorBidi"/>
          <w:noProof/>
          <w:sz w:val="22"/>
          <w:szCs w:val="22"/>
        </w:rPr>
      </w:pPr>
      <w:hyperlink w:anchor="_Toc127519125" w:history="1">
        <w:r w:rsidR="002C4FA5" w:rsidRPr="004B5990">
          <w:rPr>
            <w:rStyle w:val="Hyperlink"/>
            <w:bCs/>
            <w:noProof/>
          </w:rPr>
          <w:t>3.2.8</w:t>
        </w:r>
        <w:r w:rsidR="002C4FA5">
          <w:rPr>
            <w:rFonts w:asciiTheme="minorHAnsi" w:eastAsiaTheme="minorEastAsia" w:hAnsiTheme="minorHAnsi" w:cstheme="minorBidi"/>
            <w:noProof/>
            <w:sz w:val="22"/>
            <w:szCs w:val="22"/>
          </w:rPr>
          <w:tab/>
        </w:r>
        <w:r w:rsidR="002C4FA5" w:rsidRPr="004B5990">
          <w:rPr>
            <w:rStyle w:val="Hyperlink"/>
            <w:noProof/>
          </w:rPr>
          <w:t>C-CDA R2.1 Document Templates</w:t>
        </w:r>
        <w:r w:rsidR="002C4FA5">
          <w:rPr>
            <w:noProof/>
            <w:webHidden/>
          </w:rPr>
          <w:tab/>
        </w:r>
        <w:r w:rsidR="002C4FA5">
          <w:rPr>
            <w:noProof/>
            <w:webHidden/>
          </w:rPr>
          <w:fldChar w:fldCharType="begin"/>
        </w:r>
        <w:r w:rsidR="002C4FA5">
          <w:rPr>
            <w:noProof/>
            <w:webHidden/>
          </w:rPr>
          <w:instrText xml:space="preserve"> PAGEREF _Toc127519125 \h </w:instrText>
        </w:r>
        <w:r w:rsidR="002C4FA5">
          <w:rPr>
            <w:noProof/>
            <w:webHidden/>
          </w:rPr>
        </w:r>
        <w:r w:rsidR="002C4FA5">
          <w:rPr>
            <w:noProof/>
            <w:webHidden/>
          </w:rPr>
          <w:fldChar w:fldCharType="separate"/>
        </w:r>
        <w:r w:rsidR="00DC1072">
          <w:rPr>
            <w:noProof/>
            <w:webHidden/>
          </w:rPr>
          <w:t>65</w:t>
        </w:r>
        <w:r w:rsidR="002C4FA5">
          <w:rPr>
            <w:noProof/>
            <w:webHidden/>
          </w:rPr>
          <w:fldChar w:fldCharType="end"/>
        </w:r>
      </w:hyperlink>
    </w:p>
    <w:p w14:paraId="2567D8BE" w14:textId="3FE1F856" w:rsidR="002C4FA5" w:rsidRDefault="008B59D0">
      <w:pPr>
        <w:pStyle w:val="TOC3"/>
        <w:rPr>
          <w:rFonts w:asciiTheme="minorHAnsi" w:eastAsiaTheme="minorEastAsia" w:hAnsiTheme="minorHAnsi" w:cstheme="minorBidi"/>
          <w:noProof/>
          <w:sz w:val="22"/>
          <w:szCs w:val="22"/>
        </w:rPr>
      </w:pPr>
      <w:hyperlink w:anchor="_Toc127519126" w:history="1">
        <w:r w:rsidR="002C4FA5" w:rsidRPr="004B5990">
          <w:rPr>
            <w:rStyle w:val="Hyperlink"/>
            <w:bCs/>
            <w:noProof/>
          </w:rPr>
          <w:t>3.2.9</w:t>
        </w:r>
        <w:r w:rsidR="002C4FA5">
          <w:rPr>
            <w:rFonts w:asciiTheme="minorHAnsi" w:eastAsiaTheme="minorEastAsia" w:hAnsiTheme="minorHAnsi" w:cstheme="minorBidi"/>
            <w:noProof/>
            <w:sz w:val="22"/>
            <w:szCs w:val="22"/>
          </w:rPr>
          <w:tab/>
        </w:r>
        <w:r w:rsidR="002C4FA5" w:rsidRPr="004B5990">
          <w:rPr>
            <w:rStyle w:val="Hyperlink"/>
            <w:noProof/>
          </w:rPr>
          <w:t>Further Constraints on C-CDA Documents</w:t>
        </w:r>
        <w:r w:rsidR="002C4FA5">
          <w:rPr>
            <w:noProof/>
            <w:webHidden/>
          </w:rPr>
          <w:tab/>
        </w:r>
        <w:r w:rsidR="002C4FA5">
          <w:rPr>
            <w:noProof/>
            <w:webHidden/>
          </w:rPr>
          <w:fldChar w:fldCharType="begin"/>
        </w:r>
        <w:r w:rsidR="002C4FA5">
          <w:rPr>
            <w:noProof/>
            <w:webHidden/>
          </w:rPr>
          <w:instrText xml:space="preserve"> PAGEREF _Toc127519126 \h </w:instrText>
        </w:r>
        <w:r w:rsidR="002C4FA5">
          <w:rPr>
            <w:noProof/>
            <w:webHidden/>
          </w:rPr>
        </w:r>
        <w:r w:rsidR="002C4FA5">
          <w:rPr>
            <w:noProof/>
            <w:webHidden/>
          </w:rPr>
          <w:fldChar w:fldCharType="separate"/>
        </w:r>
        <w:r w:rsidR="00DC1072">
          <w:rPr>
            <w:noProof/>
            <w:webHidden/>
          </w:rPr>
          <w:t>68</w:t>
        </w:r>
        <w:r w:rsidR="002C4FA5">
          <w:rPr>
            <w:noProof/>
            <w:webHidden/>
          </w:rPr>
          <w:fldChar w:fldCharType="end"/>
        </w:r>
      </w:hyperlink>
    </w:p>
    <w:p w14:paraId="1BF2A540" w14:textId="4826CD61" w:rsidR="002C4FA5" w:rsidRDefault="008B59D0">
      <w:pPr>
        <w:pStyle w:val="TOC2"/>
        <w:rPr>
          <w:rFonts w:asciiTheme="minorHAnsi" w:eastAsiaTheme="minorEastAsia" w:hAnsiTheme="minorHAnsi" w:cstheme="minorBidi"/>
          <w:b w:val="0"/>
          <w:bCs w:val="0"/>
          <w:noProof/>
        </w:rPr>
      </w:pPr>
      <w:hyperlink w:anchor="_Toc127519127" w:history="1">
        <w:r w:rsidR="002C4FA5" w:rsidRPr="004B5990">
          <w:rPr>
            <w:rStyle w:val="Hyperlink"/>
            <w:noProof/>
          </w:rPr>
          <w:t>3.3</w:t>
        </w:r>
        <w:r w:rsidR="002C4FA5">
          <w:rPr>
            <w:rFonts w:asciiTheme="minorHAnsi" w:eastAsiaTheme="minorEastAsia" w:hAnsiTheme="minorHAnsi" w:cstheme="minorBidi"/>
            <w:b w:val="0"/>
            <w:bCs w:val="0"/>
            <w:noProof/>
          </w:rPr>
          <w:tab/>
        </w:r>
        <w:r w:rsidR="002C4FA5" w:rsidRPr="004B5990">
          <w:rPr>
            <w:rStyle w:val="Hyperlink"/>
            <w:noProof/>
          </w:rPr>
          <w:t>Section Structure by Document Type</w:t>
        </w:r>
        <w:r w:rsidR="002C4FA5">
          <w:rPr>
            <w:noProof/>
            <w:webHidden/>
          </w:rPr>
          <w:tab/>
        </w:r>
        <w:r w:rsidR="002C4FA5">
          <w:rPr>
            <w:noProof/>
            <w:webHidden/>
          </w:rPr>
          <w:fldChar w:fldCharType="begin"/>
        </w:r>
        <w:r w:rsidR="002C4FA5">
          <w:rPr>
            <w:noProof/>
            <w:webHidden/>
          </w:rPr>
          <w:instrText xml:space="preserve"> PAGEREF _Toc127519127 \h </w:instrText>
        </w:r>
        <w:r w:rsidR="002C4FA5">
          <w:rPr>
            <w:noProof/>
            <w:webHidden/>
          </w:rPr>
        </w:r>
        <w:r w:rsidR="002C4FA5">
          <w:rPr>
            <w:noProof/>
            <w:webHidden/>
          </w:rPr>
          <w:fldChar w:fldCharType="separate"/>
        </w:r>
        <w:r w:rsidR="00DC1072">
          <w:rPr>
            <w:noProof/>
            <w:webHidden/>
          </w:rPr>
          <w:t>68</w:t>
        </w:r>
        <w:r w:rsidR="002C4FA5">
          <w:rPr>
            <w:noProof/>
            <w:webHidden/>
          </w:rPr>
          <w:fldChar w:fldCharType="end"/>
        </w:r>
      </w:hyperlink>
    </w:p>
    <w:p w14:paraId="46BA52E1" w14:textId="4661BBF6" w:rsidR="002C4FA5" w:rsidRDefault="008B59D0">
      <w:pPr>
        <w:pStyle w:val="TOC3"/>
        <w:rPr>
          <w:rFonts w:asciiTheme="minorHAnsi" w:eastAsiaTheme="minorEastAsia" w:hAnsiTheme="minorHAnsi" w:cstheme="minorBidi"/>
          <w:noProof/>
          <w:sz w:val="22"/>
          <w:szCs w:val="22"/>
        </w:rPr>
      </w:pPr>
      <w:hyperlink w:anchor="_Toc127519128" w:history="1">
        <w:r w:rsidR="002C4FA5" w:rsidRPr="004B5990">
          <w:rPr>
            <w:rStyle w:val="Hyperlink"/>
            <w:bCs/>
            <w:noProof/>
          </w:rPr>
          <w:t>3.3.1</w:t>
        </w:r>
        <w:r w:rsidR="002C4FA5">
          <w:rPr>
            <w:rFonts w:asciiTheme="minorHAnsi" w:eastAsiaTheme="minorEastAsia" w:hAnsiTheme="minorHAnsi" w:cstheme="minorBidi"/>
            <w:noProof/>
            <w:sz w:val="22"/>
            <w:szCs w:val="22"/>
          </w:rPr>
          <w:tab/>
        </w:r>
        <w:r w:rsidR="002C4FA5" w:rsidRPr="004B5990">
          <w:rPr>
            <w:rStyle w:val="Hyperlink"/>
            <w:noProof/>
          </w:rPr>
          <w:t>Care Plan: Document Template</w:t>
        </w:r>
        <w:r w:rsidR="002C4FA5">
          <w:rPr>
            <w:noProof/>
            <w:webHidden/>
          </w:rPr>
          <w:tab/>
        </w:r>
        <w:r w:rsidR="002C4FA5">
          <w:rPr>
            <w:noProof/>
            <w:webHidden/>
          </w:rPr>
          <w:fldChar w:fldCharType="begin"/>
        </w:r>
        <w:r w:rsidR="002C4FA5">
          <w:rPr>
            <w:noProof/>
            <w:webHidden/>
          </w:rPr>
          <w:instrText xml:space="preserve"> PAGEREF _Toc127519128 \h </w:instrText>
        </w:r>
        <w:r w:rsidR="002C4FA5">
          <w:rPr>
            <w:noProof/>
            <w:webHidden/>
          </w:rPr>
        </w:r>
        <w:r w:rsidR="002C4FA5">
          <w:rPr>
            <w:noProof/>
            <w:webHidden/>
          </w:rPr>
          <w:fldChar w:fldCharType="separate"/>
        </w:r>
        <w:r w:rsidR="00DC1072">
          <w:rPr>
            <w:noProof/>
            <w:webHidden/>
          </w:rPr>
          <w:t>68</w:t>
        </w:r>
        <w:r w:rsidR="002C4FA5">
          <w:rPr>
            <w:noProof/>
            <w:webHidden/>
          </w:rPr>
          <w:fldChar w:fldCharType="end"/>
        </w:r>
      </w:hyperlink>
    </w:p>
    <w:p w14:paraId="750A5847" w14:textId="49C60BB2" w:rsidR="002C4FA5" w:rsidRDefault="008B59D0">
      <w:pPr>
        <w:pStyle w:val="TOC3"/>
        <w:rPr>
          <w:rFonts w:asciiTheme="minorHAnsi" w:eastAsiaTheme="minorEastAsia" w:hAnsiTheme="minorHAnsi" w:cstheme="minorBidi"/>
          <w:noProof/>
          <w:sz w:val="22"/>
          <w:szCs w:val="22"/>
        </w:rPr>
      </w:pPr>
      <w:hyperlink w:anchor="_Toc127519129" w:history="1">
        <w:r w:rsidR="002C4FA5" w:rsidRPr="004B5990">
          <w:rPr>
            <w:rStyle w:val="Hyperlink"/>
            <w:bCs/>
            <w:noProof/>
          </w:rPr>
          <w:t>3.3.2</w:t>
        </w:r>
        <w:r w:rsidR="002C4FA5">
          <w:rPr>
            <w:rFonts w:asciiTheme="minorHAnsi" w:eastAsiaTheme="minorEastAsia" w:hAnsiTheme="minorHAnsi" w:cstheme="minorBidi"/>
            <w:noProof/>
            <w:sz w:val="22"/>
            <w:szCs w:val="22"/>
          </w:rPr>
          <w:tab/>
        </w:r>
        <w:r w:rsidR="002C4FA5" w:rsidRPr="004B5990">
          <w:rPr>
            <w:rStyle w:val="Hyperlink"/>
            <w:noProof/>
          </w:rPr>
          <w:t>Consultation Note: Document Template</w:t>
        </w:r>
        <w:r w:rsidR="002C4FA5">
          <w:rPr>
            <w:noProof/>
            <w:webHidden/>
          </w:rPr>
          <w:tab/>
        </w:r>
        <w:r w:rsidR="002C4FA5">
          <w:rPr>
            <w:noProof/>
            <w:webHidden/>
          </w:rPr>
          <w:fldChar w:fldCharType="begin"/>
        </w:r>
        <w:r w:rsidR="002C4FA5">
          <w:rPr>
            <w:noProof/>
            <w:webHidden/>
          </w:rPr>
          <w:instrText xml:space="preserve"> PAGEREF _Toc127519129 \h </w:instrText>
        </w:r>
        <w:r w:rsidR="002C4FA5">
          <w:rPr>
            <w:noProof/>
            <w:webHidden/>
          </w:rPr>
        </w:r>
        <w:r w:rsidR="002C4FA5">
          <w:rPr>
            <w:noProof/>
            <w:webHidden/>
          </w:rPr>
          <w:fldChar w:fldCharType="separate"/>
        </w:r>
        <w:r w:rsidR="00DC1072">
          <w:rPr>
            <w:noProof/>
            <w:webHidden/>
          </w:rPr>
          <w:t>69</w:t>
        </w:r>
        <w:r w:rsidR="002C4FA5">
          <w:rPr>
            <w:noProof/>
            <w:webHidden/>
          </w:rPr>
          <w:fldChar w:fldCharType="end"/>
        </w:r>
      </w:hyperlink>
    </w:p>
    <w:p w14:paraId="28E99421" w14:textId="2F4808AA" w:rsidR="002C4FA5" w:rsidRDefault="008B59D0">
      <w:pPr>
        <w:pStyle w:val="TOC3"/>
        <w:rPr>
          <w:rFonts w:asciiTheme="minorHAnsi" w:eastAsiaTheme="minorEastAsia" w:hAnsiTheme="minorHAnsi" w:cstheme="minorBidi"/>
          <w:noProof/>
          <w:sz w:val="22"/>
          <w:szCs w:val="22"/>
        </w:rPr>
      </w:pPr>
      <w:hyperlink w:anchor="_Toc127519130" w:history="1">
        <w:r w:rsidR="002C4FA5" w:rsidRPr="004B5990">
          <w:rPr>
            <w:rStyle w:val="Hyperlink"/>
            <w:bCs/>
            <w:noProof/>
          </w:rPr>
          <w:t>3.3.3</w:t>
        </w:r>
        <w:r w:rsidR="002C4FA5">
          <w:rPr>
            <w:rFonts w:asciiTheme="minorHAnsi" w:eastAsiaTheme="minorEastAsia" w:hAnsiTheme="minorHAnsi" w:cstheme="minorBidi"/>
            <w:noProof/>
            <w:sz w:val="22"/>
            <w:szCs w:val="22"/>
          </w:rPr>
          <w:tab/>
        </w:r>
        <w:r w:rsidR="002C4FA5" w:rsidRPr="004B5990">
          <w:rPr>
            <w:rStyle w:val="Hyperlink"/>
            <w:noProof/>
          </w:rPr>
          <w:t>Continuity of Care Document (CCD): Document Template</w:t>
        </w:r>
        <w:r w:rsidR="002C4FA5">
          <w:rPr>
            <w:noProof/>
            <w:webHidden/>
          </w:rPr>
          <w:tab/>
        </w:r>
        <w:r w:rsidR="002C4FA5">
          <w:rPr>
            <w:noProof/>
            <w:webHidden/>
          </w:rPr>
          <w:fldChar w:fldCharType="begin"/>
        </w:r>
        <w:r w:rsidR="002C4FA5">
          <w:rPr>
            <w:noProof/>
            <w:webHidden/>
          </w:rPr>
          <w:instrText xml:space="preserve"> PAGEREF _Toc127519130 \h </w:instrText>
        </w:r>
        <w:r w:rsidR="002C4FA5">
          <w:rPr>
            <w:noProof/>
            <w:webHidden/>
          </w:rPr>
        </w:r>
        <w:r w:rsidR="002C4FA5">
          <w:rPr>
            <w:noProof/>
            <w:webHidden/>
          </w:rPr>
          <w:fldChar w:fldCharType="separate"/>
        </w:r>
        <w:r w:rsidR="00DC1072">
          <w:rPr>
            <w:noProof/>
            <w:webHidden/>
          </w:rPr>
          <w:t>70</w:t>
        </w:r>
        <w:r w:rsidR="002C4FA5">
          <w:rPr>
            <w:noProof/>
            <w:webHidden/>
          </w:rPr>
          <w:fldChar w:fldCharType="end"/>
        </w:r>
      </w:hyperlink>
    </w:p>
    <w:p w14:paraId="23E4850A" w14:textId="6BBEA66F" w:rsidR="002C4FA5" w:rsidRDefault="008B59D0">
      <w:pPr>
        <w:pStyle w:val="TOC3"/>
        <w:rPr>
          <w:rFonts w:asciiTheme="minorHAnsi" w:eastAsiaTheme="minorEastAsia" w:hAnsiTheme="minorHAnsi" w:cstheme="minorBidi"/>
          <w:noProof/>
          <w:sz w:val="22"/>
          <w:szCs w:val="22"/>
        </w:rPr>
      </w:pPr>
      <w:hyperlink w:anchor="_Toc127519131" w:history="1">
        <w:r w:rsidR="002C4FA5" w:rsidRPr="004B5990">
          <w:rPr>
            <w:rStyle w:val="Hyperlink"/>
            <w:bCs/>
            <w:noProof/>
          </w:rPr>
          <w:t>3.3.4</w:t>
        </w:r>
        <w:r w:rsidR="002C4FA5">
          <w:rPr>
            <w:rFonts w:asciiTheme="minorHAnsi" w:eastAsiaTheme="minorEastAsia" w:hAnsiTheme="minorHAnsi" w:cstheme="minorBidi"/>
            <w:noProof/>
            <w:sz w:val="22"/>
            <w:szCs w:val="22"/>
          </w:rPr>
          <w:tab/>
        </w:r>
        <w:r w:rsidR="002C4FA5" w:rsidRPr="004B5990">
          <w:rPr>
            <w:rStyle w:val="Hyperlink"/>
            <w:noProof/>
          </w:rPr>
          <w:t>Diagnostic Imaging Report: Document Template</w:t>
        </w:r>
        <w:r w:rsidR="002C4FA5">
          <w:rPr>
            <w:noProof/>
            <w:webHidden/>
          </w:rPr>
          <w:tab/>
        </w:r>
        <w:r w:rsidR="002C4FA5">
          <w:rPr>
            <w:noProof/>
            <w:webHidden/>
          </w:rPr>
          <w:fldChar w:fldCharType="begin"/>
        </w:r>
        <w:r w:rsidR="002C4FA5">
          <w:rPr>
            <w:noProof/>
            <w:webHidden/>
          </w:rPr>
          <w:instrText xml:space="preserve"> PAGEREF _Toc127519131 \h </w:instrText>
        </w:r>
        <w:r w:rsidR="002C4FA5">
          <w:rPr>
            <w:noProof/>
            <w:webHidden/>
          </w:rPr>
        </w:r>
        <w:r w:rsidR="002C4FA5">
          <w:rPr>
            <w:noProof/>
            <w:webHidden/>
          </w:rPr>
          <w:fldChar w:fldCharType="separate"/>
        </w:r>
        <w:r w:rsidR="00DC1072">
          <w:rPr>
            <w:noProof/>
            <w:webHidden/>
          </w:rPr>
          <w:t>70</w:t>
        </w:r>
        <w:r w:rsidR="002C4FA5">
          <w:rPr>
            <w:noProof/>
            <w:webHidden/>
          </w:rPr>
          <w:fldChar w:fldCharType="end"/>
        </w:r>
      </w:hyperlink>
    </w:p>
    <w:p w14:paraId="10D09C50" w14:textId="0EA2379F" w:rsidR="002C4FA5" w:rsidRDefault="008B59D0">
      <w:pPr>
        <w:pStyle w:val="TOC3"/>
        <w:rPr>
          <w:rFonts w:asciiTheme="minorHAnsi" w:eastAsiaTheme="minorEastAsia" w:hAnsiTheme="minorHAnsi" w:cstheme="minorBidi"/>
          <w:noProof/>
          <w:sz w:val="22"/>
          <w:szCs w:val="22"/>
        </w:rPr>
      </w:pPr>
      <w:hyperlink w:anchor="_Toc127519132" w:history="1">
        <w:r w:rsidR="002C4FA5" w:rsidRPr="004B5990">
          <w:rPr>
            <w:rStyle w:val="Hyperlink"/>
            <w:bCs/>
            <w:noProof/>
          </w:rPr>
          <w:t>3.3.5</w:t>
        </w:r>
        <w:r w:rsidR="002C4FA5">
          <w:rPr>
            <w:rFonts w:asciiTheme="minorHAnsi" w:eastAsiaTheme="minorEastAsia" w:hAnsiTheme="minorHAnsi" w:cstheme="minorBidi"/>
            <w:noProof/>
            <w:sz w:val="22"/>
            <w:szCs w:val="22"/>
          </w:rPr>
          <w:tab/>
        </w:r>
        <w:r w:rsidR="002C4FA5" w:rsidRPr="004B5990">
          <w:rPr>
            <w:rStyle w:val="Hyperlink"/>
            <w:noProof/>
          </w:rPr>
          <w:t>Discharge Summary: Document Template</w:t>
        </w:r>
        <w:r w:rsidR="002C4FA5">
          <w:rPr>
            <w:noProof/>
            <w:webHidden/>
          </w:rPr>
          <w:tab/>
        </w:r>
        <w:r w:rsidR="002C4FA5">
          <w:rPr>
            <w:noProof/>
            <w:webHidden/>
          </w:rPr>
          <w:fldChar w:fldCharType="begin"/>
        </w:r>
        <w:r w:rsidR="002C4FA5">
          <w:rPr>
            <w:noProof/>
            <w:webHidden/>
          </w:rPr>
          <w:instrText xml:space="preserve"> PAGEREF _Toc127519132 \h </w:instrText>
        </w:r>
        <w:r w:rsidR="002C4FA5">
          <w:rPr>
            <w:noProof/>
            <w:webHidden/>
          </w:rPr>
        </w:r>
        <w:r w:rsidR="002C4FA5">
          <w:rPr>
            <w:noProof/>
            <w:webHidden/>
          </w:rPr>
          <w:fldChar w:fldCharType="separate"/>
        </w:r>
        <w:r w:rsidR="00DC1072">
          <w:rPr>
            <w:noProof/>
            <w:webHidden/>
          </w:rPr>
          <w:t>71</w:t>
        </w:r>
        <w:r w:rsidR="002C4FA5">
          <w:rPr>
            <w:noProof/>
            <w:webHidden/>
          </w:rPr>
          <w:fldChar w:fldCharType="end"/>
        </w:r>
      </w:hyperlink>
    </w:p>
    <w:p w14:paraId="2E096E13" w14:textId="2BA2583D" w:rsidR="002C4FA5" w:rsidRDefault="008B59D0">
      <w:pPr>
        <w:pStyle w:val="TOC3"/>
        <w:rPr>
          <w:rFonts w:asciiTheme="minorHAnsi" w:eastAsiaTheme="minorEastAsia" w:hAnsiTheme="minorHAnsi" w:cstheme="minorBidi"/>
          <w:noProof/>
          <w:sz w:val="22"/>
          <w:szCs w:val="22"/>
        </w:rPr>
      </w:pPr>
      <w:hyperlink w:anchor="_Toc127519133" w:history="1">
        <w:r w:rsidR="002C4FA5" w:rsidRPr="004B5990">
          <w:rPr>
            <w:rStyle w:val="Hyperlink"/>
            <w:bCs/>
            <w:noProof/>
          </w:rPr>
          <w:t>3.3.6</w:t>
        </w:r>
        <w:r w:rsidR="002C4FA5">
          <w:rPr>
            <w:rFonts w:asciiTheme="minorHAnsi" w:eastAsiaTheme="minorEastAsia" w:hAnsiTheme="minorHAnsi" w:cstheme="minorBidi"/>
            <w:noProof/>
            <w:sz w:val="22"/>
            <w:szCs w:val="22"/>
          </w:rPr>
          <w:tab/>
        </w:r>
        <w:r w:rsidR="002C4FA5" w:rsidRPr="004B5990">
          <w:rPr>
            <w:rStyle w:val="Hyperlink"/>
            <w:noProof/>
          </w:rPr>
          <w:t>History and Physical: Document Template</w:t>
        </w:r>
        <w:r w:rsidR="002C4FA5">
          <w:rPr>
            <w:noProof/>
            <w:webHidden/>
          </w:rPr>
          <w:tab/>
        </w:r>
        <w:r w:rsidR="002C4FA5">
          <w:rPr>
            <w:noProof/>
            <w:webHidden/>
          </w:rPr>
          <w:fldChar w:fldCharType="begin"/>
        </w:r>
        <w:r w:rsidR="002C4FA5">
          <w:rPr>
            <w:noProof/>
            <w:webHidden/>
          </w:rPr>
          <w:instrText xml:space="preserve"> PAGEREF _Toc127519133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14:paraId="3AD08D8B" w14:textId="7B021FFF" w:rsidR="002C4FA5" w:rsidRDefault="008B59D0">
      <w:pPr>
        <w:pStyle w:val="TOC3"/>
        <w:rPr>
          <w:rFonts w:asciiTheme="minorHAnsi" w:eastAsiaTheme="minorEastAsia" w:hAnsiTheme="minorHAnsi" w:cstheme="minorBidi"/>
          <w:noProof/>
          <w:sz w:val="22"/>
          <w:szCs w:val="22"/>
        </w:rPr>
      </w:pPr>
      <w:hyperlink w:anchor="_Toc127519134" w:history="1">
        <w:r w:rsidR="002C4FA5" w:rsidRPr="004B5990">
          <w:rPr>
            <w:rStyle w:val="Hyperlink"/>
            <w:bCs/>
            <w:noProof/>
          </w:rPr>
          <w:t>3.3.7</w:t>
        </w:r>
        <w:r w:rsidR="002C4FA5">
          <w:rPr>
            <w:rFonts w:asciiTheme="minorHAnsi" w:eastAsiaTheme="minorEastAsia" w:hAnsiTheme="minorHAnsi" w:cstheme="minorBidi"/>
            <w:noProof/>
            <w:sz w:val="22"/>
            <w:szCs w:val="22"/>
          </w:rPr>
          <w:tab/>
        </w:r>
        <w:r w:rsidR="002C4FA5" w:rsidRPr="004B5990">
          <w:rPr>
            <w:rStyle w:val="Hyperlink"/>
            <w:noProof/>
          </w:rPr>
          <w:t>Operative Note: Document Template</w:t>
        </w:r>
        <w:r w:rsidR="002C4FA5">
          <w:rPr>
            <w:noProof/>
            <w:webHidden/>
          </w:rPr>
          <w:tab/>
        </w:r>
        <w:r w:rsidR="002C4FA5">
          <w:rPr>
            <w:noProof/>
            <w:webHidden/>
          </w:rPr>
          <w:fldChar w:fldCharType="begin"/>
        </w:r>
        <w:r w:rsidR="002C4FA5">
          <w:rPr>
            <w:noProof/>
            <w:webHidden/>
          </w:rPr>
          <w:instrText xml:space="preserve"> PAGEREF _Toc127519134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14:paraId="6DD2E1A3" w14:textId="5A53C1B7" w:rsidR="002C4FA5" w:rsidRDefault="008B59D0">
      <w:pPr>
        <w:pStyle w:val="TOC3"/>
        <w:rPr>
          <w:rFonts w:asciiTheme="minorHAnsi" w:eastAsiaTheme="minorEastAsia" w:hAnsiTheme="minorHAnsi" w:cstheme="minorBidi"/>
          <w:noProof/>
          <w:sz w:val="22"/>
          <w:szCs w:val="22"/>
        </w:rPr>
      </w:pPr>
      <w:hyperlink w:anchor="_Toc127519135" w:history="1">
        <w:r w:rsidR="002C4FA5" w:rsidRPr="004B5990">
          <w:rPr>
            <w:rStyle w:val="Hyperlink"/>
            <w:bCs/>
            <w:noProof/>
          </w:rPr>
          <w:t>3.3.8</w:t>
        </w:r>
        <w:r w:rsidR="002C4FA5">
          <w:rPr>
            <w:rFonts w:asciiTheme="minorHAnsi" w:eastAsiaTheme="minorEastAsia" w:hAnsiTheme="minorHAnsi" w:cstheme="minorBidi"/>
            <w:noProof/>
            <w:sz w:val="22"/>
            <w:szCs w:val="22"/>
          </w:rPr>
          <w:tab/>
        </w:r>
        <w:r w:rsidR="002C4FA5" w:rsidRPr="004B5990">
          <w:rPr>
            <w:rStyle w:val="Hyperlink"/>
            <w:noProof/>
          </w:rPr>
          <w:t>Procedure Note: Document Template</w:t>
        </w:r>
        <w:r w:rsidR="002C4FA5">
          <w:rPr>
            <w:noProof/>
            <w:webHidden/>
          </w:rPr>
          <w:tab/>
        </w:r>
        <w:r w:rsidR="002C4FA5">
          <w:rPr>
            <w:noProof/>
            <w:webHidden/>
          </w:rPr>
          <w:fldChar w:fldCharType="begin"/>
        </w:r>
        <w:r w:rsidR="002C4FA5">
          <w:rPr>
            <w:noProof/>
            <w:webHidden/>
          </w:rPr>
          <w:instrText xml:space="preserve"> PAGEREF _Toc127519135 \h </w:instrText>
        </w:r>
        <w:r w:rsidR="002C4FA5">
          <w:rPr>
            <w:noProof/>
            <w:webHidden/>
          </w:rPr>
        </w:r>
        <w:r w:rsidR="002C4FA5">
          <w:rPr>
            <w:noProof/>
            <w:webHidden/>
          </w:rPr>
          <w:fldChar w:fldCharType="separate"/>
        </w:r>
        <w:r w:rsidR="00DC1072">
          <w:rPr>
            <w:noProof/>
            <w:webHidden/>
          </w:rPr>
          <w:t>73</w:t>
        </w:r>
        <w:r w:rsidR="002C4FA5">
          <w:rPr>
            <w:noProof/>
            <w:webHidden/>
          </w:rPr>
          <w:fldChar w:fldCharType="end"/>
        </w:r>
      </w:hyperlink>
    </w:p>
    <w:p w14:paraId="4E2729BE" w14:textId="34CB220A" w:rsidR="002C4FA5" w:rsidRDefault="008B59D0">
      <w:pPr>
        <w:pStyle w:val="TOC3"/>
        <w:rPr>
          <w:rFonts w:asciiTheme="minorHAnsi" w:eastAsiaTheme="minorEastAsia" w:hAnsiTheme="minorHAnsi" w:cstheme="minorBidi"/>
          <w:noProof/>
          <w:sz w:val="22"/>
          <w:szCs w:val="22"/>
        </w:rPr>
      </w:pPr>
      <w:hyperlink w:anchor="_Toc127519136" w:history="1">
        <w:r w:rsidR="002C4FA5" w:rsidRPr="004B5990">
          <w:rPr>
            <w:rStyle w:val="Hyperlink"/>
            <w:bCs/>
            <w:noProof/>
          </w:rPr>
          <w:t>3.3.9</w:t>
        </w:r>
        <w:r w:rsidR="002C4FA5">
          <w:rPr>
            <w:rFonts w:asciiTheme="minorHAnsi" w:eastAsiaTheme="minorEastAsia" w:hAnsiTheme="minorHAnsi" w:cstheme="minorBidi"/>
            <w:noProof/>
            <w:sz w:val="22"/>
            <w:szCs w:val="22"/>
          </w:rPr>
          <w:tab/>
        </w:r>
        <w:r w:rsidR="002C4FA5" w:rsidRPr="004B5990">
          <w:rPr>
            <w:rStyle w:val="Hyperlink"/>
            <w:noProof/>
          </w:rPr>
          <w:t>Progress Note: Document Template</w:t>
        </w:r>
        <w:r w:rsidR="002C4FA5">
          <w:rPr>
            <w:noProof/>
            <w:webHidden/>
          </w:rPr>
          <w:tab/>
        </w:r>
        <w:r w:rsidR="002C4FA5">
          <w:rPr>
            <w:noProof/>
            <w:webHidden/>
          </w:rPr>
          <w:fldChar w:fldCharType="begin"/>
        </w:r>
        <w:r w:rsidR="002C4FA5">
          <w:rPr>
            <w:noProof/>
            <w:webHidden/>
          </w:rPr>
          <w:instrText xml:space="preserve"> PAGEREF _Toc127519136 \h </w:instrText>
        </w:r>
        <w:r w:rsidR="002C4FA5">
          <w:rPr>
            <w:noProof/>
            <w:webHidden/>
          </w:rPr>
        </w:r>
        <w:r w:rsidR="002C4FA5">
          <w:rPr>
            <w:noProof/>
            <w:webHidden/>
          </w:rPr>
          <w:fldChar w:fldCharType="separate"/>
        </w:r>
        <w:r w:rsidR="00DC1072">
          <w:rPr>
            <w:noProof/>
            <w:webHidden/>
          </w:rPr>
          <w:t>74</w:t>
        </w:r>
        <w:r w:rsidR="002C4FA5">
          <w:rPr>
            <w:noProof/>
            <w:webHidden/>
          </w:rPr>
          <w:fldChar w:fldCharType="end"/>
        </w:r>
      </w:hyperlink>
    </w:p>
    <w:p w14:paraId="4F793DDB" w14:textId="566005F4" w:rsidR="002C4FA5" w:rsidRDefault="008B59D0">
      <w:pPr>
        <w:pStyle w:val="TOC3"/>
        <w:rPr>
          <w:rFonts w:asciiTheme="minorHAnsi" w:eastAsiaTheme="minorEastAsia" w:hAnsiTheme="minorHAnsi" w:cstheme="minorBidi"/>
          <w:noProof/>
          <w:sz w:val="22"/>
          <w:szCs w:val="22"/>
        </w:rPr>
      </w:pPr>
      <w:hyperlink w:anchor="_Toc127519137" w:history="1">
        <w:r w:rsidR="002C4FA5" w:rsidRPr="004B5990">
          <w:rPr>
            <w:rStyle w:val="Hyperlink"/>
            <w:bCs/>
            <w:noProof/>
          </w:rPr>
          <w:t>3.3.10</w:t>
        </w:r>
        <w:r w:rsidR="002C4FA5">
          <w:rPr>
            <w:rFonts w:asciiTheme="minorHAnsi" w:eastAsiaTheme="minorEastAsia" w:hAnsiTheme="minorHAnsi" w:cstheme="minorBidi"/>
            <w:noProof/>
            <w:sz w:val="22"/>
            <w:szCs w:val="22"/>
          </w:rPr>
          <w:tab/>
        </w:r>
        <w:r w:rsidR="002C4FA5" w:rsidRPr="004B5990">
          <w:rPr>
            <w:rStyle w:val="Hyperlink"/>
            <w:noProof/>
          </w:rPr>
          <w:t>Referral Note: Document Template</w:t>
        </w:r>
        <w:r w:rsidR="002C4FA5">
          <w:rPr>
            <w:noProof/>
            <w:webHidden/>
          </w:rPr>
          <w:tab/>
        </w:r>
        <w:r w:rsidR="002C4FA5">
          <w:rPr>
            <w:noProof/>
            <w:webHidden/>
          </w:rPr>
          <w:fldChar w:fldCharType="begin"/>
        </w:r>
        <w:r w:rsidR="002C4FA5">
          <w:rPr>
            <w:noProof/>
            <w:webHidden/>
          </w:rPr>
          <w:instrText xml:space="preserve"> PAGEREF _Toc127519137 \h </w:instrText>
        </w:r>
        <w:r w:rsidR="002C4FA5">
          <w:rPr>
            <w:noProof/>
            <w:webHidden/>
          </w:rPr>
        </w:r>
        <w:r w:rsidR="002C4FA5">
          <w:rPr>
            <w:noProof/>
            <w:webHidden/>
          </w:rPr>
          <w:fldChar w:fldCharType="separate"/>
        </w:r>
        <w:r w:rsidR="00DC1072">
          <w:rPr>
            <w:noProof/>
            <w:webHidden/>
          </w:rPr>
          <w:t>75</w:t>
        </w:r>
        <w:r w:rsidR="002C4FA5">
          <w:rPr>
            <w:noProof/>
            <w:webHidden/>
          </w:rPr>
          <w:fldChar w:fldCharType="end"/>
        </w:r>
      </w:hyperlink>
    </w:p>
    <w:p w14:paraId="7946E09C" w14:textId="41C130E8" w:rsidR="002C4FA5" w:rsidRDefault="008B59D0">
      <w:pPr>
        <w:pStyle w:val="TOC3"/>
        <w:rPr>
          <w:rFonts w:asciiTheme="minorHAnsi" w:eastAsiaTheme="minorEastAsia" w:hAnsiTheme="minorHAnsi" w:cstheme="minorBidi"/>
          <w:noProof/>
          <w:sz w:val="22"/>
          <w:szCs w:val="22"/>
        </w:rPr>
      </w:pPr>
      <w:hyperlink w:anchor="_Toc127519138" w:history="1">
        <w:r w:rsidR="002C4FA5" w:rsidRPr="004B5990">
          <w:rPr>
            <w:rStyle w:val="Hyperlink"/>
            <w:bCs/>
            <w:noProof/>
          </w:rPr>
          <w:t>3.3.11</w:t>
        </w:r>
        <w:r w:rsidR="002C4FA5">
          <w:rPr>
            <w:rFonts w:asciiTheme="minorHAnsi" w:eastAsiaTheme="minorEastAsia" w:hAnsiTheme="minorHAnsi" w:cstheme="minorBidi"/>
            <w:noProof/>
            <w:sz w:val="22"/>
            <w:szCs w:val="22"/>
          </w:rPr>
          <w:tab/>
        </w:r>
        <w:r w:rsidR="002C4FA5" w:rsidRPr="004B5990">
          <w:rPr>
            <w:rStyle w:val="Hyperlink"/>
            <w:noProof/>
          </w:rPr>
          <w:t>Transfer Summary: Document Template</w:t>
        </w:r>
        <w:r w:rsidR="002C4FA5">
          <w:rPr>
            <w:noProof/>
            <w:webHidden/>
          </w:rPr>
          <w:tab/>
        </w:r>
        <w:r w:rsidR="002C4FA5">
          <w:rPr>
            <w:noProof/>
            <w:webHidden/>
          </w:rPr>
          <w:fldChar w:fldCharType="begin"/>
        </w:r>
        <w:r w:rsidR="002C4FA5">
          <w:rPr>
            <w:noProof/>
            <w:webHidden/>
          </w:rPr>
          <w:instrText xml:space="preserve"> PAGEREF _Toc127519138 \h </w:instrText>
        </w:r>
        <w:r w:rsidR="002C4FA5">
          <w:rPr>
            <w:noProof/>
            <w:webHidden/>
          </w:rPr>
        </w:r>
        <w:r w:rsidR="002C4FA5">
          <w:rPr>
            <w:noProof/>
            <w:webHidden/>
          </w:rPr>
          <w:fldChar w:fldCharType="separate"/>
        </w:r>
        <w:r w:rsidR="00DC1072">
          <w:rPr>
            <w:noProof/>
            <w:webHidden/>
          </w:rPr>
          <w:t>75</w:t>
        </w:r>
        <w:r w:rsidR="002C4FA5">
          <w:rPr>
            <w:noProof/>
            <w:webHidden/>
          </w:rPr>
          <w:fldChar w:fldCharType="end"/>
        </w:r>
      </w:hyperlink>
    </w:p>
    <w:p w14:paraId="2F23A9A6" w14:textId="1F88BA92" w:rsidR="002C4FA5" w:rsidRDefault="008B59D0">
      <w:pPr>
        <w:pStyle w:val="TOC3"/>
        <w:rPr>
          <w:rFonts w:asciiTheme="minorHAnsi" w:eastAsiaTheme="minorEastAsia" w:hAnsiTheme="minorHAnsi" w:cstheme="minorBidi"/>
          <w:noProof/>
          <w:sz w:val="22"/>
          <w:szCs w:val="22"/>
        </w:rPr>
      </w:pPr>
      <w:hyperlink w:anchor="_Toc127519139" w:history="1">
        <w:r w:rsidR="002C4FA5" w:rsidRPr="004B5990">
          <w:rPr>
            <w:rStyle w:val="Hyperlink"/>
            <w:bCs/>
            <w:noProof/>
          </w:rPr>
          <w:t>3.3.12</w:t>
        </w:r>
        <w:r w:rsidR="002C4FA5">
          <w:rPr>
            <w:rFonts w:asciiTheme="minorHAnsi" w:eastAsiaTheme="minorEastAsia" w:hAnsiTheme="minorHAnsi" w:cstheme="minorBidi"/>
            <w:noProof/>
            <w:sz w:val="22"/>
            <w:szCs w:val="22"/>
          </w:rPr>
          <w:tab/>
        </w:r>
        <w:r w:rsidR="002C4FA5" w:rsidRPr="004B5990">
          <w:rPr>
            <w:rStyle w:val="Hyperlink"/>
            <w:noProof/>
          </w:rPr>
          <w:t>Other Section-Level Templates Available for Use in C-CDA Documents</w:t>
        </w:r>
        <w:r w:rsidR="002C4FA5">
          <w:rPr>
            <w:noProof/>
            <w:webHidden/>
          </w:rPr>
          <w:tab/>
        </w:r>
        <w:r w:rsidR="002C4FA5">
          <w:rPr>
            <w:noProof/>
            <w:webHidden/>
          </w:rPr>
          <w:fldChar w:fldCharType="begin"/>
        </w:r>
        <w:r w:rsidR="002C4FA5">
          <w:rPr>
            <w:noProof/>
            <w:webHidden/>
          </w:rPr>
          <w:instrText xml:space="preserve"> PAGEREF _Toc127519139 \h </w:instrText>
        </w:r>
        <w:r w:rsidR="002C4FA5">
          <w:rPr>
            <w:noProof/>
            <w:webHidden/>
          </w:rPr>
        </w:r>
        <w:r w:rsidR="002C4FA5">
          <w:rPr>
            <w:noProof/>
            <w:webHidden/>
          </w:rPr>
          <w:fldChar w:fldCharType="separate"/>
        </w:r>
        <w:r w:rsidR="00DC1072">
          <w:rPr>
            <w:noProof/>
            <w:webHidden/>
          </w:rPr>
          <w:t>76</w:t>
        </w:r>
        <w:r w:rsidR="002C4FA5">
          <w:rPr>
            <w:noProof/>
            <w:webHidden/>
          </w:rPr>
          <w:fldChar w:fldCharType="end"/>
        </w:r>
      </w:hyperlink>
    </w:p>
    <w:p w14:paraId="06300B37" w14:textId="168D3700" w:rsidR="002C4FA5" w:rsidRDefault="008B59D0" w:rsidP="002C4FA5">
      <w:pPr>
        <w:pStyle w:val="TOC1"/>
        <w:rPr>
          <w:rFonts w:asciiTheme="minorHAnsi" w:eastAsiaTheme="minorEastAsia" w:hAnsiTheme="minorHAnsi" w:cstheme="minorBidi"/>
          <w:noProof/>
          <w:sz w:val="22"/>
          <w:szCs w:val="22"/>
        </w:rPr>
      </w:pPr>
      <w:hyperlink w:anchor="_Toc127519140" w:history="1">
        <w:r w:rsidR="002C4FA5" w:rsidRPr="004B5990">
          <w:rPr>
            <w:rStyle w:val="Hyperlink"/>
            <w:noProof/>
          </w:rPr>
          <w:t>4</w:t>
        </w:r>
        <w:r w:rsidR="002C4FA5">
          <w:rPr>
            <w:rFonts w:asciiTheme="minorHAnsi" w:eastAsiaTheme="minorEastAsia" w:hAnsiTheme="minorHAnsi" w:cstheme="minorBidi"/>
            <w:noProof/>
            <w:sz w:val="22"/>
            <w:szCs w:val="22"/>
          </w:rPr>
          <w:tab/>
        </w:r>
        <w:r w:rsidR="002C4FA5" w:rsidRPr="004B5990">
          <w:rPr>
            <w:rStyle w:val="Hyperlink"/>
            <w:noProof/>
          </w:rPr>
          <w:t>Section Level Guidance</w:t>
        </w:r>
        <w:r w:rsidR="002C4FA5">
          <w:rPr>
            <w:noProof/>
            <w:webHidden/>
          </w:rPr>
          <w:tab/>
        </w:r>
        <w:r w:rsidR="002C4FA5">
          <w:rPr>
            <w:noProof/>
            <w:webHidden/>
          </w:rPr>
          <w:fldChar w:fldCharType="begin"/>
        </w:r>
        <w:r w:rsidR="002C4FA5">
          <w:rPr>
            <w:noProof/>
            <w:webHidden/>
          </w:rPr>
          <w:instrText xml:space="preserve"> PAGEREF _Toc127519140 \h </w:instrText>
        </w:r>
        <w:r w:rsidR="002C4FA5">
          <w:rPr>
            <w:noProof/>
            <w:webHidden/>
          </w:rPr>
        </w:r>
        <w:r w:rsidR="002C4FA5">
          <w:rPr>
            <w:noProof/>
            <w:webHidden/>
          </w:rPr>
          <w:fldChar w:fldCharType="separate"/>
        </w:r>
        <w:r w:rsidR="00DC1072">
          <w:rPr>
            <w:noProof/>
            <w:webHidden/>
          </w:rPr>
          <w:t>78</w:t>
        </w:r>
        <w:r w:rsidR="002C4FA5">
          <w:rPr>
            <w:noProof/>
            <w:webHidden/>
          </w:rPr>
          <w:fldChar w:fldCharType="end"/>
        </w:r>
      </w:hyperlink>
    </w:p>
    <w:p w14:paraId="7C2B0283" w14:textId="5438E86B" w:rsidR="002C4FA5" w:rsidRDefault="008B59D0">
      <w:pPr>
        <w:pStyle w:val="TOC2"/>
        <w:rPr>
          <w:rFonts w:asciiTheme="minorHAnsi" w:eastAsiaTheme="minorEastAsia" w:hAnsiTheme="minorHAnsi" w:cstheme="minorBidi"/>
          <w:b w:val="0"/>
          <w:bCs w:val="0"/>
          <w:noProof/>
        </w:rPr>
      </w:pPr>
      <w:hyperlink w:anchor="_Toc127519141" w:history="1">
        <w:r w:rsidR="002C4FA5" w:rsidRPr="004B5990">
          <w:rPr>
            <w:rStyle w:val="Hyperlink"/>
            <w:noProof/>
          </w:rPr>
          <w:t>4.1</w:t>
        </w:r>
        <w:r w:rsidR="002C4FA5">
          <w:rPr>
            <w:rFonts w:asciiTheme="minorHAnsi" w:eastAsiaTheme="minorEastAsia" w:hAnsiTheme="minorHAnsi" w:cstheme="minorBidi"/>
            <w:b w:val="0"/>
            <w:bCs w:val="0"/>
            <w:noProof/>
          </w:rPr>
          <w:tab/>
        </w:r>
        <w:r w:rsidR="002C4FA5" w:rsidRPr="004B5990">
          <w:rPr>
            <w:rStyle w:val="Hyperlink"/>
            <w:noProof/>
          </w:rPr>
          <w:t>Understanding Content Sections in Structured Documents</w:t>
        </w:r>
        <w:r w:rsidR="002C4FA5">
          <w:rPr>
            <w:noProof/>
            <w:webHidden/>
          </w:rPr>
          <w:tab/>
        </w:r>
        <w:r w:rsidR="002C4FA5">
          <w:rPr>
            <w:noProof/>
            <w:webHidden/>
          </w:rPr>
          <w:fldChar w:fldCharType="begin"/>
        </w:r>
        <w:r w:rsidR="002C4FA5">
          <w:rPr>
            <w:noProof/>
            <w:webHidden/>
          </w:rPr>
          <w:instrText xml:space="preserve"> PAGEREF _Toc127519141 \h </w:instrText>
        </w:r>
        <w:r w:rsidR="002C4FA5">
          <w:rPr>
            <w:noProof/>
            <w:webHidden/>
          </w:rPr>
        </w:r>
        <w:r w:rsidR="002C4FA5">
          <w:rPr>
            <w:noProof/>
            <w:webHidden/>
          </w:rPr>
          <w:fldChar w:fldCharType="separate"/>
        </w:r>
        <w:r w:rsidR="00DC1072">
          <w:rPr>
            <w:noProof/>
            <w:webHidden/>
          </w:rPr>
          <w:t>78</w:t>
        </w:r>
        <w:r w:rsidR="002C4FA5">
          <w:rPr>
            <w:noProof/>
            <w:webHidden/>
          </w:rPr>
          <w:fldChar w:fldCharType="end"/>
        </w:r>
      </w:hyperlink>
    </w:p>
    <w:p w14:paraId="190C4B03" w14:textId="7AD4D207" w:rsidR="002C4FA5" w:rsidRDefault="008B59D0">
      <w:pPr>
        <w:pStyle w:val="TOC3"/>
        <w:rPr>
          <w:rFonts w:asciiTheme="minorHAnsi" w:eastAsiaTheme="minorEastAsia" w:hAnsiTheme="minorHAnsi" w:cstheme="minorBidi"/>
          <w:noProof/>
          <w:sz w:val="22"/>
          <w:szCs w:val="22"/>
        </w:rPr>
      </w:pPr>
      <w:hyperlink w:anchor="_Toc127519142" w:history="1">
        <w:r w:rsidR="002C4FA5" w:rsidRPr="004B5990">
          <w:rPr>
            <w:rStyle w:val="Hyperlink"/>
            <w:bCs/>
            <w:noProof/>
          </w:rPr>
          <w:t>4.1.1</w:t>
        </w:r>
        <w:r w:rsidR="002C4FA5">
          <w:rPr>
            <w:rFonts w:asciiTheme="minorHAnsi" w:eastAsiaTheme="minorEastAsia" w:hAnsiTheme="minorHAnsi" w:cstheme="minorBidi"/>
            <w:noProof/>
            <w:sz w:val="22"/>
            <w:szCs w:val="22"/>
          </w:rPr>
          <w:tab/>
        </w:r>
        <w:r w:rsidR="002C4FA5" w:rsidRPr="004B5990">
          <w:rPr>
            <w:rStyle w:val="Hyperlink"/>
            <w:noProof/>
            <w:shd w:val="clear" w:color="auto" w:fill="FFFFFF"/>
          </w:rPr>
          <w:t>The Storytelling Power of C-CDA</w:t>
        </w:r>
        <w:r w:rsidR="002C4FA5">
          <w:rPr>
            <w:noProof/>
            <w:webHidden/>
          </w:rPr>
          <w:tab/>
        </w:r>
        <w:r w:rsidR="002C4FA5">
          <w:rPr>
            <w:noProof/>
            <w:webHidden/>
          </w:rPr>
          <w:fldChar w:fldCharType="begin"/>
        </w:r>
        <w:r w:rsidR="002C4FA5">
          <w:rPr>
            <w:noProof/>
            <w:webHidden/>
          </w:rPr>
          <w:instrText xml:space="preserve"> PAGEREF _Toc127519142 \h </w:instrText>
        </w:r>
        <w:r w:rsidR="002C4FA5">
          <w:rPr>
            <w:noProof/>
            <w:webHidden/>
          </w:rPr>
        </w:r>
        <w:r w:rsidR="002C4FA5">
          <w:rPr>
            <w:noProof/>
            <w:webHidden/>
          </w:rPr>
          <w:fldChar w:fldCharType="separate"/>
        </w:r>
        <w:r w:rsidR="00DC1072">
          <w:rPr>
            <w:noProof/>
            <w:webHidden/>
          </w:rPr>
          <w:t>78</w:t>
        </w:r>
        <w:r w:rsidR="002C4FA5">
          <w:rPr>
            <w:noProof/>
            <w:webHidden/>
          </w:rPr>
          <w:fldChar w:fldCharType="end"/>
        </w:r>
      </w:hyperlink>
    </w:p>
    <w:p w14:paraId="07A66977" w14:textId="408E0D65" w:rsidR="002C4FA5" w:rsidRDefault="008B59D0">
      <w:pPr>
        <w:pStyle w:val="TOC3"/>
        <w:rPr>
          <w:rFonts w:asciiTheme="minorHAnsi" w:eastAsiaTheme="minorEastAsia" w:hAnsiTheme="minorHAnsi" w:cstheme="minorBidi"/>
          <w:noProof/>
          <w:sz w:val="22"/>
          <w:szCs w:val="22"/>
        </w:rPr>
      </w:pPr>
      <w:hyperlink w:anchor="_Toc127519143" w:history="1">
        <w:r w:rsidR="002C4FA5" w:rsidRPr="004B5990">
          <w:rPr>
            <w:rStyle w:val="Hyperlink"/>
            <w:bCs/>
            <w:noProof/>
          </w:rPr>
          <w:t>4.1.2</w:t>
        </w:r>
        <w:r w:rsidR="002C4FA5">
          <w:rPr>
            <w:rFonts w:asciiTheme="minorHAnsi" w:eastAsiaTheme="minorEastAsia" w:hAnsiTheme="minorHAnsi" w:cstheme="minorBidi"/>
            <w:noProof/>
            <w:sz w:val="22"/>
            <w:szCs w:val="22"/>
          </w:rPr>
          <w:tab/>
        </w:r>
        <w:r w:rsidR="002C4FA5" w:rsidRPr="004B5990">
          <w:rPr>
            <w:rStyle w:val="Hyperlink"/>
            <w:noProof/>
            <w:shd w:val="clear" w:color="auto" w:fill="FFFFFF"/>
          </w:rPr>
          <w:t>A More Meaningful Patient Story Using C-CDA: Tell it. Use it. Share it.</w:t>
        </w:r>
        <w:r w:rsidR="002C4FA5">
          <w:rPr>
            <w:noProof/>
            <w:webHidden/>
          </w:rPr>
          <w:tab/>
        </w:r>
        <w:r w:rsidR="002C4FA5">
          <w:rPr>
            <w:noProof/>
            <w:webHidden/>
          </w:rPr>
          <w:fldChar w:fldCharType="begin"/>
        </w:r>
        <w:r w:rsidR="002C4FA5">
          <w:rPr>
            <w:noProof/>
            <w:webHidden/>
          </w:rPr>
          <w:instrText xml:space="preserve"> PAGEREF _Toc127519143 \h </w:instrText>
        </w:r>
        <w:r w:rsidR="002C4FA5">
          <w:rPr>
            <w:noProof/>
            <w:webHidden/>
          </w:rPr>
        </w:r>
        <w:r w:rsidR="002C4FA5">
          <w:rPr>
            <w:noProof/>
            <w:webHidden/>
          </w:rPr>
          <w:fldChar w:fldCharType="separate"/>
        </w:r>
        <w:r w:rsidR="00DC1072">
          <w:rPr>
            <w:noProof/>
            <w:webHidden/>
          </w:rPr>
          <w:t>79</w:t>
        </w:r>
        <w:r w:rsidR="002C4FA5">
          <w:rPr>
            <w:noProof/>
            <w:webHidden/>
          </w:rPr>
          <w:fldChar w:fldCharType="end"/>
        </w:r>
      </w:hyperlink>
    </w:p>
    <w:p w14:paraId="1628B6A0" w14:textId="5F983FC6" w:rsidR="002C4FA5" w:rsidRDefault="008B59D0">
      <w:pPr>
        <w:pStyle w:val="TOC3"/>
        <w:rPr>
          <w:rFonts w:asciiTheme="minorHAnsi" w:eastAsiaTheme="minorEastAsia" w:hAnsiTheme="minorHAnsi" w:cstheme="minorBidi"/>
          <w:noProof/>
          <w:sz w:val="22"/>
          <w:szCs w:val="22"/>
        </w:rPr>
      </w:pPr>
      <w:hyperlink w:anchor="_Toc127519144" w:history="1">
        <w:r w:rsidR="002C4FA5" w:rsidRPr="004B5990">
          <w:rPr>
            <w:rStyle w:val="Hyperlink"/>
            <w:bCs/>
            <w:noProof/>
          </w:rPr>
          <w:t>4.1.3</w:t>
        </w:r>
        <w:r w:rsidR="002C4FA5">
          <w:rPr>
            <w:rFonts w:asciiTheme="minorHAnsi" w:eastAsiaTheme="minorEastAsia" w:hAnsiTheme="minorHAnsi" w:cstheme="minorBidi"/>
            <w:noProof/>
            <w:sz w:val="22"/>
            <w:szCs w:val="22"/>
          </w:rPr>
          <w:tab/>
        </w:r>
        <w:r w:rsidR="002C4FA5" w:rsidRPr="004B5990">
          <w:rPr>
            <w:rStyle w:val="Hyperlink"/>
            <w:noProof/>
          </w:rPr>
          <w:t>General Section-Level Guidance</w:t>
        </w:r>
        <w:r w:rsidR="002C4FA5">
          <w:rPr>
            <w:noProof/>
            <w:webHidden/>
          </w:rPr>
          <w:tab/>
        </w:r>
        <w:r w:rsidR="002C4FA5">
          <w:rPr>
            <w:noProof/>
            <w:webHidden/>
          </w:rPr>
          <w:fldChar w:fldCharType="begin"/>
        </w:r>
        <w:r w:rsidR="002C4FA5">
          <w:rPr>
            <w:noProof/>
            <w:webHidden/>
          </w:rPr>
          <w:instrText xml:space="preserve"> PAGEREF _Toc127519144 \h </w:instrText>
        </w:r>
        <w:r w:rsidR="002C4FA5">
          <w:rPr>
            <w:noProof/>
            <w:webHidden/>
          </w:rPr>
        </w:r>
        <w:r w:rsidR="002C4FA5">
          <w:rPr>
            <w:noProof/>
            <w:webHidden/>
          </w:rPr>
          <w:fldChar w:fldCharType="separate"/>
        </w:r>
        <w:r w:rsidR="00DC1072">
          <w:rPr>
            <w:noProof/>
            <w:webHidden/>
          </w:rPr>
          <w:t>80</w:t>
        </w:r>
        <w:r w:rsidR="002C4FA5">
          <w:rPr>
            <w:noProof/>
            <w:webHidden/>
          </w:rPr>
          <w:fldChar w:fldCharType="end"/>
        </w:r>
      </w:hyperlink>
    </w:p>
    <w:p w14:paraId="32F2DB09" w14:textId="401C3717" w:rsidR="002C4FA5" w:rsidRDefault="008B59D0">
      <w:pPr>
        <w:pStyle w:val="TOC3"/>
        <w:rPr>
          <w:rFonts w:asciiTheme="minorHAnsi" w:eastAsiaTheme="minorEastAsia" w:hAnsiTheme="minorHAnsi" w:cstheme="minorBidi"/>
          <w:noProof/>
          <w:sz w:val="22"/>
          <w:szCs w:val="22"/>
        </w:rPr>
      </w:pPr>
      <w:hyperlink w:anchor="_Toc127519145" w:history="1">
        <w:r w:rsidR="002C4FA5" w:rsidRPr="004B5990">
          <w:rPr>
            <w:rStyle w:val="Hyperlink"/>
            <w:bCs/>
            <w:noProof/>
          </w:rPr>
          <w:t>4.1.4</w:t>
        </w:r>
        <w:r w:rsidR="002C4FA5">
          <w:rPr>
            <w:rFonts w:asciiTheme="minorHAnsi" w:eastAsiaTheme="minorEastAsia" w:hAnsiTheme="minorHAnsi" w:cstheme="minorBidi"/>
            <w:noProof/>
            <w:sz w:val="22"/>
            <w:szCs w:val="22"/>
          </w:rPr>
          <w:tab/>
        </w:r>
        <w:r w:rsidR="002C4FA5" w:rsidRPr="004B5990">
          <w:rPr>
            <w:rStyle w:val="Hyperlink"/>
            <w:noProof/>
          </w:rPr>
          <w:t>Data Provenance for a Section</w:t>
        </w:r>
        <w:r w:rsidR="002C4FA5">
          <w:rPr>
            <w:noProof/>
            <w:webHidden/>
          </w:rPr>
          <w:tab/>
        </w:r>
        <w:r w:rsidR="002C4FA5">
          <w:rPr>
            <w:noProof/>
            <w:webHidden/>
          </w:rPr>
          <w:fldChar w:fldCharType="begin"/>
        </w:r>
        <w:r w:rsidR="002C4FA5">
          <w:rPr>
            <w:noProof/>
            <w:webHidden/>
          </w:rPr>
          <w:instrText xml:space="preserve"> PAGEREF _Toc127519145 \h </w:instrText>
        </w:r>
        <w:r w:rsidR="002C4FA5">
          <w:rPr>
            <w:noProof/>
            <w:webHidden/>
          </w:rPr>
        </w:r>
        <w:r w:rsidR="002C4FA5">
          <w:rPr>
            <w:noProof/>
            <w:webHidden/>
          </w:rPr>
          <w:fldChar w:fldCharType="separate"/>
        </w:r>
        <w:r w:rsidR="00DC1072">
          <w:rPr>
            <w:noProof/>
            <w:webHidden/>
          </w:rPr>
          <w:t>80</w:t>
        </w:r>
        <w:r w:rsidR="002C4FA5">
          <w:rPr>
            <w:noProof/>
            <w:webHidden/>
          </w:rPr>
          <w:fldChar w:fldCharType="end"/>
        </w:r>
      </w:hyperlink>
    </w:p>
    <w:p w14:paraId="29C9C9FA" w14:textId="1051CC19" w:rsidR="002C4FA5" w:rsidRDefault="008B59D0">
      <w:pPr>
        <w:pStyle w:val="TOC3"/>
        <w:rPr>
          <w:rFonts w:asciiTheme="minorHAnsi" w:eastAsiaTheme="minorEastAsia" w:hAnsiTheme="minorHAnsi" w:cstheme="minorBidi"/>
          <w:noProof/>
          <w:sz w:val="22"/>
          <w:szCs w:val="22"/>
        </w:rPr>
      </w:pPr>
      <w:hyperlink w:anchor="_Toc127519146" w:history="1">
        <w:r w:rsidR="002C4FA5" w:rsidRPr="004B5990">
          <w:rPr>
            <w:rStyle w:val="Hyperlink"/>
            <w:bCs/>
            <w:noProof/>
          </w:rPr>
          <w:t>4.1.5</w:t>
        </w:r>
        <w:r w:rsidR="002C4FA5">
          <w:rPr>
            <w:rFonts w:asciiTheme="minorHAnsi" w:eastAsiaTheme="minorEastAsia" w:hAnsiTheme="minorHAnsi" w:cstheme="minorBidi"/>
            <w:noProof/>
            <w:sz w:val="22"/>
            <w:szCs w:val="22"/>
          </w:rPr>
          <w:tab/>
        </w:r>
        <w:r w:rsidR="002C4FA5" w:rsidRPr="004B5990">
          <w:rPr>
            <w:rStyle w:val="Hyperlink"/>
            <w:noProof/>
          </w:rPr>
          <w:t>Declaring Section Template Conformance</w:t>
        </w:r>
        <w:r w:rsidR="002C4FA5">
          <w:rPr>
            <w:noProof/>
            <w:webHidden/>
          </w:rPr>
          <w:tab/>
        </w:r>
        <w:r w:rsidR="002C4FA5">
          <w:rPr>
            <w:noProof/>
            <w:webHidden/>
          </w:rPr>
          <w:fldChar w:fldCharType="begin"/>
        </w:r>
        <w:r w:rsidR="002C4FA5">
          <w:rPr>
            <w:noProof/>
            <w:webHidden/>
          </w:rPr>
          <w:instrText xml:space="preserve"> PAGEREF _Toc127519146 \h </w:instrText>
        </w:r>
        <w:r w:rsidR="002C4FA5">
          <w:rPr>
            <w:noProof/>
            <w:webHidden/>
          </w:rPr>
        </w:r>
        <w:r w:rsidR="002C4FA5">
          <w:rPr>
            <w:noProof/>
            <w:webHidden/>
          </w:rPr>
          <w:fldChar w:fldCharType="separate"/>
        </w:r>
        <w:r w:rsidR="00DC1072">
          <w:rPr>
            <w:noProof/>
            <w:webHidden/>
          </w:rPr>
          <w:t>81</w:t>
        </w:r>
        <w:r w:rsidR="002C4FA5">
          <w:rPr>
            <w:noProof/>
            <w:webHidden/>
          </w:rPr>
          <w:fldChar w:fldCharType="end"/>
        </w:r>
      </w:hyperlink>
    </w:p>
    <w:p w14:paraId="3D565044" w14:textId="476166B1" w:rsidR="002C4FA5" w:rsidRDefault="008B59D0">
      <w:pPr>
        <w:pStyle w:val="TOC3"/>
        <w:rPr>
          <w:rFonts w:asciiTheme="minorHAnsi" w:eastAsiaTheme="minorEastAsia" w:hAnsiTheme="minorHAnsi" w:cstheme="minorBidi"/>
          <w:noProof/>
          <w:sz w:val="22"/>
          <w:szCs w:val="22"/>
        </w:rPr>
      </w:pPr>
      <w:hyperlink w:anchor="_Toc127519147" w:history="1">
        <w:r w:rsidR="002C4FA5" w:rsidRPr="004B5990">
          <w:rPr>
            <w:rStyle w:val="Hyperlink"/>
            <w:bCs/>
            <w:noProof/>
          </w:rPr>
          <w:t>4.1.6</w:t>
        </w:r>
        <w:r w:rsidR="002C4FA5">
          <w:rPr>
            <w:rFonts w:asciiTheme="minorHAnsi" w:eastAsiaTheme="minorEastAsia" w:hAnsiTheme="minorHAnsi" w:cstheme="minorBidi"/>
            <w:noProof/>
            <w:sz w:val="22"/>
            <w:szCs w:val="22"/>
          </w:rPr>
          <w:tab/>
        </w:r>
        <w:r w:rsidR="002C4FA5" w:rsidRPr="004B5990">
          <w:rPr>
            <w:rStyle w:val="Hyperlink"/>
            <w:noProof/>
          </w:rPr>
          <w:t>Narrative Block Formatting</w:t>
        </w:r>
        <w:r w:rsidR="002C4FA5">
          <w:rPr>
            <w:noProof/>
            <w:webHidden/>
          </w:rPr>
          <w:tab/>
        </w:r>
        <w:r w:rsidR="002C4FA5">
          <w:rPr>
            <w:noProof/>
            <w:webHidden/>
          </w:rPr>
          <w:fldChar w:fldCharType="begin"/>
        </w:r>
        <w:r w:rsidR="002C4FA5">
          <w:rPr>
            <w:noProof/>
            <w:webHidden/>
          </w:rPr>
          <w:instrText xml:space="preserve"> PAGEREF _Toc127519147 \h </w:instrText>
        </w:r>
        <w:r w:rsidR="002C4FA5">
          <w:rPr>
            <w:noProof/>
            <w:webHidden/>
          </w:rPr>
        </w:r>
        <w:r w:rsidR="002C4FA5">
          <w:rPr>
            <w:noProof/>
            <w:webHidden/>
          </w:rPr>
          <w:fldChar w:fldCharType="separate"/>
        </w:r>
        <w:r w:rsidR="00DC1072">
          <w:rPr>
            <w:noProof/>
            <w:webHidden/>
          </w:rPr>
          <w:t>83</w:t>
        </w:r>
        <w:r w:rsidR="002C4FA5">
          <w:rPr>
            <w:noProof/>
            <w:webHidden/>
          </w:rPr>
          <w:fldChar w:fldCharType="end"/>
        </w:r>
      </w:hyperlink>
    </w:p>
    <w:p w14:paraId="33520F61" w14:textId="5F5E61A0" w:rsidR="002C4FA5" w:rsidRDefault="008B59D0">
      <w:pPr>
        <w:pStyle w:val="TOC3"/>
        <w:rPr>
          <w:rFonts w:asciiTheme="minorHAnsi" w:eastAsiaTheme="minorEastAsia" w:hAnsiTheme="minorHAnsi" w:cstheme="minorBidi"/>
          <w:noProof/>
          <w:sz w:val="22"/>
          <w:szCs w:val="22"/>
        </w:rPr>
      </w:pPr>
      <w:hyperlink w:anchor="_Toc127519148" w:history="1">
        <w:r w:rsidR="002C4FA5" w:rsidRPr="004B5990">
          <w:rPr>
            <w:rStyle w:val="Hyperlink"/>
            <w:bCs/>
            <w:noProof/>
          </w:rPr>
          <w:t>4.1.7</w:t>
        </w:r>
        <w:r w:rsidR="002C4FA5">
          <w:rPr>
            <w:rFonts w:asciiTheme="minorHAnsi" w:eastAsiaTheme="minorEastAsia" w:hAnsiTheme="minorHAnsi" w:cstheme="minorBidi"/>
            <w:noProof/>
            <w:sz w:val="22"/>
            <w:szCs w:val="22"/>
          </w:rPr>
          <w:tab/>
        </w:r>
        <w:r w:rsidR="002C4FA5" w:rsidRPr="004B5990">
          <w:rPr>
            <w:rStyle w:val="Hyperlink"/>
            <w:noProof/>
          </w:rPr>
          <w:t>Multiple Views and styleCode</w:t>
        </w:r>
        <w:r w:rsidR="002C4FA5">
          <w:rPr>
            <w:noProof/>
            <w:webHidden/>
          </w:rPr>
          <w:tab/>
        </w:r>
        <w:r w:rsidR="002C4FA5">
          <w:rPr>
            <w:noProof/>
            <w:webHidden/>
          </w:rPr>
          <w:fldChar w:fldCharType="begin"/>
        </w:r>
        <w:r w:rsidR="002C4FA5">
          <w:rPr>
            <w:noProof/>
            <w:webHidden/>
          </w:rPr>
          <w:instrText xml:space="preserve"> PAGEREF _Toc127519148 \h </w:instrText>
        </w:r>
        <w:r w:rsidR="002C4FA5">
          <w:rPr>
            <w:noProof/>
            <w:webHidden/>
          </w:rPr>
        </w:r>
        <w:r w:rsidR="002C4FA5">
          <w:rPr>
            <w:noProof/>
            <w:webHidden/>
          </w:rPr>
          <w:fldChar w:fldCharType="separate"/>
        </w:r>
        <w:r w:rsidR="00DC1072">
          <w:rPr>
            <w:noProof/>
            <w:webHidden/>
          </w:rPr>
          <w:t>85</w:t>
        </w:r>
        <w:r w:rsidR="002C4FA5">
          <w:rPr>
            <w:noProof/>
            <w:webHidden/>
          </w:rPr>
          <w:fldChar w:fldCharType="end"/>
        </w:r>
      </w:hyperlink>
    </w:p>
    <w:p w14:paraId="6E24CB6F" w14:textId="60EB73BD" w:rsidR="002C4FA5" w:rsidRDefault="008B59D0">
      <w:pPr>
        <w:pStyle w:val="TOC3"/>
        <w:rPr>
          <w:rFonts w:asciiTheme="minorHAnsi" w:eastAsiaTheme="minorEastAsia" w:hAnsiTheme="minorHAnsi" w:cstheme="minorBidi"/>
          <w:noProof/>
          <w:sz w:val="22"/>
          <w:szCs w:val="22"/>
        </w:rPr>
      </w:pPr>
      <w:hyperlink w:anchor="_Toc127519149" w:history="1">
        <w:r w:rsidR="002C4FA5" w:rsidRPr="004B5990">
          <w:rPr>
            <w:rStyle w:val="Hyperlink"/>
            <w:bCs/>
            <w:noProof/>
          </w:rPr>
          <w:t>4.1.8</w:t>
        </w:r>
        <w:r w:rsidR="002C4FA5">
          <w:rPr>
            <w:rFonts w:asciiTheme="minorHAnsi" w:eastAsiaTheme="minorEastAsia" w:hAnsiTheme="minorHAnsi" w:cstheme="minorBidi"/>
            <w:noProof/>
            <w:sz w:val="22"/>
            <w:szCs w:val="22"/>
          </w:rPr>
          <w:tab/>
        </w:r>
        <w:r w:rsidR="002C4FA5" w:rsidRPr="004B5990">
          <w:rPr>
            <w:rStyle w:val="Hyperlink"/>
            <w:noProof/>
          </w:rPr>
          <w:t>Date/Time Guidance</w:t>
        </w:r>
        <w:r w:rsidR="002C4FA5">
          <w:rPr>
            <w:noProof/>
            <w:webHidden/>
          </w:rPr>
          <w:tab/>
        </w:r>
        <w:r w:rsidR="002C4FA5">
          <w:rPr>
            <w:noProof/>
            <w:webHidden/>
          </w:rPr>
          <w:fldChar w:fldCharType="begin"/>
        </w:r>
        <w:r w:rsidR="002C4FA5">
          <w:rPr>
            <w:noProof/>
            <w:webHidden/>
          </w:rPr>
          <w:instrText xml:space="preserve"> PAGEREF _Toc127519149 \h </w:instrText>
        </w:r>
        <w:r w:rsidR="002C4FA5">
          <w:rPr>
            <w:noProof/>
            <w:webHidden/>
          </w:rPr>
        </w:r>
        <w:r w:rsidR="002C4FA5">
          <w:rPr>
            <w:noProof/>
            <w:webHidden/>
          </w:rPr>
          <w:fldChar w:fldCharType="separate"/>
        </w:r>
        <w:r w:rsidR="00DC1072">
          <w:rPr>
            <w:noProof/>
            <w:webHidden/>
          </w:rPr>
          <w:t>86</w:t>
        </w:r>
        <w:r w:rsidR="002C4FA5">
          <w:rPr>
            <w:noProof/>
            <w:webHidden/>
          </w:rPr>
          <w:fldChar w:fldCharType="end"/>
        </w:r>
      </w:hyperlink>
    </w:p>
    <w:p w14:paraId="149D614E" w14:textId="539FD649" w:rsidR="002C4FA5" w:rsidRDefault="008B59D0">
      <w:pPr>
        <w:pStyle w:val="TOC3"/>
        <w:rPr>
          <w:rFonts w:asciiTheme="minorHAnsi" w:eastAsiaTheme="minorEastAsia" w:hAnsiTheme="minorHAnsi" w:cstheme="minorBidi"/>
          <w:noProof/>
          <w:sz w:val="22"/>
          <w:szCs w:val="22"/>
        </w:rPr>
      </w:pPr>
      <w:hyperlink w:anchor="_Toc127519150" w:history="1">
        <w:r w:rsidR="002C4FA5" w:rsidRPr="004B5990">
          <w:rPr>
            <w:rStyle w:val="Hyperlink"/>
            <w:bCs/>
            <w:noProof/>
          </w:rPr>
          <w:t>4.1.9</w:t>
        </w:r>
        <w:r w:rsidR="002C4FA5">
          <w:rPr>
            <w:rFonts w:asciiTheme="minorHAnsi" w:eastAsiaTheme="minorEastAsia" w:hAnsiTheme="minorHAnsi" w:cstheme="minorBidi"/>
            <w:noProof/>
            <w:sz w:val="22"/>
            <w:szCs w:val="22"/>
          </w:rPr>
          <w:tab/>
        </w:r>
        <w:r w:rsidR="002C4FA5" w:rsidRPr="004B5990">
          <w:rPr>
            <w:rStyle w:val="Hyperlink"/>
            <w:noProof/>
          </w:rPr>
          <w:t>Irrelevant Data (Not Pertinent)</w:t>
        </w:r>
        <w:r w:rsidR="002C4FA5">
          <w:rPr>
            <w:noProof/>
            <w:webHidden/>
          </w:rPr>
          <w:tab/>
        </w:r>
        <w:r w:rsidR="002C4FA5">
          <w:rPr>
            <w:noProof/>
            <w:webHidden/>
          </w:rPr>
          <w:fldChar w:fldCharType="begin"/>
        </w:r>
        <w:r w:rsidR="002C4FA5">
          <w:rPr>
            <w:noProof/>
            <w:webHidden/>
          </w:rPr>
          <w:instrText xml:space="preserve"> PAGEREF _Toc127519150 \h </w:instrText>
        </w:r>
        <w:r w:rsidR="002C4FA5">
          <w:rPr>
            <w:noProof/>
            <w:webHidden/>
          </w:rPr>
        </w:r>
        <w:r w:rsidR="002C4FA5">
          <w:rPr>
            <w:noProof/>
            <w:webHidden/>
          </w:rPr>
          <w:fldChar w:fldCharType="separate"/>
        </w:r>
        <w:r w:rsidR="00DC1072">
          <w:rPr>
            <w:noProof/>
            <w:webHidden/>
          </w:rPr>
          <w:t>86</w:t>
        </w:r>
        <w:r w:rsidR="002C4FA5">
          <w:rPr>
            <w:noProof/>
            <w:webHidden/>
          </w:rPr>
          <w:fldChar w:fldCharType="end"/>
        </w:r>
      </w:hyperlink>
    </w:p>
    <w:p w14:paraId="74AAAA1A" w14:textId="506B69BF" w:rsidR="002C4FA5" w:rsidRDefault="008B59D0">
      <w:pPr>
        <w:pStyle w:val="TOC3"/>
        <w:rPr>
          <w:rFonts w:asciiTheme="minorHAnsi" w:eastAsiaTheme="minorEastAsia" w:hAnsiTheme="minorHAnsi" w:cstheme="minorBidi"/>
          <w:noProof/>
          <w:sz w:val="22"/>
          <w:szCs w:val="22"/>
        </w:rPr>
      </w:pPr>
      <w:hyperlink w:anchor="_Toc127519151" w:history="1">
        <w:r w:rsidR="002C4FA5" w:rsidRPr="004B5990">
          <w:rPr>
            <w:rStyle w:val="Hyperlink"/>
            <w:bCs/>
            <w:noProof/>
          </w:rPr>
          <w:t>4.1.10</w:t>
        </w:r>
        <w:r w:rsidR="002C4FA5">
          <w:rPr>
            <w:rFonts w:asciiTheme="minorHAnsi" w:eastAsiaTheme="minorEastAsia" w:hAnsiTheme="minorHAnsi" w:cstheme="minorBidi"/>
            <w:noProof/>
            <w:sz w:val="22"/>
            <w:szCs w:val="22"/>
          </w:rPr>
          <w:tab/>
        </w:r>
        <w:r w:rsidR="002C4FA5" w:rsidRPr="004B5990">
          <w:rPr>
            <w:rStyle w:val="Hyperlink"/>
            <w:noProof/>
          </w:rPr>
          <w:t>Use of Open Templates</w:t>
        </w:r>
        <w:r w:rsidR="002C4FA5">
          <w:rPr>
            <w:noProof/>
            <w:webHidden/>
          </w:rPr>
          <w:tab/>
        </w:r>
        <w:r w:rsidR="002C4FA5">
          <w:rPr>
            <w:noProof/>
            <w:webHidden/>
          </w:rPr>
          <w:fldChar w:fldCharType="begin"/>
        </w:r>
        <w:r w:rsidR="002C4FA5">
          <w:rPr>
            <w:noProof/>
            <w:webHidden/>
          </w:rPr>
          <w:instrText xml:space="preserve"> PAGEREF _Toc127519151 \h </w:instrText>
        </w:r>
        <w:r w:rsidR="002C4FA5">
          <w:rPr>
            <w:noProof/>
            <w:webHidden/>
          </w:rPr>
        </w:r>
        <w:r w:rsidR="002C4FA5">
          <w:rPr>
            <w:noProof/>
            <w:webHidden/>
          </w:rPr>
          <w:fldChar w:fldCharType="separate"/>
        </w:r>
        <w:r w:rsidR="00DC1072">
          <w:rPr>
            <w:noProof/>
            <w:webHidden/>
          </w:rPr>
          <w:t>86</w:t>
        </w:r>
        <w:r w:rsidR="002C4FA5">
          <w:rPr>
            <w:noProof/>
            <w:webHidden/>
          </w:rPr>
          <w:fldChar w:fldCharType="end"/>
        </w:r>
      </w:hyperlink>
    </w:p>
    <w:p w14:paraId="524C8D32" w14:textId="68952D23" w:rsidR="002C4FA5" w:rsidRDefault="008B59D0">
      <w:pPr>
        <w:pStyle w:val="TOC3"/>
        <w:rPr>
          <w:rFonts w:asciiTheme="minorHAnsi" w:eastAsiaTheme="minorEastAsia" w:hAnsiTheme="minorHAnsi" w:cstheme="minorBidi"/>
          <w:noProof/>
          <w:sz w:val="22"/>
          <w:szCs w:val="22"/>
        </w:rPr>
      </w:pPr>
      <w:hyperlink w:anchor="_Toc127519152" w:history="1">
        <w:r w:rsidR="002C4FA5" w:rsidRPr="004B5990">
          <w:rPr>
            <w:rStyle w:val="Hyperlink"/>
            <w:bCs/>
            <w:noProof/>
          </w:rPr>
          <w:t>4.1.11</w:t>
        </w:r>
        <w:r w:rsidR="002C4FA5">
          <w:rPr>
            <w:rFonts w:asciiTheme="minorHAnsi" w:eastAsiaTheme="minorEastAsia" w:hAnsiTheme="minorHAnsi" w:cstheme="minorBidi"/>
            <w:noProof/>
            <w:sz w:val="22"/>
            <w:szCs w:val="22"/>
          </w:rPr>
          <w:tab/>
        </w:r>
        <w:r w:rsidR="002C4FA5" w:rsidRPr="004B5990">
          <w:rPr>
            <w:rStyle w:val="Hyperlink"/>
            <w:noProof/>
          </w:rPr>
          <w:t>Declaring Business Rules that Limit Section Content</w:t>
        </w:r>
        <w:r w:rsidR="002C4FA5">
          <w:rPr>
            <w:noProof/>
            <w:webHidden/>
          </w:rPr>
          <w:tab/>
        </w:r>
        <w:r w:rsidR="002C4FA5">
          <w:rPr>
            <w:noProof/>
            <w:webHidden/>
          </w:rPr>
          <w:fldChar w:fldCharType="begin"/>
        </w:r>
        <w:r w:rsidR="002C4FA5">
          <w:rPr>
            <w:noProof/>
            <w:webHidden/>
          </w:rPr>
          <w:instrText xml:space="preserve"> PAGEREF _Toc127519152 \h </w:instrText>
        </w:r>
        <w:r w:rsidR="002C4FA5">
          <w:rPr>
            <w:noProof/>
            <w:webHidden/>
          </w:rPr>
        </w:r>
        <w:r w:rsidR="002C4FA5">
          <w:rPr>
            <w:noProof/>
            <w:webHidden/>
          </w:rPr>
          <w:fldChar w:fldCharType="separate"/>
        </w:r>
        <w:r w:rsidR="00DC1072">
          <w:rPr>
            <w:noProof/>
            <w:webHidden/>
          </w:rPr>
          <w:t>87</w:t>
        </w:r>
        <w:r w:rsidR="002C4FA5">
          <w:rPr>
            <w:noProof/>
            <w:webHidden/>
          </w:rPr>
          <w:fldChar w:fldCharType="end"/>
        </w:r>
      </w:hyperlink>
    </w:p>
    <w:p w14:paraId="5DD1AAC7" w14:textId="764CFBD6" w:rsidR="002C4FA5" w:rsidRDefault="008B59D0">
      <w:pPr>
        <w:pStyle w:val="TOC2"/>
        <w:rPr>
          <w:rFonts w:asciiTheme="minorHAnsi" w:eastAsiaTheme="minorEastAsia" w:hAnsiTheme="minorHAnsi" w:cstheme="minorBidi"/>
          <w:b w:val="0"/>
          <w:bCs w:val="0"/>
          <w:noProof/>
        </w:rPr>
      </w:pPr>
      <w:hyperlink w:anchor="_Toc127519153" w:history="1">
        <w:r w:rsidR="002C4FA5" w:rsidRPr="004B5990">
          <w:rPr>
            <w:rStyle w:val="Hyperlink"/>
            <w:noProof/>
          </w:rPr>
          <w:t>4.2</w:t>
        </w:r>
        <w:r w:rsidR="002C4FA5">
          <w:rPr>
            <w:rFonts w:asciiTheme="minorHAnsi" w:eastAsiaTheme="minorEastAsia" w:hAnsiTheme="minorHAnsi" w:cstheme="minorBidi"/>
            <w:b w:val="0"/>
            <w:bCs w:val="0"/>
            <w:noProof/>
          </w:rPr>
          <w:tab/>
        </w:r>
        <w:r w:rsidR="002C4FA5" w:rsidRPr="004B5990">
          <w:rPr>
            <w:rStyle w:val="Hyperlink"/>
            <w:noProof/>
          </w:rPr>
          <w:t>Sections Defined in C-CDA (ordered using SOAP framework)</w:t>
        </w:r>
        <w:r w:rsidR="002C4FA5">
          <w:rPr>
            <w:noProof/>
            <w:webHidden/>
          </w:rPr>
          <w:tab/>
        </w:r>
        <w:r w:rsidR="002C4FA5">
          <w:rPr>
            <w:noProof/>
            <w:webHidden/>
          </w:rPr>
          <w:fldChar w:fldCharType="begin"/>
        </w:r>
        <w:r w:rsidR="002C4FA5">
          <w:rPr>
            <w:noProof/>
            <w:webHidden/>
          </w:rPr>
          <w:instrText xml:space="preserve"> PAGEREF _Toc127519153 \h </w:instrText>
        </w:r>
        <w:r w:rsidR="002C4FA5">
          <w:rPr>
            <w:noProof/>
            <w:webHidden/>
          </w:rPr>
        </w:r>
        <w:r w:rsidR="002C4FA5">
          <w:rPr>
            <w:noProof/>
            <w:webHidden/>
          </w:rPr>
          <w:fldChar w:fldCharType="separate"/>
        </w:r>
        <w:r w:rsidR="00DC1072">
          <w:rPr>
            <w:noProof/>
            <w:webHidden/>
          </w:rPr>
          <w:t>88</w:t>
        </w:r>
        <w:r w:rsidR="002C4FA5">
          <w:rPr>
            <w:noProof/>
            <w:webHidden/>
          </w:rPr>
          <w:fldChar w:fldCharType="end"/>
        </w:r>
      </w:hyperlink>
    </w:p>
    <w:p w14:paraId="4F91788C" w14:textId="266C25F5" w:rsidR="002C4FA5" w:rsidRDefault="008B59D0">
      <w:pPr>
        <w:pStyle w:val="TOC3"/>
        <w:rPr>
          <w:rFonts w:asciiTheme="minorHAnsi" w:eastAsiaTheme="minorEastAsia" w:hAnsiTheme="minorHAnsi" w:cstheme="minorBidi"/>
          <w:noProof/>
          <w:sz w:val="22"/>
          <w:szCs w:val="22"/>
        </w:rPr>
      </w:pPr>
      <w:hyperlink w:anchor="_Toc127519154" w:history="1">
        <w:r w:rsidR="002C4FA5" w:rsidRPr="004B5990">
          <w:rPr>
            <w:rStyle w:val="Hyperlink"/>
            <w:bCs/>
            <w:noProof/>
          </w:rPr>
          <w:t>4.2.1</w:t>
        </w:r>
        <w:r w:rsidR="002C4FA5">
          <w:rPr>
            <w:rFonts w:asciiTheme="minorHAnsi" w:eastAsiaTheme="minorEastAsia" w:hAnsiTheme="minorHAnsi" w:cstheme="minorBidi"/>
            <w:noProof/>
            <w:sz w:val="22"/>
            <w:szCs w:val="22"/>
          </w:rPr>
          <w:tab/>
        </w:r>
        <w:r w:rsidR="002C4FA5" w:rsidRPr="004B5990">
          <w:rPr>
            <w:rStyle w:val="Hyperlink"/>
            <w:noProof/>
          </w:rPr>
          <w:t>Subjective Information</w:t>
        </w:r>
        <w:r w:rsidR="002C4FA5">
          <w:rPr>
            <w:noProof/>
            <w:webHidden/>
          </w:rPr>
          <w:tab/>
        </w:r>
        <w:r w:rsidR="002C4FA5">
          <w:rPr>
            <w:noProof/>
            <w:webHidden/>
          </w:rPr>
          <w:fldChar w:fldCharType="begin"/>
        </w:r>
        <w:r w:rsidR="002C4FA5">
          <w:rPr>
            <w:noProof/>
            <w:webHidden/>
          </w:rPr>
          <w:instrText xml:space="preserve"> PAGEREF _Toc127519154 \h </w:instrText>
        </w:r>
        <w:r w:rsidR="002C4FA5">
          <w:rPr>
            <w:noProof/>
            <w:webHidden/>
          </w:rPr>
        </w:r>
        <w:r w:rsidR="002C4FA5">
          <w:rPr>
            <w:noProof/>
            <w:webHidden/>
          </w:rPr>
          <w:fldChar w:fldCharType="separate"/>
        </w:r>
        <w:r w:rsidR="00DC1072">
          <w:rPr>
            <w:noProof/>
            <w:webHidden/>
          </w:rPr>
          <w:t>88</w:t>
        </w:r>
        <w:r w:rsidR="002C4FA5">
          <w:rPr>
            <w:noProof/>
            <w:webHidden/>
          </w:rPr>
          <w:fldChar w:fldCharType="end"/>
        </w:r>
      </w:hyperlink>
    </w:p>
    <w:p w14:paraId="1ACA6E0D" w14:textId="731697AB" w:rsidR="002C4FA5" w:rsidRDefault="008B59D0">
      <w:pPr>
        <w:pStyle w:val="TOC3"/>
        <w:rPr>
          <w:rFonts w:asciiTheme="minorHAnsi" w:eastAsiaTheme="minorEastAsia" w:hAnsiTheme="minorHAnsi" w:cstheme="minorBidi"/>
          <w:noProof/>
          <w:sz w:val="22"/>
          <w:szCs w:val="22"/>
        </w:rPr>
      </w:pPr>
      <w:hyperlink w:anchor="_Toc127519155" w:history="1">
        <w:r w:rsidR="002C4FA5" w:rsidRPr="004B5990">
          <w:rPr>
            <w:rStyle w:val="Hyperlink"/>
            <w:bCs/>
            <w:noProof/>
          </w:rPr>
          <w:t>4.2.2</w:t>
        </w:r>
        <w:r w:rsidR="002C4FA5">
          <w:rPr>
            <w:rFonts w:asciiTheme="minorHAnsi" w:eastAsiaTheme="minorEastAsia" w:hAnsiTheme="minorHAnsi" w:cstheme="minorBidi"/>
            <w:noProof/>
            <w:sz w:val="22"/>
            <w:szCs w:val="22"/>
          </w:rPr>
          <w:tab/>
        </w:r>
        <w:r w:rsidR="002C4FA5" w:rsidRPr="004B5990">
          <w:rPr>
            <w:rStyle w:val="Hyperlink"/>
            <w:noProof/>
          </w:rPr>
          <w:t>Objective Information</w:t>
        </w:r>
        <w:r w:rsidR="002C4FA5">
          <w:rPr>
            <w:noProof/>
            <w:webHidden/>
          </w:rPr>
          <w:tab/>
        </w:r>
        <w:r w:rsidR="002C4FA5">
          <w:rPr>
            <w:noProof/>
            <w:webHidden/>
          </w:rPr>
          <w:fldChar w:fldCharType="begin"/>
        </w:r>
        <w:r w:rsidR="002C4FA5">
          <w:rPr>
            <w:noProof/>
            <w:webHidden/>
          </w:rPr>
          <w:instrText xml:space="preserve"> PAGEREF _Toc127519155 \h </w:instrText>
        </w:r>
        <w:r w:rsidR="002C4FA5">
          <w:rPr>
            <w:noProof/>
            <w:webHidden/>
          </w:rPr>
        </w:r>
        <w:r w:rsidR="002C4FA5">
          <w:rPr>
            <w:noProof/>
            <w:webHidden/>
          </w:rPr>
          <w:fldChar w:fldCharType="separate"/>
        </w:r>
        <w:r w:rsidR="00DC1072">
          <w:rPr>
            <w:noProof/>
            <w:webHidden/>
          </w:rPr>
          <w:t>90</w:t>
        </w:r>
        <w:r w:rsidR="002C4FA5">
          <w:rPr>
            <w:noProof/>
            <w:webHidden/>
          </w:rPr>
          <w:fldChar w:fldCharType="end"/>
        </w:r>
      </w:hyperlink>
    </w:p>
    <w:p w14:paraId="62EC9E5F" w14:textId="66F0B2B5" w:rsidR="002C4FA5" w:rsidRDefault="008B59D0">
      <w:pPr>
        <w:pStyle w:val="TOC3"/>
        <w:rPr>
          <w:rFonts w:asciiTheme="minorHAnsi" w:eastAsiaTheme="minorEastAsia" w:hAnsiTheme="minorHAnsi" w:cstheme="minorBidi"/>
          <w:noProof/>
          <w:sz w:val="22"/>
          <w:szCs w:val="22"/>
        </w:rPr>
      </w:pPr>
      <w:hyperlink w:anchor="_Toc127519156" w:history="1">
        <w:r w:rsidR="002C4FA5" w:rsidRPr="004B5990">
          <w:rPr>
            <w:rStyle w:val="Hyperlink"/>
            <w:bCs/>
            <w:noProof/>
          </w:rPr>
          <w:t>4.2.3</w:t>
        </w:r>
        <w:r w:rsidR="002C4FA5">
          <w:rPr>
            <w:rFonts w:asciiTheme="minorHAnsi" w:eastAsiaTheme="minorEastAsia" w:hAnsiTheme="minorHAnsi" w:cstheme="minorBidi"/>
            <w:noProof/>
            <w:sz w:val="22"/>
            <w:szCs w:val="22"/>
          </w:rPr>
          <w:tab/>
        </w:r>
        <w:r w:rsidR="002C4FA5" w:rsidRPr="004B5990">
          <w:rPr>
            <w:rStyle w:val="Hyperlink"/>
            <w:noProof/>
          </w:rPr>
          <w:t>Assessment Information</w:t>
        </w:r>
        <w:r w:rsidR="002C4FA5">
          <w:rPr>
            <w:noProof/>
            <w:webHidden/>
          </w:rPr>
          <w:tab/>
        </w:r>
        <w:r w:rsidR="002C4FA5">
          <w:rPr>
            <w:noProof/>
            <w:webHidden/>
          </w:rPr>
          <w:fldChar w:fldCharType="begin"/>
        </w:r>
        <w:r w:rsidR="002C4FA5">
          <w:rPr>
            <w:noProof/>
            <w:webHidden/>
          </w:rPr>
          <w:instrText xml:space="preserve"> PAGEREF _Toc127519156 \h </w:instrText>
        </w:r>
        <w:r w:rsidR="002C4FA5">
          <w:rPr>
            <w:noProof/>
            <w:webHidden/>
          </w:rPr>
        </w:r>
        <w:r w:rsidR="002C4FA5">
          <w:rPr>
            <w:noProof/>
            <w:webHidden/>
          </w:rPr>
          <w:fldChar w:fldCharType="separate"/>
        </w:r>
        <w:r w:rsidR="00DC1072">
          <w:rPr>
            <w:noProof/>
            <w:webHidden/>
          </w:rPr>
          <w:t>94</w:t>
        </w:r>
        <w:r w:rsidR="002C4FA5">
          <w:rPr>
            <w:noProof/>
            <w:webHidden/>
          </w:rPr>
          <w:fldChar w:fldCharType="end"/>
        </w:r>
      </w:hyperlink>
    </w:p>
    <w:p w14:paraId="2A847E73" w14:textId="3FE48346" w:rsidR="002C4FA5" w:rsidRDefault="008B59D0">
      <w:pPr>
        <w:pStyle w:val="TOC3"/>
        <w:rPr>
          <w:rFonts w:asciiTheme="minorHAnsi" w:eastAsiaTheme="minorEastAsia" w:hAnsiTheme="minorHAnsi" w:cstheme="minorBidi"/>
          <w:noProof/>
          <w:sz w:val="22"/>
          <w:szCs w:val="22"/>
        </w:rPr>
      </w:pPr>
      <w:hyperlink w:anchor="_Toc127519157" w:history="1">
        <w:r w:rsidR="002C4FA5" w:rsidRPr="004B5990">
          <w:rPr>
            <w:rStyle w:val="Hyperlink"/>
            <w:bCs/>
            <w:noProof/>
          </w:rPr>
          <w:t>4.2.4</w:t>
        </w:r>
        <w:r w:rsidR="002C4FA5">
          <w:rPr>
            <w:rFonts w:asciiTheme="minorHAnsi" w:eastAsiaTheme="minorEastAsia" w:hAnsiTheme="minorHAnsi" w:cstheme="minorBidi"/>
            <w:noProof/>
            <w:sz w:val="22"/>
            <w:szCs w:val="22"/>
          </w:rPr>
          <w:tab/>
        </w:r>
        <w:r w:rsidR="002C4FA5" w:rsidRPr="004B5990">
          <w:rPr>
            <w:rStyle w:val="Hyperlink"/>
            <w:noProof/>
          </w:rPr>
          <w:t>Plan/Planning Information</w:t>
        </w:r>
        <w:r w:rsidR="002C4FA5">
          <w:rPr>
            <w:noProof/>
            <w:webHidden/>
          </w:rPr>
          <w:tab/>
        </w:r>
        <w:r w:rsidR="002C4FA5">
          <w:rPr>
            <w:noProof/>
            <w:webHidden/>
          </w:rPr>
          <w:fldChar w:fldCharType="begin"/>
        </w:r>
        <w:r w:rsidR="002C4FA5">
          <w:rPr>
            <w:noProof/>
            <w:webHidden/>
          </w:rPr>
          <w:instrText xml:space="preserve"> PAGEREF _Toc127519157 \h </w:instrText>
        </w:r>
        <w:r w:rsidR="002C4FA5">
          <w:rPr>
            <w:noProof/>
            <w:webHidden/>
          </w:rPr>
        </w:r>
        <w:r w:rsidR="002C4FA5">
          <w:rPr>
            <w:noProof/>
            <w:webHidden/>
          </w:rPr>
          <w:fldChar w:fldCharType="separate"/>
        </w:r>
        <w:r w:rsidR="00DC1072">
          <w:rPr>
            <w:noProof/>
            <w:webHidden/>
          </w:rPr>
          <w:t>95</w:t>
        </w:r>
        <w:r w:rsidR="002C4FA5">
          <w:rPr>
            <w:noProof/>
            <w:webHidden/>
          </w:rPr>
          <w:fldChar w:fldCharType="end"/>
        </w:r>
      </w:hyperlink>
    </w:p>
    <w:p w14:paraId="37F3D6BF" w14:textId="05334387" w:rsidR="002C4FA5" w:rsidRDefault="008B59D0">
      <w:pPr>
        <w:pStyle w:val="TOC3"/>
        <w:rPr>
          <w:rFonts w:asciiTheme="minorHAnsi" w:eastAsiaTheme="minorEastAsia" w:hAnsiTheme="minorHAnsi" w:cstheme="minorBidi"/>
          <w:noProof/>
          <w:sz w:val="22"/>
          <w:szCs w:val="22"/>
        </w:rPr>
      </w:pPr>
      <w:hyperlink w:anchor="_Toc127519158" w:history="1">
        <w:r w:rsidR="002C4FA5" w:rsidRPr="004B5990">
          <w:rPr>
            <w:rStyle w:val="Hyperlink"/>
            <w:bCs/>
            <w:noProof/>
          </w:rPr>
          <w:t>4.2.5</w:t>
        </w:r>
        <w:r w:rsidR="002C4FA5">
          <w:rPr>
            <w:rFonts w:asciiTheme="minorHAnsi" w:eastAsiaTheme="minorEastAsia" w:hAnsiTheme="minorHAnsi" w:cstheme="minorBidi"/>
            <w:noProof/>
            <w:sz w:val="22"/>
            <w:szCs w:val="22"/>
          </w:rPr>
          <w:tab/>
        </w:r>
        <w:r w:rsidR="002C4FA5" w:rsidRPr="004B5990">
          <w:rPr>
            <w:rStyle w:val="Hyperlink"/>
            <w:noProof/>
          </w:rPr>
          <w:t>Other Information</w:t>
        </w:r>
        <w:r w:rsidR="002C4FA5">
          <w:rPr>
            <w:noProof/>
            <w:webHidden/>
          </w:rPr>
          <w:tab/>
        </w:r>
        <w:r w:rsidR="002C4FA5">
          <w:rPr>
            <w:noProof/>
            <w:webHidden/>
          </w:rPr>
          <w:fldChar w:fldCharType="begin"/>
        </w:r>
        <w:r w:rsidR="002C4FA5">
          <w:rPr>
            <w:noProof/>
            <w:webHidden/>
          </w:rPr>
          <w:instrText xml:space="preserve"> PAGEREF _Toc127519158 \h </w:instrText>
        </w:r>
        <w:r w:rsidR="002C4FA5">
          <w:rPr>
            <w:noProof/>
            <w:webHidden/>
          </w:rPr>
        </w:r>
        <w:r w:rsidR="002C4FA5">
          <w:rPr>
            <w:noProof/>
            <w:webHidden/>
          </w:rPr>
          <w:fldChar w:fldCharType="separate"/>
        </w:r>
        <w:r w:rsidR="00DC1072">
          <w:rPr>
            <w:noProof/>
            <w:webHidden/>
          </w:rPr>
          <w:t>95</w:t>
        </w:r>
        <w:r w:rsidR="002C4FA5">
          <w:rPr>
            <w:noProof/>
            <w:webHidden/>
          </w:rPr>
          <w:fldChar w:fldCharType="end"/>
        </w:r>
      </w:hyperlink>
    </w:p>
    <w:p w14:paraId="2082367B" w14:textId="43EB3372" w:rsidR="002C4FA5" w:rsidRDefault="008B59D0">
      <w:pPr>
        <w:pStyle w:val="TOC2"/>
        <w:rPr>
          <w:rFonts w:asciiTheme="minorHAnsi" w:eastAsiaTheme="minorEastAsia" w:hAnsiTheme="minorHAnsi" w:cstheme="minorBidi"/>
          <w:b w:val="0"/>
          <w:bCs w:val="0"/>
          <w:noProof/>
        </w:rPr>
      </w:pPr>
      <w:hyperlink w:anchor="_Toc127519159" w:history="1">
        <w:r w:rsidR="002C4FA5" w:rsidRPr="004B5990">
          <w:rPr>
            <w:rStyle w:val="Hyperlink"/>
            <w:noProof/>
          </w:rPr>
          <w:t>4.3</w:t>
        </w:r>
        <w:r w:rsidR="002C4FA5">
          <w:rPr>
            <w:rFonts w:asciiTheme="minorHAnsi" w:eastAsiaTheme="minorEastAsia" w:hAnsiTheme="minorHAnsi" w:cstheme="minorBidi"/>
            <w:b w:val="0"/>
            <w:bCs w:val="0"/>
            <w:noProof/>
          </w:rPr>
          <w:tab/>
        </w:r>
        <w:r w:rsidR="002C4FA5" w:rsidRPr="004B5990">
          <w:rPr>
            <w:rStyle w:val="Hyperlink"/>
            <w:noProof/>
          </w:rPr>
          <w:t>Supplemental C-CDA Section Templates</w:t>
        </w:r>
        <w:r w:rsidR="002C4FA5">
          <w:rPr>
            <w:noProof/>
            <w:webHidden/>
          </w:rPr>
          <w:tab/>
        </w:r>
        <w:r w:rsidR="002C4FA5">
          <w:rPr>
            <w:noProof/>
            <w:webHidden/>
          </w:rPr>
          <w:fldChar w:fldCharType="begin"/>
        </w:r>
        <w:r w:rsidR="002C4FA5">
          <w:rPr>
            <w:noProof/>
            <w:webHidden/>
          </w:rPr>
          <w:instrText xml:space="preserve"> PAGEREF _Toc127519159 \h </w:instrText>
        </w:r>
        <w:r w:rsidR="002C4FA5">
          <w:rPr>
            <w:noProof/>
            <w:webHidden/>
          </w:rPr>
        </w:r>
        <w:r w:rsidR="002C4FA5">
          <w:rPr>
            <w:noProof/>
            <w:webHidden/>
          </w:rPr>
          <w:fldChar w:fldCharType="separate"/>
        </w:r>
        <w:r w:rsidR="00DC1072">
          <w:rPr>
            <w:noProof/>
            <w:webHidden/>
          </w:rPr>
          <w:t>96</w:t>
        </w:r>
        <w:r w:rsidR="002C4FA5">
          <w:rPr>
            <w:noProof/>
            <w:webHidden/>
          </w:rPr>
          <w:fldChar w:fldCharType="end"/>
        </w:r>
      </w:hyperlink>
    </w:p>
    <w:p w14:paraId="3E70BF09" w14:textId="6BED8B58" w:rsidR="002C4FA5" w:rsidRDefault="008B59D0">
      <w:pPr>
        <w:pStyle w:val="TOC2"/>
        <w:rPr>
          <w:rFonts w:asciiTheme="minorHAnsi" w:eastAsiaTheme="minorEastAsia" w:hAnsiTheme="minorHAnsi" w:cstheme="minorBidi"/>
          <w:b w:val="0"/>
          <w:bCs w:val="0"/>
          <w:noProof/>
        </w:rPr>
      </w:pPr>
      <w:hyperlink w:anchor="_Toc127519160" w:history="1">
        <w:r w:rsidR="002C4FA5" w:rsidRPr="004B5990">
          <w:rPr>
            <w:rStyle w:val="Hyperlink"/>
            <w:noProof/>
          </w:rPr>
          <w:t>4.4</w:t>
        </w:r>
        <w:r w:rsidR="002C4FA5">
          <w:rPr>
            <w:rFonts w:asciiTheme="minorHAnsi" w:eastAsiaTheme="minorEastAsia" w:hAnsiTheme="minorHAnsi" w:cstheme="minorBidi"/>
            <w:b w:val="0"/>
            <w:bCs w:val="0"/>
            <w:noProof/>
          </w:rPr>
          <w:tab/>
        </w:r>
        <w:r w:rsidR="002C4FA5" w:rsidRPr="004B5990">
          <w:rPr>
            <w:rStyle w:val="Hyperlink"/>
            <w:noProof/>
          </w:rPr>
          <w:t>New and Additional C-CDA Section Templates (Defined in this Companion Guide)</w:t>
        </w:r>
        <w:r w:rsidR="002C4FA5">
          <w:rPr>
            <w:noProof/>
            <w:webHidden/>
          </w:rPr>
          <w:tab/>
        </w:r>
        <w:r w:rsidR="002C4FA5">
          <w:rPr>
            <w:noProof/>
            <w:webHidden/>
          </w:rPr>
          <w:fldChar w:fldCharType="begin"/>
        </w:r>
        <w:r w:rsidR="002C4FA5">
          <w:rPr>
            <w:noProof/>
            <w:webHidden/>
          </w:rPr>
          <w:instrText xml:space="preserve"> PAGEREF _Toc127519160 \h </w:instrText>
        </w:r>
        <w:r w:rsidR="002C4FA5">
          <w:rPr>
            <w:noProof/>
            <w:webHidden/>
          </w:rPr>
        </w:r>
        <w:r w:rsidR="002C4FA5">
          <w:rPr>
            <w:noProof/>
            <w:webHidden/>
          </w:rPr>
          <w:fldChar w:fldCharType="separate"/>
        </w:r>
        <w:r w:rsidR="00DC1072">
          <w:rPr>
            <w:noProof/>
            <w:webHidden/>
          </w:rPr>
          <w:t>97</w:t>
        </w:r>
        <w:r w:rsidR="002C4FA5">
          <w:rPr>
            <w:noProof/>
            <w:webHidden/>
          </w:rPr>
          <w:fldChar w:fldCharType="end"/>
        </w:r>
      </w:hyperlink>
    </w:p>
    <w:p w14:paraId="065D9883" w14:textId="254305EA" w:rsidR="002C4FA5" w:rsidRDefault="008B59D0">
      <w:pPr>
        <w:pStyle w:val="TOC2"/>
        <w:rPr>
          <w:rFonts w:asciiTheme="minorHAnsi" w:eastAsiaTheme="minorEastAsia" w:hAnsiTheme="minorHAnsi" w:cstheme="minorBidi"/>
          <w:b w:val="0"/>
          <w:bCs w:val="0"/>
          <w:noProof/>
        </w:rPr>
      </w:pPr>
      <w:hyperlink w:anchor="_Toc127519161" w:history="1">
        <w:r w:rsidR="002C4FA5" w:rsidRPr="004B5990">
          <w:rPr>
            <w:rStyle w:val="Hyperlink"/>
            <w:noProof/>
          </w:rPr>
          <w:t>4.5</w:t>
        </w:r>
        <w:r w:rsidR="002C4FA5">
          <w:rPr>
            <w:rFonts w:asciiTheme="minorHAnsi" w:eastAsiaTheme="minorEastAsia" w:hAnsiTheme="minorHAnsi" w:cstheme="minorBidi"/>
            <w:b w:val="0"/>
            <w:bCs w:val="0"/>
            <w:noProof/>
          </w:rPr>
          <w:tab/>
        </w:r>
        <w:r w:rsidR="002C4FA5" w:rsidRPr="004B5990">
          <w:rPr>
            <w:rStyle w:val="Hyperlink"/>
            <w:noProof/>
          </w:rPr>
          <w:t>Sections Defined in Other Implementation Guides</w:t>
        </w:r>
        <w:r w:rsidR="002C4FA5">
          <w:rPr>
            <w:noProof/>
            <w:webHidden/>
          </w:rPr>
          <w:tab/>
        </w:r>
        <w:r w:rsidR="002C4FA5">
          <w:rPr>
            <w:noProof/>
            <w:webHidden/>
          </w:rPr>
          <w:fldChar w:fldCharType="begin"/>
        </w:r>
        <w:r w:rsidR="002C4FA5">
          <w:rPr>
            <w:noProof/>
            <w:webHidden/>
          </w:rPr>
          <w:instrText xml:space="preserve"> PAGEREF _Toc127519161 \h </w:instrText>
        </w:r>
        <w:r w:rsidR="002C4FA5">
          <w:rPr>
            <w:noProof/>
            <w:webHidden/>
          </w:rPr>
        </w:r>
        <w:r w:rsidR="002C4FA5">
          <w:rPr>
            <w:noProof/>
            <w:webHidden/>
          </w:rPr>
          <w:fldChar w:fldCharType="separate"/>
        </w:r>
        <w:r w:rsidR="00DC1072">
          <w:rPr>
            <w:noProof/>
            <w:webHidden/>
          </w:rPr>
          <w:t>97</w:t>
        </w:r>
        <w:r w:rsidR="002C4FA5">
          <w:rPr>
            <w:noProof/>
            <w:webHidden/>
          </w:rPr>
          <w:fldChar w:fldCharType="end"/>
        </w:r>
      </w:hyperlink>
    </w:p>
    <w:p w14:paraId="4FB07DB4" w14:textId="0B5A16C8" w:rsidR="002C4FA5" w:rsidRDefault="008B59D0" w:rsidP="002C4FA5">
      <w:pPr>
        <w:pStyle w:val="TOC1"/>
        <w:rPr>
          <w:rFonts w:asciiTheme="minorHAnsi" w:eastAsiaTheme="minorEastAsia" w:hAnsiTheme="minorHAnsi" w:cstheme="minorBidi"/>
          <w:noProof/>
          <w:sz w:val="22"/>
          <w:szCs w:val="22"/>
        </w:rPr>
      </w:pPr>
      <w:hyperlink w:anchor="_Toc127519162" w:history="1">
        <w:r w:rsidR="002C4FA5" w:rsidRPr="004B5990">
          <w:rPr>
            <w:rStyle w:val="Hyperlink"/>
            <w:noProof/>
          </w:rPr>
          <w:t>5</w:t>
        </w:r>
        <w:r w:rsidR="002C4FA5">
          <w:rPr>
            <w:rFonts w:asciiTheme="minorHAnsi" w:eastAsiaTheme="minorEastAsia" w:hAnsiTheme="minorHAnsi" w:cstheme="minorBidi"/>
            <w:noProof/>
            <w:sz w:val="22"/>
            <w:szCs w:val="22"/>
          </w:rPr>
          <w:tab/>
        </w:r>
        <w:r w:rsidR="002C4FA5" w:rsidRPr="004B5990">
          <w:rPr>
            <w:rStyle w:val="Hyperlink"/>
            <w:noProof/>
          </w:rPr>
          <w:t>Representation of Discrete Data</w:t>
        </w:r>
        <w:r w:rsidR="002C4FA5">
          <w:rPr>
            <w:noProof/>
            <w:webHidden/>
          </w:rPr>
          <w:tab/>
        </w:r>
        <w:r w:rsidR="002C4FA5">
          <w:rPr>
            <w:noProof/>
            <w:webHidden/>
          </w:rPr>
          <w:fldChar w:fldCharType="begin"/>
        </w:r>
        <w:r w:rsidR="002C4FA5">
          <w:rPr>
            <w:noProof/>
            <w:webHidden/>
          </w:rPr>
          <w:instrText xml:space="preserve"> PAGEREF _Toc127519162 \h </w:instrText>
        </w:r>
        <w:r w:rsidR="002C4FA5">
          <w:rPr>
            <w:noProof/>
            <w:webHidden/>
          </w:rPr>
        </w:r>
        <w:r w:rsidR="002C4FA5">
          <w:rPr>
            <w:noProof/>
            <w:webHidden/>
          </w:rPr>
          <w:fldChar w:fldCharType="separate"/>
        </w:r>
        <w:r w:rsidR="00DC1072">
          <w:rPr>
            <w:noProof/>
            <w:webHidden/>
          </w:rPr>
          <w:t>100</w:t>
        </w:r>
        <w:r w:rsidR="002C4FA5">
          <w:rPr>
            <w:noProof/>
            <w:webHidden/>
          </w:rPr>
          <w:fldChar w:fldCharType="end"/>
        </w:r>
      </w:hyperlink>
    </w:p>
    <w:p w14:paraId="40D3515C" w14:textId="24981196" w:rsidR="002C4FA5" w:rsidRDefault="008B59D0">
      <w:pPr>
        <w:pStyle w:val="TOC2"/>
        <w:rPr>
          <w:rFonts w:asciiTheme="minorHAnsi" w:eastAsiaTheme="minorEastAsia" w:hAnsiTheme="minorHAnsi" w:cstheme="minorBidi"/>
          <w:b w:val="0"/>
          <w:bCs w:val="0"/>
          <w:noProof/>
        </w:rPr>
      </w:pPr>
      <w:hyperlink w:anchor="_Toc127519163" w:history="1">
        <w:r w:rsidR="002C4FA5" w:rsidRPr="004B5990">
          <w:rPr>
            <w:rStyle w:val="Hyperlink"/>
            <w:noProof/>
          </w:rPr>
          <w:t>5.1</w:t>
        </w:r>
        <w:r w:rsidR="002C4FA5">
          <w:rPr>
            <w:rFonts w:asciiTheme="minorHAnsi" w:eastAsiaTheme="minorEastAsia" w:hAnsiTheme="minorHAnsi" w:cstheme="minorBidi"/>
            <w:b w:val="0"/>
            <w:bCs w:val="0"/>
            <w:noProof/>
          </w:rPr>
          <w:tab/>
        </w:r>
        <w:r w:rsidR="002C4FA5" w:rsidRPr="004B5990">
          <w:rPr>
            <w:rStyle w:val="Hyperlink"/>
            <w:noProof/>
          </w:rPr>
          <w:t>General Entry-Level Guidance</w:t>
        </w:r>
        <w:r w:rsidR="002C4FA5">
          <w:rPr>
            <w:noProof/>
            <w:webHidden/>
          </w:rPr>
          <w:tab/>
        </w:r>
        <w:r w:rsidR="002C4FA5">
          <w:rPr>
            <w:noProof/>
            <w:webHidden/>
          </w:rPr>
          <w:fldChar w:fldCharType="begin"/>
        </w:r>
        <w:r w:rsidR="002C4FA5">
          <w:rPr>
            <w:noProof/>
            <w:webHidden/>
          </w:rPr>
          <w:instrText xml:space="preserve"> PAGEREF _Toc127519163 \h </w:instrText>
        </w:r>
        <w:r w:rsidR="002C4FA5">
          <w:rPr>
            <w:noProof/>
            <w:webHidden/>
          </w:rPr>
        </w:r>
        <w:r w:rsidR="002C4FA5">
          <w:rPr>
            <w:noProof/>
            <w:webHidden/>
          </w:rPr>
          <w:fldChar w:fldCharType="separate"/>
        </w:r>
        <w:r w:rsidR="00DC1072">
          <w:rPr>
            <w:noProof/>
            <w:webHidden/>
          </w:rPr>
          <w:t>100</w:t>
        </w:r>
        <w:r w:rsidR="002C4FA5">
          <w:rPr>
            <w:noProof/>
            <w:webHidden/>
          </w:rPr>
          <w:fldChar w:fldCharType="end"/>
        </w:r>
      </w:hyperlink>
    </w:p>
    <w:p w14:paraId="05E510A4" w14:textId="6217A58B" w:rsidR="002C4FA5" w:rsidRDefault="008B59D0">
      <w:pPr>
        <w:pStyle w:val="TOC3"/>
        <w:rPr>
          <w:rFonts w:asciiTheme="minorHAnsi" w:eastAsiaTheme="minorEastAsia" w:hAnsiTheme="minorHAnsi" w:cstheme="minorBidi"/>
          <w:noProof/>
          <w:sz w:val="22"/>
          <w:szCs w:val="22"/>
        </w:rPr>
      </w:pPr>
      <w:hyperlink w:anchor="_Toc127519164" w:history="1">
        <w:r w:rsidR="002C4FA5" w:rsidRPr="004B5990">
          <w:rPr>
            <w:rStyle w:val="Hyperlink"/>
            <w:bCs/>
            <w:noProof/>
          </w:rPr>
          <w:t>5.1.1</w:t>
        </w:r>
        <w:r w:rsidR="002C4FA5">
          <w:rPr>
            <w:rFonts w:asciiTheme="minorHAnsi" w:eastAsiaTheme="minorEastAsia" w:hAnsiTheme="minorHAnsi" w:cstheme="minorBidi"/>
            <w:noProof/>
            <w:sz w:val="22"/>
            <w:szCs w:val="22"/>
          </w:rPr>
          <w:tab/>
        </w:r>
        <w:r w:rsidR="002C4FA5" w:rsidRPr="004B5990">
          <w:rPr>
            <w:rStyle w:val="Hyperlink"/>
            <w:noProof/>
          </w:rPr>
          <w:t>Narrative Text Linking (Referencing)</w:t>
        </w:r>
        <w:r w:rsidR="002C4FA5">
          <w:rPr>
            <w:noProof/>
            <w:webHidden/>
          </w:rPr>
          <w:tab/>
        </w:r>
        <w:r w:rsidR="002C4FA5">
          <w:rPr>
            <w:noProof/>
            <w:webHidden/>
          </w:rPr>
          <w:fldChar w:fldCharType="begin"/>
        </w:r>
        <w:r w:rsidR="002C4FA5">
          <w:rPr>
            <w:noProof/>
            <w:webHidden/>
          </w:rPr>
          <w:instrText xml:space="preserve"> PAGEREF _Toc127519164 \h </w:instrText>
        </w:r>
        <w:r w:rsidR="002C4FA5">
          <w:rPr>
            <w:noProof/>
            <w:webHidden/>
          </w:rPr>
        </w:r>
        <w:r w:rsidR="002C4FA5">
          <w:rPr>
            <w:noProof/>
            <w:webHidden/>
          </w:rPr>
          <w:fldChar w:fldCharType="separate"/>
        </w:r>
        <w:r w:rsidR="00DC1072">
          <w:rPr>
            <w:noProof/>
            <w:webHidden/>
          </w:rPr>
          <w:t>100</w:t>
        </w:r>
        <w:r w:rsidR="002C4FA5">
          <w:rPr>
            <w:noProof/>
            <w:webHidden/>
          </w:rPr>
          <w:fldChar w:fldCharType="end"/>
        </w:r>
      </w:hyperlink>
    </w:p>
    <w:p w14:paraId="3FBC0B5E" w14:textId="0DE41161" w:rsidR="002C4FA5" w:rsidRDefault="008B59D0">
      <w:pPr>
        <w:pStyle w:val="TOC3"/>
        <w:rPr>
          <w:rFonts w:asciiTheme="minorHAnsi" w:eastAsiaTheme="minorEastAsia" w:hAnsiTheme="minorHAnsi" w:cstheme="minorBidi"/>
          <w:noProof/>
          <w:sz w:val="22"/>
          <w:szCs w:val="22"/>
        </w:rPr>
      </w:pPr>
      <w:hyperlink w:anchor="_Toc127519165" w:history="1">
        <w:r w:rsidR="002C4FA5" w:rsidRPr="004B5990">
          <w:rPr>
            <w:rStyle w:val="Hyperlink"/>
            <w:bCs/>
            <w:noProof/>
          </w:rPr>
          <w:t>5.1.2</w:t>
        </w:r>
        <w:r w:rsidR="002C4FA5">
          <w:rPr>
            <w:rFonts w:asciiTheme="minorHAnsi" w:eastAsiaTheme="minorEastAsia" w:hAnsiTheme="minorHAnsi" w:cstheme="minorBidi"/>
            <w:noProof/>
            <w:sz w:val="22"/>
            <w:szCs w:val="22"/>
          </w:rPr>
          <w:tab/>
        </w:r>
        <w:r w:rsidR="002C4FA5" w:rsidRPr="004B5990">
          <w:rPr>
            <w:rStyle w:val="Hyperlink"/>
            <w:noProof/>
          </w:rPr>
          <w:t>OriginalText</w:t>
        </w:r>
        <w:r w:rsidR="002C4FA5">
          <w:rPr>
            <w:noProof/>
            <w:webHidden/>
          </w:rPr>
          <w:tab/>
        </w:r>
        <w:r w:rsidR="002C4FA5">
          <w:rPr>
            <w:noProof/>
            <w:webHidden/>
          </w:rPr>
          <w:fldChar w:fldCharType="begin"/>
        </w:r>
        <w:r w:rsidR="002C4FA5">
          <w:rPr>
            <w:noProof/>
            <w:webHidden/>
          </w:rPr>
          <w:instrText xml:space="preserve"> PAGEREF _Toc127519165 \h </w:instrText>
        </w:r>
        <w:r w:rsidR="002C4FA5">
          <w:rPr>
            <w:noProof/>
            <w:webHidden/>
          </w:rPr>
        </w:r>
        <w:r w:rsidR="002C4FA5">
          <w:rPr>
            <w:noProof/>
            <w:webHidden/>
          </w:rPr>
          <w:fldChar w:fldCharType="separate"/>
        </w:r>
        <w:r w:rsidR="00DC1072">
          <w:rPr>
            <w:noProof/>
            <w:webHidden/>
          </w:rPr>
          <w:t>101</w:t>
        </w:r>
        <w:r w:rsidR="002C4FA5">
          <w:rPr>
            <w:noProof/>
            <w:webHidden/>
          </w:rPr>
          <w:fldChar w:fldCharType="end"/>
        </w:r>
      </w:hyperlink>
    </w:p>
    <w:p w14:paraId="2C0CD9EF" w14:textId="7670E4B4" w:rsidR="002C4FA5" w:rsidRDefault="008B59D0">
      <w:pPr>
        <w:pStyle w:val="TOC3"/>
        <w:rPr>
          <w:rFonts w:asciiTheme="minorHAnsi" w:eastAsiaTheme="minorEastAsia" w:hAnsiTheme="minorHAnsi" w:cstheme="minorBidi"/>
          <w:noProof/>
          <w:sz w:val="22"/>
          <w:szCs w:val="22"/>
        </w:rPr>
      </w:pPr>
      <w:hyperlink w:anchor="_Toc127519166" w:history="1">
        <w:r w:rsidR="002C4FA5" w:rsidRPr="004B5990">
          <w:rPr>
            <w:rStyle w:val="Hyperlink"/>
            <w:bCs/>
            <w:noProof/>
          </w:rPr>
          <w:t>5.1.3</w:t>
        </w:r>
        <w:r w:rsidR="002C4FA5">
          <w:rPr>
            <w:rFonts w:asciiTheme="minorHAnsi" w:eastAsiaTheme="minorEastAsia" w:hAnsiTheme="minorHAnsi" w:cstheme="minorBidi"/>
            <w:noProof/>
            <w:sz w:val="22"/>
            <w:szCs w:val="22"/>
          </w:rPr>
          <w:tab/>
        </w:r>
        <w:r w:rsidR="002C4FA5" w:rsidRPr="004B5990">
          <w:rPr>
            <w:rStyle w:val="Hyperlink"/>
            <w:noProof/>
          </w:rPr>
          <w:t>DisplayName Representation</w:t>
        </w:r>
        <w:r w:rsidR="002C4FA5">
          <w:rPr>
            <w:noProof/>
            <w:webHidden/>
          </w:rPr>
          <w:tab/>
        </w:r>
        <w:r w:rsidR="002C4FA5">
          <w:rPr>
            <w:noProof/>
            <w:webHidden/>
          </w:rPr>
          <w:fldChar w:fldCharType="begin"/>
        </w:r>
        <w:r w:rsidR="002C4FA5">
          <w:rPr>
            <w:noProof/>
            <w:webHidden/>
          </w:rPr>
          <w:instrText xml:space="preserve"> PAGEREF _Toc127519166 \h </w:instrText>
        </w:r>
        <w:r w:rsidR="002C4FA5">
          <w:rPr>
            <w:noProof/>
            <w:webHidden/>
          </w:rPr>
        </w:r>
        <w:r w:rsidR="002C4FA5">
          <w:rPr>
            <w:noProof/>
            <w:webHidden/>
          </w:rPr>
          <w:fldChar w:fldCharType="separate"/>
        </w:r>
        <w:r w:rsidR="00DC1072">
          <w:rPr>
            <w:noProof/>
            <w:webHidden/>
          </w:rPr>
          <w:t>103</w:t>
        </w:r>
        <w:r w:rsidR="002C4FA5">
          <w:rPr>
            <w:noProof/>
            <w:webHidden/>
          </w:rPr>
          <w:fldChar w:fldCharType="end"/>
        </w:r>
      </w:hyperlink>
    </w:p>
    <w:p w14:paraId="041175ED" w14:textId="566E8D5B" w:rsidR="002C4FA5" w:rsidRDefault="008B59D0">
      <w:pPr>
        <w:pStyle w:val="TOC3"/>
        <w:rPr>
          <w:rFonts w:asciiTheme="minorHAnsi" w:eastAsiaTheme="minorEastAsia" w:hAnsiTheme="minorHAnsi" w:cstheme="minorBidi"/>
          <w:noProof/>
          <w:sz w:val="22"/>
          <w:szCs w:val="22"/>
        </w:rPr>
      </w:pPr>
      <w:hyperlink w:anchor="_Toc127519167" w:history="1">
        <w:r w:rsidR="002C4FA5" w:rsidRPr="004B5990">
          <w:rPr>
            <w:rStyle w:val="Hyperlink"/>
            <w:bCs/>
            <w:noProof/>
          </w:rPr>
          <w:t>5.1.4</w:t>
        </w:r>
        <w:r w:rsidR="002C4FA5">
          <w:rPr>
            <w:rFonts w:asciiTheme="minorHAnsi" w:eastAsiaTheme="minorEastAsia" w:hAnsiTheme="minorHAnsi" w:cstheme="minorBidi"/>
            <w:noProof/>
            <w:sz w:val="22"/>
            <w:szCs w:val="22"/>
          </w:rPr>
          <w:tab/>
        </w:r>
        <w:r w:rsidR="002C4FA5" w:rsidRPr="004B5990">
          <w:rPr>
            <w:rStyle w:val="Hyperlink"/>
            <w:noProof/>
          </w:rPr>
          <w:t>Use of Consistent Identifiers</w:t>
        </w:r>
        <w:r w:rsidR="002C4FA5">
          <w:rPr>
            <w:noProof/>
            <w:webHidden/>
          </w:rPr>
          <w:tab/>
        </w:r>
        <w:r w:rsidR="002C4FA5">
          <w:rPr>
            <w:noProof/>
            <w:webHidden/>
          </w:rPr>
          <w:fldChar w:fldCharType="begin"/>
        </w:r>
        <w:r w:rsidR="002C4FA5">
          <w:rPr>
            <w:noProof/>
            <w:webHidden/>
          </w:rPr>
          <w:instrText xml:space="preserve"> PAGEREF _Toc127519167 \h </w:instrText>
        </w:r>
        <w:r w:rsidR="002C4FA5">
          <w:rPr>
            <w:noProof/>
            <w:webHidden/>
          </w:rPr>
        </w:r>
        <w:r w:rsidR="002C4FA5">
          <w:rPr>
            <w:noProof/>
            <w:webHidden/>
          </w:rPr>
          <w:fldChar w:fldCharType="separate"/>
        </w:r>
        <w:r w:rsidR="00DC1072">
          <w:rPr>
            <w:noProof/>
            <w:webHidden/>
          </w:rPr>
          <w:t>104</w:t>
        </w:r>
        <w:r w:rsidR="002C4FA5">
          <w:rPr>
            <w:noProof/>
            <w:webHidden/>
          </w:rPr>
          <w:fldChar w:fldCharType="end"/>
        </w:r>
      </w:hyperlink>
    </w:p>
    <w:p w14:paraId="2CE5BF3E" w14:textId="0F78319A" w:rsidR="002C4FA5" w:rsidRDefault="008B59D0">
      <w:pPr>
        <w:pStyle w:val="TOC3"/>
        <w:rPr>
          <w:rFonts w:asciiTheme="minorHAnsi" w:eastAsiaTheme="minorEastAsia" w:hAnsiTheme="minorHAnsi" w:cstheme="minorBidi"/>
          <w:noProof/>
          <w:sz w:val="22"/>
          <w:szCs w:val="22"/>
        </w:rPr>
      </w:pPr>
      <w:hyperlink w:anchor="_Toc127519168" w:history="1">
        <w:r w:rsidR="002C4FA5" w:rsidRPr="004B5990">
          <w:rPr>
            <w:rStyle w:val="Hyperlink"/>
            <w:bCs/>
            <w:noProof/>
          </w:rPr>
          <w:t>5.1.5</w:t>
        </w:r>
        <w:r w:rsidR="002C4FA5">
          <w:rPr>
            <w:rFonts w:asciiTheme="minorHAnsi" w:eastAsiaTheme="minorEastAsia" w:hAnsiTheme="minorHAnsi" w:cstheme="minorBidi"/>
            <w:noProof/>
            <w:sz w:val="22"/>
            <w:szCs w:val="22"/>
          </w:rPr>
          <w:tab/>
        </w:r>
        <w:r w:rsidR="002C4FA5" w:rsidRPr="004B5990">
          <w:rPr>
            <w:rStyle w:val="Hyperlink"/>
            <w:noProof/>
          </w:rPr>
          <w:t>Use of nullFlavor and Handling Missing Information</w:t>
        </w:r>
        <w:r w:rsidR="002C4FA5">
          <w:rPr>
            <w:noProof/>
            <w:webHidden/>
          </w:rPr>
          <w:tab/>
        </w:r>
        <w:r w:rsidR="002C4FA5">
          <w:rPr>
            <w:noProof/>
            <w:webHidden/>
          </w:rPr>
          <w:fldChar w:fldCharType="begin"/>
        </w:r>
        <w:r w:rsidR="002C4FA5">
          <w:rPr>
            <w:noProof/>
            <w:webHidden/>
          </w:rPr>
          <w:instrText xml:space="preserve"> PAGEREF _Toc127519168 \h </w:instrText>
        </w:r>
        <w:r w:rsidR="002C4FA5">
          <w:rPr>
            <w:noProof/>
            <w:webHidden/>
          </w:rPr>
        </w:r>
        <w:r w:rsidR="002C4FA5">
          <w:rPr>
            <w:noProof/>
            <w:webHidden/>
          </w:rPr>
          <w:fldChar w:fldCharType="separate"/>
        </w:r>
        <w:r w:rsidR="00DC1072">
          <w:rPr>
            <w:noProof/>
            <w:webHidden/>
          </w:rPr>
          <w:t>105</w:t>
        </w:r>
        <w:r w:rsidR="002C4FA5">
          <w:rPr>
            <w:noProof/>
            <w:webHidden/>
          </w:rPr>
          <w:fldChar w:fldCharType="end"/>
        </w:r>
      </w:hyperlink>
    </w:p>
    <w:p w14:paraId="04E68591" w14:textId="37D59D89" w:rsidR="002C4FA5" w:rsidRDefault="008B59D0">
      <w:pPr>
        <w:pStyle w:val="TOC3"/>
        <w:rPr>
          <w:rFonts w:asciiTheme="minorHAnsi" w:eastAsiaTheme="minorEastAsia" w:hAnsiTheme="minorHAnsi" w:cstheme="minorBidi"/>
          <w:noProof/>
          <w:sz w:val="22"/>
          <w:szCs w:val="22"/>
        </w:rPr>
      </w:pPr>
      <w:hyperlink w:anchor="_Toc127519169" w:history="1">
        <w:r w:rsidR="002C4FA5" w:rsidRPr="004B5990">
          <w:rPr>
            <w:rStyle w:val="Hyperlink"/>
            <w:bCs/>
            <w:noProof/>
          </w:rPr>
          <w:t>5.1.6</w:t>
        </w:r>
        <w:r w:rsidR="002C4FA5">
          <w:rPr>
            <w:rFonts w:asciiTheme="minorHAnsi" w:eastAsiaTheme="minorEastAsia" w:hAnsiTheme="minorHAnsi" w:cstheme="minorBidi"/>
            <w:noProof/>
            <w:sz w:val="22"/>
            <w:szCs w:val="22"/>
          </w:rPr>
          <w:tab/>
        </w:r>
        <w:r w:rsidR="002C4FA5" w:rsidRPr="004B5990">
          <w:rPr>
            <w:rStyle w:val="Hyperlink"/>
            <w:noProof/>
          </w:rPr>
          <w:t>Unknown Data in Sections That Require Entries</w:t>
        </w:r>
        <w:r w:rsidR="002C4FA5">
          <w:rPr>
            <w:noProof/>
            <w:webHidden/>
          </w:rPr>
          <w:tab/>
        </w:r>
        <w:r w:rsidR="002C4FA5">
          <w:rPr>
            <w:noProof/>
            <w:webHidden/>
          </w:rPr>
          <w:fldChar w:fldCharType="begin"/>
        </w:r>
        <w:r w:rsidR="002C4FA5">
          <w:rPr>
            <w:noProof/>
            <w:webHidden/>
          </w:rPr>
          <w:instrText xml:space="preserve"> PAGEREF _Toc127519169 \h </w:instrText>
        </w:r>
        <w:r w:rsidR="002C4FA5">
          <w:rPr>
            <w:noProof/>
            <w:webHidden/>
          </w:rPr>
        </w:r>
        <w:r w:rsidR="002C4FA5">
          <w:rPr>
            <w:noProof/>
            <w:webHidden/>
          </w:rPr>
          <w:fldChar w:fldCharType="separate"/>
        </w:r>
        <w:r w:rsidR="00DC1072">
          <w:rPr>
            <w:noProof/>
            <w:webHidden/>
          </w:rPr>
          <w:t>106</w:t>
        </w:r>
        <w:r w:rsidR="002C4FA5">
          <w:rPr>
            <w:noProof/>
            <w:webHidden/>
          </w:rPr>
          <w:fldChar w:fldCharType="end"/>
        </w:r>
      </w:hyperlink>
    </w:p>
    <w:p w14:paraId="1A9ECF90" w14:textId="18855D45" w:rsidR="002C4FA5" w:rsidRDefault="008B59D0">
      <w:pPr>
        <w:pStyle w:val="TOC3"/>
        <w:rPr>
          <w:rFonts w:asciiTheme="minorHAnsi" w:eastAsiaTheme="minorEastAsia" w:hAnsiTheme="minorHAnsi" w:cstheme="minorBidi"/>
          <w:noProof/>
          <w:sz w:val="22"/>
          <w:szCs w:val="22"/>
        </w:rPr>
      </w:pPr>
      <w:hyperlink w:anchor="_Toc127519170" w:history="1">
        <w:r w:rsidR="002C4FA5" w:rsidRPr="004B5990">
          <w:rPr>
            <w:rStyle w:val="Hyperlink"/>
            <w:bCs/>
            <w:noProof/>
          </w:rPr>
          <w:t>5.1.7</w:t>
        </w:r>
        <w:r w:rsidR="002C4FA5">
          <w:rPr>
            <w:rFonts w:asciiTheme="minorHAnsi" w:eastAsiaTheme="minorEastAsia" w:hAnsiTheme="minorHAnsi" w:cstheme="minorBidi"/>
            <w:noProof/>
            <w:sz w:val="22"/>
            <w:szCs w:val="22"/>
          </w:rPr>
          <w:tab/>
        </w:r>
        <w:r w:rsidR="002C4FA5" w:rsidRPr="004B5990">
          <w:rPr>
            <w:rStyle w:val="Hyperlink"/>
            <w:noProof/>
          </w:rPr>
          <w:t>Representing “no known” Information Versus “no information”</w:t>
        </w:r>
        <w:r w:rsidR="002C4FA5">
          <w:rPr>
            <w:noProof/>
            <w:webHidden/>
          </w:rPr>
          <w:tab/>
        </w:r>
        <w:r w:rsidR="002C4FA5">
          <w:rPr>
            <w:noProof/>
            <w:webHidden/>
          </w:rPr>
          <w:fldChar w:fldCharType="begin"/>
        </w:r>
        <w:r w:rsidR="002C4FA5">
          <w:rPr>
            <w:noProof/>
            <w:webHidden/>
          </w:rPr>
          <w:instrText xml:space="preserve"> PAGEREF _Toc127519170 \h </w:instrText>
        </w:r>
        <w:r w:rsidR="002C4FA5">
          <w:rPr>
            <w:noProof/>
            <w:webHidden/>
          </w:rPr>
        </w:r>
        <w:r w:rsidR="002C4FA5">
          <w:rPr>
            <w:noProof/>
            <w:webHidden/>
          </w:rPr>
          <w:fldChar w:fldCharType="separate"/>
        </w:r>
        <w:r w:rsidR="00DC1072">
          <w:rPr>
            <w:noProof/>
            <w:webHidden/>
          </w:rPr>
          <w:t>107</w:t>
        </w:r>
        <w:r w:rsidR="002C4FA5">
          <w:rPr>
            <w:noProof/>
            <w:webHidden/>
          </w:rPr>
          <w:fldChar w:fldCharType="end"/>
        </w:r>
      </w:hyperlink>
    </w:p>
    <w:p w14:paraId="598D9084" w14:textId="79A892A7" w:rsidR="002C4FA5" w:rsidRDefault="008B59D0">
      <w:pPr>
        <w:pStyle w:val="TOC3"/>
        <w:rPr>
          <w:rFonts w:asciiTheme="minorHAnsi" w:eastAsiaTheme="minorEastAsia" w:hAnsiTheme="minorHAnsi" w:cstheme="minorBidi"/>
          <w:noProof/>
          <w:sz w:val="22"/>
          <w:szCs w:val="22"/>
        </w:rPr>
      </w:pPr>
      <w:hyperlink w:anchor="_Toc127519171" w:history="1">
        <w:r w:rsidR="002C4FA5" w:rsidRPr="004B5990">
          <w:rPr>
            <w:rStyle w:val="Hyperlink"/>
            <w:bCs/>
            <w:noProof/>
          </w:rPr>
          <w:t>5.1.8</w:t>
        </w:r>
        <w:r w:rsidR="002C4FA5">
          <w:rPr>
            <w:rFonts w:asciiTheme="minorHAnsi" w:eastAsiaTheme="minorEastAsia" w:hAnsiTheme="minorHAnsi" w:cstheme="minorBidi"/>
            <w:noProof/>
            <w:sz w:val="22"/>
            <w:szCs w:val="22"/>
          </w:rPr>
          <w:tab/>
        </w:r>
        <w:r w:rsidR="002C4FA5" w:rsidRPr="004B5990">
          <w:rPr>
            <w:rStyle w:val="Hyperlink"/>
            <w:noProof/>
          </w:rPr>
          <w:t>Specifying Time Intervals for Sections with Limits on the Included Discrete Data</w:t>
        </w:r>
        <w:r w:rsidR="002C4FA5">
          <w:rPr>
            <w:noProof/>
            <w:webHidden/>
          </w:rPr>
          <w:tab/>
        </w:r>
        <w:r w:rsidR="002C4FA5">
          <w:rPr>
            <w:noProof/>
            <w:webHidden/>
          </w:rPr>
          <w:fldChar w:fldCharType="begin"/>
        </w:r>
        <w:r w:rsidR="002C4FA5">
          <w:rPr>
            <w:noProof/>
            <w:webHidden/>
          </w:rPr>
          <w:instrText xml:space="preserve"> PAGEREF _Toc127519171 \h </w:instrText>
        </w:r>
        <w:r w:rsidR="002C4FA5">
          <w:rPr>
            <w:noProof/>
            <w:webHidden/>
          </w:rPr>
        </w:r>
        <w:r w:rsidR="002C4FA5">
          <w:rPr>
            <w:noProof/>
            <w:webHidden/>
          </w:rPr>
          <w:fldChar w:fldCharType="separate"/>
        </w:r>
        <w:r w:rsidR="00DC1072">
          <w:rPr>
            <w:noProof/>
            <w:webHidden/>
          </w:rPr>
          <w:t>110</w:t>
        </w:r>
        <w:r w:rsidR="002C4FA5">
          <w:rPr>
            <w:noProof/>
            <w:webHidden/>
          </w:rPr>
          <w:fldChar w:fldCharType="end"/>
        </w:r>
      </w:hyperlink>
    </w:p>
    <w:p w14:paraId="26EE038D" w14:textId="03D62F09" w:rsidR="002C4FA5" w:rsidRDefault="008B59D0">
      <w:pPr>
        <w:pStyle w:val="TOC3"/>
        <w:rPr>
          <w:rFonts w:asciiTheme="minorHAnsi" w:eastAsiaTheme="minorEastAsia" w:hAnsiTheme="minorHAnsi" w:cstheme="minorBidi"/>
          <w:noProof/>
          <w:sz w:val="22"/>
          <w:szCs w:val="22"/>
        </w:rPr>
      </w:pPr>
      <w:hyperlink w:anchor="_Toc127519172" w:history="1">
        <w:r w:rsidR="002C4FA5" w:rsidRPr="004B5990">
          <w:rPr>
            <w:rStyle w:val="Hyperlink"/>
            <w:bCs/>
            <w:noProof/>
          </w:rPr>
          <w:t>5.1.9</w:t>
        </w:r>
        <w:r w:rsidR="002C4FA5">
          <w:rPr>
            <w:rFonts w:asciiTheme="minorHAnsi" w:eastAsiaTheme="minorEastAsia" w:hAnsiTheme="minorHAnsi" w:cstheme="minorBidi"/>
            <w:noProof/>
            <w:sz w:val="22"/>
            <w:szCs w:val="22"/>
          </w:rPr>
          <w:tab/>
        </w:r>
        <w:r w:rsidR="002C4FA5" w:rsidRPr="004B5990">
          <w:rPr>
            <w:rStyle w:val="Hyperlink"/>
            <w:noProof/>
          </w:rPr>
          <w:t>Use of Open Templates for Entries</w:t>
        </w:r>
        <w:r w:rsidR="002C4FA5">
          <w:rPr>
            <w:noProof/>
            <w:webHidden/>
          </w:rPr>
          <w:tab/>
        </w:r>
        <w:r w:rsidR="002C4FA5">
          <w:rPr>
            <w:noProof/>
            <w:webHidden/>
          </w:rPr>
          <w:fldChar w:fldCharType="begin"/>
        </w:r>
        <w:r w:rsidR="002C4FA5">
          <w:rPr>
            <w:noProof/>
            <w:webHidden/>
          </w:rPr>
          <w:instrText xml:space="preserve"> PAGEREF _Toc127519172 \h </w:instrText>
        </w:r>
        <w:r w:rsidR="002C4FA5">
          <w:rPr>
            <w:noProof/>
            <w:webHidden/>
          </w:rPr>
        </w:r>
        <w:r w:rsidR="002C4FA5">
          <w:rPr>
            <w:noProof/>
            <w:webHidden/>
          </w:rPr>
          <w:fldChar w:fldCharType="separate"/>
        </w:r>
        <w:r w:rsidR="00DC1072">
          <w:rPr>
            <w:noProof/>
            <w:webHidden/>
          </w:rPr>
          <w:t>110</w:t>
        </w:r>
        <w:r w:rsidR="002C4FA5">
          <w:rPr>
            <w:noProof/>
            <w:webHidden/>
          </w:rPr>
          <w:fldChar w:fldCharType="end"/>
        </w:r>
      </w:hyperlink>
    </w:p>
    <w:p w14:paraId="140B0BC5" w14:textId="3AEF484A" w:rsidR="002C4FA5" w:rsidRDefault="008B59D0">
      <w:pPr>
        <w:pStyle w:val="TOC3"/>
        <w:rPr>
          <w:rFonts w:asciiTheme="minorHAnsi" w:eastAsiaTheme="minorEastAsia" w:hAnsiTheme="minorHAnsi" w:cstheme="minorBidi"/>
          <w:noProof/>
          <w:sz w:val="22"/>
          <w:szCs w:val="22"/>
        </w:rPr>
      </w:pPr>
      <w:hyperlink w:anchor="_Toc127519173" w:history="1">
        <w:r w:rsidR="002C4FA5" w:rsidRPr="004B5990">
          <w:rPr>
            <w:rStyle w:val="Hyperlink"/>
            <w:bCs/>
            <w:noProof/>
          </w:rPr>
          <w:t>5.1.10</w:t>
        </w:r>
        <w:r w:rsidR="002C4FA5">
          <w:rPr>
            <w:rFonts w:asciiTheme="minorHAnsi" w:eastAsiaTheme="minorEastAsia" w:hAnsiTheme="minorHAnsi" w:cstheme="minorBidi"/>
            <w:noProof/>
            <w:sz w:val="22"/>
            <w:szCs w:val="22"/>
          </w:rPr>
          <w:tab/>
        </w:r>
        <w:r w:rsidR="002C4FA5" w:rsidRPr="004B5990">
          <w:rPr>
            <w:rStyle w:val="Hyperlink"/>
            <w:noProof/>
          </w:rPr>
          <w:t>Detailed Date/Time Guidance</w:t>
        </w:r>
        <w:r w:rsidR="002C4FA5">
          <w:rPr>
            <w:noProof/>
            <w:webHidden/>
          </w:rPr>
          <w:tab/>
        </w:r>
        <w:r w:rsidR="002C4FA5">
          <w:rPr>
            <w:noProof/>
            <w:webHidden/>
          </w:rPr>
          <w:fldChar w:fldCharType="begin"/>
        </w:r>
        <w:r w:rsidR="002C4FA5">
          <w:rPr>
            <w:noProof/>
            <w:webHidden/>
          </w:rPr>
          <w:instrText xml:space="preserve"> PAGEREF _Toc127519173 \h </w:instrText>
        </w:r>
        <w:r w:rsidR="002C4FA5">
          <w:rPr>
            <w:noProof/>
            <w:webHidden/>
          </w:rPr>
        </w:r>
        <w:r w:rsidR="002C4FA5">
          <w:rPr>
            <w:noProof/>
            <w:webHidden/>
          </w:rPr>
          <w:fldChar w:fldCharType="separate"/>
        </w:r>
        <w:r w:rsidR="00DC1072">
          <w:rPr>
            <w:noProof/>
            <w:webHidden/>
          </w:rPr>
          <w:t>110</w:t>
        </w:r>
        <w:r w:rsidR="002C4FA5">
          <w:rPr>
            <w:noProof/>
            <w:webHidden/>
          </w:rPr>
          <w:fldChar w:fldCharType="end"/>
        </w:r>
      </w:hyperlink>
    </w:p>
    <w:p w14:paraId="06CF4C5A" w14:textId="27BB94C9" w:rsidR="002C4FA5" w:rsidRDefault="008B59D0">
      <w:pPr>
        <w:pStyle w:val="TOC3"/>
        <w:rPr>
          <w:rFonts w:asciiTheme="minorHAnsi" w:eastAsiaTheme="minorEastAsia" w:hAnsiTheme="minorHAnsi" w:cstheme="minorBidi"/>
          <w:noProof/>
          <w:sz w:val="22"/>
          <w:szCs w:val="22"/>
        </w:rPr>
      </w:pPr>
      <w:hyperlink w:anchor="_Toc127519174" w:history="1">
        <w:r w:rsidR="002C4FA5" w:rsidRPr="004B5990">
          <w:rPr>
            <w:rStyle w:val="Hyperlink"/>
            <w:bCs/>
            <w:noProof/>
          </w:rPr>
          <w:t>5.1.11</w:t>
        </w:r>
        <w:r w:rsidR="002C4FA5">
          <w:rPr>
            <w:rFonts w:asciiTheme="minorHAnsi" w:eastAsiaTheme="minorEastAsia" w:hAnsiTheme="minorHAnsi" w:cstheme="minorBidi"/>
            <w:noProof/>
            <w:sz w:val="22"/>
            <w:szCs w:val="22"/>
          </w:rPr>
          <w:tab/>
        </w:r>
        <w:r w:rsidR="002C4FA5" w:rsidRPr="004B5990">
          <w:rPr>
            <w:rStyle w:val="Hyperlink"/>
            <w:noProof/>
          </w:rPr>
          <w:t>Referencing Information Within a Document</w:t>
        </w:r>
        <w:r w:rsidR="002C4FA5">
          <w:rPr>
            <w:noProof/>
            <w:webHidden/>
          </w:rPr>
          <w:tab/>
        </w:r>
        <w:r w:rsidR="002C4FA5">
          <w:rPr>
            <w:noProof/>
            <w:webHidden/>
          </w:rPr>
          <w:fldChar w:fldCharType="begin"/>
        </w:r>
        <w:r w:rsidR="002C4FA5">
          <w:rPr>
            <w:noProof/>
            <w:webHidden/>
          </w:rPr>
          <w:instrText xml:space="preserve"> PAGEREF _Toc127519174 \h </w:instrText>
        </w:r>
        <w:r w:rsidR="002C4FA5">
          <w:rPr>
            <w:noProof/>
            <w:webHidden/>
          </w:rPr>
        </w:r>
        <w:r w:rsidR="002C4FA5">
          <w:rPr>
            <w:noProof/>
            <w:webHidden/>
          </w:rPr>
          <w:fldChar w:fldCharType="separate"/>
        </w:r>
        <w:r w:rsidR="00DC1072">
          <w:rPr>
            <w:noProof/>
            <w:webHidden/>
          </w:rPr>
          <w:t>112</w:t>
        </w:r>
        <w:r w:rsidR="002C4FA5">
          <w:rPr>
            <w:noProof/>
            <w:webHidden/>
          </w:rPr>
          <w:fldChar w:fldCharType="end"/>
        </w:r>
      </w:hyperlink>
    </w:p>
    <w:p w14:paraId="59B0CC9F" w14:textId="71006550" w:rsidR="002C4FA5" w:rsidRDefault="008B59D0">
      <w:pPr>
        <w:pStyle w:val="TOC3"/>
        <w:rPr>
          <w:rFonts w:asciiTheme="minorHAnsi" w:eastAsiaTheme="minorEastAsia" w:hAnsiTheme="minorHAnsi" w:cstheme="minorBidi"/>
          <w:noProof/>
          <w:sz w:val="22"/>
          <w:szCs w:val="22"/>
        </w:rPr>
      </w:pPr>
      <w:hyperlink w:anchor="_Toc127519175" w:history="1">
        <w:r w:rsidR="002C4FA5" w:rsidRPr="004B5990">
          <w:rPr>
            <w:rStyle w:val="Hyperlink"/>
            <w:bCs/>
            <w:noProof/>
          </w:rPr>
          <w:t>5.1.12</w:t>
        </w:r>
        <w:r w:rsidR="002C4FA5">
          <w:rPr>
            <w:rFonts w:asciiTheme="minorHAnsi" w:eastAsiaTheme="minorEastAsia" w:hAnsiTheme="minorHAnsi" w:cstheme="minorBidi"/>
            <w:noProof/>
            <w:sz w:val="22"/>
            <w:szCs w:val="22"/>
          </w:rPr>
          <w:tab/>
        </w:r>
        <w:r w:rsidR="002C4FA5" w:rsidRPr="004B5990">
          <w:rPr>
            <w:rStyle w:val="Hyperlink"/>
            <w:noProof/>
          </w:rPr>
          <w:t>Referencing Information in an External Document</w:t>
        </w:r>
        <w:r w:rsidR="002C4FA5">
          <w:rPr>
            <w:noProof/>
            <w:webHidden/>
          </w:rPr>
          <w:tab/>
        </w:r>
        <w:r w:rsidR="002C4FA5">
          <w:rPr>
            <w:noProof/>
            <w:webHidden/>
          </w:rPr>
          <w:fldChar w:fldCharType="begin"/>
        </w:r>
        <w:r w:rsidR="002C4FA5">
          <w:rPr>
            <w:noProof/>
            <w:webHidden/>
          </w:rPr>
          <w:instrText xml:space="preserve"> PAGEREF _Toc127519175 \h </w:instrText>
        </w:r>
        <w:r w:rsidR="002C4FA5">
          <w:rPr>
            <w:noProof/>
            <w:webHidden/>
          </w:rPr>
        </w:r>
        <w:r w:rsidR="002C4FA5">
          <w:rPr>
            <w:noProof/>
            <w:webHidden/>
          </w:rPr>
          <w:fldChar w:fldCharType="separate"/>
        </w:r>
        <w:r w:rsidR="00DC1072">
          <w:rPr>
            <w:noProof/>
            <w:webHidden/>
          </w:rPr>
          <w:t>113</w:t>
        </w:r>
        <w:r w:rsidR="002C4FA5">
          <w:rPr>
            <w:noProof/>
            <w:webHidden/>
          </w:rPr>
          <w:fldChar w:fldCharType="end"/>
        </w:r>
      </w:hyperlink>
    </w:p>
    <w:p w14:paraId="6EA6C4E1" w14:textId="05743115" w:rsidR="002C4FA5" w:rsidRDefault="008B59D0">
      <w:pPr>
        <w:pStyle w:val="TOC3"/>
        <w:rPr>
          <w:rFonts w:asciiTheme="minorHAnsi" w:eastAsiaTheme="minorEastAsia" w:hAnsiTheme="minorHAnsi" w:cstheme="minorBidi"/>
          <w:noProof/>
          <w:sz w:val="22"/>
          <w:szCs w:val="22"/>
        </w:rPr>
      </w:pPr>
      <w:hyperlink w:anchor="_Toc127519176" w:history="1">
        <w:r w:rsidR="002C4FA5" w:rsidRPr="004B5990">
          <w:rPr>
            <w:rStyle w:val="Hyperlink"/>
            <w:bCs/>
            <w:noProof/>
          </w:rPr>
          <w:t>5.1.13</w:t>
        </w:r>
        <w:r w:rsidR="002C4FA5">
          <w:rPr>
            <w:rFonts w:asciiTheme="minorHAnsi" w:eastAsiaTheme="minorEastAsia" w:hAnsiTheme="minorHAnsi" w:cstheme="minorBidi"/>
            <w:noProof/>
            <w:sz w:val="22"/>
            <w:szCs w:val="22"/>
          </w:rPr>
          <w:tab/>
        </w:r>
        <w:r w:rsidR="002C4FA5" w:rsidRPr="004B5990">
          <w:rPr>
            <w:rStyle w:val="Hyperlink"/>
            <w:noProof/>
          </w:rPr>
          <w:t>Understanding the ActStatus Model in C-CDA</w:t>
        </w:r>
        <w:r w:rsidR="002C4FA5">
          <w:rPr>
            <w:noProof/>
            <w:webHidden/>
          </w:rPr>
          <w:tab/>
        </w:r>
        <w:r w:rsidR="002C4FA5">
          <w:rPr>
            <w:noProof/>
            <w:webHidden/>
          </w:rPr>
          <w:fldChar w:fldCharType="begin"/>
        </w:r>
        <w:r w:rsidR="002C4FA5">
          <w:rPr>
            <w:noProof/>
            <w:webHidden/>
          </w:rPr>
          <w:instrText xml:space="preserve"> PAGEREF _Toc127519176 \h </w:instrText>
        </w:r>
        <w:r w:rsidR="002C4FA5">
          <w:rPr>
            <w:noProof/>
            <w:webHidden/>
          </w:rPr>
        </w:r>
        <w:r w:rsidR="002C4FA5">
          <w:rPr>
            <w:noProof/>
            <w:webHidden/>
          </w:rPr>
          <w:fldChar w:fldCharType="separate"/>
        </w:r>
        <w:r w:rsidR="00DC1072">
          <w:rPr>
            <w:noProof/>
            <w:webHidden/>
          </w:rPr>
          <w:t>113</w:t>
        </w:r>
        <w:r w:rsidR="002C4FA5">
          <w:rPr>
            <w:noProof/>
            <w:webHidden/>
          </w:rPr>
          <w:fldChar w:fldCharType="end"/>
        </w:r>
      </w:hyperlink>
    </w:p>
    <w:p w14:paraId="0EDBD2C5" w14:textId="6698EC33" w:rsidR="002C4FA5" w:rsidRDefault="008B59D0">
      <w:pPr>
        <w:pStyle w:val="TOC3"/>
        <w:rPr>
          <w:rFonts w:asciiTheme="minorHAnsi" w:eastAsiaTheme="minorEastAsia" w:hAnsiTheme="minorHAnsi" w:cstheme="minorBidi"/>
          <w:noProof/>
          <w:sz w:val="22"/>
          <w:szCs w:val="22"/>
        </w:rPr>
      </w:pPr>
      <w:hyperlink w:anchor="_Toc127519177" w:history="1">
        <w:r w:rsidR="002C4FA5" w:rsidRPr="004B5990">
          <w:rPr>
            <w:rStyle w:val="Hyperlink"/>
            <w:bCs/>
            <w:noProof/>
          </w:rPr>
          <w:t>5.1.14</w:t>
        </w:r>
        <w:r w:rsidR="002C4FA5">
          <w:rPr>
            <w:rFonts w:asciiTheme="minorHAnsi" w:eastAsiaTheme="minorEastAsia" w:hAnsiTheme="minorHAnsi" w:cstheme="minorBidi"/>
            <w:noProof/>
            <w:sz w:val="22"/>
            <w:szCs w:val="22"/>
          </w:rPr>
          <w:tab/>
        </w:r>
        <w:r w:rsidR="002C4FA5" w:rsidRPr="004B5990">
          <w:rPr>
            <w:rStyle w:val="Hyperlink"/>
            <w:noProof/>
          </w:rPr>
          <w:t>How Negation Works in C-CDA Templates</w:t>
        </w:r>
        <w:r w:rsidR="002C4FA5">
          <w:rPr>
            <w:noProof/>
            <w:webHidden/>
          </w:rPr>
          <w:tab/>
        </w:r>
        <w:r w:rsidR="002C4FA5">
          <w:rPr>
            <w:noProof/>
            <w:webHidden/>
          </w:rPr>
          <w:fldChar w:fldCharType="begin"/>
        </w:r>
        <w:r w:rsidR="002C4FA5">
          <w:rPr>
            <w:noProof/>
            <w:webHidden/>
          </w:rPr>
          <w:instrText xml:space="preserve"> PAGEREF _Toc127519177 \h </w:instrText>
        </w:r>
        <w:r w:rsidR="002C4FA5">
          <w:rPr>
            <w:noProof/>
            <w:webHidden/>
          </w:rPr>
        </w:r>
        <w:r w:rsidR="002C4FA5">
          <w:rPr>
            <w:noProof/>
            <w:webHidden/>
          </w:rPr>
          <w:fldChar w:fldCharType="separate"/>
        </w:r>
        <w:r w:rsidR="00DC1072">
          <w:rPr>
            <w:noProof/>
            <w:webHidden/>
          </w:rPr>
          <w:t>114</w:t>
        </w:r>
        <w:r w:rsidR="002C4FA5">
          <w:rPr>
            <w:noProof/>
            <w:webHidden/>
          </w:rPr>
          <w:fldChar w:fldCharType="end"/>
        </w:r>
      </w:hyperlink>
    </w:p>
    <w:p w14:paraId="223179C1" w14:textId="05824ED5" w:rsidR="002C4FA5" w:rsidRDefault="008B59D0">
      <w:pPr>
        <w:pStyle w:val="TOC2"/>
        <w:rPr>
          <w:rFonts w:asciiTheme="minorHAnsi" w:eastAsiaTheme="minorEastAsia" w:hAnsiTheme="minorHAnsi" w:cstheme="minorBidi"/>
          <w:b w:val="0"/>
          <w:bCs w:val="0"/>
          <w:noProof/>
        </w:rPr>
      </w:pPr>
      <w:hyperlink w:anchor="_Toc127519178" w:history="1">
        <w:r w:rsidR="002C4FA5" w:rsidRPr="004B5990">
          <w:rPr>
            <w:rStyle w:val="Hyperlink"/>
            <w:noProof/>
          </w:rPr>
          <w:t>5.2</w:t>
        </w:r>
        <w:r w:rsidR="002C4FA5">
          <w:rPr>
            <w:rFonts w:asciiTheme="minorHAnsi" w:eastAsiaTheme="minorEastAsia" w:hAnsiTheme="minorHAnsi" w:cstheme="minorBidi"/>
            <w:b w:val="0"/>
            <w:bCs w:val="0"/>
            <w:noProof/>
          </w:rPr>
          <w:tab/>
        </w:r>
        <w:r w:rsidR="002C4FA5" w:rsidRPr="004B5990">
          <w:rPr>
            <w:rStyle w:val="Hyperlink"/>
            <w:noProof/>
          </w:rPr>
          <w:t>Essential Entry-Level Guidance</w:t>
        </w:r>
        <w:r w:rsidR="002C4FA5">
          <w:rPr>
            <w:noProof/>
            <w:webHidden/>
          </w:rPr>
          <w:tab/>
        </w:r>
        <w:r w:rsidR="002C4FA5">
          <w:rPr>
            <w:noProof/>
            <w:webHidden/>
          </w:rPr>
          <w:fldChar w:fldCharType="begin"/>
        </w:r>
        <w:r w:rsidR="002C4FA5">
          <w:rPr>
            <w:noProof/>
            <w:webHidden/>
          </w:rPr>
          <w:instrText xml:space="preserve"> PAGEREF _Toc127519178 \h </w:instrText>
        </w:r>
        <w:r w:rsidR="002C4FA5">
          <w:rPr>
            <w:noProof/>
            <w:webHidden/>
          </w:rPr>
        </w:r>
        <w:r w:rsidR="002C4FA5">
          <w:rPr>
            <w:noProof/>
            <w:webHidden/>
          </w:rPr>
          <w:fldChar w:fldCharType="separate"/>
        </w:r>
        <w:r w:rsidR="00DC1072">
          <w:rPr>
            <w:noProof/>
            <w:webHidden/>
          </w:rPr>
          <w:t>114</w:t>
        </w:r>
        <w:r w:rsidR="002C4FA5">
          <w:rPr>
            <w:noProof/>
            <w:webHidden/>
          </w:rPr>
          <w:fldChar w:fldCharType="end"/>
        </w:r>
      </w:hyperlink>
    </w:p>
    <w:p w14:paraId="5F189EB4" w14:textId="51EA70AC" w:rsidR="002C4FA5" w:rsidRDefault="008B59D0">
      <w:pPr>
        <w:pStyle w:val="TOC3"/>
        <w:rPr>
          <w:rFonts w:asciiTheme="minorHAnsi" w:eastAsiaTheme="minorEastAsia" w:hAnsiTheme="minorHAnsi" w:cstheme="minorBidi"/>
          <w:noProof/>
          <w:sz w:val="22"/>
          <w:szCs w:val="22"/>
        </w:rPr>
      </w:pPr>
      <w:hyperlink w:anchor="_Toc127519179" w:history="1">
        <w:r w:rsidR="002C4FA5" w:rsidRPr="004B5990">
          <w:rPr>
            <w:rStyle w:val="Hyperlink"/>
            <w:bCs/>
            <w:noProof/>
          </w:rPr>
          <w:t>5.2.1</w:t>
        </w:r>
        <w:r w:rsidR="002C4FA5">
          <w:rPr>
            <w:rFonts w:asciiTheme="minorHAnsi" w:eastAsiaTheme="minorEastAsia" w:hAnsiTheme="minorHAnsi" w:cstheme="minorBidi"/>
            <w:noProof/>
            <w:sz w:val="22"/>
            <w:szCs w:val="22"/>
          </w:rPr>
          <w:tab/>
        </w:r>
        <w:r w:rsidR="002C4FA5" w:rsidRPr="004B5990">
          <w:rPr>
            <w:rStyle w:val="Hyperlink"/>
            <w:noProof/>
          </w:rPr>
          <w:t>Provenance</w:t>
        </w:r>
        <w:r w:rsidR="002C4FA5">
          <w:rPr>
            <w:noProof/>
            <w:webHidden/>
          </w:rPr>
          <w:tab/>
        </w:r>
        <w:r w:rsidR="002C4FA5">
          <w:rPr>
            <w:noProof/>
            <w:webHidden/>
          </w:rPr>
          <w:fldChar w:fldCharType="begin"/>
        </w:r>
        <w:r w:rsidR="002C4FA5">
          <w:rPr>
            <w:noProof/>
            <w:webHidden/>
          </w:rPr>
          <w:instrText xml:space="preserve"> PAGEREF _Toc127519179 \h </w:instrText>
        </w:r>
        <w:r w:rsidR="002C4FA5">
          <w:rPr>
            <w:noProof/>
            <w:webHidden/>
          </w:rPr>
        </w:r>
        <w:r w:rsidR="002C4FA5">
          <w:rPr>
            <w:noProof/>
            <w:webHidden/>
          </w:rPr>
          <w:fldChar w:fldCharType="separate"/>
        </w:r>
        <w:r w:rsidR="00DC1072">
          <w:rPr>
            <w:noProof/>
            <w:webHidden/>
          </w:rPr>
          <w:t>115</w:t>
        </w:r>
        <w:r w:rsidR="002C4FA5">
          <w:rPr>
            <w:noProof/>
            <w:webHidden/>
          </w:rPr>
          <w:fldChar w:fldCharType="end"/>
        </w:r>
      </w:hyperlink>
    </w:p>
    <w:p w14:paraId="4E8D4511" w14:textId="28AC1CF3" w:rsidR="002C4FA5" w:rsidRDefault="008B59D0">
      <w:pPr>
        <w:pStyle w:val="TOC3"/>
        <w:rPr>
          <w:rFonts w:asciiTheme="minorHAnsi" w:eastAsiaTheme="minorEastAsia" w:hAnsiTheme="minorHAnsi" w:cstheme="minorBidi"/>
          <w:noProof/>
          <w:sz w:val="22"/>
          <w:szCs w:val="22"/>
        </w:rPr>
      </w:pPr>
      <w:hyperlink w:anchor="_Toc127519180" w:history="1">
        <w:r w:rsidR="002C4FA5" w:rsidRPr="004B5990">
          <w:rPr>
            <w:rStyle w:val="Hyperlink"/>
            <w:bCs/>
            <w:noProof/>
          </w:rPr>
          <w:t>5.2.2</w:t>
        </w:r>
        <w:r w:rsidR="002C4FA5">
          <w:rPr>
            <w:rFonts w:asciiTheme="minorHAnsi" w:eastAsiaTheme="minorEastAsia" w:hAnsiTheme="minorHAnsi" w:cstheme="minorBidi"/>
            <w:noProof/>
            <w:sz w:val="22"/>
            <w:szCs w:val="22"/>
          </w:rPr>
          <w:tab/>
        </w:r>
        <w:r w:rsidR="002C4FA5" w:rsidRPr="004B5990">
          <w:rPr>
            <w:rStyle w:val="Hyperlink"/>
            <w:noProof/>
          </w:rPr>
          <w:t>Section Time Range</w:t>
        </w:r>
        <w:r w:rsidR="002C4FA5">
          <w:rPr>
            <w:noProof/>
            <w:webHidden/>
          </w:rPr>
          <w:tab/>
        </w:r>
        <w:r w:rsidR="002C4FA5">
          <w:rPr>
            <w:noProof/>
            <w:webHidden/>
          </w:rPr>
          <w:fldChar w:fldCharType="begin"/>
        </w:r>
        <w:r w:rsidR="002C4FA5">
          <w:rPr>
            <w:noProof/>
            <w:webHidden/>
          </w:rPr>
          <w:instrText xml:space="preserve"> PAGEREF _Toc127519180 \h </w:instrText>
        </w:r>
        <w:r w:rsidR="002C4FA5">
          <w:rPr>
            <w:noProof/>
            <w:webHidden/>
          </w:rPr>
        </w:r>
        <w:r w:rsidR="002C4FA5">
          <w:rPr>
            <w:noProof/>
            <w:webHidden/>
          </w:rPr>
          <w:fldChar w:fldCharType="separate"/>
        </w:r>
        <w:r w:rsidR="00DC1072">
          <w:rPr>
            <w:noProof/>
            <w:webHidden/>
          </w:rPr>
          <w:t>117</w:t>
        </w:r>
        <w:r w:rsidR="002C4FA5">
          <w:rPr>
            <w:noProof/>
            <w:webHidden/>
          </w:rPr>
          <w:fldChar w:fldCharType="end"/>
        </w:r>
      </w:hyperlink>
    </w:p>
    <w:p w14:paraId="1C9F89AD" w14:textId="2B6AB3C9" w:rsidR="002C4FA5" w:rsidRDefault="008B59D0">
      <w:pPr>
        <w:pStyle w:val="TOC3"/>
        <w:rPr>
          <w:rFonts w:asciiTheme="minorHAnsi" w:eastAsiaTheme="minorEastAsia" w:hAnsiTheme="minorHAnsi" w:cstheme="minorBidi"/>
          <w:noProof/>
          <w:sz w:val="22"/>
          <w:szCs w:val="22"/>
        </w:rPr>
      </w:pPr>
      <w:hyperlink w:anchor="_Toc127519181" w:history="1">
        <w:r w:rsidR="002C4FA5" w:rsidRPr="004B5990">
          <w:rPr>
            <w:rStyle w:val="Hyperlink"/>
            <w:bCs/>
            <w:noProof/>
          </w:rPr>
          <w:t>5.2.3</w:t>
        </w:r>
        <w:r w:rsidR="002C4FA5">
          <w:rPr>
            <w:rFonts w:asciiTheme="minorHAnsi" w:eastAsiaTheme="minorEastAsia" w:hAnsiTheme="minorHAnsi" w:cstheme="minorBidi"/>
            <w:noProof/>
            <w:sz w:val="22"/>
            <w:szCs w:val="22"/>
          </w:rPr>
          <w:tab/>
        </w:r>
        <w:r w:rsidR="002C4FA5" w:rsidRPr="004B5990">
          <w:rPr>
            <w:rStyle w:val="Hyperlink"/>
            <w:noProof/>
          </w:rPr>
          <w:t>Care Team</w:t>
        </w:r>
        <w:r w:rsidR="002C4FA5">
          <w:rPr>
            <w:noProof/>
            <w:webHidden/>
          </w:rPr>
          <w:tab/>
        </w:r>
        <w:r w:rsidR="002C4FA5">
          <w:rPr>
            <w:noProof/>
            <w:webHidden/>
          </w:rPr>
          <w:fldChar w:fldCharType="begin"/>
        </w:r>
        <w:r w:rsidR="002C4FA5">
          <w:rPr>
            <w:noProof/>
            <w:webHidden/>
          </w:rPr>
          <w:instrText xml:space="preserve"> PAGEREF _Toc127519181 \h </w:instrText>
        </w:r>
        <w:r w:rsidR="002C4FA5">
          <w:rPr>
            <w:noProof/>
            <w:webHidden/>
          </w:rPr>
        </w:r>
        <w:r w:rsidR="002C4FA5">
          <w:rPr>
            <w:noProof/>
            <w:webHidden/>
          </w:rPr>
          <w:fldChar w:fldCharType="separate"/>
        </w:r>
        <w:r w:rsidR="00DC1072">
          <w:rPr>
            <w:noProof/>
            <w:webHidden/>
          </w:rPr>
          <w:t>118</w:t>
        </w:r>
        <w:r w:rsidR="002C4FA5">
          <w:rPr>
            <w:noProof/>
            <w:webHidden/>
          </w:rPr>
          <w:fldChar w:fldCharType="end"/>
        </w:r>
      </w:hyperlink>
    </w:p>
    <w:p w14:paraId="2F7165ED" w14:textId="41D58BA2" w:rsidR="002C4FA5" w:rsidRDefault="008B59D0">
      <w:pPr>
        <w:pStyle w:val="TOC3"/>
        <w:rPr>
          <w:rFonts w:asciiTheme="minorHAnsi" w:eastAsiaTheme="minorEastAsia" w:hAnsiTheme="minorHAnsi" w:cstheme="minorBidi"/>
          <w:noProof/>
          <w:sz w:val="22"/>
          <w:szCs w:val="22"/>
        </w:rPr>
      </w:pPr>
      <w:hyperlink w:anchor="_Toc127519182" w:history="1">
        <w:r w:rsidR="002C4FA5" w:rsidRPr="004B5990">
          <w:rPr>
            <w:rStyle w:val="Hyperlink"/>
            <w:bCs/>
            <w:noProof/>
          </w:rPr>
          <w:t>5.2.4</w:t>
        </w:r>
        <w:r w:rsidR="002C4FA5">
          <w:rPr>
            <w:rFonts w:asciiTheme="minorHAnsi" w:eastAsiaTheme="minorEastAsia" w:hAnsiTheme="minorHAnsi" w:cstheme="minorBidi"/>
            <w:noProof/>
            <w:sz w:val="22"/>
            <w:szCs w:val="22"/>
          </w:rPr>
          <w:tab/>
        </w:r>
        <w:r w:rsidR="002C4FA5" w:rsidRPr="004B5990">
          <w:rPr>
            <w:rStyle w:val="Hyperlink"/>
            <w:noProof/>
          </w:rPr>
          <w:t>Encounter</w:t>
        </w:r>
        <w:r w:rsidR="002C4FA5">
          <w:rPr>
            <w:noProof/>
            <w:webHidden/>
          </w:rPr>
          <w:tab/>
        </w:r>
        <w:r w:rsidR="002C4FA5">
          <w:rPr>
            <w:noProof/>
            <w:webHidden/>
          </w:rPr>
          <w:fldChar w:fldCharType="begin"/>
        </w:r>
        <w:r w:rsidR="002C4FA5">
          <w:rPr>
            <w:noProof/>
            <w:webHidden/>
          </w:rPr>
          <w:instrText xml:space="preserve"> PAGEREF _Toc127519182 \h </w:instrText>
        </w:r>
        <w:r w:rsidR="002C4FA5">
          <w:rPr>
            <w:noProof/>
            <w:webHidden/>
          </w:rPr>
        </w:r>
        <w:r w:rsidR="002C4FA5">
          <w:rPr>
            <w:noProof/>
            <w:webHidden/>
          </w:rPr>
          <w:fldChar w:fldCharType="separate"/>
        </w:r>
        <w:r w:rsidR="00DC1072">
          <w:rPr>
            <w:noProof/>
            <w:webHidden/>
          </w:rPr>
          <w:t>121</w:t>
        </w:r>
        <w:r w:rsidR="002C4FA5">
          <w:rPr>
            <w:noProof/>
            <w:webHidden/>
          </w:rPr>
          <w:fldChar w:fldCharType="end"/>
        </w:r>
      </w:hyperlink>
    </w:p>
    <w:p w14:paraId="2C5FF1CB" w14:textId="0659EA3D" w:rsidR="002C4FA5" w:rsidRDefault="008B59D0">
      <w:pPr>
        <w:pStyle w:val="TOC3"/>
        <w:rPr>
          <w:rFonts w:asciiTheme="minorHAnsi" w:eastAsiaTheme="minorEastAsia" w:hAnsiTheme="minorHAnsi" w:cstheme="minorBidi"/>
          <w:noProof/>
          <w:sz w:val="22"/>
          <w:szCs w:val="22"/>
        </w:rPr>
      </w:pPr>
      <w:hyperlink w:anchor="_Toc127519183" w:history="1">
        <w:r w:rsidR="002C4FA5" w:rsidRPr="004B5990">
          <w:rPr>
            <w:rStyle w:val="Hyperlink"/>
            <w:bCs/>
            <w:noProof/>
          </w:rPr>
          <w:t>5.2.5</w:t>
        </w:r>
        <w:r w:rsidR="002C4FA5">
          <w:rPr>
            <w:rFonts w:asciiTheme="minorHAnsi" w:eastAsiaTheme="minorEastAsia" w:hAnsiTheme="minorHAnsi" w:cstheme="minorBidi"/>
            <w:noProof/>
            <w:sz w:val="22"/>
            <w:szCs w:val="22"/>
          </w:rPr>
          <w:tab/>
        </w:r>
        <w:r w:rsidR="002C4FA5" w:rsidRPr="004B5990">
          <w:rPr>
            <w:rStyle w:val="Hyperlink"/>
            <w:noProof/>
          </w:rPr>
          <w:t>Order</w:t>
        </w:r>
        <w:r w:rsidR="002C4FA5">
          <w:rPr>
            <w:noProof/>
            <w:webHidden/>
          </w:rPr>
          <w:tab/>
        </w:r>
        <w:r w:rsidR="002C4FA5">
          <w:rPr>
            <w:noProof/>
            <w:webHidden/>
          </w:rPr>
          <w:fldChar w:fldCharType="begin"/>
        </w:r>
        <w:r w:rsidR="002C4FA5">
          <w:rPr>
            <w:noProof/>
            <w:webHidden/>
          </w:rPr>
          <w:instrText xml:space="preserve"> PAGEREF _Toc127519183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77CBB12A" w14:textId="226AAA22" w:rsidR="002C4FA5" w:rsidRDefault="008B59D0">
      <w:pPr>
        <w:pStyle w:val="TOC3"/>
        <w:rPr>
          <w:rFonts w:asciiTheme="minorHAnsi" w:eastAsiaTheme="minorEastAsia" w:hAnsiTheme="minorHAnsi" w:cstheme="minorBidi"/>
          <w:noProof/>
          <w:sz w:val="22"/>
          <w:szCs w:val="22"/>
        </w:rPr>
      </w:pPr>
      <w:hyperlink w:anchor="_Toc127519184" w:history="1">
        <w:r w:rsidR="002C4FA5" w:rsidRPr="004B5990">
          <w:rPr>
            <w:rStyle w:val="Hyperlink"/>
            <w:bCs/>
            <w:noProof/>
          </w:rPr>
          <w:t>5.2.6</w:t>
        </w:r>
        <w:r w:rsidR="002C4FA5">
          <w:rPr>
            <w:rFonts w:asciiTheme="minorHAnsi" w:eastAsiaTheme="minorEastAsia" w:hAnsiTheme="minorHAnsi" w:cstheme="minorBidi"/>
            <w:noProof/>
            <w:sz w:val="22"/>
            <w:szCs w:val="22"/>
          </w:rPr>
          <w:tab/>
        </w:r>
        <w:r w:rsidR="002C4FA5" w:rsidRPr="004B5990">
          <w:rPr>
            <w:rStyle w:val="Hyperlink"/>
            <w:noProof/>
          </w:rPr>
          <w:t>Problem</w:t>
        </w:r>
        <w:r w:rsidR="002C4FA5">
          <w:rPr>
            <w:noProof/>
            <w:webHidden/>
          </w:rPr>
          <w:tab/>
        </w:r>
        <w:r w:rsidR="002C4FA5">
          <w:rPr>
            <w:noProof/>
            <w:webHidden/>
          </w:rPr>
          <w:fldChar w:fldCharType="begin"/>
        </w:r>
        <w:r w:rsidR="002C4FA5">
          <w:rPr>
            <w:noProof/>
            <w:webHidden/>
          </w:rPr>
          <w:instrText xml:space="preserve"> PAGEREF _Toc127519184 \h </w:instrText>
        </w:r>
        <w:r w:rsidR="002C4FA5">
          <w:rPr>
            <w:noProof/>
            <w:webHidden/>
          </w:rPr>
        </w:r>
        <w:r w:rsidR="002C4FA5">
          <w:rPr>
            <w:noProof/>
            <w:webHidden/>
          </w:rPr>
          <w:fldChar w:fldCharType="separate"/>
        </w:r>
        <w:r w:rsidR="00DC1072">
          <w:rPr>
            <w:noProof/>
            <w:webHidden/>
          </w:rPr>
          <w:t>124</w:t>
        </w:r>
        <w:r w:rsidR="002C4FA5">
          <w:rPr>
            <w:noProof/>
            <w:webHidden/>
          </w:rPr>
          <w:fldChar w:fldCharType="end"/>
        </w:r>
      </w:hyperlink>
    </w:p>
    <w:p w14:paraId="5C588FD8" w14:textId="32B2F0E9" w:rsidR="002C4FA5" w:rsidRDefault="008B59D0">
      <w:pPr>
        <w:pStyle w:val="TOC3"/>
        <w:rPr>
          <w:rFonts w:asciiTheme="minorHAnsi" w:eastAsiaTheme="minorEastAsia" w:hAnsiTheme="minorHAnsi" w:cstheme="minorBidi"/>
          <w:noProof/>
          <w:sz w:val="22"/>
          <w:szCs w:val="22"/>
        </w:rPr>
      </w:pPr>
      <w:hyperlink w:anchor="_Toc127519185" w:history="1">
        <w:r w:rsidR="002C4FA5" w:rsidRPr="004B5990">
          <w:rPr>
            <w:rStyle w:val="Hyperlink"/>
            <w:bCs/>
            <w:noProof/>
          </w:rPr>
          <w:t>5.2.7</w:t>
        </w:r>
        <w:r w:rsidR="002C4FA5">
          <w:rPr>
            <w:rFonts w:asciiTheme="minorHAnsi" w:eastAsiaTheme="minorEastAsia" w:hAnsiTheme="minorHAnsi" w:cstheme="minorBidi"/>
            <w:noProof/>
            <w:sz w:val="22"/>
            <w:szCs w:val="22"/>
          </w:rPr>
          <w:tab/>
        </w:r>
        <w:r w:rsidR="002C4FA5" w:rsidRPr="004B5990">
          <w:rPr>
            <w:rStyle w:val="Hyperlink"/>
            <w:noProof/>
          </w:rPr>
          <w:t>Allergy</w:t>
        </w:r>
        <w:r w:rsidR="002C4FA5">
          <w:rPr>
            <w:noProof/>
            <w:webHidden/>
          </w:rPr>
          <w:tab/>
        </w:r>
        <w:r w:rsidR="002C4FA5">
          <w:rPr>
            <w:noProof/>
            <w:webHidden/>
          </w:rPr>
          <w:fldChar w:fldCharType="begin"/>
        </w:r>
        <w:r w:rsidR="002C4FA5">
          <w:rPr>
            <w:noProof/>
            <w:webHidden/>
          </w:rPr>
          <w:instrText xml:space="preserve"> PAGEREF _Toc127519185 \h </w:instrText>
        </w:r>
        <w:r w:rsidR="002C4FA5">
          <w:rPr>
            <w:noProof/>
            <w:webHidden/>
          </w:rPr>
        </w:r>
        <w:r w:rsidR="002C4FA5">
          <w:rPr>
            <w:noProof/>
            <w:webHidden/>
          </w:rPr>
          <w:fldChar w:fldCharType="separate"/>
        </w:r>
        <w:r w:rsidR="00DC1072">
          <w:rPr>
            <w:noProof/>
            <w:webHidden/>
          </w:rPr>
          <w:t>133</w:t>
        </w:r>
        <w:r w:rsidR="002C4FA5">
          <w:rPr>
            <w:noProof/>
            <w:webHidden/>
          </w:rPr>
          <w:fldChar w:fldCharType="end"/>
        </w:r>
      </w:hyperlink>
    </w:p>
    <w:p w14:paraId="4C932769" w14:textId="08ED3101" w:rsidR="002C4FA5" w:rsidRDefault="008B59D0">
      <w:pPr>
        <w:pStyle w:val="TOC3"/>
        <w:rPr>
          <w:rFonts w:asciiTheme="minorHAnsi" w:eastAsiaTheme="minorEastAsia" w:hAnsiTheme="minorHAnsi" w:cstheme="minorBidi"/>
          <w:noProof/>
          <w:sz w:val="22"/>
          <w:szCs w:val="22"/>
        </w:rPr>
      </w:pPr>
      <w:hyperlink w:anchor="_Toc127519186" w:history="1">
        <w:r w:rsidR="002C4FA5" w:rsidRPr="004B5990">
          <w:rPr>
            <w:rStyle w:val="Hyperlink"/>
            <w:bCs/>
            <w:noProof/>
          </w:rPr>
          <w:t>5.2.8</w:t>
        </w:r>
        <w:r w:rsidR="002C4FA5">
          <w:rPr>
            <w:rFonts w:asciiTheme="minorHAnsi" w:eastAsiaTheme="minorEastAsia" w:hAnsiTheme="minorHAnsi" w:cstheme="minorBidi"/>
            <w:noProof/>
            <w:sz w:val="22"/>
            <w:szCs w:val="22"/>
          </w:rPr>
          <w:tab/>
        </w:r>
        <w:r w:rsidR="002C4FA5" w:rsidRPr="004B5990">
          <w:rPr>
            <w:rStyle w:val="Hyperlink"/>
            <w:noProof/>
          </w:rPr>
          <w:t>Medical Equipment</w:t>
        </w:r>
        <w:r w:rsidR="002C4FA5">
          <w:rPr>
            <w:noProof/>
            <w:webHidden/>
          </w:rPr>
          <w:tab/>
        </w:r>
        <w:r w:rsidR="002C4FA5">
          <w:rPr>
            <w:noProof/>
            <w:webHidden/>
          </w:rPr>
          <w:fldChar w:fldCharType="begin"/>
        </w:r>
        <w:r w:rsidR="002C4FA5">
          <w:rPr>
            <w:noProof/>
            <w:webHidden/>
          </w:rPr>
          <w:instrText xml:space="preserve"> PAGEREF _Toc127519186 \h </w:instrText>
        </w:r>
        <w:r w:rsidR="002C4FA5">
          <w:rPr>
            <w:noProof/>
            <w:webHidden/>
          </w:rPr>
        </w:r>
        <w:r w:rsidR="002C4FA5">
          <w:rPr>
            <w:noProof/>
            <w:webHidden/>
          </w:rPr>
          <w:fldChar w:fldCharType="separate"/>
        </w:r>
        <w:r w:rsidR="00DC1072">
          <w:rPr>
            <w:noProof/>
            <w:webHidden/>
          </w:rPr>
          <w:t>141</w:t>
        </w:r>
        <w:r w:rsidR="002C4FA5">
          <w:rPr>
            <w:noProof/>
            <w:webHidden/>
          </w:rPr>
          <w:fldChar w:fldCharType="end"/>
        </w:r>
      </w:hyperlink>
    </w:p>
    <w:p w14:paraId="445BCE19" w14:textId="043A2602" w:rsidR="002C4FA5" w:rsidRDefault="008B59D0">
      <w:pPr>
        <w:pStyle w:val="TOC3"/>
        <w:rPr>
          <w:rFonts w:asciiTheme="minorHAnsi" w:eastAsiaTheme="minorEastAsia" w:hAnsiTheme="minorHAnsi" w:cstheme="minorBidi"/>
          <w:noProof/>
          <w:sz w:val="22"/>
          <w:szCs w:val="22"/>
        </w:rPr>
      </w:pPr>
      <w:hyperlink w:anchor="_Toc127519187" w:history="1">
        <w:r w:rsidR="002C4FA5" w:rsidRPr="004B5990">
          <w:rPr>
            <w:rStyle w:val="Hyperlink"/>
            <w:bCs/>
            <w:noProof/>
          </w:rPr>
          <w:t>5.2.9</w:t>
        </w:r>
        <w:r w:rsidR="002C4FA5">
          <w:rPr>
            <w:rFonts w:asciiTheme="minorHAnsi" w:eastAsiaTheme="minorEastAsia" w:hAnsiTheme="minorHAnsi" w:cstheme="minorBidi"/>
            <w:noProof/>
            <w:sz w:val="22"/>
            <w:szCs w:val="22"/>
          </w:rPr>
          <w:tab/>
        </w:r>
        <w:r w:rsidR="002C4FA5" w:rsidRPr="004B5990">
          <w:rPr>
            <w:rStyle w:val="Hyperlink"/>
            <w:noProof/>
          </w:rPr>
          <w:t>Goal</w:t>
        </w:r>
        <w:r w:rsidR="002C4FA5">
          <w:rPr>
            <w:noProof/>
            <w:webHidden/>
          </w:rPr>
          <w:tab/>
        </w:r>
        <w:r w:rsidR="002C4FA5">
          <w:rPr>
            <w:noProof/>
            <w:webHidden/>
          </w:rPr>
          <w:fldChar w:fldCharType="begin"/>
        </w:r>
        <w:r w:rsidR="002C4FA5">
          <w:rPr>
            <w:noProof/>
            <w:webHidden/>
          </w:rPr>
          <w:instrText xml:space="preserve"> PAGEREF _Toc127519187 \h </w:instrText>
        </w:r>
        <w:r w:rsidR="002C4FA5">
          <w:rPr>
            <w:noProof/>
            <w:webHidden/>
          </w:rPr>
        </w:r>
        <w:r w:rsidR="002C4FA5">
          <w:rPr>
            <w:noProof/>
            <w:webHidden/>
          </w:rPr>
          <w:fldChar w:fldCharType="separate"/>
        </w:r>
        <w:r w:rsidR="00DC1072">
          <w:rPr>
            <w:noProof/>
            <w:webHidden/>
          </w:rPr>
          <w:t>148</w:t>
        </w:r>
        <w:r w:rsidR="002C4FA5">
          <w:rPr>
            <w:noProof/>
            <w:webHidden/>
          </w:rPr>
          <w:fldChar w:fldCharType="end"/>
        </w:r>
      </w:hyperlink>
    </w:p>
    <w:p w14:paraId="10FE5E97" w14:textId="7563FF7E" w:rsidR="002C4FA5" w:rsidRDefault="008B59D0">
      <w:pPr>
        <w:pStyle w:val="TOC3"/>
        <w:rPr>
          <w:rFonts w:asciiTheme="minorHAnsi" w:eastAsiaTheme="minorEastAsia" w:hAnsiTheme="minorHAnsi" w:cstheme="minorBidi"/>
          <w:noProof/>
          <w:sz w:val="22"/>
          <w:szCs w:val="22"/>
        </w:rPr>
      </w:pPr>
      <w:hyperlink w:anchor="_Toc127519188" w:history="1">
        <w:r w:rsidR="002C4FA5" w:rsidRPr="004B5990">
          <w:rPr>
            <w:rStyle w:val="Hyperlink"/>
            <w:bCs/>
            <w:noProof/>
          </w:rPr>
          <w:t>5.2.10</w:t>
        </w:r>
        <w:r w:rsidR="002C4FA5">
          <w:rPr>
            <w:rFonts w:asciiTheme="minorHAnsi" w:eastAsiaTheme="minorEastAsia" w:hAnsiTheme="minorHAnsi" w:cstheme="minorBidi"/>
            <w:noProof/>
            <w:sz w:val="22"/>
            <w:szCs w:val="22"/>
          </w:rPr>
          <w:tab/>
        </w:r>
        <w:r w:rsidR="002C4FA5" w:rsidRPr="004B5990">
          <w:rPr>
            <w:rStyle w:val="Hyperlink"/>
            <w:noProof/>
          </w:rPr>
          <w:t>Social History</w:t>
        </w:r>
        <w:r w:rsidR="002C4FA5">
          <w:rPr>
            <w:noProof/>
            <w:webHidden/>
          </w:rPr>
          <w:tab/>
        </w:r>
        <w:r w:rsidR="002C4FA5">
          <w:rPr>
            <w:noProof/>
            <w:webHidden/>
          </w:rPr>
          <w:fldChar w:fldCharType="begin"/>
        </w:r>
        <w:r w:rsidR="002C4FA5">
          <w:rPr>
            <w:noProof/>
            <w:webHidden/>
          </w:rPr>
          <w:instrText xml:space="preserve"> PAGEREF _Toc127519188 \h </w:instrText>
        </w:r>
        <w:r w:rsidR="002C4FA5">
          <w:rPr>
            <w:noProof/>
            <w:webHidden/>
          </w:rPr>
        </w:r>
        <w:r w:rsidR="002C4FA5">
          <w:rPr>
            <w:noProof/>
            <w:webHidden/>
          </w:rPr>
          <w:fldChar w:fldCharType="separate"/>
        </w:r>
        <w:r w:rsidR="00DC1072">
          <w:rPr>
            <w:noProof/>
            <w:webHidden/>
          </w:rPr>
          <w:t>150</w:t>
        </w:r>
        <w:r w:rsidR="002C4FA5">
          <w:rPr>
            <w:noProof/>
            <w:webHidden/>
          </w:rPr>
          <w:fldChar w:fldCharType="end"/>
        </w:r>
      </w:hyperlink>
    </w:p>
    <w:p w14:paraId="097F819A" w14:textId="6F668E69" w:rsidR="002C4FA5" w:rsidRDefault="008B59D0">
      <w:pPr>
        <w:pStyle w:val="TOC3"/>
        <w:rPr>
          <w:rFonts w:asciiTheme="minorHAnsi" w:eastAsiaTheme="minorEastAsia" w:hAnsiTheme="minorHAnsi" w:cstheme="minorBidi"/>
          <w:noProof/>
          <w:sz w:val="22"/>
          <w:szCs w:val="22"/>
        </w:rPr>
      </w:pPr>
      <w:hyperlink w:anchor="_Toc127519189" w:history="1">
        <w:r w:rsidR="002C4FA5" w:rsidRPr="004B5990">
          <w:rPr>
            <w:rStyle w:val="Hyperlink"/>
            <w:bCs/>
            <w:noProof/>
          </w:rPr>
          <w:t>5.2.11</w:t>
        </w:r>
        <w:r w:rsidR="002C4FA5">
          <w:rPr>
            <w:rFonts w:asciiTheme="minorHAnsi" w:eastAsiaTheme="minorEastAsia" w:hAnsiTheme="minorHAnsi" w:cstheme="minorBidi"/>
            <w:noProof/>
            <w:sz w:val="22"/>
            <w:szCs w:val="22"/>
          </w:rPr>
          <w:tab/>
        </w:r>
        <w:r w:rsidR="002C4FA5" w:rsidRPr="004B5990">
          <w:rPr>
            <w:rStyle w:val="Hyperlink"/>
            <w:noProof/>
          </w:rPr>
          <w:t>Result</w:t>
        </w:r>
        <w:r w:rsidR="002C4FA5">
          <w:rPr>
            <w:noProof/>
            <w:webHidden/>
          </w:rPr>
          <w:tab/>
        </w:r>
        <w:r w:rsidR="002C4FA5">
          <w:rPr>
            <w:noProof/>
            <w:webHidden/>
          </w:rPr>
          <w:fldChar w:fldCharType="begin"/>
        </w:r>
        <w:r w:rsidR="002C4FA5">
          <w:rPr>
            <w:noProof/>
            <w:webHidden/>
          </w:rPr>
          <w:instrText xml:space="preserve"> PAGEREF _Toc127519189 \h </w:instrText>
        </w:r>
        <w:r w:rsidR="002C4FA5">
          <w:rPr>
            <w:noProof/>
            <w:webHidden/>
          </w:rPr>
        </w:r>
        <w:r w:rsidR="002C4FA5">
          <w:rPr>
            <w:noProof/>
            <w:webHidden/>
          </w:rPr>
          <w:fldChar w:fldCharType="separate"/>
        </w:r>
        <w:r w:rsidR="00DC1072">
          <w:rPr>
            <w:noProof/>
            <w:webHidden/>
          </w:rPr>
          <w:t>157</w:t>
        </w:r>
        <w:r w:rsidR="002C4FA5">
          <w:rPr>
            <w:noProof/>
            <w:webHidden/>
          </w:rPr>
          <w:fldChar w:fldCharType="end"/>
        </w:r>
      </w:hyperlink>
    </w:p>
    <w:p w14:paraId="7B9BB401" w14:textId="58C55264" w:rsidR="002C4FA5" w:rsidRDefault="008B59D0">
      <w:pPr>
        <w:pStyle w:val="TOC3"/>
        <w:rPr>
          <w:rFonts w:asciiTheme="minorHAnsi" w:eastAsiaTheme="minorEastAsia" w:hAnsiTheme="minorHAnsi" w:cstheme="minorBidi"/>
          <w:noProof/>
          <w:sz w:val="22"/>
          <w:szCs w:val="22"/>
        </w:rPr>
      </w:pPr>
      <w:hyperlink w:anchor="_Toc127519190" w:history="1">
        <w:r w:rsidR="002C4FA5" w:rsidRPr="004B5990">
          <w:rPr>
            <w:rStyle w:val="Hyperlink"/>
            <w:bCs/>
            <w:noProof/>
          </w:rPr>
          <w:t>5.2.12</w:t>
        </w:r>
        <w:r w:rsidR="002C4FA5">
          <w:rPr>
            <w:rFonts w:asciiTheme="minorHAnsi" w:eastAsiaTheme="minorEastAsia" w:hAnsiTheme="minorHAnsi" w:cstheme="minorBidi"/>
            <w:noProof/>
            <w:sz w:val="22"/>
            <w:szCs w:val="22"/>
          </w:rPr>
          <w:tab/>
        </w:r>
        <w:r w:rsidR="002C4FA5" w:rsidRPr="004B5990">
          <w:rPr>
            <w:rStyle w:val="Hyperlink"/>
            <w:noProof/>
          </w:rPr>
          <w:t>Vital Sign</w:t>
        </w:r>
        <w:r w:rsidR="002C4FA5">
          <w:rPr>
            <w:noProof/>
            <w:webHidden/>
          </w:rPr>
          <w:tab/>
        </w:r>
        <w:r w:rsidR="002C4FA5">
          <w:rPr>
            <w:noProof/>
            <w:webHidden/>
          </w:rPr>
          <w:fldChar w:fldCharType="begin"/>
        </w:r>
        <w:r w:rsidR="002C4FA5">
          <w:rPr>
            <w:noProof/>
            <w:webHidden/>
          </w:rPr>
          <w:instrText xml:space="preserve"> PAGEREF _Toc127519190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1F557A02" w14:textId="26346EBB" w:rsidR="002C4FA5" w:rsidRDefault="008B59D0">
      <w:pPr>
        <w:pStyle w:val="TOC3"/>
        <w:rPr>
          <w:rFonts w:asciiTheme="minorHAnsi" w:eastAsiaTheme="minorEastAsia" w:hAnsiTheme="minorHAnsi" w:cstheme="minorBidi"/>
          <w:noProof/>
          <w:sz w:val="22"/>
          <w:szCs w:val="22"/>
        </w:rPr>
      </w:pPr>
      <w:hyperlink w:anchor="_Toc127519191" w:history="1">
        <w:r w:rsidR="002C4FA5" w:rsidRPr="004B5990">
          <w:rPr>
            <w:rStyle w:val="Hyperlink"/>
            <w:bCs/>
            <w:noProof/>
          </w:rPr>
          <w:t>5.2.13</w:t>
        </w:r>
        <w:r w:rsidR="002C4FA5">
          <w:rPr>
            <w:rFonts w:asciiTheme="minorHAnsi" w:eastAsiaTheme="minorEastAsia" w:hAnsiTheme="minorHAnsi" w:cstheme="minorBidi"/>
            <w:noProof/>
            <w:sz w:val="22"/>
            <w:szCs w:val="22"/>
          </w:rPr>
          <w:tab/>
        </w:r>
        <w:r w:rsidR="002C4FA5" w:rsidRPr="004B5990">
          <w:rPr>
            <w:rStyle w:val="Hyperlink"/>
            <w:noProof/>
          </w:rPr>
          <w:t>Medication</w:t>
        </w:r>
        <w:r w:rsidR="002C4FA5">
          <w:rPr>
            <w:noProof/>
            <w:webHidden/>
          </w:rPr>
          <w:tab/>
        </w:r>
        <w:r w:rsidR="002C4FA5">
          <w:rPr>
            <w:noProof/>
            <w:webHidden/>
          </w:rPr>
          <w:fldChar w:fldCharType="begin"/>
        </w:r>
        <w:r w:rsidR="002C4FA5">
          <w:rPr>
            <w:noProof/>
            <w:webHidden/>
          </w:rPr>
          <w:instrText xml:space="preserve"> PAGEREF _Toc127519191 \h </w:instrText>
        </w:r>
        <w:r w:rsidR="002C4FA5">
          <w:rPr>
            <w:noProof/>
            <w:webHidden/>
          </w:rPr>
        </w:r>
        <w:r w:rsidR="002C4FA5">
          <w:rPr>
            <w:noProof/>
            <w:webHidden/>
          </w:rPr>
          <w:fldChar w:fldCharType="separate"/>
        </w:r>
        <w:r w:rsidR="00DC1072">
          <w:rPr>
            <w:noProof/>
            <w:webHidden/>
          </w:rPr>
          <w:t>165</w:t>
        </w:r>
        <w:r w:rsidR="002C4FA5">
          <w:rPr>
            <w:noProof/>
            <w:webHidden/>
          </w:rPr>
          <w:fldChar w:fldCharType="end"/>
        </w:r>
      </w:hyperlink>
    </w:p>
    <w:p w14:paraId="2D366B14" w14:textId="4FF6C4AE" w:rsidR="002C4FA5" w:rsidRDefault="008B59D0">
      <w:pPr>
        <w:pStyle w:val="TOC3"/>
        <w:rPr>
          <w:rFonts w:asciiTheme="minorHAnsi" w:eastAsiaTheme="minorEastAsia" w:hAnsiTheme="minorHAnsi" w:cstheme="minorBidi"/>
          <w:noProof/>
          <w:sz w:val="22"/>
          <w:szCs w:val="22"/>
        </w:rPr>
      </w:pPr>
      <w:hyperlink w:anchor="_Toc127519192" w:history="1">
        <w:r w:rsidR="002C4FA5" w:rsidRPr="004B5990">
          <w:rPr>
            <w:rStyle w:val="Hyperlink"/>
            <w:bCs/>
            <w:noProof/>
          </w:rPr>
          <w:t>5.2.14</w:t>
        </w:r>
        <w:r w:rsidR="002C4FA5">
          <w:rPr>
            <w:rFonts w:asciiTheme="minorHAnsi" w:eastAsiaTheme="minorEastAsia" w:hAnsiTheme="minorHAnsi" w:cstheme="minorBidi"/>
            <w:noProof/>
            <w:sz w:val="22"/>
            <w:szCs w:val="22"/>
          </w:rPr>
          <w:tab/>
        </w:r>
        <w:r w:rsidR="002C4FA5" w:rsidRPr="004B5990">
          <w:rPr>
            <w:rStyle w:val="Hyperlink"/>
            <w:noProof/>
          </w:rPr>
          <w:t>Immunization</w:t>
        </w:r>
        <w:r w:rsidR="002C4FA5">
          <w:rPr>
            <w:noProof/>
            <w:webHidden/>
          </w:rPr>
          <w:tab/>
        </w:r>
        <w:r w:rsidR="002C4FA5">
          <w:rPr>
            <w:noProof/>
            <w:webHidden/>
          </w:rPr>
          <w:fldChar w:fldCharType="begin"/>
        </w:r>
        <w:r w:rsidR="002C4FA5">
          <w:rPr>
            <w:noProof/>
            <w:webHidden/>
          </w:rPr>
          <w:instrText xml:space="preserve"> PAGEREF _Toc127519192 \h </w:instrText>
        </w:r>
        <w:r w:rsidR="002C4FA5">
          <w:rPr>
            <w:noProof/>
            <w:webHidden/>
          </w:rPr>
        </w:r>
        <w:r w:rsidR="002C4FA5">
          <w:rPr>
            <w:noProof/>
            <w:webHidden/>
          </w:rPr>
          <w:fldChar w:fldCharType="separate"/>
        </w:r>
        <w:r w:rsidR="00DC1072">
          <w:rPr>
            <w:noProof/>
            <w:webHidden/>
          </w:rPr>
          <w:t>167</w:t>
        </w:r>
        <w:r w:rsidR="002C4FA5">
          <w:rPr>
            <w:noProof/>
            <w:webHidden/>
          </w:rPr>
          <w:fldChar w:fldCharType="end"/>
        </w:r>
      </w:hyperlink>
    </w:p>
    <w:p w14:paraId="1BB6BBA1" w14:textId="730B5EEF" w:rsidR="002C4FA5" w:rsidRDefault="008B59D0">
      <w:pPr>
        <w:pStyle w:val="TOC3"/>
        <w:rPr>
          <w:rFonts w:asciiTheme="minorHAnsi" w:eastAsiaTheme="minorEastAsia" w:hAnsiTheme="minorHAnsi" w:cstheme="minorBidi"/>
          <w:noProof/>
          <w:sz w:val="22"/>
          <w:szCs w:val="22"/>
        </w:rPr>
      </w:pPr>
      <w:hyperlink w:anchor="_Toc127519193" w:history="1">
        <w:r w:rsidR="002C4FA5" w:rsidRPr="004B5990">
          <w:rPr>
            <w:rStyle w:val="Hyperlink"/>
            <w:bCs/>
            <w:noProof/>
          </w:rPr>
          <w:t>5.2.15</w:t>
        </w:r>
        <w:r w:rsidR="002C4FA5">
          <w:rPr>
            <w:rFonts w:asciiTheme="minorHAnsi" w:eastAsiaTheme="minorEastAsia" w:hAnsiTheme="minorHAnsi" w:cstheme="minorBidi"/>
            <w:noProof/>
            <w:sz w:val="22"/>
            <w:szCs w:val="22"/>
          </w:rPr>
          <w:tab/>
        </w:r>
        <w:r w:rsidR="002C4FA5" w:rsidRPr="004B5990">
          <w:rPr>
            <w:rStyle w:val="Hyperlink"/>
            <w:noProof/>
          </w:rPr>
          <w:t>Procedure</w:t>
        </w:r>
        <w:r w:rsidR="002C4FA5">
          <w:rPr>
            <w:noProof/>
            <w:webHidden/>
          </w:rPr>
          <w:tab/>
        </w:r>
        <w:r w:rsidR="002C4FA5">
          <w:rPr>
            <w:noProof/>
            <w:webHidden/>
          </w:rPr>
          <w:fldChar w:fldCharType="begin"/>
        </w:r>
        <w:r w:rsidR="002C4FA5">
          <w:rPr>
            <w:noProof/>
            <w:webHidden/>
          </w:rPr>
          <w:instrText xml:space="preserve"> PAGEREF _Toc127519193 \h </w:instrText>
        </w:r>
        <w:r w:rsidR="002C4FA5">
          <w:rPr>
            <w:noProof/>
            <w:webHidden/>
          </w:rPr>
        </w:r>
        <w:r w:rsidR="002C4FA5">
          <w:rPr>
            <w:noProof/>
            <w:webHidden/>
          </w:rPr>
          <w:fldChar w:fldCharType="separate"/>
        </w:r>
        <w:r w:rsidR="00DC1072">
          <w:rPr>
            <w:noProof/>
            <w:webHidden/>
          </w:rPr>
          <w:t>168</w:t>
        </w:r>
        <w:r w:rsidR="002C4FA5">
          <w:rPr>
            <w:noProof/>
            <w:webHidden/>
          </w:rPr>
          <w:fldChar w:fldCharType="end"/>
        </w:r>
      </w:hyperlink>
    </w:p>
    <w:p w14:paraId="4C48CF67" w14:textId="14D4FCB6" w:rsidR="002C4FA5" w:rsidRDefault="008B59D0">
      <w:pPr>
        <w:pStyle w:val="TOC3"/>
        <w:rPr>
          <w:rFonts w:asciiTheme="minorHAnsi" w:eastAsiaTheme="minorEastAsia" w:hAnsiTheme="minorHAnsi" w:cstheme="minorBidi"/>
          <w:noProof/>
          <w:sz w:val="22"/>
          <w:szCs w:val="22"/>
        </w:rPr>
      </w:pPr>
      <w:hyperlink w:anchor="_Toc127519194" w:history="1">
        <w:r w:rsidR="002C4FA5" w:rsidRPr="004B5990">
          <w:rPr>
            <w:rStyle w:val="Hyperlink"/>
            <w:bCs/>
            <w:noProof/>
          </w:rPr>
          <w:t>5.2.16</w:t>
        </w:r>
        <w:r w:rsidR="002C4FA5">
          <w:rPr>
            <w:rFonts w:asciiTheme="minorHAnsi" w:eastAsiaTheme="minorEastAsia" w:hAnsiTheme="minorHAnsi" w:cstheme="minorBidi"/>
            <w:noProof/>
            <w:sz w:val="22"/>
            <w:szCs w:val="22"/>
          </w:rPr>
          <w:tab/>
        </w:r>
        <w:r w:rsidR="002C4FA5" w:rsidRPr="004B5990">
          <w:rPr>
            <w:rStyle w:val="Hyperlink"/>
            <w:noProof/>
          </w:rPr>
          <w:t>Assessment (the noun)</w:t>
        </w:r>
        <w:r w:rsidR="002C4FA5">
          <w:rPr>
            <w:noProof/>
            <w:webHidden/>
          </w:rPr>
          <w:tab/>
        </w:r>
        <w:r w:rsidR="002C4FA5">
          <w:rPr>
            <w:noProof/>
            <w:webHidden/>
          </w:rPr>
          <w:fldChar w:fldCharType="begin"/>
        </w:r>
        <w:r w:rsidR="002C4FA5">
          <w:rPr>
            <w:noProof/>
            <w:webHidden/>
          </w:rPr>
          <w:instrText xml:space="preserve"> PAGEREF _Toc127519194 \h </w:instrText>
        </w:r>
        <w:r w:rsidR="002C4FA5">
          <w:rPr>
            <w:noProof/>
            <w:webHidden/>
          </w:rPr>
        </w:r>
        <w:r w:rsidR="002C4FA5">
          <w:rPr>
            <w:noProof/>
            <w:webHidden/>
          </w:rPr>
          <w:fldChar w:fldCharType="separate"/>
        </w:r>
        <w:r w:rsidR="00DC1072">
          <w:rPr>
            <w:noProof/>
            <w:webHidden/>
          </w:rPr>
          <w:t>169</w:t>
        </w:r>
        <w:r w:rsidR="002C4FA5">
          <w:rPr>
            <w:noProof/>
            <w:webHidden/>
          </w:rPr>
          <w:fldChar w:fldCharType="end"/>
        </w:r>
      </w:hyperlink>
    </w:p>
    <w:p w14:paraId="204979F0" w14:textId="04411144" w:rsidR="002C4FA5" w:rsidRDefault="008B59D0">
      <w:pPr>
        <w:pStyle w:val="TOC3"/>
        <w:rPr>
          <w:rFonts w:asciiTheme="minorHAnsi" w:eastAsiaTheme="minorEastAsia" w:hAnsiTheme="minorHAnsi" w:cstheme="minorBidi"/>
          <w:noProof/>
          <w:sz w:val="22"/>
          <w:szCs w:val="22"/>
        </w:rPr>
      </w:pPr>
      <w:hyperlink w:anchor="_Toc127519195" w:history="1">
        <w:r w:rsidR="002C4FA5" w:rsidRPr="004B5990">
          <w:rPr>
            <w:rStyle w:val="Hyperlink"/>
            <w:bCs/>
            <w:noProof/>
          </w:rPr>
          <w:t>5.2.17</w:t>
        </w:r>
        <w:r w:rsidR="002C4FA5">
          <w:rPr>
            <w:rFonts w:asciiTheme="minorHAnsi" w:eastAsiaTheme="minorEastAsia" w:hAnsiTheme="minorHAnsi" w:cstheme="minorBidi"/>
            <w:noProof/>
            <w:sz w:val="22"/>
            <w:szCs w:val="22"/>
          </w:rPr>
          <w:tab/>
        </w:r>
        <w:r w:rsidR="002C4FA5" w:rsidRPr="004B5990">
          <w:rPr>
            <w:rStyle w:val="Hyperlink"/>
            <w:noProof/>
          </w:rPr>
          <w:t>Plan of Treatment</w:t>
        </w:r>
        <w:r w:rsidR="002C4FA5">
          <w:rPr>
            <w:noProof/>
            <w:webHidden/>
          </w:rPr>
          <w:tab/>
        </w:r>
        <w:r w:rsidR="002C4FA5">
          <w:rPr>
            <w:noProof/>
            <w:webHidden/>
          </w:rPr>
          <w:fldChar w:fldCharType="begin"/>
        </w:r>
        <w:r w:rsidR="002C4FA5">
          <w:rPr>
            <w:noProof/>
            <w:webHidden/>
          </w:rPr>
          <w:instrText xml:space="preserve"> PAGEREF _Toc127519195 \h </w:instrText>
        </w:r>
        <w:r w:rsidR="002C4FA5">
          <w:rPr>
            <w:noProof/>
            <w:webHidden/>
          </w:rPr>
        </w:r>
        <w:r w:rsidR="002C4FA5">
          <w:rPr>
            <w:noProof/>
            <w:webHidden/>
          </w:rPr>
          <w:fldChar w:fldCharType="separate"/>
        </w:r>
        <w:r w:rsidR="00DC1072">
          <w:rPr>
            <w:noProof/>
            <w:webHidden/>
          </w:rPr>
          <w:t>170</w:t>
        </w:r>
        <w:r w:rsidR="002C4FA5">
          <w:rPr>
            <w:noProof/>
            <w:webHidden/>
          </w:rPr>
          <w:fldChar w:fldCharType="end"/>
        </w:r>
      </w:hyperlink>
    </w:p>
    <w:p w14:paraId="3DD7A5A8" w14:textId="6883BC02" w:rsidR="002C4FA5" w:rsidRDefault="008B59D0">
      <w:pPr>
        <w:pStyle w:val="TOC3"/>
        <w:rPr>
          <w:rFonts w:asciiTheme="minorHAnsi" w:eastAsiaTheme="minorEastAsia" w:hAnsiTheme="minorHAnsi" w:cstheme="minorBidi"/>
          <w:noProof/>
          <w:sz w:val="22"/>
          <w:szCs w:val="22"/>
        </w:rPr>
      </w:pPr>
      <w:hyperlink w:anchor="_Toc127519196" w:history="1">
        <w:r w:rsidR="002C4FA5" w:rsidRPr="004B5990">
          <w:rPr>
            <w:rStyle w:val="Hyperlink"/>
            <w:bCs/>
            <w:noProof/>
          </w:rPr>
          <w:t>5.2.18</w:t>
        </w:r>
        <w:r w:rsidR="002C4FA5">
          <w:rPr>
            <w:rFonts w:asciiTheme="minorHAnsi" w:eastAsiaTheme="minorEastAsia" w:hAnsiTheme="minorHAnsi" w:cstheme="minorBidi"/>
            <w:noProof/>
            <w:sz w:val="22"/>
            <w:szCs w:val="22"/>
          </w:rPr>
          <w:tab/>
        </w:r>
        <w:r w:rsidR="002C4FA5" w:rsidRPr="004B5990">
          <w:rPr>
            <w:rStyle w:val="Hyperlink"/>
            <w:noProof/>
          </w:rPr>
          <w:t>Clinical Note</w:t>
        </w:r>
        <w:r w:rsidR="002C4FA5">
          <w:rPr>
            <w:noProof/>
            <w:webHidden/>
          </w:rPr>
          <w:tab/>
        </w:r>
        <w:r w:rsidR="002C4FA5">
          <w:rPr>
            <w:noProof/>
            <w:webHidden/>
          </w:rPr>
          <w:fldChar w:fldCharType="begin"/>
        </w:r>
        <w:r w:rsidR="002C4FA5">
          <w:rPr>
            <w:noProof/>
            <w:webHidden/>
          </w:rPr>
          <w:instrText xml:space="preserve"> PAGEREF _Toc127519196 \h </w:instrText>
        </w:r>
        <w:r w:rsidR="002C4FA5">
          <w:rPr>
            <w:noProof/>
            <w:webHidden/>
          </w:rPr>
        </w:r>
        <w:r w:rsidR="002C4FA5">
          <w:rPr>
            <w:noProof/>
            <w:webHidden/>
          </w:rPr>
          <w:fldChar w:fldCharType="separate"/>
        </w:r>
        <w:r w:rsidR="00DC1072">
          <w:rPr>
            <w:noProof/>
            <w:webHidden/>
          </w:rPr>
          <w:t>170</w:t>
        </w:r>
        <w:r w:rsidR="002C4FA5">
          <w:rPr>
            <w:noProof/>
            <w:webHidden/>
          </w:rPr>
          <w:fldChar w:fldCharType="end"/>
        </w:r>
      </w:hyperlink>
    </w:p>
    <w:p w14:paraId="14FB0416" w14:textId="7CC15D0E" w:rsidR="002C4FA5" w:rsidRDefault="008B59D0">
      <w:pPr>
        <w:pStyle w:val="TOC3"/>
        <w:rPr>
          <w:rFonts w:asciiTheme="minorHAnsi" w:eastAsiaTheme="minorEastAsia" w:hAnsiTheme="minorHAnsi" w:cstheme="minorBidi"/>
          <w:noProof/>
          <w:sz w:val="22"/>
          <w:szCs w:val="22"/>
        </w:rPr>
      </w:pPr>
      <w:hyperlink w:anchor="_Toc127519197" w:history="1">
        <w:r w:rsidR="002C4FA5" w:rsidRPr="004B5990">
          <w:rPr>
            <w:rStyle w:val="Hyperlink"/>
            <w:bCs/>
            <w:noProof/>
          </w:rPr>
          <w:t>5.2.19</w:t>
        </w:r>
        <w:r w:rsidR="002C4FA5">
          <w:rPr>
            <w:rFonts w:asciiTheme="minorHAnsi" w:eastAsiaTheme="minorEastAsia" w:hAnsiTheme="minorHAnsi" w:cstheme="minorBidi"/>
            <w:noProof/>
            <w:sz w:val="22"/>
            <w:szCs w:val="22"/>
          </w:rPr>
          <w:tab/>
        </w:r>
        <w:r w:rsidR="002C4FA5" w:rsidRPr="004B5990">
          <w:rPr>
            <w:rStyle w:val="Hyperlink"/>
            <w:noProof/>
          </w:rPr>
          <w:t>Advance Directive</w:t>
        </w:r>
        <w:r w:rsidR="002C4FA5">
          <w:rPr>
            <w:noProof/>
            <w:webHidden/>
          </w:rPr>
          <w:tab/>
        </w:r>
        <w:r w:rsidR="002C4FA5">
          <w:rPr>
            <w:noProof/>
            <w:webHidden/>
          </w:rPr>
          <w:fldChar w:fldCharType="begin"/>
        </w:r>
        <w:r w:rsidR="002C4FA5">
          <w:rPr>
            <w:noProof/>
            <w:webHidden/>
          </w:rPr>
          <w:instrText xml:space="preserve"> PAGEREF _Toc127519197 \h </w:instrText>
        </w:r>
        <w:r w:rsidR="002C4FA5">
          <w:rPr>
            <w:noProof/>
            <w:webHidden/>
          </w:rPr>
        </w:r>
        <w:r w:rsidR="002C4FA5">
          <w:rPr>
            <w:noProof/>
            <w:webHidden/>
          </w:rPr>
          <w:fldChar w:fldCharType="separate"/>
        </w:r>
        <w:r w:rsidR="00DC1072">
          <w:rPr>
            <w:noProof/>
            <w:webHidden/>
          </w:rPr>
          <w:t>174</w:t>
        </w:r>
        <w:r w:rsidR="002C4FA5">
          <w:rPr>
            <w:noProof/>
            <w:webHidden/>
          </w:rPr>
          <w:fldChar w:fldCharType="end"/>
        </w:r>
      </w:hyperlink>
    </w:p>
    <w:p w14:paraId="7CD8829A" w14:textId="42528A42" w:rsidR="002C4FA5" w:rsidRDefault="008B59D0">
      <w:pPr>
        <w:pStyle w:val="TOC3"/>
        <w:rPr>
          <w:rFonts w:asciiTheme="minorHAnsi" w:eastAsiaTheme="minorEastAsia" w:hAnsiTheme="minorHAnsi" w:cstheme="minorBidi"/>
          <w:noProof/>
          <w:sz w:val="22"/>
          <w:szCs w:val="22"/>
        </w:rPr>
      </w:pPr>
      <w:hyperlink w:anchor="_Toc127519198" w:history="1">
        <w:r w:rsidR="002C4FA5" w:rsidRPr="004B5990">
          <w:rPr>
            <w:rStyle w:val="Hyperlink"/>
            <w:bCs/>
            <w:noProof/>
          </w:rPr>
          <w:t>5.2.20</w:t>
        </w:r>
        <w:r w:rsidR="002C4FA5">
          <w:rPr>
            <w:rFonts w:asciiTheme="minorHAnsi" w:eastAsiaTheme="minorEastAsia" w:hAnsiTheme="minorHAnsi" w:cstheme="minorBidi"/>
            <w:noProof/>
            <w:sz w:val="22"/>
            <w:szCs w:val="22"/>
          </w:rPr>
          <w:tab/>
        </w:r>
        <w:r w:rsidR="002C4FA5" w:rsidRPr="004B5990">
          <w:rPr>
            <w:rStyle w:val="Hyperlink"/>
            <w:noProof/>
          </w:rPr>
          <w:t>Quality Measure</w:t>
        </w:r>
        <w:r w:rsidR="002C4FA5">
          <w:rPr>
            <w:noProof/>
            <w:webHidden/>
          </w:rPr>
          <w:tab/>
        </w:r>
        <w:r w:rsidR="002C4FA5">
          <w:rPr>
            <w:noProof/>
            <w:webHidden/>
          </w:rPr>
          <w:fldChar w:fldCharType="begin"/>
        </w:r>
        <w:r w:rsidR="002C4FA5">
          <w:rPr>
            <w:noProof/>
            <w:webHidden/>
          </w:rPr>
          <w:instrText xml:space="preserve"> PAGEREF _Toc127519198 \h </w:instrText>
        </w:r>
        <w:r w:rsidR="002C4FA5">
          <w:rPr>
            <w:noProof/>
            <w:webHidden/>
          </w:rPr>
        </w:r>
        <w:r w:rsidR="002C4FA5">
          <w:rPr>
            <w:noProof/>
            <w:webHidden/>
          </w:rPr>
          <w:fldChar w:fldCharType="separate"/>
        </w:r>
        <w:r w:rsidR="00DC1072">
          <w:rPr>
            <w:noProof/>
            <w:webHidden/>
          </w:rPr>
          <w:t>175</w:t>
        </w:r>
        <w:r w:rsidR="002C4FA5">
          <w:rPr>
            <w:noProof/>
            <w:webHidden/>
          </w:rPr>
          <w:fldChar w:fldCharType="end"/>
        </w:r>
      </w:hyperlink>
    </w:p>
    <w:p w14:paraId="19173A25" w14:textId="4AFC48CC" w:rsidR="002C4FA5" w:rsidRDefault="008B59D0" w:rsidP="002C4FA5">
      <w:pPr>
        <w:pStyle w:val="TOC1"/>
        <w:rPr>
          <w:rFonts w:asciiTheme="minorHAnsi" w:eastAsiaTheme="minorEastAsia" w:hAnsiTheme="minorHAnsi" w:cstheme="minorBidi"/>
          <w:noProof/>
          <w:sz w:val="22"/>
          <w:szCs w:val="22"/>
        </w:rPr>
      </w:pPr>
      <w:hyperlink w:anchor="_Toc127519199" w:history="1">
        <w:r w:rsidR="002C4FA5" w:rsidRPr="004B5990">
          <w:rPr>
            <w:rStyle w:val="Hyperlink"/>
            <w:noProof/>
          </w:rPr>
          <w:t>6</w:t>
        </w:r>
        <w:r w:rsidR="002C4FA5">
          <w:rPr>
            <w:rFonts w:asciiTheme="minorHAnsi" w:eastAsiaTheme="minorEastAsia" w:hAnsiTheme="minorHAnsi" w:cstheme="minorBidi"/>
            <w:noProof/>
            <w:sz w:val="22"/>
            <w:szCs w:val="22"/>
          </w:rPr>
          <w:tab/>
        </w:r>
        <w:r w:rsidR="002C4FA5" w:rsidRPr="004B5990">
          <w:rPr>
            <w:rStyle w:val="Hyperlink"/>
            <w:noProof/>
          </w:rPr>
          <w:t>USCDI Guidance</w:t>
        </w:r>
        <w:r w:rsidR="002C4FA5">
          <w:rPr>
            <w:noProof/>
            <w:webHidden/>
          </w:rPr>
          <w:tab/>
        </w:r>
        <w:r w:rsidR="002C4FA5">
          <w:rPr>
            <w:noProof/>
            <w:webHidden/>
          </w:rPr>
          <w:fldChar w:fldCharType="begin"/>
        </w:r>
        <w:r w:rsidR="002C4FA5">
          <w:rPr>
            <w:noProof/>
            <w:webHidden/>
          </w:rPr>
          <w:instrText xml:space="preserve"> PAGEREF _Toc127519199 \h </w:instrText>
        </w:r>
        <w:r w:rsidR="002C4FA5">
          <w:rPr>
            <w:noProof/>
            <w:webHidden/>
          </w:rPr>
        </w:r>
        <w:r w:rsidR="002C4FA5">
          <w:rPr>
            <w:noProof/>
            <w:webHidden/>
          </w:rPr>
          <w:fldChar w:fldCharType="separate"/>
        </w:r>
        <w:r w:rsidR="00DC1072">
          <w:rPr>
            <w:noProof/>
            <w:webHidden/>
          </w:rPr>
          <w:t>179</w:t>
        </w:r>
        <w:r w:rsidR="002C4FA5">
          <w:rPr>
            <w:noProof/>
            <w:webHidden/>
          </w:rPr>
          <w:fldChar w:fldCharType="end"/>
        </w:r>
      </w:hyperlink>
    </w:p>
    <w:p w14:paraId="2B1E5C02" w14:textId="44076F1B" w:rsidR="002C4FA5" w:rsidRDefault="008B59D0">
      <w:pPr>
        <w:pStyle w:val="TOC2"/>
        <w:rPr>
          <w:rFonts w:asciiTheme="minorHAnsi" w:eastAsiaTheme="minorEastAsia" w:hAnsiTheme="minorHAnsi" w:cstheme="minorBidi"/>
          <w:b w:val="0"/>
          <w:bCs w:val="0"/>
          <w:noProof/>
        </w:rPr>
      </w:pPr>
      <w:hyperlink w:anchor="_Toc127519200" w:history="1">
        <w:r w:rsidR="002C4FA5" w:rsidRPr="004B5990">
          <w:rPr>
            <w:rStyle w:val="Hyperlink"/>
            <w:noProof/>
          </w:rPr>
          <w:t>6.1</w:t>
        </w:r>
        <w:r w:rsidR="002C4FA5">
          <w:rPr>
            <w:rFonts w:asciiTheme="minorHAnsi" w:eastAsiaTheme="minorEastAsia" w:hAnsiTheme="minorHAnsi" w:cstheme="minorBidi"/>
            <w:b w:val="0"/>
            <w:bCs w:val="0"/>
            <w:noProof/>
          </w:rPr>
          <w:tab/>
        </w:r>
        <w:r w:rsidR="002C4FA5" w:rsidRPr="004B5990">
          <w:rPr>
            <w:rStyle w:val="Hyperlink"/>
            <w:noProof/>
          </w:rPr>
          <w:t>General USCDI Guidance</w:t>
        </w:r>
        <w:r w:rsidR="002C4FA5">
          <w:rPr>
            <w:noProof/>
            <w:webHidden/>
          </w:rPr>
          <w:tab/>
        </w:r>
        <w:r w:rsidR="002C4FA5">
          <w:rPr>
            <w:noProof/>
            <w:webHidden/>
          </w:rPr>
          <w:fldChar w:fldCharType="begin"/>
        </w:r>
        <w:r w:rsidR="002C4FA5">
          <w:rPr>
            <w:noProof/>
            <w:webHidden/>
          </w:rPr>
          <w:instrText xml:space="preserve"> PAGEREF _Toc127519200 \h </w:instrText>
        </w:r>
        <w:r w:rsidR="002C4FA5">
          <w:rPr>
            <w:noProof/>
            <w:webHidden/>
          </w:rPr>
        </w:r>
        <w:r w:rsidR="002C4FA5">
          <w:rPr>
            <w:noProof/>
            <w:webHidden/>
          </w:rPr>
          <w:fldChar w:fldCharType="separate"/>
        </w:r>
        <w:r w:rsidR="00DC1072">
          <w:rPr>
            <w:noProof/>
            <w:webHidden/>
          </w:rPr>
          <w:t>179</w:t>
        </w:r>
        <w:r w:rsidR="002C4FA5">
          <w:rPr>
            <w:noProof/>
            <w:webHidden/>
          </w:rPr>
          <w:fldChar w:fldCharType="end"/>
        </w:r>
      </w:hyperlink>
    </w:p>
    <w:p w14:paraId="46BC85E7" w14:textId="2A8E844A" w:rsidR="002C4FA5" w:rsidRDefault="008B59D0">
      <w:pPr>
        <w:pStyle w:val="TOC3"/>
        <w:rPr>
          <w:rFonts w:asciiTheme="minorHAnsi" w:eastAsiaTheme="minorEastAsia" w:hAnsiTheme="minorHAnsi" w:cstheme="minorBidi"/>
          <w:noProof/>
          <w:sz w:val="22"/>
          <w:szCs w:val="22"/>
        </w:rPr>
      </w:pPr>
      <w:hyperlink w:anchor="_Toc127519201" w:history="1">
        <w:r w:rsidR="002C4FA5" w:rsidRPr="004B5990">
          <w:rPr>
            <w:rStyle w:val="Hyperlink"/>
            <w:bCs/>
            <w:noProof/>
          </w:rPr>
          <w:t>6.1.1</w:t>
        </w:r>
        <w:r w:rsidR="002C4FA5">
          <w:rPr>
            <w:rFonts w:asciiTheme="minorHAnsi" w:eastAsiaTheme="minorEastAsia" w:hAnsiTheme="minorHAnsi" w:cstheme="minorBidi"/>
            <w:noProof/>
            <w:sz w:val="22"/>
            <w:szCs w:val="22"/>
          </w:rPr>
          <w:tab/>
        </w:r>
        <w:r w:rsidR="002C4FA5" w:rsidRPr="004B5990">
          <w:rPr>
            <w:rStyle w:val="Hyperlink"/>
            <w:noProof/>
          </w:rPr>
          <w:t>Best Practices for Implementing Templates revised to support USCDI v2 and v3</w:t>
        </w:r>
        <w:r w:rsidR="002C4FA5">
          <w:rPr>
            <w:noProof/>
            <w:webHidden/>
          </w:rPr>
          <w:tab/>
        </w:r>
        <w:r w:rsidR="002C4FA5">
          <w:rPr>
            <w:noProof/>
            <w:webHidden/>
          </w:rPr>
          <w:fldChar w:fldCharType="begin"/>
        </w:r>
        <w:r w:rsidR="002C4FA5">
          <w:rPr>
            <w:noProof/>
            <w:webHidden/>
          </w:rPr>
          <w:instrText xml:space="preserve"> PAGEREF _Toc127519201 \h </w:instrText>
        </w:r>
        <w:r w:rsidR="002C4FA5">
          <w:rPr>
            <w:noProof/>
            <w:webHidden/>
          </w:rPr>
        </w:r>
        <w:r w:rsidR="002C4FA5">
          <w:rPr>
            <w:noProof/>
            <w:webHidden/>
          </w:rPr>
          <w:fldChar w:fldCharType="separate"/>
        </w:r>
        <w:r w:rsidR="00DC1072">
          <w:rPr>
            <w:noProof/>
            <w:webHidden/>
          </w:rPr>
          <w:t>179</w:t>
        </w:r>
        <w:r w:rsidR="002C4FA5">
          <w:rPr>
            <w:noProof/>
            <w:webHidden/>
          </w:rPr>
          <w:fldChar w:fldCharType="end"/>
        </w:r>
      </w:hyperlink>
    </w:p>
    <w:p w14:paraId="4969CC34" w14:textId="199B8F82" w:rsidR="002C4FA5" w:rsidRDefault="008B59D0">
      <w:pPr>
        <w:pStyle w:val="TOC3"/>
        <w:rPr>
          <w:rFonts w:asciiTheme="minorHAnsi" w:eastAsiaTheme="minorEastAsia" w:hAnsiTheme="minorHAnsi" w:cstheme="minorBidi"/>
          <w:noProof/>
          <w:sz w:val="22"/>
          <w:szCs w:val="22"/>
        </w:rPr>
      </w:pPr>
      <w:hyperlink w:anchor="_Toc127519202" w:history="1">
        <w:r w:rsidR="002C4FA5" w:rsidRPr="004B5990">
          <w:rPr>
            <w:rStyle w:val="Hyperlink"/>
            <w:bCs/>
            <w:noProof/>
          </w:rPr>
          <w:t>6.1.2</w:t>
        </w:r>
        <w:r w:rsidR="002C4FA5">
          <w:rPr>
            <w:rFonts w:asciiTheme="minorHAnsi" w:eastAsiaTheme="minorEastAsia" w:hAnsiTheme="minorHAnsi" w:cstheme="minorBidi"/>
            <w:noProof/>
            <w:sz w:val="22"/>
            <w:szCs w:val="22"/>
          </w:rPr>
          <w:tab/>
        </w:r>
        <w:r w:rsidR="002C4FA5" w:rsidRPr="004B5990">
          <w:rPr>
            <w:rStyle w:val="Hyperlink"/>
            <w:noProof/>
          </w:rPr>
          <w:t>Social Determinant of Health Vocabulary Design Notes</w:t>
        </w:r>
        <w:r w:rsidR="002C4FA5">
          <w:rPr>
            <w:noProof/>
            <w:webHidden/>
          </w:rPr>
          <w:tab/>
        </w:r>
        <w:r w:rsidR="002C4FA5">
          <w:rPr>
            <w:noProof/>
            <w:webHidden/>
          </w:rPr>
          <w:fldChar w:fldCharType="begin"/>
        </w:r>
        <w:r w:rsidR="002C4FA5">
          <w:rPr>
            <w:noProof/>
            <w:webHidden/>
          </w:rPr>
          <w:instrText xml:space="preserve"> PAGEREF _Toc127519202 \h </w:instrText>
        </w:r>
        <w:r w:rsidR="002C4FA5">
          <w:rPr>
            <w:noProof/>
            <w:webHidden/>
          </w:rPr>
        </w:r>
        <w:r w:rsidR="002C4FA5">
          <w:rPr>
            <w:noProof/>
            <w:webHidden/>
          </w:rPr>
          <w:fldChar w:fldCharType="separate"/>
        </w:r>
        <w:r w:rsidR="00DC1072">
          <w:rPr>
            <w:noProof/>
            <w:webHidden/>
          </w:rPr>
          <w:t>179</w:t>
        </w:r>
        <w:r w:rsidR="002C4FA5">
          <w:rPr>
            <w:noProof/>
            <w:webHidden/>
          </w:rPr>
          <w:fldChar w:fldCharType="end"/>
        </w:r>
      </w:hyperlink>
    </w:p>
    <w:p w14:paraId="7ACBC632" w14:textId="63906EF9" w:rsidR="002C4FA5" w:rsidRDefault="008B59D0">
      <w:pPr>
        <w:pStyle w:val="TOC2"/>
        <w:rPr>
          <w:rFonts w:asciiTheme="minorHAnsi" w:eastAsiaTheme="minorEastAsia" w:hAnsiTheme="minorHAnsi" w:cstheme="minorBidi"/>
          <w:b w:val="0"/>
          <w:bCs w:val="0"/>
          <w:noProof/>
        </w:rPr>
      </w:pPr>
      <w:hyperlink w:anchor="_Toc127519203" w:history="1">
        <w:r w:rsidR="002C4FA5" w:rsidRPr="004B5990">
          <w:rPr>
            <w:rStyle w:val="Hyperlink"/>
            <w:noProof/>
          </w:rPr>
          <w:t>6.2</w:t>
        </w:r>
        <w:r w:rsidR="002C4FA5">
          <w:rPr>
            <w:rFonts w:asciiTheme="minorHAnsi" w:eastAsiaTheme="minorEastAsia" w:hAnsiTheme="minorHAnsi" w:cstheme="minorBidi"/>
            <w:b w:val="0"/>
            <w:bCs w:val="0"/>
            <w:noProof/>
          </w:rPr>
          <w:tab/>
        </w:r>
        <w:r w:rsidR="002C4FA5" w:rsidRPr="004B5990">
          <w:rPr>
            <w:rStyle w:val="Hyperlink"/>
            <w:noProof/>
          </w:rPr>
          <w:t>USCDI Data Class and Data Element Guidance</w:t>
        </w:r>
        <w:r w:rsidR="002C4FA5">
          <w:rPr>
            <w:noProof/>
            <w:webHidden/>
          </w:rPr>
          <w:tab/>
        </w:r>
        <w:r w:rsidR="002C4FA5">
          <w:rPr>
            <w:noProof/>
            <w:webHidden/>
          </w:rPr>
          <w:fldChar w:fldCharType="begin"/>
        </w:r>
        <w:r w:rsidR="002C4FA5">
          <w:rPr>
            <w:noProof/>
            <w:webHidden/>
          </w:rPr>
          <w:instrText xml:space="preserve"> PAGEREF _Toc127519203 \h </w:instrText>
        </w:r>
        <w:r w:rsidR="002C4FA5">
          <w:rPr>
            <w:noProof/>
            <w:webHidden/>
          </w:rPr>
        </w:r>
        <w:r w:rsidR="002C4FA5">
          <w:rPr>
            <w:noProof/>
            <w:webHidden/>
          </w:rPr>
          <w:fldChar w:fldCharType="separate"/>
        </w:r>
        <w:r w:rsidR="00DC1072">
          <w:rPr>
            <w:noProof/>
            <w:webHidden/>
          </w:rPr>
          <w:t>180</w:t>
        </w:r>
        <w:r w:rsidR="002C4FA5">
          <w:rPr>
            <w:noProof/>
            <w:webHidden/>
          </w:rPr>
          <w:fldChar w:fldCharType="end"/>
        </w:r>
      </w:hyperlink>
    </w:p>
    <w:p w14:paraId="767F6E29" w14:textId="4F044B74" w:rsidR="002C4FA5" w:rsidRDefault="008B59D0">
      <w:pPr>
        <w:pStyle w:val="TOC3"/>
        <w:rPr>
          <w:rFonts w:asciiTheme="minorHAnsi" w:eastAsiaTheme="minorEastAsia" w:hAnsiTheme="minorHAnsi" w:cstheme="minorBidi"/>
          <w:noProof/>
          <w:sz w:val="22"/>
          <w:szCs w:val="22"/>
        </w:rPr>
      </w:pPr>
      <w:hyperlink w:anchor="_Toc127519204" w:history="1">
        <w:r w:rsidR="002C4FA5" w:rsidRPr="004B5990">
          <w:rPr>
            <w:rStyle w:val="Hyperlink"/>
            <w:bCs/>
            <w:noProof/>
          </w:rPr>
          <w:t>6.2.1</w:t>
        </w:r>
        <w:r w:rsidR="002C4FA5">
          <w:rPr>
            <w:rFonts w:asciiTheme="minorHAnsi" w:eastAsiaTheme="minorEastAsia" w:hAnsiTheme="minorHAnsi" w:cstheme="minorBidi"/>
            <w:noProof/>
            <w:sz w:val="22"/>
            <w:szCs w:val="22"/>
          </w:rPr>
          <w:tab/>
        </w:r>
        <w:r w:rsidR="002C4FA5" w:rsidRPr="004B5990">
          <w:rPr>
            <w:rStyle w:val="Hyperlink"/>
            <w:noProof/>
          </w:rPr>
          <w:t>Assessment and Plan of Treatment</w:t>
        </w:r>
        <w:r w:rsidR="002C4FA5">
          <w:rPr>
            <w:noProof/>
            <w:webHidden/>
          </w:rPr>
          <w:tab/>
        </w:r>
        <w:r w:rsidR="002C4FA5">
          <w:rPr>
            <w:noProof/>
            <w:webHidden/>
          </w:rPr>
          <w:fldChar w:fldCharType="begin"/>
        </w:r>
        <w:r w:rsidR="002C4FA5">
          <w:rPr>
            <w:noProof/>
            <w:webHidden/>
          </w:rPr>
          <w:instrText xml:space="preserve"> PAGEREF _Toc127519204 \h </w:instrText>
        </w:r>
        <w:r w:rsidR="002C4FA5">
          <w:rPr>
            <w:noProof/>
            <w:webHidden/>
          </w:rPr>
        </w:r>
        <w:r w:rsidR="002C4FA5">
          <w:rPr>
            <w:noProof/>
            <w:webHidden/>
          </w:rPr>
          <w:fldChar w:fldCharType="separate"/>
        </w:r>
        <w:r w:rsidR="00DC1072">
          <w:rPr>
            <w:noProof/>
            <w:webHidden/>
          </w:rPr>
          <w:t>180</w:t>
        </w:r>
        <w:r w:rsidR="002C4FA5">
          <w:rPr>
            <w:noProof/>
            <w:webHidden/>
          </w:rPr>
          <w:fldChar w:fldCharType="end"/>
        </w:r>
      </w:hyperlink>
    </w:p>
    <w:p w14:paraId="11B220CB" w14:textId="1BAB0C7F" w:rsidR="002C4FA5" w:rsidRDefault="008B59D0">
      <w:pPr>
        <w:pStyle w:val="TOC3"/>
        <w:rPr>
          <w:rFonts w:asciiTheme="minorHAnsi" w:eastAsiaTheme="minorEastAsia" w:hAnsiTheme="minorHAnsi" w:cstheme="minorBidi"/>
          <w:noProof/>
          <w:sz w:val="22"/>
          <w:szCs w:val="22"/>
        </w:rPr>
      </w:pPr>
      <w:hyperlink w:anchor="_Toc127519205" w:history="1">
        <w:r w:rsidR="002C4FA5" w:rsidRPr="004B5990">
          <w:rPr>
            <w:rStyle w:val="Hyperlink"/>
            <w:bCs/>
            <w:noProof/>
          </w:rPr>
          <w:t>6.2.2</w:t>
        </w:r>
        <w:r w:rsidR="002C4FA5">
          <w:rPr>
            <w:rFonts w:asciiTheme="minorHAnsi" w:eastAsiaTheme="minorEastAsia" w:hAnsiTheme="minorHAnsi" w:cstheme="minorBidi"/>
            <w:noProof/>
            <w:sz w:val="22"/>
            <w:szCs w:val="22"/>
          </w:rPr>
          <w:tab/>
        </w:r>
        <w:r w:rsidR="002C4FA5" w:rsidRPr="004B5990">
          <w:rPr>
            <w:rStyle w:val="Hyperlink"/>
            <w:noProof/>
          </w:rPr>
          <w:t>Care Team Member(s)</w:t>
        </w:r>
        <w:r w:rsidR="002C4FA5">
          <w:rPr>
            <w:noProof/>
            <w:webHidden/>
          </w:rPr>
          <w:tab/>
        </w:r>
        <w:r w:rsidR="002C4FA5">
          <w:rPr>
            <w:noProof/>
            <w:webHidden/>
          </w:rPr>
          <w:fldChar w:fldCharType="begin"/>
        </w:r>
        <w:r w:rsidR="002C4FA5">
          <w:rPr>
            <w:noProof/>
            <w:webHidden/>
          </w:rPr>
          <w:instrText xml:space="preserve"> PAGEREF _Toc127519205 \h </w:instrText>
        </w:r>
        <w:r w:rsidR="002C4FA5">
          <w:rPr>
            <w:noProof/>
            <w:webHidden/>
          </w:rPr>
        </w:r>
        <w:r w:rsidR="002C4FA5">
          <w:rPr>
            <w:noProof/>
            <w:webHidden/>
          </w:rPr>
          <w:fldChar w:fldCharType="separate"/>
        </w:r>
        <w:r w:rsidR="00DC1072">
          <w:rPr>
            <w:noProof/>
            <w:webHidden/>
          </w:rPr>
          <w:t>182</w:t>
        </w:r>
        <w:r w:rsidR="002C4FA5">
          <w:rPr>
            <w:noProof/>
            <w:webHidden/>
          </w:rPr>
          <w:fldChar w:fldCharType="end"/>
        </w:r>
      </w:hyperlink>
    </w:p>
    <w:p w14:paraId="79A0D5FF" w14:textId="245B8841" w:rsidR="002C4FA5" w:rsidRDefault="008B59D0">
      <w:pPr>
        <w:pStyle w:val="TOC3"/>
        <w:rPr>
          <w:rFonts w:asciiTheme="minorHAnsi" w:eastAsiaTheme="minorEastAsia" w:hAnsiTheme="minorHAnsi" w:cstheme="minorBidi"/>
          <w:noProof/>
          <w:sz w:val="22"/>
          <w:szCs w:val="22"/>
        </w:rPr>
      </w:pPr>
      <w:hyperlink w:anchor="_Toc127519206" w:history="1">
        <w:r w:rsidR="002C4FA5" w:rsidRPr="004B5990">
          <w:rPr>
            <w:rStyle w:val="Hyperlink"/>
            <w:bCs/>
            <w:noProof/>
          </w:rPr>
          <w:t>6.2.3</w:t>
        </w:r>
        <w:r w:rsidR="002C4FA5">
          <w:rPr>
            <w:rFonts w:asciiTheme="minorHAnsi" w:eastAsiaTheme="minorEastAsia" w:hAnsiTheme="minorHAnsi" w:cstheme="minorBidi"/>
            <w:noProof/>
            <w:sz w:val="22"/>
            <w:szCs w:val="22"/>
          </w:rPr>
          <w:tab/>
        </w:r>
        <w:r w:rsidR="002C4FA5" w:rsidRPr="004B5990">
          <w:rPr>
            <w:rStyle w:val="Hyperlink"/>
            <w:noProof/>
          </w:rPr>
          <w:t>Clinical Tests</w:t>
        </w:r>
        <w:r w:rsidR="002C4FA5">
          <w:rPr>
            <w:noProof/>
            <w:webHidden/>
          </w:rPr>
          <w:tab/>
        </w:r>
        <w:r w:rsidR="002C4FA5">
          <w:rPr>
            <w:noProof/>
            <w:webHidden/>
          </w:rPr>
          <w:fldChar w:fldCharType="begin"/>
        </w:r>
        <w:r w:rsidR="002C4FA5">
          <w:rPr>
            <w:noProof/>
            <w:webHidden/>
          </w:rPr>
          <w:instrText xml:space="preserve"> PAGEREF _Toc127519206 \h </w:instrText>
        </w:r>
        <w:r w:rsidR="002C4FA5">
          <w:rPr>
            <w:noProof/>
            <w:webHidden/>
          </w:rPr>
        </w:r>
        <w:r w:rsidR="002C4FA5">
          <w:rPr>
            <w:noProof/>
            <w:webHidden/>
          </w:rPr>
          <w:fldChar w:fldCharType="separate"/>
        </w:r>
        <w:r w:rsidR="00DC1072">
          <w:rPr>
            <w:noProof/>
            <w:webHidden/>
          </w:rPr>
          <w:t>183</w:t>
        </w:r>
        <w:r w:rsidR="002C4FA5">
          <w:rPr>
            <w:noProof/>
            <w:webHidden/>
          </w:rPr>
          <w:fldChar w:fldCharType="end"/>
        </w:r>
      </w:hyperlink>
    </w:p>
    <w:p w14:paraId="2A3E9811" w14:textId="63679DCB" w:rsidR="002C4FA5" w:rsidRDefault="008B59D0">
      <w:pPr>
        <w:pStyle w:val="TOC3"/>
        <w:rPr>
          <w:rFonts w:asciiTheme="minorHAnsi" w:eastAsiaTheme="minorEastAsia" w:hAnsiTheme="minorHAnsi" w:cstheme="minorBidi"/>
          <w:noProof/>
          <w:sz w:val="22"/>
          <w:szCs w:val="22"/>
        </w:rPr>
      </w:pPr>
      <w:hyperlink w:anchor="_Toc127519207" w:history="1">
        <w:r w:rsidR="002C4FA5" w:rsidRPr="004B5990">
          <w:rPr>
            <w:rStyle w:val="Hyperlink"/>
            <w:bCs/>
            <w:noProof/>
          </w:rPr>
          <w:t>6.2.4</w:t>
        </w:r>
        <w:r w:rsidR="002C4FA5">
          <w:rPr>
            <w:rFonts w:asciiTheme="minorHAnsi" w:eastAsiaTheme="minorEastAsia" w:hAnsiTheme="minorHAnsi" w:cstheme="minorBidi"/>
            <w:noProof/>
            <w:sz w:val="22"/>
            <w:szCs w:val="22"/>
          </w:rPr>
          <w:tab/>
        </w:r>
        <w:r w:rsidR="002C4FA5" w:rsidRPr="004B5990">
          <w:rPr>
            <w:rStyle w:val="Hyperlink"/>
            <w:noProof/>
          </w:rPr>
          <w:t>Diagnostic Imaging</w:t>
        </w:r>
        <w:r w:rsidR="002C4FA5">
          <w:rPr>
            <w:noProof/>
            <w:webHidden/>
          </w:rPr>
          <w:tab/>
        </w:r>
        <w:r w:rsidR="002C4FA5">
          <w:rPr>
            <w:noProof/>
            <w:webHidden/>
          </w:rPr>
          <w:fldChar w:fldCharType="begin"/>
        </w:r>
        <w:r w:rsidR="002C4FA5">
          <w:rPr>
            <w:noProof/>
            <w:webHidden/>
          </w:rPr>
          <w:instrText xml:space="preserve"> PAGEREF _Toc127519207 \h </w:instrText>
        </w:r>
        <w:r w:rsidR="002C4FA5">
          <w:rPr>
            <w:noProof/>
            <w:webHidden/>
          </w:rPr>
        </w:r>
        <w:r w:rsidR="002C4FA5">
          <w:rPr>
            <w:noProof/>
            <w:webHidden/>
          </w:rPr>
          <w:fldChar w:fldCharType="separate"/>
        </w:r>
        <w:r w:rsidR="00DC1072">
          <w:rPr>
            <w:noProof/>
            <w:webHidden/>
          </w:rPr>
          <w:t>185</w:t>
        </w:r>
        <w:r w:rsidR="002C4FA5">
          <w:rPr>
            <w:noProof/>
            <w:webHidden/>
          </w:rPr>
          <w:fldChar w:fldCharType="end"/>
        </w:r>
      </w:hyperlink>
    </w:p>
    <w:p w14:paraId="3E5C848A" w14:textId="18E5EDEB" w:rsidR="002C4FA5" w:rsidRDefault="008B59D0">
      <w:pPr>
        <w:pStyle w:val="TOC3"/>
        <w:rPr>
          <w:rFonts w:asciiTheme="minorHAnsi" w:eastAsiaTheme="minorEastAsia" w:hAnsiTheme="minorHAnsi" w:cstheme="minorBidi"/>
          <w:noProof/>
          <w:sz w:val="22"/>
          <w:szCs w:val="22"/>
        </w:rPr>
      </w:pPr>
      <w:hyperlink w:anchor="_Toc127519208" w:history="1">
        <w:r w:rsidR="002C4FA5" w:rsidRPr="004B5990">
          <w:rPr>
            <w:rStyle w:val="Hyperlink"/>
            <w:bCs/>
            <w:noProof/>
          </w:rPr>
          <w:t>6.2.5</w:t>
        </w:r>
        <w:r w:rsidR="002C4FA5">
          <w:rPr>
            <w:rFonts w:asciiTheme="minorHAnsi" w:eastAsiaTheme="minorEastAsia" w:hAnsiTheme="minorHAnsi" w:cstheme="minorBidi"/>
            <w:noProof/>
            <w:sz w:val="22"/>
            <w:szCs w:val="22"/>
          </w:rPr>
          <w:tab/>
        </w:r>
        <w:r w:rsidR="002C4FA5" w:rsidRPr="004B5990">
          <w:rPr>
            <w:rStyle w:val="Hyperlink"/>
            <w:noProof/>
          </w:rPr>
          <w:t>Encounter Information</w:t>
        </w:r>
        <w:r w:rsidR="002C4FA5">
          <w:rPr>
            <w:noProof/>
            <w:webHidden/>
          </w:rPr>
          <w:tab/>
        </w:r>
        <w:r w:rsidR="002C4FA5">
          <w:rPr>
            <w:noProof/>
            <w:webHidden/>
          </w:rPr>
          <w:fldChar w:fldCharType="begin"/>
        </w:r>
        <w:r w:rsidR="002C4FA5">
          <w:rPr>
            <w:noProof/>
            <w:webHidden/>
          </w:rPr>
          <w:instrText xml:space="preserve"> PAGEREF _Toc127519208 \h </w:instrText>
        </w:r>
        <w:r w:rsidR="002C4FA5">
          <w:rPr>
            <w:noProof/>
            <w:webHidden/>
          </w:rPr>
        </w:r>
        <w:r w:rsidR="002C4FA5">
          <w:rPr>
            <w:noProof/>
            <w:webHidden/>
          </w:rPr>
          <w:fldChar w:fldCharType="separate"/>
        </w:r>
        <w:r w:rsidR="00DC1072">
          <w:rPr>
            <w:noProof/>
            <w:webHidden/>
          </w:rPr>
          <w:t>185</w:t>
        </w:r>
        <w:r w:rsidR="002C4FA5">
          <w:rPr>
            <w:noProof/>
            <w:webHidden/>
          </w:rPr>
          <w:fldChar w:fldCharType="end"/>
        </w:r>
      </w:hyperlink>
    </w:p>
    <w:p w14:paraId="7E557D18" w14:textId="3B358673" w:rsidR="002C4FA5" w:rsidRDefault="008B59D0">
      <w:pPr>
        <w:pStyle w:val="TOC3"/>
        <w:rPr>
          <w:rFonts w:asciiTheme="minorHAnsi" w:eastAsiaTheme="minorEastAsia" w:hAnsiTheme="minorHAnsi" w:cstheme="minorBidi"/>
          <w:noProof/>
          <w:sz w:val="22"/>
          <w:szCs w:val="22"/>
        </w:rPr>
      </w:pPr>
      <w:hyperlink w:anchor="_Toc127519209" w:history="1">
        <w:r w:rsidR="002C4FA5" w:rsidRPr="004B5990">
          <w:rPr>
            <w:rStyle w:val="Hyperlink"/>
            <w:bCs/>
            <w:noProof/>
          </w:rPr>
          <w:t>6.2.6</w:t>
        </w:r>
        <w:r w:rsidR="002C4FA5">
          <w:rPr>
            <w:rFonts w:asciiTheme="minorHAnsi" w:eastAsiaTheme="minorEastAsia" w:hAnsiTheme="minorHAnsi" w:cstheme="minorBidi"/>
            <w:noProof/>
            <w:sz w:val="22"/>
            <w:szCs w:val="22"/>
          </w:rPr>
          <w:tab/>
        </w:r>
        <w:r w:rsidR="002C4FA5" w:rsidRPr="004B5990">
          <w:rPr>
            <w:rStyle w:val="Hyperlink"/>
            <w:noProof/>
          </w:rPr>
          <w:t>Goals</w:t>
        </w:r>
        <w:r w:rsidR="002C4FA5">
          <w:rPr>
            <w:noProof/>
            <w:webHidden/>
          </w:rPr>
          <w:tab/>
        </w:r>
        <w:r w:rsidR="002C4FA5">
          <w:rPr>
            <w:noProof/>
            <w:webHidden/>
          </w:rPr>
          <w:fldChar w:fldCharType="begin"/>
        </w:r>
        <w:r w:rsidR="002C4FA5">
          <w:rPr>
            <w:noProof/>
            <w:webHidden/>
          </w:rPr>
          <w:instrText xml:space="preserve"> PAGEREF _Toc127519209 \h </w:instrText>
        </w:r>
        <w:r w:rsidR="002C4FA5">
          <w:rPr>
            <w:noProof/>
            <w:webHidden/>
          </w:rPr>
        </w:r>
        <w:r w:rsidR="002C4FA5">
          <w:rPr>
            <w:noProof/>
            <w:webHidden/>
          </w:rPr>
          <w:fldChar w:fldCharType="separate"/>
        </w:r>
        <w:r w:rsidR="00DC1072">
          <w:rPr>
            <w:noProof/>
            <w:webHidden/>
          </w:rPr>
          <w:t>187</w:t>
        </w:r>
        <w:r w:rsidR="002C4FA5">
          <w:rPr>
            <w:noProof/>
            <w:webHidden/>
          </w:rPr>
          <w:fldChar w:fldCharType="end"/>
        </w:r>
      </w:hyperlink>
    </w:p>
    <w:p w14:paraId="30ACEF31" w14:textId="64897412" w:rsidR="002C4FA5" w:rsidRDefault="008B59D0">
      <w:pPr>
        <w:pStyle w:val="TOC3"/>
        <w:rPr>
          <w:rFonts w:asciiTheme="minorHAnsi" w:eastAsiaTheme="minorEastAsia" w:hAnsiTheme="minorHAnsi" w:cstheme="minorBidi"/>
          <w:noProof/>
          <w:sz w:val="22"/>
          <w:szCs w:val="22"/>
        </w:rPr>
      </w:pPr>
      <w:hyperlink w:anchor="_Toc127519210" w:history="1">
        <w:r w:rsidR="002C4FA5" w:rsidRPr="004B5990">
          <w:rPr>
            <w:rStyle w:val="Hyperlink"/>
            <w:bCs/>
            <w:noProof/>
            <w:highlight w:val="yellow"/>
          </w:rPr>
          <w:t>6.2.7</w:t>
        </w:r>
        <w:r w:rsidR="002C4FA5">
          <w:rPr>
            <w:rFonts w:asciiTheme="minorHAnsi" w:eastAsiaTheme="minorEastAsia" w:hAnsiTheme="minorHAnsi" w:cstheme="minorBidi"/>
            <w:noProof/>
            <w:sz w:val="22"/>
            <w:szCs w:val="22"/>
          </w:rPr>
          <w:tab/>
        </w:r>
        <w:r w:rsidR="002C4FA5" w:rsidRPr="004B5990">
          <w:rPr>
            <w:rStyle w:val="Hyperlink"/>
            <w:noProof/>
            <w:highlight w:val="yellow"/>
          </w:rPr>
          <w:t>Health Insurance Information</w:t>
        </w:r>
        <w:r w:rsidR="002C4FA5">
          <w:rPr>
            <w:noProof/>
            <w:webHidden/>
          </w:rPr>
          <w:tab/>
        </w:r>
        <w:r w:rsidR="002C4FA5">
          <w:rPr>
            <w:noProof/>
            <w:webHidden/>
          </w:rPr>
          <w:fldChar w:fldCharType="begin"/>
        </w:r>
        <w:r w:rsidR="002C4FA5">
          <w:rPr>
            <w:noProof/>
            <w:webHidden/>
          </w:rPr>
          <w:instrText xml:space="preserve"> PAGEREF _Toc127519210 \h </w:instrText>
        </w:r>
        <w:r w:rsidR="002C4FA5">
          <w:rPr>
            <w:noProof/>
            <w:webHidden/>
          </w:rPr>
        </w:r>
        <w:r w:rsidR="002C4FA5">
          <w:rPr>
            <w:noProof/>
            <w:webHidden/>
          </w:rPr>
          <w:fldChar w:fldCharType="separate"/>
        </w:r>
        <w:r w:rsidR="00DC1072">
          <w:rPr>
            <w:noProof/>
            <w:webHidden/>
          </w:rPr>
          <w:t>188</w:t>
        </w:r>
        <w:r w:rsidR="002C4FA5">
          <w:rPr>
            <w:noProof/>
            <w:webHidden/>
          </w:rPr>
          <w:fldChar w:fldCharType="end"/>
        </w:r>
      </w:hyperlink>
    </w:p>
    <w:p w14:paraId="7560ECCF" w14:textId="3A54CEA5" w:rsidR="002C4FA5" w:rsidRDefault="008B59D0">
      <w:pPr>
        <w:pStyle w:val="TOC3"/>
        <w:rPr>
          <w:rFonts w:asciiTheme="minorHAnsi" w:eastAsiaTheme="minorEastAsia" w:hAnsiTheme="minorHAnsi" w:cstheme="minorBidi"/>
          <w:noProof/>
          <w:sz w:val="22"/>
          <w:szCs w:val="22"/>
        </w:rPr>
      </w:pPr>
      <w:hyperlink w:anchor="_Toc127519211" w:history="1">
        <w:r w:rsidR="002C4FA5" w:rsidRPr="004B5990">
          <w:rPr>
            <w:rStyle w:val="Hyperlink"/>
            <w:bCs/>
            <w:noProof/>
            <w:highlight w:val="yellow"/>
          </w:rPr>
          <w:t>6.2.8</w:t>
        </w:r>
        <w:r w:rsidR="002C4FA5">
          <w:rPr>
            <w:rFonts w:asciiTheme="minorHAnsi" w:eastAsiaTheme="minorEastAsia" w:hAnsiTheme="minorHAnsi" w:cstheme="minorBidi"/>
            <w:noProof/>
            <w:sz w:val="22"/>
            <w:szCs w:val="22"/>
          </w:rPr>
          <w:tab/>
        </w:r>
        <w:r w:rsidR="002C4FA5" w:rsidRPr="004B5990">
          <w:rPr>
            <w:rStyle w:val="Hyperlink"/>
            <w:noProof/>
            <w:highlight w:val="yellow"/>
          </w:rPr>
          <w:t>Health Status/Assessments</w:t>
        </w:r>
        <w:r w:rsidR="002C4FA5">
          <w:rPr>
            <w:noProof/>
            <w:webHidden/>
          </w:rPr>
          <w:tab/>
        </w:r>
        <w:r w:rsidR="002C4FA5">
          <w:rPr>
            <w:noProof/>
            <w:webHidden/>
          </w:rPr>
          <w:fldChar w:fldCharType="begin"/>
        </w:r>
        <w:r w:rsidR="002C4FA5">
          <w:rPr>
            <w:noProof/>
            <w:webHidden/>
          </w:rPr>
          <w:instrText xml:space="preserve"> PAGEREF _Toc127519211 \h </w:instrText>
        </w:r>
        <w:r w:rsidR="002C4FA5">
          <w:rPr>
            <w:noProof/>
            <w:webHidden/>
          </w:rPr>
        </w:r>
        <w:r w:rsidR="002C4FA5">
          <w:rPr>
            <w:noProof/>
            <w:webHidden/>
          </w:rPr>
          <w:fldChar w:fldCharType="separate"/>
        </w:r>
        <w:r w:rsidR="00DC1072">
          <w:rPr>
            <w:noProof/>
            <w:webHidden/>
          </w:rPr>
          <w:t>189</w:t>
        </w:r>
        <w:r w:rsidR="002C4FA5">
          <w:rPr>
            <w:noProof/>
            <w:webHidden/>
          </w:rPr>
          <w:fldChar w:fldCharType="end"/>
        </w:r>
      </w:hyperlink>
    </w:p>
    <w:p w14:paraId="2269C261" w14:textId="25E773FC" w:rsidR="002C4FA5" w:rsidRDefault="008B59D0">
      <w:pPr>
        <w:pStyle w:val="TOC3"/>
        <w:rPr>
          <w:rFonts w:asciiTheme="minorHAnsi" w:eastAsiaTheme="minorEastAsia" w:hAnsiTheme="minorHAnsi" w:cstheme="minorBidi"/>
          <w:noProof/>
          <w:sz w:val="22"/>
          <w:szCs w:val="22"/>
        </w:rPr>
      </w:pPr>
      <w:hyperlink w:anchor="_Toc127519212" w:history="1">
        <w:r w:rsidR="002C4FA5" w:rsidRPr="004B5990">
          <w:rPr>
            <w:rStyle w:val="Hyperlink"/>
            <w:bCs/>
            <w:noProof/>
            <w:highlight w:val="yellow"/>
          </w:rPr>
          <w:t>6.2.9</w:t>
        </w:r>
        <w:r w:rsidR="002C4FA5">
          <w:rPr>
            <w:rFonts w:asciiTheme="minorHAnsi" w:eastAsiaTheme="minorEastAsia" w:hAnsiTheme="minorHAnsi" w:cstheme="minorBidi"/>
            <w:noProof/>
            <w:sz w:val="22"/>
            <w:szCs w:val="22"/>
          </w:rPr>
          <w:tab/>
        </w:r>
        <w:r w:rsidR="002C4FA5" w:rsidRPr="004B5990">
          <w:rPr>
            <w:rStyle w:val="Hyperlink"/>
            <w:noProof/>
            <w:highlight w:val="yellow"/>
          </w:rPr>
          <w:t>Laboratory</w:t>
        </w:r>
        <w:r w:rsidR="002C4FA5">
          <w:rPr>
            <w:noProof/>
            <w:webHidden/>
          </w:rPr>
          <w:tab/>
        </w:r>
        <w:r w:rsidR="002C4FA5">
          <w:rPr>
            <w:noProof/>
            <w:webHidden/>
          </w:rPr>
          <w:fldChar w:fldCharType="begin"/>
        </w:r>
        <w:r w:rsidR="002C4FA5">
          <w:rPr>
            <w:noProof/>
            <w:webHidden/>
          </w:rPr>
          <w:instrText xml:space="preserve"> PAGEREF _Toc127519212 \h </w:instrText>
        </w:r>
        <w:r w:rsidR="002C4FA5">
          <w:rPr>
            <w:noProof/>
            <w:webHidden/>
          </w:rPr>
        </w:r>
        <w:r w:rsidR="002C4FA5">
          <w:rPr>
            <w:noProof/>
            <w:webHidden/>
          </w:rPr>
          <w:fldChar w:fldCharType="separate"/>
        </w:r>
        <w:r w:rsidR="00DC1072">
          <w:rPr>
            <w:noProof/>
            <w:webHidden/>
          </w:rPr>
          <w:t>191</w:t>
        </w:r>
        <w:r w:rsidR="002C4FA5">
          <w:rPr>
            <w:noProof/>
            <w:webHidden/>
          </w:rPr>
          <w:fldChar w:fldCharType="end"/>
        </w:r>
      </w:hyperlink>
    </w:p>
    <w:p w14:paraId="4E52BC68" w14:textId="6E984534" w:rsidR="002C4FA5" w:rsidRDefault="008B59D0">
      <w:pPr>
        <w:pStyle w:val="TOC3"/>
        <w:rPr>
          <w:rFonts w:asciiTheme="minorHAnsi" w:eastAsiaTheme="minorEastAsia" w:hAnsiTheme="minorHAnsi" w:cstheme="minorBidi"/>
          <w:noProof/>
          <w:sz w:val="22"/>
          <w:szCs w:val="22"/>
        </w:rPr>
      </w:pPr>
      <w:hyperlink w:anchor="_Toc127519213" w:history="1">
        <w:r w:rsidR="002C4FA5" w:rsidRPr="004B5990">
          <w:rPr>
            <w:rStyle w:val="Hyperlink"/>
            <w:bCs/>
            <w:noProof/>
            <w:highlight w:val="yellow"/>
          </w:rPr>
          <w:t>6.2.10</w:t>
        </w:r>
        <w:r w:rsidR="002C4FA5">
          <w:rPr>
            <w:rFonts w:asciiTheme="minorHAnsi" w:eastAsiaTheme="minorEastAsia" w:hAnsiTheme="minorHAnsi" w:cstheme="minorBidi"/>
            <w:noProof/>
            <w:sz w:val="22"/>
            <w:szCs w:val="22"/>
          </w:rPr>
          <w:tab/>
        </w:r>
        <w:r w:rsidR="002C4FA5" w:rsidRPr="004B5990">
          <w:rPr>
            <w:rStyle w:val="Hyperlink"/>
            <w:noProof/>
            <w:highlight w:val="yellow"/>
          </w:rPr>
          <w:t>Medication</w:t>
        </w:r>
        <w:r w:rsidR="002C4FA5">
          <w:rPr>
            <w:noProof/>
            <w:webHidden/>
          </w:rPr>
          <w:tab/>
        </w:r>
        <w:r w:rsidR="002C4FA5">
          <w:rPr>
            <w:noProof/>
            <w:webHidden/>
          </w:rPr>
          <w:fldChar w:fldCharType="begin"/>
        </w:r>
        <w:r w:rsidR="002C4FA5">
          <w:rPr>
            <w:noProof/>
            <w:webHidden/>
          </w:rPr>
          <w:instrText xml:space="preserve"> PAGEREF _Toc127519213 \h </w:instrText>
        </w:r>
        <w:r w:rsidR="002C4FA5">
          <w:rPr>
            <w:noProof/>
            <w:webHidden/>
          </w:rPr>
        </w:r>
        <w:r w:rsidR="002C4FA5">
          <w:rPr>
            <w:noProof/>
            <w:webHidden/>
          </w:rPr>
          <w:fldChar w:fldCharType="separate"/>
        </w:r>
        <w:r w:rsidR="00DC1072">
          <w:rPr>
            <w:noProof/>
            <w:webHidden/>
          </w:rPr>
          <w:t>192</w:t>
        </w:r>
        <w:r w:rsidR="002C4FA5">
          <w:rPr>
            <w:noProof/>
            <w:webHidden/>
          </w:rPr>
          <w:fldChar w:fldCharType="end"/>
        </w:r>
      </w:hyperlink>
    </w:p>
    <w:p w14:paraId="5712D253" w14:textId="42E35A9B" w:rsidR="002C4FA5" w:rsidRDefault="008B59D0">
      <w:pPr>
        <w:pStyle w:val="TOC3"/>
        <w:rPr>
          <w:rFonts w:asciiTheme="minorHAnsi" w:eastAsiaTheme="minorEastAsia" w:hAnsiTheme="minorHAnsi" w:cstheme="minorBidi"/>
          <w:noProof/>
          <w:sz w:val="22"/>
          <w:szCs w:val="22"/>
        </w:rPr>
      </w:pPr>
      <w:hyperlink w:anchor="_Toc127519214" w:history="1">
        <w:r w:rsidR="002C4FA5" w:rsidRPr="004B5990">
          <w:rPr>
            <w:rStyle w:val="Hyperlink"/>
            <w:bCs/>
            <w:noProof/>
            <w:highlight w:val="yellow"/>
          </w:rPr>
          <w:t>6.2.11</w:t>
        </w:r>
        <w:r w:rsidR="002C4FA5">
          <w:rPr>
            <w:rFonts w:asciiTheme="minorHAnsi" w:eastAsiaTheme="minorEastAsia" w:hAnsiTheme="minorHAnsi" w:cstheme="minorBidi"/>
            <w:noProof/>
            <w:sz w:val="22"/>
            <w:szCs w:val="22"/>
          </w:rPr>
          <w:tab/>
        </w:r>
        <w:r w:rsidR="002C4FA5" w:rsidRPr="004B5990">
          <w:rPr>
            <w:rStyle w:val="Hyperlink"/>
            <w:noProof/>
            <w:highlight w:val="yellow"/>
          </w:rPr>
          <w:t>Patient Demographics</w:t>
        </w:r>
        <w:r w:rsidR="002C4FA5">
          <w:rPr>
            <w:noProof/>
            <w:webHidden/>
          </w:rPr>
          <w:tab/>
        </w:r>
        <w:r w:rsidR="002C4FA5">
          <w:rPr>
            <w:noProof/>
            <w:webHidden/>
          </w:rPr>
          <w:fldChar w:fldCharType="begin"/>
        </w:r>
        <w:r w:rsidR="002C4FA5">
          <w:rPr>
            <w:noProof/>
            <w:webHidden/>
          </w:rPr>
          <w:instrText xml:space="preserve"> PAGEREF _Toc127519214 \h </w:instrText>
        </w:r>
        <w:r w:rsidR="002C4FA5">
          <w:rPr>
            <w:noProof/>
            <w:webHidden/>
          </w:rPr>
        </w:r>
        <w:r w:rsidR="002C4FA5">
          <w:rPr>
            <w:noProof/>
            <w:webHidden/>
          </w:rPr>
          <w:fldChar w:fldCharType="separate"/>
        </w:r>
        <w:r w:rsidR="00DC1072">
          <w:rPr>
            <w:noProof/>
            <w:webHidden/>
          </w:rPr>
          <w:t>194</w:t>
        </w:r>
        <w:r w:rsidR="002C4FA5">
          <w:rPr>
            <w:noProof/>
            <w:webHidden/>
          </w:rPr>
          <w:fldChar w:fldCharType="end"/>
        </w:r>
      </w:hyperlink>
    </w:p>
    <w:p w14:paraId="081B8D40" w14:textId="53D7AB78" w:rsidR="002C4FA5" w:rsidRDefault="008B59D0">
      <w:pPr>
        <w:pStyle w:val="TOC3"/>
        <w:rPr>
          <w:rFonts w:asciiTheme="minorHAnsi" w:eastAsiaTheme="minorEastAsia" w:hAnsiTheme="minorHAnsi" w:cstheme="minorBidi"/>
          <w:noProof/>
          <w:sz w:val="22"/>
          <w:szCs w:val="22"/>
        </w:rPr>
      </w:pPr>
      <w:hyperlink w:anchor="_Toc127519215" w:history="1">
        <w:r w:rsidR="002C4FA5" w:rsidRPr="004B5990">
          <w:rPr>
            <w:rStyle w:val="Hyperlink"/>
            <w:bCs/>
            <w:noProof/>
          </w:rPr>
          <w:t>6.2.12</w:t>
        </w:r>
        <w:r w:rsidR="002C4FA5">
          <w:rPr>
            <w:rFonts w:asciiTheme="minorHAnsi" w:eastAsiaTheme="minorEastAsia" w:hAnsiTheme="minorHAnsi" w:cstheme="minorBidi"/>
            <w:noProof/>
            <w:sz w:val="22"/>
            <w:szCs w:val="22"/>
          </w:rPr>
          <w:tab/>
        </w:r>
        <w:r w:rsidR="002C4FA5" w:rsidRPr="004B5990">
          <w:rPr>
            <w:rStyle w:val="Hyperlink"/>
            <w:noProof/>
          </w:rPr>
          <w:t>Problems</w:t>
        </w:r>
        <w:r w:rsidR="002C4FA5">
          <w:rPr>
            <w:noProof/>
            <w:webHidden/>
          </w:rPr>
          <w:tab/>
        </w:r>
        <w:r w:rsidR="002C4FA5">
          <w:rPr>
            <w:noProof/>
            <w:webHidden/>
          </w:rPr>
          <w:fldChar w:fldCharType="begin"/>
        </w:r>
        <w:r w:rsidR="002C4FA5">
          <w:rPr>
            <w:noProof/>
            <w:webHidden/>
          </w:rPr>
          <w:instrText xml:space="preserve"> PAGEREF _Toc127519215 \h </w:instrText>
        </w:r>
        <w:r w:rsidR="002C4FA5">
          <w:rPr>
            <w:noProof/>
            <w:webHidden/>
          </w:rPr>
        </w:r>
        <w:r w:rsidR="002C4FA5">
          <w:rPr>
            <w:noProof/>
            <w:webHidden/>
          </w:rPr>
          <w:fldChar w:fldCharType="separate"/>
        </w:r>
        <w:r w:rsidR="00DC1072">
          <w:rPr>
            <w:noProof/>
            <w:webHidden/>
          </w:rPr>
          <w:t>197</w:t>
        </w:r>
        <w:r w:rsidR="002C4FA5">
          <w:rPr>
            <w:noProof/>
            <w:webHidden/>
          </w:rPr>
          <w:fldChar w:fldCharType="end"/>
        </w:r>
      </w:hyperlink>
    </w:p>
    <w:p w14:paraId="24069496" w14:textId="2ED8D196" w:rsidR="002C4FA5" w:rsidRDefault="008B59D0">
      <w:pPr>
        <w:pStyle w:val="TOC3"/>
        <w:rPr>
          <w:rFonts w:asciiTheme="minorHAnsi" w:eastAsiaTheme="minorEastAsia" w:hAnsiTheme="minorHAnsi" w:cstheme="minorBidi"/>
          <w:noProof/>
          <w:sz w:val="22"/>
          <w:szCs w:val="22"/>
        </w:rPr>
      </w:pPr>
      <w:hyperlink w:anchor="_Toc127519216" w:history="1">
        <w:r w:rsidR="002C4FA5" w:rsidRPr="004B5990">
          <w:rPr>
            <w:rStyle w:val="Hyperlink"/>
            <w:bCs/>
            <w:noProof/>
            <w:highlight w:val="yellow"/>
          </w:rPr>
          <w:t>6.2.13</w:t>
        </w:r>
        <w:r w:rsidR="002C4FA5">
          <w:rPr>
            <w:rFonts w:asciiTheme="minorHAnsi" w:eastAsiaTheme="minorEastAsia" w:hAnsiTheme="minorHAnsi" w:cstheme="minorBidi"/>
            <w:noProof/>
            <w:sz w:val="22"/>
            <w:szCs w:val="22"/>
          </w:rPr>
          <w:tab/>
        </w:r>
        <w:r w:rsidR="002C4FA5" w:rsidRPr="004B5990">
          <w:rPr>
            <w:rStyle w:val="Hyperlink"/>
            <w:noProof/>
            <w:highlight w:val="yellow"/>
          </w:rPr>
          <w:t>Procedures</w:t>
        </w:r>
        <w:r w:rsidR="002C4FA5">
          <w:rPr>
            <w:noProof/>
            <w:webHidden/>
          </w:rPr>
          <w:tab/>
        </w:r>
        <w:r w:rsidR="002C4FA5">
          <w:rPr>
            <w:noProof/>
            <w:webHidden/>
          </w:rPr>
          <w:fldChar w:fldCharType="begin"/>
        </w:r>
        <w:r w:rsidR="002C4FA5">
          <w:rPr>
            <w:noProof/>
            <w:webHidden/>
          </w:rPr>
          <w:instrText xml:space="preserve"> PAGEREF _Toc127519216 \h </w:instrText>
        </w:r>
        <w:r w:rsidR="002C4FA5">
          <w:rPr>
            <w:noProof/>
            <w:webHidden/>
          </w:rPr>
        </w:r>
        <w:r w:rsidR="002C4FA5">
          <w:rPr>
            <w:noProof/>
            <w:webHidden/>
          </w:rPr>
          <w:fldChar w:fldCharType="separate"/>
        </w:r>
        <w:r w:rsidR="00DC1072">
          <w:rPr>
            <w:noProof/>
            <w:webHidden/>
          </w:rPr>
          <w:t>198</w:t>
        </w:r>
        <w:r w:rsidR="002C4FA5">
          <w:rPr>
            <w:noProof/>
            <w:webHidden/>
          </w:rPr>
          <w:fldChar w:fldCharType="end"/>
        </w:r>
      </w:hyperlink>
    </w:p>
    <w:p w14:paraId="2B7F0B25" w14:textId="7F6BC5FC" w:rsidR="002C4FA5" w:rsidRDefault="008B59D0" w:rsidP="002C4FA5">
      <w:pPr>
        <w:pStyle w:val="TOC1"/>
        <w:rPr>
          <w:rFonts w:asciiTheme="minorHAnsi" w:eastAsiaTheme="minorEastAsia" w:hAnsiTheme="minorHAnsi" w:cstheme="minorBidi"/>
          <w:noProof/>
          <w:sz w:val="22"/>
          <w:szCs w:val="22"/>
        </w:rPr>
      </w:pPr>
      <w:hyperlink w:anchor="_Toc127519217" w:history="1">
        <w:r w:rsidR="002C4FA5" w:rsidRPr="004B5990">
          <w:rPr>
            <w:rStyle w:val="Hyperlink"/>
            <w:noProof/>
          </w:rPr>
          <w:t>7</w:t>
        </w:r>
        <w:r w:rsidR="002C4FA5">
          <w:rPr>
            <w:rFonts w:asciiTheme="minorHAnsi" w:eastAsiaTheme="minorEastAsia" w:hAnsiTheme="minorHAnsi" w:cstheme="minorBidi"/>
            <w:noProof/>
            <w:sz w:val="22"/>
            <w:szCs w:val="22"/>
          </w:rPr>
          <w:tab/>
        </w:r>
        <w:r w:rsidR="002C4FA5" w:rsidRPr="004B5990">
          <w:rPr>
            <w:rStyle w:val="Hyperlink"/>
            <w:noProof/>
          </w:rPr>
          <w:t>Resources</w:t>
        </w:r>
        <w:r w:rsidR="002C4FA5">
          <w:rPr>
            <w:noProof/>
            <w:webHidden/>
          </w:rPr>
          <w:tab/>
        </w:r>
        <w:r w:rsidR="002C4FA5">
          <w:rPr>
            <w:noProof/>
            <w:webHidden/>
          </w:rPr>
          <w:fldChar w:fldCharType="begin"/>
        </w:r>
        <w:r w:rsidR="002C4FA5">
          <w:rPr>
            <w:noProof/>
            <w:webHidden/>
          </w:rPr>
          <w:instrText xml:space="preserve"> PAGEREF _Toc127519217 \h </w:instrText>
        </w:r>
        <w:r w:rsidR="002C4FA5">
          <w:rPr>
            <w:noProof/>
            <w:webHidden/>
          </w:rPr>
        </w:r>
        <w:r w:rsidR="002C4FA5">
          <w:rPr>
            <w:noProof/>
            <w:webHidden/>
          </w:rPr>
          <w:fldChar w:fldCharType="separate"/>
        </w:r>
        <w:r w:rsidR="00DC1072">
          <w:rPr>
            <w:noProof/>
            <w:webHidden/>
          </w:rPr>
          <w:t>199</w:t>
        </w:r>
        <w:r w:rsidR="002C4FA5">
          <w:rPr>
            <w:noProof/>
            <w:webHidden/>
          </w:rPr>
          <w:fldChar w:fldCharType="end"/>
        </w:r>
      </w:hyperlink>
    </w:p>
    <w:p w14:paraId="43DB5D50" w14:textId="1EBA62FB" w:rsidR="002C4FA5" w:rsidRDefault="008B59D0">
      <w:pPr>
        <w:pStyle w:val="TOC2"/>
        <w:rPr>
          <w:rFonts w:asciiTheme="minorHAnsi" w:eastAsiaTheme="minorEastAsia" w:hAnsiTheme="minorHAnsi" w:cstheme="minorBidi"/>
          <w:b w:val="0"/>
          <w:bCs w:val="0"/>
          <w:noProof/>
        </w:rPr>
      </w:pPr>
      <w:hyperlink w:anchor="_Toc127519218" w:history="1">
        <w:r w:rsidR="002C4FA5" w:rsidRPr="004B5990">
          <w:rPr>
            <w:rStyle w:val="Hyperlink"/>
            <w:noProof/>
          </w:rPr>
          <w:t>7.1</w:t>
        </w:r>
        <w:r w:rsidR="002C4FA5">
          <w:rPr>
            <w:rFonts w:asciiTheme="minorHAnsi" w:eastAsiaTheme="minorEastAsia" w:hAnsiTheme="minorHAnsi" w:cstheme="minorBidi"/>
            <w:b w:val="0"/>
            <w:bCs w:val="0"/>
            <w:noProof/>
          </w:rPr>
          <w:tab/>
        </w:r>
        <w:r w:rsidR="002C4FA5" w:rsidRPr="004B5990">
          <w:rPr>
            <w:rStyle w:val="Hyperlink"/>
            <w:noProof/>
          </w:rPr>
          <w:t>Sample C-CDA Files</w:t>
        </w:r>
        <w:r w:rsidR="002C4FA5">
          <w:rPr>
            <w:noProof/>
            <w:webHidden/>
          </w:rPr>
          <w:tab/>
        </w:r>
        <w:r w:rsidR="002C4FA5">
          <w:rPr>
            <w:noProof/>
            <w:webHidden/>
          </w:rPr>
          <w:fldChar w:fldCharType="begin"/>
        </w:r>
        <w:r w:rsidR="002C4FA5">
          <w:rPr>
            <w:noProof/>
            <w:webHidden/>
          </w:rPr>
          <w:instrText xml:space="preserve"> PAGEREF _Toc127519218 \h </w:instrText>
        </w:r>
        <w:r w:rsidR="002C4FA5">
          <w:rPr>
            <w:noProof/>
            <w:webHidden/>
          </w:rPr>
        </w:r>
        <w:r w:rsidR="002C4FA5">
          <w:rPr>
            <w:noProof/>
            <w:webHidden/>
          </w:rPr>
          <w:fldChar w:fldCharType="separate"/>
        </w:r>
        <w:r w:rsidR="00DC1072">
          <w:rPr>
            <w:noProof/>
            <w:webHidden/>
          </w:rPr>
          <w:t>199</w:t>
        </w:r>
        <w:r w:rsidR="002C4FA5">
          <w:rPr>
            <w:noProof/>
            <w:webHidden/>
          </w:rPr>
          <w:fldChar w:fldCharType="end"/>
        </w:r>
      </w:hyperlink>
    </w:p>
    <w:p w14:paraId="51979BDB" w14:textId="50EF19AC" w:rsidR="002C4FA5" w:rsidRDefault="008B59D0">
      <w:pPr>
        <w:pStyle w:val="TOC2"/>
        <w:rPr>
          <w:rFonts w:asciiTheme="minorHAnsi" w:eastAsiaTheme="minorEastAsia" w:hAnsiTheme="minorHAnsi" w:cstheme="minorBidi"/>
          <w:b w:val="0"/>
          <w:bCs w:val="0"/>
          <w:noProof/>
        </w:rPr>
      </w:pPr>
      <w:hyperlink w:anchor="_Toc127519219" w:history="1">
        <w:r w:rsidR="002C4FA5" w:rsidRPr="004B5990">
          <w:rPr>
            <w:rStyle w:val="Hyperlink"/>
            <w:noProof/>
          </w:rPr>
          <w:t>7.2</w:t>
        </w:r>
        <w:r w:rsidR="002C4FA5">
          <w:rPr>
            <w:rFonts w:asciiTheme="minorHAnsi" w:eastAsiaTheme="minorEastAsia" w:hAnsiTheme="minorHAnsi" w:cstheme="minorBidi"/>
            <w:b w:val="0"/>
            <w:bCs w:val="0"/>
            <w:noProof/>
          </w:rPr>
          <w:tab/>
        </w:r>
        <w:r w:rsidR="002C4FA5" w:rsidRPr="004B5990">
          <w:rPr>
            <w:rStyle w:val="Hyperlink"/>
            <w:noProof/>
          </w:rPr>
          <w:t>Published HL7 CDA and C-CDA Specifications</w:t>
        </w:r>
        <w:r w:rsidR="002C4FA5">
          <w:rPr>
            <w:noProof/>
            <w:webHidden/>
          </w:rPr>
          <w:tab/>
        </w:r>
        <w:r w:rsidR="002C4FA5">
          <w:rPr>
            <w:noProof/>
            <w:webHidden/>
          </w:rPr>
          <w:fldChar w:fldCharType="begin"/>
        </w:r>
        <w:r w:rsidR="002C4FA5">
          <w:rPr>
            <w:noProof/>
            <w:webHidden/>
          </w:rPr>
          <w:instrText xml:space="preserve"> PAGEREF _Toc127519219 \h </w:instrText>
        </w:r>
        <w:r w:rsidR="002C4FA5">
          <w:rPr>
            <w:noProof/>
            <w:webHidden/>
          </w:rPr>
        </w:r>
        <w:r w:rsidR="002C4FA5">
          <w:rPr>
            <w:noProof/>
            <w:webHidden/>
          </w:rPr>
          <w:fldChar w:fldCharType="separate"/>
        </w:r>
        <w:r w:rsidR="00DC1072">
          <w:rPr>
            <w:noProof/>
            <w:webHidden/>
          </w:rPr>
          <w:t>200</w:t>
        </w:r>
        <w:r w:rsidR="002C4FA5">
          <w:rPr>
            <w:noProof/>
            <w:webHidden/>
          </w:rPr>
          <w:fldChar w:fldCharType="end"/>
        </w:r>
      </w:hyperlink>
    </w:p>
    <w:p w14:paraId="4042F993" w14:textId="6DB4AFF1" w:rsidR="002C4FA5" w:rsidRDefault="008B59D0">
      <w:pPr>
        <w:pStyle w:val="TOC2"/>
        <w:rPr>
          <w:rFonts w:asciiTheme="minorHAnsi" w:eastAsiaTheme="minorEastAsia" w:hAnsiTheme="minorHAnsi" w:cstheme="minorBidi"/>
          <w:b w:val="0"/>
          <w:bCs w:val="0"/>
          <w:noProof/>
        </w:rPr>
      </w:pPr>
      <w:hyperlink w:anchor="_Toc127519220" w:history="1">
        <w:r w:rsidR="002C4FA5" w:rsidRPr="004B5990">
          <w:rPr>
            <w:rStyle w:val="Hyperlink"/>
            <w:rFonts w:eastAsia="Calibri"/>
            <w:noProof/>
          </w:rPr>
          <w:t>7.3</w:t>
        </w:r>
        <w:r w:rsidR="002C4FA5">
          <w:rPr>
            <w:rFonts w:asciiTheme="minorHAnsi" w:eastAsiaTheme="minorEastAsia" w:hAnsiTheme="minorHAnsi" w:cstheme="minorBidi"/>
            <w:b w:val="0"/>
            <w:bCs w:val="0"/>
            <w:noProof/>
          </w:rPr>
          <w:tab/>
        </w:r>
        <w:r w:rsidR="002C4FA5" w:rsidRPr="004B5990">
          <w:rPr>
            <w:rStyle w:val="Hyperlink"/>
            <w:noProof/>
          </w:rPr>
          <w:t>Published C-CDA Implementer Community Guidance</w:t>
        </w:r>
        <w:r w:rsidR="002C4FA5">
          <w:rPr>
            <w:noProof/>
            <w:webHidden/>
          </w:rPr>
          <w:tab/>
        </w:r>
        <w:r w:rsidR="002C4FA5">
          <w:rPr>
            <w:noProof/>
            <w:webHidden/>
          </w:rPr>
          <w:fldChar w:fldCharType="begin"/>
        </w:r>
        <w:r w:rsidR="002C4FA5">
          <w:rPr>
            <w:noProof/>
            <w:webHidden/>
          </w:rPr>
          <w:instrText xml:space="preserve"> PAGEREF _Toc127519220 \h </w:instrText>
        </w:r>
        <w:r w:rsidR="002C4FA5">
          <w:rPr>
            <w:noProof/>
            <w:webHidden/>
          </w:rPr>
        </w:r>
        <w:r w:rsidR="002C4FA5">
          <w:rPr>
            <w:noProof/>
            <w:webHidden/>
          </w:rPr>
          <w:fldChar w:fldCharType="separate"/>
        </w:r>
        <w:r w:rsidR="00DC1072">
          <w:rPr>
            <w:noProof/>
            <w:webHidden/>
          </w:rPr>
          <w:t>203</w:t>
        </w:r>
        <w:r w:rsidR="002C4FA5">
          <w:rPr>
            <w:noProof/>
            <w:webHidden/>
          </w:rPr>
          <w:fldChar w:fldCharType="end"/>
        </w:r>
      </w:hyperlink>
    </w:p>
    <w:p w14:paraId="646D4E26" w14:textId="5B605BE6" w:rsidR="002C4FA5" w:rsidRDefault="008B59D0">
      <w:pPr>
        <w:pStyle w:val="TOC3"/>
        <w:rPr>
          <w:rFonts w:asciiTheme="minorHAnsi" w:eastAsiaTheme="minorEastAsia" w:hAnsiTheme="minorHAnsi" w:cstheme="minorBidi"/>
          <w:noProof/>
          <w:sz w:val="22"/>
          <w:szCs w:val="22"/>
        </w:rPr>
      </w:pPr>
      <w:hyperlink w:anchor="_Toc127519221" w:history="1">
        <w:r w:rsidR="002C4FA5" w:rsidRPr="004B5990">
          <w:rPr>
            <w:rStyle w:val="Hyperlink"/>
            <w:bCs/>
            <w:noProof/>
          </w:rPr>
          <w:t>7.3.1</w:t>
        </w:r>
        <w:r w:rsidR="002C4FA5">
          <w:rPr>
            <w:rFonts w:asciiTheme="minorHAnsi" w:eastAsiaTheme="minorEastAsia" w:hAnsiTheme="minorHAnsi" w:cstheme="minorBidi"/>
            <w:noProof/>
            <w:sz w:val="22"/>
            <w:szCs w:val="22"/>
          </w:rPr>
          <w:tab/>
        </w:r>
        <w:r w:rsidR="002C4FA5" w:rsidRPr="004B5990">
          <w:rPr>
            <w:rStyle w:val="Hyperlink"/>
            <w:noProof/>
          </w:rPr>
          <w:t>The Joint Document Content Work Group</w:t>
        </w:r>
        <w:r w:rsidR="002C4FA5">
          <w:rPr>
            <w:noProof/>
            <w:webHidden/>
          </w:rPr>
          <w:tab/>
        </w:r>
        <w:r w:rsidR="002C4FA5">
          <w:rPr>
            <w:noProof/>
            <w:webHidden/>
          </w:rPr>
          <w:fldChar w:fldCharType="begin"/>
        </w:r>
        <w:r w:rsidR="002C4FA5">
          <w:rPr>
            <w:noProof/>
            <w:webHidden/>
          </w:rPr>
          <w:instrText xml:space="preserve"> PAGEREF _Toc127519221 \h </w:instrText>
        </w:r>
        <w:r w:rsidR="002C4FA5">
          <w:rPr>
            <w:noProof/>
            <w:webHidden/>
          </w:rPr>
        </w:r>
        <w:r w:rsidR="002C4FA5">
          <w:rPr>
            <w:noProof/>
            <w:webHidden/>
          </w:rPr>
          <w:fldChar w:fldCharType="separate"/>
        </w:r>
        <w:r w:rsidR="00DC1072">
          <w:rPr>
            <w:noProof/>
            <w:webHidden/>
          </w:rPr>
          <w:t>204</w:t>
        </w:r>
        <w:r w:rsidR="002C4FA5">
          <w:rPr>
            <w:noProof/>
            <w:webHidden/>
          </w:rPr>
          <w:fldChar w:fldCharType="end"/>
        </w:r>
      </w:hyperlink>
    </w:p>
    <w:p w14:paraId="505BE829" w14:textId="4A875913" w:rsidR="002C4FA5" w:rsidRDefault="008B59D0">
      <w:pPr>
        <w:pStyle w:val="TOC3"/>
        <w:rPr>
          <w:rFonts w:asciiTheme="minorHAnsi" w:eastAsiaTheme="minorEastAsia" w:hAnsiTheme="minorHAnsi" w:cstheme="minorBidi"/>
          <w:noProof/>
          <w:sz w:val="22"/>
          <w:szCs w:val="22"/>
        </w:rPr>
      </w:pPr>
      <w:hyperlink w:anchor="_Toc127519222" w:history="1">
        <w:r w:rsidR="002C4FA5" w:rsidRPr="004B5990">
          <w:rPr>
            <w:rStyle w:val="Hyperlink"/>
            <w:bCs/>
            <w:noProof/>
          </w:rPr>
          <w:t>7.3.2</w:t>
        </w:r>
        <w:r w:rsidR="002C4FA5">
          <w:rPr>
            <w:rFonts w:asciiTheme="minorHAnsi" w:eastAsiaTheme="minorEastAsia" w:hAnsiTheme="minorHAnsi" w:cstheme="minorBidi"/>
            <w:noProof/>
            <w:sz w:val="22"/>
            <w:szCs w:val="22"/>
          </w:rPr>
          <w:tab/>
        </w:r>
        <w:r w:rsidR="002C4FA5" w:rsidRPr="004B5990">
          <w:rPr>
            <w:rStyle w:val="Hyperlink"/>
            <w:noProof/>
          </w:rPr>
          <w:t>Integrating the Healthcare Enterprise (IHE)</w:t>
        </w:r>
        <w:r w:rsidR="002C4FA5">
          <w:rPr>
            <w:noProof/>
            <w:webHidden/>
          </w:rPr>
          <w:tab/>
        </w:r>
        <w:r w:rsidR="002C4FA5">
          <w:rPr>
            <w:noProof/>
            <w:webHidden/>
          </w:rPr>
          <w:fldChar w:fldCharType="begin"/>
        </w:r>
        <w:r w:rsidR="002C4FA5">
          <w:rPr>
            <w:noProof/>
            <w:webHidden/>
          </w:rPr>
          <w:instrText xml:space="preserve"> PAGEREF _Toc127519222 \h </w:instrText>
        </w:r>
        <w:r w:rsidR="002C4FA5">
          <w:rPr>
            <w:noProof/>
            <w:webHidden/>
          </w:rPr>
        </w:r>
        <w:r w:rsidR="002C4FA5">
          <w:rPr>
            <w:noProof/>
            <w:webHidden/>
          </w:rPr>
          <w:fldChar w:fldCharType="separate"/>
        </w:r>
        <w:r w:rsidR="00DC1072">
          <w:rPr>
            <w:noProof/>
            <w:webHidden/>
          </w:rPr>
          <w:t>204</w:t>
        </w:r>
        <w:r w:rsidR="002C4FA5">
          <w:rPr>
            <w:noProof/>
            <w:webHidden/>
          </w:rPr>
          <w:fldChar w:fldCharType="end"/>
        </w:r>
      </w:hyperlink>
    </w:p>
    <w:p w14:paraId="70E65D5C" w14:textId="1E1D205C" w:rsidR="002C4FA5" w:rsidRDefault="008B59D0">
      <w:pPr>
        <w:pStyle w:val="TOC3"/>
        <w:rPr>
          <w:rFonts w:asciiTheme="minorHAnsi" w:eastAsiaTheme="minorEastAsia" w:hAnsiTheme="minorHAnsi" w:cstheme="minorBidi"/>
          <w:noProof/>
          <w:sz w:val="22"/>
          <w:szCs w:val="22"/>
        </w:rPr>
      </w:pPr>
      <w:hyperlink w:anchor="_Toc127519223" w:history="1">
        <w:r w:rsidR="002C4FA5" w:rsidRPr="004B5990">
          <w:rPr>
            <w:rStyle w:val="Hyperlink"/>
            <w:bCs/>
            <w:noProof/>
          </w:rPr>
          <w:t>7.3.3</w:t>
        </w:r>
        <w:r w:rsidR="002C4FA5">
          <w:rPr>
            <w:rFonts w:asciiTheme="minorHAnsi" w:eastAsiaTheme="minorEastAsia" w:hAnsiTheme="minorHAnsi" w:cstheme="minorBidi"/>
            <w:noProof/>
            <w:sz w:val="22"/>
            <w:szCs w:val="22"/>
          </w:rPr>
          <w:tab/>
        </w:r>
        <w:r w:rsidR="002C4FA5" w:rsidRPr="004B5990">
          <w:rPr>
            <w:rStyle w:val="Hyperlink"/>
            <w:rFonts w:eastAsia="Calibri"/>
            <w:noProof/>
          </w:rPr>
          <w:t xml:space="preserve">The </w:t>
        </w:r>
        <w:r w:rsidR="002C4FA5" w:rsidRPr="004B5990">
          <w:rPr>
            <w:rStyle w:val="Hyperlink"/>
            <w:noProof/>
          </w:rPr>
          <w:t>Payer Community</w:t>
        </w:r>
        <w:r w:rsidR="002C4FA5">
          <w:rPr>
            <w:noProof/>
            <w:webHidden/>
          </w:rPr>
          <w:tab/>
        </w:r>
        <w:r w:rsidR="002C4FA5">
          <w:rPr>
            <w:noProof/>
            <w:webHidden/>
          </w:rPr>
          <w:fldChar w:fldCharType="begin"/>
        </w:r>
        <w:r w:rsidR="002C4FA5">
          <w:rPr>
            <w:noProof/>
            <w:webHidden/>
          </w:rPr>
          <w:instrText xml:space="preserve"> PAGEREF _Toc127519223 \h </w:instrText>
        </w:r>
        <w:r w:rsidR="002C4FA5">
          <w:rPr>
            <w:noProof/>
            <w:webHidden/>
          </w:rPr>
        </w:r>
        <w:r w:rsidR="002C4FA5">
          <w:rPr>
            <w:noProof/>
            <w:webHidden/>
          </w:rPr>
          <w:fldChar w:fldCharType="separate"/>
        </w:r>
        <w:r w:rsidR="00DC1072">
          <w:rPr>
            <w:noProof/>
            <w:webHidden/>
          </w:rPr>
          <w:t>205</w:t>
        </w:r>
        <w:r w:rsidR="002C4FA5">
          <w:rPr>
            <w:noProof/>
            <w:webHidden/>
          </w:rPr>
          <w:fldChar w:fldCharType="end"/>
        </w:r>
      </w:hyperlink>
    </w:p>
    <w:p w14:paraId="509884E9" w14:textId="693883C4" w:rsidR="002C4FA5" w:rsidRDefault="008B59D0">
      <w:pPr>
        <w:pStyle w:val="TOC3"/>
        <w:rPr>
          <w:rFonts w:asciiTheme="minorHAnsi" w:eastAsiaTheme="minorEastAsia" w:hAnsiTheme="minorHAnsi" w:cstheme="minorBidi"/>
          <w:noProof/>
          <w:sz w:val="22"/>
          <w:szCs w:val="22"/>
        </w:rPr>
      </w:pPr>
      <w:hyperlink w:anchor="_Toc127519224" w:history="1">
        <w:r w:rsidR="002C4FA5" w:rsidRPr="004B5990">
          <w:rPr>
            <w:rStyle w:val="Hyperlink"/>
            <w:bCs/>
            <w:noProof/>
          </w:rPr>
          <w:t>7.3.4</w:t>
        </w:r>
        <w:r w:rsidR="002C4FA5">
          <w:rPr>
            <w:rFonts w:asciiTheme="minorHAnsi" w:eastAsiaTheme="minorEastAsia" w:hAnsiTheme="minorHAnsi" w:cstheme="minorBidi"/>
            <w:noProof/>
            <w:sz w:val="22"/>
            <w:szCs w:val="22"/>
          </w:rPr>
          <w:tab/>
        </w:r>
        <w:r w:rsidR="002C4FA5" w:rsidRPr="004B5990">
          <w:rPr>
            <w:rStyle w:val="Hyperlink"/>
            <w:noProof/>
          </w:rPr>
          <w:t>Quality Community</w:t>
        </w:r>
        <w:r w:rsidR="002C4FA5">
          <w:rPr>
            <w:noProof/>
            <w:webHidden/>
          </w:rPr>
          <w:tab/>
        </w:r>
        <w:r w:rsidR="002C4FA5">
          <w:rPr>
            <w:noProof/>
            <w:webHidden/>
          </w:rPr>
          <w:fldChar w:fldCharType="begin"/>
        </w:r>
        <w:r w:rsidR="002C4FA5">
          <w:rPr>
            <w:noProof/>
            <w:webHidden/>
          </w:rPr>
          <w:instrText xml:space="preserve"> PAGEREF _Toc127519224 \h </w:instrText>
        </w:r>
        <w:r w:rsidR="002C4FA5">
          <w:rPr>
            <w:noProof/>
            <w:webHidden/>
          </w:rPr>
        </w:r>
        <w:r w:rsidR="002C4FA5">
          <w:rPr>
            <w:noProof/>
            <w:webHidden/>
          </w:rPr>
          <w:fldChar w:fldCharType="separate"/>
        </w:r>
        <w:r w:rsidR="00DC1072">
          <w:rPr>
            <w:noProof/>
            <w:webHidden/>
          </w:rPr>
          <w:t>205</w:t>
        </w:r>
        <w:r w:rsidR="002C4FA5">
          <w:rPr>
            <w:noProof/>
            <w:webHidden/>
          </w:rPr>
          <w:fldChar w:fldCharType="end"/>
        </w:r>
      </w:hyperlink>
    </w:p>
    <w:p w14:paraId="062FCD78" w14:textId="53BCC777" w:rsidR="002C4FA5" w:rsidRDefault="008B59D0">
      <w:pPr>
        <w:pStyle w:val="TOC2"/>
        <w:rPr>
          <w:rFonts w:asciiTheme="minorHAnsi" w:eastAsiaTheme="minorEastAsia" w:hAnsiTheme="minorHAnsi" w:cstheme="minorBidi"/>
          <w:b w:val="0"/>
          <w:bCs w:val="0"/>
          <w:noProof/>
        </w:rPr>
      </w:pPr>
      <w:hyperlink w:anchor="_Toc127519225" w:history="1">
        <w:r w:rsidR="002C4FA5" w:rsidRPr="004B5990">
          <w:rPr>
            <w:rStyle w:val="Hyperlink"/>
            <w:noProof/>
          </w:rPr>
          <w:t>7.4</w:t>
        </w:r>
        <w:r w:rsidR="002C4FA5">
          <w:rPr>
            <w:rFonts w:asciiTheme="minorHAnsi" w:eastAsiaTheme="minorEastAsia" w:hAnsiTheme="minorHAnsi" w:cstheme="minorBidi"/>
            <w:b w:val="0"/>
            <w:bCs w:val="0"/>
            <w:noProof/>
          </w:rPr>
          <w:tab/>
        </w:r>
        <w:r w:rsidR="002C4FA5" w:rsidRPr="004B5990">
          <w:rPr>
            <w:rStyle w:val="Hyperlink"/>
            <w:noProof/>
          </w:rPr>
          <w:t>Tools</w:t>
        </w:r>
        <w:r w:rsidR="002C4FA5">
          <w:rPr>
            <w:noProof/>
            <w:webHidden/>
          </w:rPr>
          <w:tab/>
        </w:r>
        <w:r w:rsidR="002C4FA5">
          <w:rPr>
            <w:noProof/>
            <w:webHidden/>
          </w:rPr>
          <w:fldChar w:fldCharType="begin"/>
        </w:r>
        <w:r w:rsidR="002C4FA5">
          <w:rPr>
            <w:noProof/>
            <w:webHidden/>
          </w:rPr>
          <w:instrText xml:space="preserve"> PAGEREF _Toc127519225 \h </w:instrText>
        </w:r>
        <w:r w:rsidR="002C4FA5">
          <w:rPr>
            <w:noProof/>
            <w:webHidden/>
          </w:rPr>
        </w:r>
        <w:r w:rsidR="002C4FA5">
          <w:rPr>
            <w:noProof/>
            <w:webHidden/>
          </w:rPr>
          <w:fldChar w:fldCharType="separate"/>
        </w:r>
        <w:r w:rsidR="00DC1072">
          <w:rPr>
            <w:noProof/>
            <w:webHidden/>
          </w:rPr>
          <w:t>206</w:t>
        </w:r>
        <w:r w:rsidR="002C4FA5">
          <w:rPr>
            <w:noProof/>
            <w:webHidden/>
          </w:rPr>
          <w:fldChar w:fldCharType="end"/>
        </w:r>
      </w:hyperlink>
    </w:p>
    <w:p w14:paraId="72EA1A81" w14:textId="1BB3E64E" w:rsidR="002C4FA5" w:rsidRDefault="008B59D0">
      <w:pPr>
        <w:pStyle w:val="TOC3"/>
        <w:rPr>
          <w:rFonts w:asciiTheme="minorHAnsi" w:eastAsiaTheme="minorEastAsia" w:hAnsiTheme="minorHAnsi" w:cstheme="minorBidi"/>
          <w:noProof/>
          <w:sz w:val="22"/>
          <w:szCs w:val="22"/>
        </w:rPr>
      </w:pPr>
      <w:hyperlink w:anchor="_Toc127519226" w:history="1">
        <w:r w:rsidR="002C4FA5" w:rsidRPr="004B5990">
          <w:rPr>
            <w:rStyle w:val="Hyperlink"/>
            <w:bCs/>
            <w:noProof/>
          </w:rPr>
          <w:t>7.4.1</w:t>
        </w:r>
        <w:r w:rsidR="002C4FA5">
          <w:rPr>
            <w:rFonts w:asciiTheme="minorHAnsi" w:eastAsiaTheme="minorEastAsia" w:hAnsiTheme="minorHAnsi" w:cstheme="minorBidi"/>
            <w:noProof/>
            <w:sz w:val="22"/>
            <w:szCs w:val="22"/>
          </w:rPr>
          <w:tab/>
        </w:r>
        <w:r w:rsidR="002C4FA5" w:rsidRPr="004B5990">
          <w:rPr>
            <w:rStyle w:val="Hyperlink"/>
            <w:noProof/>
          </w:rPr>
          <w:t>CDA Schema, C-CDA Schematrons, Sample Stylesheet</w:t>
        </w:r>
        <w:r w:rsidR="002C4FA5">
          <w:rPr>
            <w:noProof/>
            <w:webHidden/>
          </w:rPr>
          <w:tab/>
        </w:r>
        <w:r w:rsidR="002C4FA5">
          <w:rPr>
            <w:noProof/>
            <w:webHidden/>
          </w:rPr>
          <w:fldChar w:fldCharType="begin"/>
        </w:r>
        <w:r w:rsidR="002C4FA5">
          <w:rPr>
            <w:noProof/>
            <w:webHidden/>
          </w:rPr>
          <w:instrText xml:space="preserve"> PAGEREF _Toc127519226 \h </w:instrText>
        </w:r>
        <w:r w:rsidR="002C4FA5">
          <w:rPr>
            <w:noProof/>
            <w:webHidden/>
          </w:rPr>
        </w:r>
        <w:r w:rsidR="002C4FA5">
          <w:rPr>
            <w:noProof/>
            <w:webHidden/>
          </w:rPr>
          <w:fldChar w:fldCharType="separate"/>
        </w:r>
        <w:r w:rsidR="00DC1072">
          <w:rPr>
            <w:noProof/>
            <w:webHidden/>
          </w:rPr>
          <w:t>206</w:t>
        </w:r>
        <w:r w:rsidR="002C4FA5">
          <w:rPr>
            <w:noProof/>
            <w:webHidden/>
          </w:rPr>
          <w:fldChar w:fldCharType="end"/>
        </w:r>
      </w:hyperlink>
    </w:p>
    <w:p w14:paraId="1A07C39F" w14:textId="413CB6E4" w:rsidR="002C4FA5" w:rsidRDefault="008B59D0">
      <w:pPr>
        <w:pStyle w:val="TOC3"/>
        <w:rPr>
          <w:rFonts w:asciiTheme="minorHAnsi" w:eastAsiaTheme="minorEastAsia" w:hAnsiTheme="minorHAnsi" w:cstheme="minorBidi"/>
          <w:noProof/>
          <w:sz w:val="22"/>
          <w:szCs w:val="22"/>
        </w:rPr>
      </w:pPr>
      <w:hyperlink w:anchor="_Toc127519227" w:history="1">
        <w:r w:rsidR="002C4FA5" w:rsidRPr="004B5990">
          <w:rPr>
            <w:rStyle w:val="Hyperlink"/>
            <w:bCs/>
            <w:noProof/>
          </w:rPr>
          <w:t>7.4.2</w:t>
        </w:r>
        <w:r w:rsidR="002C4FA5">
          <w:rPr>
            <w:rFonts w:asciiTheme="minorHAnsi" w:eastAsiaTheme="minorEastAsia" w:hAnsiTheme="minorHAnsi" w:cstheme="minorBidi"/>
            <w:noProof/>
            <w:sz w:val="22"/>
            <w:szCs w:val="22"/>
          </w:rPr>
          <w:tab/>
        </w:r>
        <w:r w:rsidR="002C4FA5" w:rsidRPr="004B5990">
          <w:rPr>
            <w:rStyle w:val="Hyperlink"/>
            <w:noProof/>
          </w:rPr>
          <w:t>ONC Validation Testing and C-CDA Scorecard Resources</w:t>
        </w:r>
        <w:r w:rsidR="002C4FA5">
          <w:rPr>
            <w:noProof/>
            <w:webHidden/>
          </w:rPr>
          <w:tab/>
        </w:r>
        <w:r w:rsidR="002C4FA5">
          <w:rPr>
            <w:noProof/>
            <w:webHidden/>
          </w:rPr>
          <w:fldChar w:fldCharType="begin"/>
        </w:r>
        <w:r w:rsidR="002C4FA5">
          <w:rPr>
            <w:noProof/>
            <w:webHidden/>
          </w:rPr>
          <w:instrText xml:space="preserve"> PAGEREF _Toc127519227 \h </w:instrText>
        </w:r>
        <w:r w:rsidR="002C4FA5">
          <w:rPr>
            <w:noProof/>
            <w:webHidden/>
          </w:rPr>
        </w:r>
        <w:r w:rsidR="002C4FA5">
          <w:rPr>
            <w:noProof/>
            <w:webHidden/>
          </w:rPr>
          <w:fldChar w:fldCharType="separate"/>
        </w:r>
        <w:r w:rsidR="00DC1072">
          <w:rPr>
            <w:noProof/>
            <w:webHidden/>
          </w:rPr>
          <w:t>206</w:t>
        </w:r>
        <w:r w:rsidR="002C4FA5">
          <w:rPr>
            <w:noProof/>
            <w:webHidden/>
          </w:rPr>
          <w:fldChar w:fldCharType="end"/>
        </w:r>
      </w:hyperlink>
    </w:p>
    <w:p w14:paraId="36E86EDF" w14:textId="4CD2D529" w:rsidR="002C4FA5" w:rsidRDefault="008B59D0">
      <w:pPr>
        <w:pStyle w:val="TOC3"/>
        <w:rPr>
          <w:rFonts w:asciiTheme="minorHAnsi" w:eastAsiaTheme="minorEastAsia" w:hAnsiTheme="minorHAnsi" w:cstheme="minorBidi"/>
          <w:noProof/>
          <w:sz w:val="22"/>
          <w:szCs w:val="22"/>
        </w:rPr>
      </w:pPr>
      <w:hyperlink w:anchor="_Toc127519228" w:history="1">
        <w:r w:rsidR="002C4FA5" w:rsidRPr="004B5990">
          <w:rPr>
            <w:rStyle w:val="Hyperlink"/>
            <w:bCs/>
            <w:noProof/>
          </w:rPr>
          <w:t>7.4.3</w:t>
        </w:r>
        <w:r w:rsidR="002C4FA5">
          <w:rPr>
            <w:rFonts w:asciiTheme="minorHAnsi" w:eastAsiaTheme="minorEastAsia" w:hAnsiTheme="minorHAnsi" w:cstheme="minorBidi"/>
            <w:noProof/>
            <w:sz w:val="22"/>
            <w:szCs w:val="22"/>
          </w:rPr>
          <w:tab/>
        </w:r>
        <w:r w:rsidR="002C4FA5" w:rsidRPr="004B5990">
          <w:rPr>
            <w:rStyle w:val="Hyperlink"/>
            <w:noProof/>
          </w:rPr>
          <w:t>Model Drive Health Tools (MDHT)</w:t>
        </w:r>
        <w:r w:rsidR="002C4FA5">
          <w:rPr>
            <w:noProof/>
            <w:webHidden/>
          </w:rPr>
          <w:tab/>
        </w:r>
        <w:r w:rsidR="002C4FA5">
          <w:rPr>
            <w:noProof/>
            <w:webHidden/>
          </w:rPr>
          <w:fldChar w:fldCharType="begin"/>
        </w:r>
        <w:r w:rsidR="002C4FA5">
          <w:rPr>
            <w:noProof/>
            <w:webHidden/>
          </w:rPr>
          <w:instrText xml:space="preserve"> PAGEREF _Toc127519228 \h </w:instrText>
        </w:r>
        <w:r w:rsidR="002C4FA5">
          <w:rPr>
            <w:noProof/>
            <w:webHidden/>
          </w:rPr>
        </w:r>
        <w:r w:rsidR="002C4FA5">
          <w:rPr>
            <w:noProof/>
            <w:webHidden/>
          </w:rPr>
          <w:fldChar w:fldCharType="separate"/>
        </w:r>
        <w:r w:rsidR="00DC1072">
          <w:rPr>
            <w:noProof/>
            <w:webHidden/>
          </w:rPr>
          <w:t>207</w:t>
        </w:r>
        <w:r w:rsidR="002C4FA5">
          <w:rPr>
            <w:noProof/>
            <w:webHidden/>
          </w:rPr>
          <w:fldChar w:fldCharType="end"/>
        </w:r>
      </w:hyperlink>
    </w:p>
    <w:p w14:paraId="0DF23F20" w14:textId="27A4546D" w:rsidR="002C4FA5" w:rsidRDefault="008B59D0">
      <w:pPr>
        <w:pStyle w:val="TOC2"/>
        <w:rPr>
          <w:rFonts w:asciiTheme="minorHAnsi" w:eastAsiaTheme="minorEastAsia" w:hAnsiTheme="minorHAnsi" w:cstheme="minorBidi"/>
          <w:b w:val="0"/>
          <w:bCs w:val="0"/>
          <w:noProof/>
        </w:rPr>
      </w:pPr>
      <w:hyperlink w:anchor="_Toc127519229" w:history="1">
        <w:r w:rsidR="002C4FA5" w:rsidRPr="004B5990">
          <w:rPr>
            <w:rStyle w:val="Hyperlink"/>
            <w:noProof/>
          </w:rPr>
          <w:t>7.5</w:t>
        </w:r>
        <w:r w:rsidR="002C4FA5">
          <w:rPr>
            <w:rFonts w:asciiTheme="minorHAnsi" w:eastAsiaTheme="minorEastAsia" w:hAnsiTheme="minorHAnsi" w:cstheme="minorBidi"/>
            <w:b w:val="0"/>
            <w:bCs w:val="0"/>
            <w:noProof/>
          </w:rPr>
          <w:tab/>
        </w:r>
        <w:r w:rsidR="002C4FA5" w:rsidRPr="004B5990">
          <w:rPr>
            <w:rStyle w:val="Hyperlink"/>
            <w:noProof/>
          </w:rPr>
          <w:t>Educational and Support Resources</w:t>
        </w:r>
        <w:r w:rsidR="002C4FA5">
          <w:rPr>
            <w:noProof/>
            <w:webHidden/>
          </w:rPr>
          <w:tab/>
        </w:r>
        <w:r w:rsidR="002C4FA5">
          <w:rPr>
            <w:noProof/>
            <w:webHidden/>
          </w:rPr>
          <w:fldChar w:fldCharType="begin"/>
        </w:r>
        <w:r w:rsidR="002C4FA5">
          <w:rPr>
            <w:noProof/>
            <w:webHidden/>
          </w:rPr>
          <w:instrText xml:space="preserve"> PAGEREF _Toc127519229 \h </w:instrText>
        </w:r>
        <w:r w:rsidR="002C4FA5">
          <w:rPr>
            <w:noProof/>
            <w:webHidden/>
          </w:rPr>
        </w:r>
        <w:r w:rsidR="002C4FA5">
          <w:rPr>
            <w:noProof/>
            <w:webHidden/>
          </w:rPr>
          <w:fldChar w:fldCharType="separate"/>
        </w:r>
        <w:r w:rsidR="00DC1072">
          <w:rPr>
            <w:noProof/>
            <w:webHidden/>
          </w:rPr>
          <w:t>207</w:t>
        </w:r>
        <w:r w:rsidR="002C4FA5">
          <w:rPr>
            <w:noProof/>
            <w:webHidden/>
          </w:rPr>
          <w:fldChar w:fldCharType="end"/>
        </w:r>
      </w:hyperlink>
    </w:p>
    <w:p w14:paraId="216C677F" w14:textId="65405DF0" w:rsidR="002C4FA5" w:rsidRDefault="008B59D0" w:rsidP="002C4FA5">
      <w:pPr>
        <w:pStyle w:val="TOC1"/>
        <w:rPr>
          <w:rFonts w:asciiTheme="minorHAnsi" w:eastAsiaTheme="minorEastAsia" w:hAnsiTheme="minorHAnsi" w:cstheme="minorBidi"/>
          <w:noProof/>
          <w:sz w:val="22"/>
          <w:szCs w:val="22"/>
        </w:rPr>
      </w:pPr>
      <w:hyperlink w:anchor="_Toc127519230" w:history="1">
        <w:r w:rsidR="002C4FA5" w:rsidRPr="004B5990">
          <w:rPr>
            <w:rStyle w:val="Hyperlink"/>
            <w:noProof/>
          </w:rPr>
          <w:t>Appendix A: Templates Defined in C-CDA R2.1 Companion Guide</w:t>
        </w:r>
        <w:r w:rsidR="002C4FA5">
          <w:rPr>
            <w:noProof/>
            <w:webHidden/>
          </w:rPr>
          <w:tab/>
        </w:r>
        <w:r w:rsidR="002C4FA5">
          <w:rPr>
            <w:noProof/>
            <w:webHidden/>
          </w:rPr>
          <w:fldChar w:fldCharType="begin"/>
        </w:r>
        <w:r w:rsidR="002C4FA5">
          <w:rPr>
            <w:noProof/>
            <w:webHidden/>
          </w:rPr>
          <w:instrText xml:space="preserve"> PAGEREF _Toc127519230 \h </w:instrText>
        </w:r>
        <w:r w:rsidR="002C4FA5">
          <w:rPr>
            <w:noProof/>
            <w:webHidden/>
          </w:rPr>
        </w:r>
        <w:r w:rsidR="002C4FA5">
          <w:rPr>
            <w:noProof/>
            <w:webHidden/>
          </w:rPr>
          <w:fldChar w:fldCharType="separate"/>
        </w:r>
        <w:r w:rsidR="00DC1072">
          <w:rPr>
            <w:noProof/>
            <w:webHidden/>
          </w:rPr>
          <w:t>209</w:t>
        </w:r>
        <w:r w:rsidR="002C4FA5">
          <w:rPr>
            <w:noProof/>
            <w:webHidden/>
          </w:rPr>
          <w:fldChar w:fldCharType="end"/>
        </w:r>
      </w:hyperlink>
    </w:p>
    <w:p w14:paraId="56CB47CE" w14:textId="2631FFFA" w:rsidR="002C4FA5" w:rsidRDefault="008B59D0" w:rsidP="002C4FA5">
      <w:pPr>
        <w:pStyle w:val="TOC1"/>
        <w:rPr>
          <w:rFonts w:asciiTheme="minorHAnsi" w:eastAsiaTheme="minorEastAsia" w:hAnsiTheme="minorHAnsi" w:cstheme="minorBidi"/>
          <w:noProof/>
          <w:sz w:val="22"/>
          <w:szCs w:val="22"/>
        </w:rPr>
      </w:pPr>
      <w:hyperlink w:anchor="_Toc127519231" w:history="1">
        <w:r w:rsidR="002C4FA5" w:rsidRPr="004B5990">
          <w:rPr>
            <w:rStyle w:val="Hyperlink"/>
            <w:noProof/>
          </w:rPr>
          <w:t>Appendix B: UDI Organizer Template from C-CDA Supplemental Templates for Unique Device Identifier (UDI)</w:t>
        </w:r>
        <w:r w:rsidR="002C4FA5">
          <w:rPr>
            <w:noProof/>
            <w:webHidden/>
          </w:rPr>
          <w:tab/>
        </w:r>
        <w:r w:rsidR="002C4FA5">
          <w:rPr>
            <w:noProof/>
            <w:webHidden/>
          </w:rPr>
          <w:fldChar w:fldCharType="begin"/>
        </w:r>
        <w:r w:rsidR="002C4FA5">
          <w:rPr>
            <w:noProof/>
            <w:webHidden/>
          </w:rPr>
          <w:instrText xml:space="preserve"> PAGEREF _Toc127519231 \h </w:instrText>
        </w:r>
        <w:r w:rsidR="002C4FA5">
          <w:rPr>
            <w:noProof/>
            <w:webHidden/>
          </w:rPr>
        </w:r>
        <w:r w:rsidR="002C4FA5">
          <w:rPr>
            <w:noProof/>
            <w:webHidden/>
          </w:rPr>
          <w:fldChar w:fldCharType="separate"/>
        </w:r>
        <w:r w:rsidR="00DC1072">
          <w:rPr>
            <w:noProof/>
            <w:webHidden/>
          </w:rPr>
          <w:t>209</w:t>
        </w:r>
        <w:r w:rsidR="002C4FA5">
          <w:rPr>
            <w:noProof/>
            <w:webHidden/>
          </w:rPr>
          <w:fldChar w:fldCharType="end"/>
        </w:r>
      </w:hyperlink>
    </w:p>
    <w:p w14:paraId="7C28E850" w14:textId="4F8E8D6A" w:rsidR="00D91DBA" w:rsidRPr="00C64922" w:rsidRDefault="001974E0">
      <w:r>
        <w:rPr>
          <w:rFonts w:cs="Calibri"/>
          <w:b/>
          <w:bCs/>
          <w:i/>
          <w:iCs/>
        </w:rPr>
        <w:fldChar w:fldCharType="end"/>
      </w:r>
    </w:p>
    <w:p w14:paraId="48654ACF" w14:textId="77777777" w:rsidR="00D91DBA" w:rsidRPr="003A3D50" w:rsidRDefault="00752C7B" w:rsidP="00D91DBA">
      <w:pPr>
        <w:rPr>
          <w:rFonts w:cs="Calibri"/>
          <w:b/>
          <w:bCs/>
          <w:color w:val="4F81BD"/>
        </w:rPr>
      </w:pPr>
      <w:r w:rsidRPr="003A3D50">
        <w:rPr>
          <w:rFonts w:cs="Calibri"/>
          <w:b/>
          <w:bCs/>
          <w:color w:val="4F81BD"/>
        </w:rPr>
        <w:t>Table of Figures</w:t>
      </w:r>
    </w:p>
    <w:p w14:paraId="50D0F586" w14:textId="572B3A7D" w:rsidR="002C4FA5" w:rsidRDefault="00DA0EBB">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s="Calibri Light"/>
          <w:bCs/>
          <w:color w:val="000000"/>
        </w:rPr>
        <w:fldChar w:fldCharType="separate"/>
      </w:r>
      <w:hyperlink w:anchor="_Toc127519232" w:history="1">
        <w:r w:rsidR="002C4FA5" w:rsidRPr="00D17023">
          <w:rPr>
            <w:rStyle w:val="Hyperlink"/>
            <w:noProof/>
          </w:rPr>
          <w:t>Figure 1: Continuous Improvement Strategy</w:t>
        </w:r>
        <w:r w:rsidR="002C4FA5">
          <w:rPr>
            <w:noProof/>
            <w:webHidden/>
          </w:rPr>
          <w:tab/>
        </w:r>
        <w:r w:rsidR="002C4FA5">
          <w:rPr>
            <w:noProof/>
            <w:webHidden/>
          </w:rPr>
          <w:fldChar w:fldCharType="begin"/>
        </w:r>
        <w:r w:rsidR="002C4FA5">
          <w:rPr>
            <w:noProof/>
            <w:webHidden/>
          </w:rPr>
          <w:instrText xml:space="preserve"> PAGEREF _Toc127519232 \h </w:instrText>
        </w:r>
        <w:r w:rsidR="002C4FA5">
          <w:rPr>
            <w:noProof/>
            <w:webHidden/>
          </w:rPr>
        </w:r>
        <w:r w:rsidR="002C4FA5">
          <w:rPr>
            <w:noProof/>
            <w:webHidden/>
          </w:rPr>
          <w:fldChar w:fldCharType="separate"/>
        </w:r>
        <w:r w:rsidR="00DC1072">
          <w:rPr>
            <w:noProof/>
            <w:webHidden/>
          </w:rPr>
          <w:t>12</w:t>
        </w:r>
        <w:r w:rsidR="002C4FA5">
          <w:rPr>
            <w:noProof/>
            <w:webHidden/>
          </w:rPr>
          <w:fldChar w:fldCharType="end"/>
        </w:r>
      </w:hyperlink>
    </w:p>
    <w:p w14:paraId="7B67E780" w14:textId="229B4C59" w:rsidR="002C4FA5" w:rsidRDefault="008B59D0">
      <w:pPr>
        <w:pStyle w:val="TableofFigures"/>
        <w:tabs>
          <w:tab w:val="right" w:leader="dot" w:pos="9350"/>
        </w:tabs>
        <w:rPr>
          <w:rFonts w:asciiTheme="minorHAnsi" w:eastAsiaTheme="minorEastAsia" w:hAnsiTheme="minorHAnsi" w:cstheme="minorBidi"/>
          <w:noProof/>
          <w:sz w:val="22"/>
          <w:szCs w:val="22"/>
        </w:rPr>
      </w:pPr>
      <w:hyperlink r:id="rId14" w:anchor="_Toc127519233" w:history="1">
        <w:r w:rsidR="002C4FA5" w:rsidRPr="00D17023">
          <w:rPr>
            <w:rStyle w:val="Hyperlink"/>
            <w:rFonts w:cstheme="minorHAnsi"/>
            <w:noProof/>
          </w:rPr>
          <w:t>Figure 2: CDA, C-CDA, Errata and Companion Guide Relationships</w:t>
        </w:r>
        <w:r w:rsidR="002C4FA5">
          <w:rPr>
            <w:noProof/>
            <w:webHidden/>
          </w:rPr>
          <w:tab/>
        </w:r>
        <w:r w:rsidR="002C4FA5">
          <w:rPr>
            <w:noProof/>
            <w:webHidden/>
          </w:rPr>
          <w:fldChar w:fldCharType="begin"/>
        </w:r>
        <w:r w:rsidR="002C4FA5">
          <w:rPr>
            <w:noProof/>
            <w:webHidden/>
          </w:rPr>
          <w:instrText xml:space="preserve"> PAGEREF _Toc127519233 \h </w:instrText>
        </w:r>
        <w:r w:rsidR="002C4FA5">
          <w:rPr>
            <w:noProof/>
            <w:webHidden/>
          </w:rPr>
        </w:r>
        <w:r w:rsidR="002C4FA5">
          <w:rPr>
            <w:noProof/>
            <w:webHidden/>
          </w:rPr>
          <w:fldChar w:fldCharType="separate"/>
        </w:r>
        <w:r w:rsidR="00DC1072">
          <w:rPr>
            <w:noProof/>
            <w:webHidden/>
          </w:rPr>
          <w:t>21</w:t>
        </w:r>
        <w:r w:rsidR="002C4FA5">
          <w:rPr>
            <w:noProof/>
            <w:webHidden/>
          </w:rPr>
          <w:fldChar w:fldCharType="end"/>
        </w:r>
      </w:hyperlink>
    </w:p>
    <w:p w14:paraId="5C2900D3" w14:textId="59CDB32D"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34" w:history="1">
        <w:r w:rsidR="002C4FA5" w:rsidRPr="00D17023">
          <w:rPr>
            <w:rStyle w:val="Hyperlink"/>
            <w:noProof/>
          </w:rPr>
          <w:t>Figure 3: Template Structure of C-CDA</w:t>
        </w:r>
        <w:r w:rsidR="002C4FA5">
          <w:rPr>
            <w:noProof/>
            <w:webHidden/>
          </w:rPr>
          <w:tab/>
        </w:r>
        <w:r w:rsidR="002C4FA5">
          <w:rPr>
            <w:noProof/>
            <w:webHidden/>
          </w:rPr>
          <w:fldChar w:fldCharType="begin"/>
        </w:r>
        <w:r w:rsidR="002C4FA5">
          <w:rPr>
            <w:noProof/>
            <w:webHidden/>
          </w:rPr>
          <w:instrText xml:space="preserve"> PAGEREF _Toc127519234 \h </w:instrText>
        </w:r>
        <w:r w:rsidR="002C4FA5">
          <w:rPr>
            <w:noProof/>
            <w:webHidden/>
          </w:rPr>
        </w:r>
        <w:r w:rsidR="002C4FA5">
          <w:rPr>
            <w:noProof/>
            <w:webHidden/>
          </w:rPr>
          <w:fldChar w:fldCharType="separate"/>
        </w:r>
        <w:r w:rsidR="00DC1072">
          <w:rPr>
            <w:noProof/>
            <w:webHidden/>
          </w:rPr>
          <w:t>26</w:t>
        </w:r>
        <w:r w:rsidR="002C4FA5">
          <w:rPr>
            <w:noProof/>
            <w:webHidden/>
          </w:rPr>
          <w:fldChar w:fldCharType="end"/>
        </w:r>
      </w:hyperlink>
    </w:p>
    <w:p w14:paraId="2C118B13" w14:textId="4B05511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35" w:history="1">
        <w:r w:rsidR="002C4FA5" w:rsidRPr="00D17023">
          <w:rPr>
            <w:rStyle w:val="Hyperlink"/>
            <w:rFonts w:cs="Calibri"/>
            <w:noProof/>
          </w:rPr>
          <w:t>Figure 4: Author Participation</w:t>
        </w:r>
        <w:r w:rsidR="002C4FA5">
          <w:rPr>
            <w:noProof/>
            <w:webHidden/>
          </w:rPr>
          <w:tab/>
        </w:r>
        <w:r w:rsidR="002C4FA5">
          <w:rPr>
            <w:noProof/>
            <w:webHidden/>
          </w:rPr>
          <w:fldChar w:fldCharType="begin"/>
        </w:r>
        <w:r w:rsidR="002C4FA5">
          <w:rPr>
            <w:noProof/>
            <w:webHidden/>
          </w:rPr>
          <w:instrText xml:space="preserve"> PAGEREF _Toc127519235 \h </w:instrText>
        </w:r>
        <w:r w:rsidR="002C4FA5">
          <w:rPr>
            <w:noProof/>
            <w:webHidden/>
          </w:rPr>
        </w:r>
        <w:r w:rsidR="002C4FA5">
          <w:rPr>
            <w:noProof/>
            <w:webHidden/>
          </w:rPr>
          <w:fldChar w:fldCharType="separate"/>
        </w:r>
        <w:r w:rsidR="00DC1072">
          <w:rPr>
            <w:noProof/>
            <w:webHidden/>
          </w:rPr>
          <w:t>58</w:t>
        </w:r>
        <w:r w:rsidR="002C4FA5">
          <w:rPr>
            <w:noProof/>
            <w:webHidden/>
          </w:rPr>
          <w:fldChar w:fldCharType="end"/>
        </w:r>
      </w:hyperlink>
    </w:p>
    <w:p w14:paraId="38112B60" w14:textId="18314AAD"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36" w:history="1">
        <w:r w:rsidR="002C4FA5" w:rsidRPr="00D17023">
          <w:rPr>
            <w:rStyle w:val="Hyperlink"/>
            <w:rFonts w:cs="Calibri"/>
            <w:noProof/>
          </w:rPr>
          <w:t>Figure 5: Visualizing C-CDA section templates by applying the SOAP framework</w:t>
        </w:r>
        <w:r w:rsidR="002C4FA5">
          <w:rPr>
            <w:noProof/>
            <w:webHidden/>
          </w:rPr>
          <w:tab/>
        </w:r>
        <w:r w:rsidR="002C4FA5">
          <w:rPr>
            <w:noProof/>
            <w:webHidden/>
          </w:rPr>
          <w:fldChar w:fldCharType="begin"/>
        </w:r>
        <w:r w:rsidR="002C4FA5">
          <w:rPr>
            <w:noProof/>
            <w:webHidden/>
          </w:rPr>
          <w:instrText xml:space="preserve"> PAGEREF _Toc127519236 \h </w:instrText>
        </w:r>
        <w:r w:rsidR="002C4FA5">
          <w:rPr>
            <w:noProof/>
            <w:webHidden/>
          </w:rPr>
        </w:r>
        <w:r w:rsidR="002C4FA5">
          <w:rPr>
            <w:noProof/>
            <w:webHidden/>
          </w:rPr>
          <w:fldChar w:fldCharType="separate"/>
        </w:r>
        <w:r w:rsidR="00DC1072">
          <w:rPr>
            <w:noProof/>
            <w:webHidden/>
          </w:rPr>
          <w:t>79</w:t>
        </w:r>
        <w:r w:rsidR="002C4FA5">
          <w:rPr>
            <w:noProof/>
            <w:webHidden/>
          </w:rPr>
          <w:fldChar w:fldCharType="end"/>
        </w:r>
      </w:hyperlink>
    </w:p>
    <w:p w14:paraId="05B9C2B1" w14:textId="4C30BC15"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37" w:history="1">
        <w:r w:rsidR="002C4FA5" w:rsidRPr="00D17023">
          <w:rPr>
            <w:rStyle w:val="Hyperlink"/>
            <w:noProof/>
          </w:rPr>
          <w:t>Figure 6: Example of how to include templateIds for Companion Guide templates</w:t>
        </w:r>
        <w:r w:rsidR="002C4FA5">
          <w:rPr>
            <w:noProof/>
            <w:webHidden/>
          </w:rPr>
          <w:tab/>
        </w:r>
        <w:r w:rsidR="002C4FA5">
          <w:rPr>
            <w:noProof/>
            <w:webHidden/>
          </w:rPr>
          <w:fldChar w:fldCharType="begin"/>
        </w:r>
        <w:r w:rsidR="002C4FA5">
          <w:rPr>
            <w:noProof/>
            <w:webHidden/>
          </w:rPr>
          <w:instrText xml:space="preserve"> PAGEREF _Toc127519237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426EB859" w14:textId="6202FED0"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38" w:history="1">
        <w:r w:rsidR="002C4FA5" w:rsidRPr="00D17023">
          <w:rPr>
            <w:rStyle w:val="Hyperlink"/>
            <w:rFonts w:cs="Calibri"/>
            <w:noProof/>
          </w:rPr>
          <w:t>Figure 7: Logical design for Care Team Organizer Template</w:t>
        </w:r>
        <w:r w:rsidR="002C4FA5">
          <w:rPr>
            <w:noProof/>
            <w:webHidden/>
          </w:rPr>
          <w:tab/>
        </w:r>
        <w:r w:rsidR="002C4FA5">
          <w:rPr>
            <w:noProof/>
            <w:webHidden/>
          </w:rPr>
          <w:fldChar w:fldCharType="begin"/>
        </w:r>
        <w:r w:rsidR="002C4FA5">
          <w:rPr>
            <w:noProof/>
            <w:webHidden/>
          </w:rPr>
          <w:instrText xml:space="preserve"> PAGEREF _Toc127519238 \h </w:instrText>
        </w:r>
        <w:r w:rsidR="002C4FA5">
          <w:rPr>
            <w:noProof/>
            <w:webHidden/>
          </w:rPr>
        </w:r>
        <w:r w:rsidR="002C4FA5">
          <w:rPr>
            <w:noProof/>
            <w:webHidden/>
          </w:rPr>
          <w:fldChar w:fldCharType="separate"/>
        </w:r>
        <w:r w:rsidR="00DC1072">
          <w:rPr>
            <w:noProof/>
            <w:webHidden/>
          </w:rPr>
          <w:t>119</w:t>
        </w:r>
        <w:r w:rsidR="002C4FA5">
          <w:rPr>
            <w:noProof/>
            <w:webHidden/>
          </w:rPr>
          <w:fldChar w:fldCharType="end"/>
        </w:r>
      </w:hyperlink>
    </w:p>
    <w:p w14:paraId="2CA30314" w14:textId="33690A0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39" w:history="1">
        <w:r w:rsidR="002C4FA5" w:rsidRPr="00D17023">
          <w:rPr>
            <w:rStyle w:val="Hyperlink"/>
            <w:noProof/>
          </w:rPr>
          <w:t>Figure 8: Example of SDOH Grouping Value set in VSAC (Conditions)</w:t>
        </w:r>
        <w:r w:rsidR="002C4FA5">
          <w:rPr>
            <w:noProof/>
            <w:webHidden/>
          </w:rPr>
          <w:tab/>
        </w:r>
        <w:r w:rsidR="002C4FA5">
          <w:rPr>
            <w:noProof/>
            <w:webHidden/>
          </w:rPr>
          <w:fldChar w:fldCharType="begin"/>
        </w:r>
        <w:r w:rsidR="002C4FA5">
          <w:rPr>
            <w:noProof/>
            <w:webHidden/>
          </w:rPr>
          <w:instrText xml:space="preserve"> PAGEREF _Toc127519239 \h </w:instrText>
        </w:r>
        <w:r w:rsidR="002C4FA5">
          <w:rPr>
            <w:noProof/>
            <w:webHidden/>
          </w:rPr>
        </w:r>
        <w:r w:rsidR="002C4FA5">
          <w:rPr>
            <w:noProof/>
            <w:webHidden/>
          </w:rPr>
          <w:fldChar w:fldCharType="separate"/>
        </w:r>
        <w:r w:rsidR="00DC1072">
          <w:rPr>
            <w:noProof/>
            <w:webHidden/>
          </w:rPr>
          <w:t>180</w:t>
        </w:r>
        <w:r w:rsidR="002C4FA5">
          <w:rPr>
            <w:noProof/>
            <w:webHidden/>
          </w:rPr>
          <w:fldChar w:fldCharType="end"/>
        </w:r>
      </w:hyperlink>
    </w:p>
    <w:p w14:paraId="04B9DA74" w14:textId="6565215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40" w:history="1">
        <w:r w:rsidR="002C4FA5" w:rsidRPr="00D17023">
          <w:rPr>
            <w:rStyle w:val="Hyperlink"/>
            <w:noProof/>
          </w:rPr>
          <w:t>Figure 9: SDOH Assessment and Planning Process</w:t>
        </w:r>
        <w:r w:rsidR="002C4FA5">
          <w:rPr>
            <w:noProof/>
            <w:webHidden/>
          </w:rPr>
          <w:tab/>
        </w:r>
        <w:r w:rsidR="002C4FA5">
          <w:rPr>
            <w:noProof/>
            <w:webHidden/>
          </w:rPr>
          <w:fldChar w:fldCharType="begin"/>
        </w:r>
        <w:r w:rsidR="002C4FA5">
          <w:rPr>
            <w:noProof/>
            <w:webHidden/>
          </w:rPr>
          <w:instrText xml:space="preserve"> PAGEREF _Toc127519240 \h </w:instrText>
        </w:r>
        <w:r w:rsidR="002C4FA5">
          <w:rPr>
            <w:noProof/>
            <w:webHidden/>
          </w:rPr>
        </w:r>
        <w:r w:rsidR="002C4FA5">
          <w:rPr>
            <w:noProof/>
            <w:webHidden/>
          </w:rPr>
          <w:fldChar w:fldCharType="separate"/>
        </w:r>
        <w:r w:rsidR="00DC1072">
          <w:rPr>
            <w:noProof/>
            <w:webHidden/>
          </w:rPr>
          <w:t>182</w:t>
        </w:r>
        <w:r w:rsidR="002C4FA5">
          <w:rPr>
            <w:noProof/>
            <w:webHidden/>
          </w:rPr>
          <w:fldChar w:fldCharType="end"/>
        </w:r>
      </w:hyperlink>
    </w:p>
    <w:p w14:paraId="2F8387DC" w14:textId="68FE52DA" w:rsidR="00F8305B" w:rsidRPr="0062694F" w:rsidRDefault="00DA0EBB">
      <w:pPr>
        <w:rPr>
          <w:rFonts w:cs="Calibri"/>
          <w:bCs/>
          <w:color w:val="000000"/>
        </w:rPr>
      </w:pPr>
      <w:r w:rsidRPr="00AD08FB">
        <w:rPr>
          <w:rFonts w:ascii="Calibri Light" w:hAnsi="Calibri Light" w:cs="Calibri Light"/>
          <w:bCs/>
          <w:color w:val="000000"/>
        </w:rPr>
        <w:fldChar w:fldCharType="end"/>
      </w:r>
    </w:p>
    <w:p w14:paraId="63FFC6A8" w14:textId="3A4FEF9C" w:rsidR="00752C7B" w:rsidRPr="003A3D50" w:rsidRDefault="00752C7B" w:rsidP="00C3522A">
      <w:pPr>
        <w:tabs>
          <w:tab w:val="right" w:pos="9360"/>
        </w:tabs>
        <w:ind w:left="1080" w:hanging="1080"/>
        <w:rPr>
          <w:rFonts w:cs="Calibri"/>
          <w:b/>
          <w:bCs/>
          <w:color w:val="4F81BD"/>
        </w:rPr>
      </w:pPr>
      <w:r w:rsidRPr="003A3D50">
        <w:rPr>
          <w:rFonts w:cs="Calibri"/>
          <w:b/>
          <w:bCs/>
          <w:color w:val="4F81BD"/>
        </w:rPr>
        <w:t>Table of Example</w:t>
      </w:r>
      <w:r w:rsidR="00265296" w:rsidRPr="003A3D50">
        <w:rPr>
          <w:rFonts w:cs="Calibri"/>
          <w:b/>
          <w:bCs/>
          <w:color w:val="4F81BD"/>
        </w:rPr>
        <w:t>s</w:t>
      </w:r>
      <w:r w:rsidR="00C3522A">
        <w:rPr>
          <w:rFonts w:cs="Calibri"/>
          <w:b/>
          <w:bCs/>
          <w:color w:val="4F81BD"/>
        </w:rPr>
        <w:tab/>
      </w:r>
    </w:p>
    <w:p w14:paraId="679DE945" w14:textId="358E1E8A" w:rsidR="002C4FA5"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00F8305B" w:rsidRPr="00AD08F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anchor="_Toc127519241" w:history="1">
        <w:r w:rsidR="002C4FA5" w:rsidRPr="00605F1D">
          <w:rPr>
            <w:rStyle w:val="Hyperlink"/>
            <w:noProof/>
          </w:rPr>
          <w:t>Example 1: Pathology Narrative Note</w:t>
        </w:r>
        <w:r w:rsidR="002C4FA5">
          <w:rPr>
            <w:noProof/>
            <w:webHidden/>
          </w:rPr>
          <w:tab/>
        </w:r>
        <w:r w:rsidR="002C4FA5">
          <w:rPr>
            <w:noProof/>
            <w:webHidden/>
          </w:rPr>
          <w:fldChar w:fldCharType="begin"/>
        </w:r>
        <w:r w:rsidR="002C4FA5">
          <w:rPr>
            <w:noProof/>
            <w:webHidden/>
          </w:rPr>
          <w:instrText xml:space="preserve"> PAGEREF _Toc127519241 \h </w:instrText>
        </w:r>
        <w:r w:rsidR="002C4FA5">
          <w:rPr>
            <w:noProof/>
            <w:webHidden/>
          </w:rPr>
        </w:r>
        <w:r w:rsidR="002C4FA5">
          <w:rPr>
            <w:noProof/>
            <w:webHidden/>
          </w:rPr>
          <w:fldChar w:fldCharType="separate"/>
        </w:r>
        <w:r w:rsidR="00DC1072">
          <w:rPr>
            <w:noProof/>
            <w:webHidden/>
          </w:rPr>
          <w:t>32</w:t>
        </w:r>
        <w:r w:rsidR="002C4FA5">
          <w:rPr>
            <w:noProof/>
            <w:webHidden/>
          </w:rPr>
          <w:fldChar w:fldCharType="end"/>
        </w:r>
      </w:hyperlink>
    </w:p>
    <w:p w14:paraId="300ADAB4" w14:textId="64817FB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42" w:history="1">
        <w:r w:rsidR="002C4FA5" w:rsidRPr="00605F1D">
          <w:rPr>
            <w:rStyle w:val="Hyperlink"/>
            <w:noProof/>
          </w:rPr>
          <w:t>Example 2: Discharge Summary with no Hospital Course information (see replacement document below).</w:t>
        </w:r>
        <w:r w:rsidR="002C4FA5">
          <w:rPr>
            <w:noProof/>
            <w:webHidden/>
          </w:rPr>
          <w:tab/>
        </w:r>
        <w:r w:rsidR="002C4FA5">
          <w:rPr>
            <w:noProof/>
            <w:webHidden/>
          </w:rPr>
          <w:fldChar w:fldCharType="begin"/>
        </w:r>
        <w:r w:rsidR="002C4FA5">
          <w:rPr>
            <w:noProof/>
            <w:webHidden/>
          </w:rPr>
          <w:instrText xml:space="preserve"> PAGEREF _Toc127519242 \h </w:instrText>
        </w:r>
        <w:r w:rsidR="002C4FA5">
          <w:rPr>
            <w:noProof/>
            <w:webHidden/>
          </w:rPr>
        </w:r>
        <w:r w:rsidR="002C4FA5">
          <w:rPr>
            <w:noProof/>
            <w:webHidden/>
          </w:rPr>
          <w:fldChar w:fldCharType="separate"/>
        </w:r>
        <w:r w:rsidR="00DC1072">
          <w:rPr>
            <w:noProof/>
            <w:webHidden/>
          </w:rPr>
          <w:t>44</w:t>
        </w:r>
        <w:r w:rsidR="002C4FA5">
          <w:rPr>
            <w:noProof/>
            <w:webHidden/>
          </w:rPr>
          <w:fldChar w:fldCharType="end"/>
        </w:r>
      </w:hyperlink>
    </w:p>
    <w:p w14:paraId="2B74EEAE" w14:textId="34B72CB1"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43" w:history="1">
        <w:r w:rsidR="002C4FA5" w:rsidRPr="00605F1D">
          <w:rPr>
            <w:rStyle w:val="Hyperlink"/>
            <w:noProof/>
          </w:rPr>
          <w:t>Example 3: Replacement Discharge Summary document with Hospital Course information.</w:t>
        </w:r>
        <w:r w:rsidR="002C4FA5">
          <w:rPr>
            <w:noProof/>
            <w:webHidden/>
          </w:rPr>
          <w:tab/>
        </w:r>
        <w:r w:rsidR="002C4FA5">
          <w:rPr>
            <w:noProof/>
            <w:webHidden/>
          </w:rPr>
          <w:fldChar w:fldCharType="begin"/>
        </w:r>
        <w:r w:rsidR="002C4FA5">
          <w:rPr>
            <w:noProof/>
            <w:webHidden/>
          </w:rPr>
          <w:instrText xml:space="preserve"> PAGEREF _Toc127519243 \h </w:instrText>
        </w:r>
        <w:r w:rsidR="002C4FA5">
          <w:rPr>
            <w:noProof/>
            <w:webHidden/>
          </w:rPr>
        </w:r>
        <w:r w:rsidR="002C4FA5">
          <w:rPr>
            <w:noProof/>
            <w:webHidden/>
          </w:rPr>
          <w:fldChar w:fldCharType="separate"/>
        </w:r>
        <w:r w:rsidR="00DC1072">
          <w:rPr>
            <w:noProof/>
            <w:webHidden/>
          </w:rPr>
          <w:t>45</w:t>
        </w:r>
        <w:r w:rsidR="002C4FA5">
          <w:rPr>
            <w:noProof/>
            <w:webHidden/>
          </w:rPr>
          <w:fldChar w:fldCharType="end"/>
        </w:r>
      </w:hyperlink>
    </w:p>
    <w:p w14:paraId="3FF54108" w14:textId="425B34DB"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44" w:history="1">
        <w:r w:rsidR="002C4FA5" w:rsidRPr="00605F1D">
          <w:rPr>
            <w:rStyle w:val="Hyperlink"/>
            <w:noProof/>
          </w:rPr>
          <w:t>Example 4: Section with narrative text and a nullFlavor for the author</w:t>
        </w:r>
        <w:r w:rsidR="002C4FA5">
          <w:rPr>
            <w:noProof/>
            <w:webHidden/>
          </w:rPr>
          <w:tab/>
        </w:r>
        <w:r w:rsidR="002C4FA5">
          <w:rPr>
            <w:noProof/>
            <w:webHidden/>
          </w:rPr>
          <w:fldChar w:fldCharType="begin"/>
        </w:r>
        <w:r w:rsidR="002C4FA5">
          <w:rPr>
            <w:noProof/>
            <w:webHidden/>
          </w:rPr>
          <w:instrText xml:space="preserve"> PAGEREF _Toc127519244 \h </w:instrText>
        </w:r>
        <w:r w:rsidR="002C4FA5">
          <w:rPr>
            <w:noProof/>
            <w:webHidden/>
          </w:rPr>
        </w:r>
        <w:r w:rsidR="002C4FA5">
          <w:rPr>
            <w:noProof/>
            <w:webHidden/>
          </w:rPr>
          <w:fldChar w:fldCharType="separate"/>
        </w:r>
        <w:r w:rsidR="00DC1072">
          <w:rPr>
            <w:noProof/>
            <w:webHidden/>
          </w:rPr>
          <w:t>47</w:t>
        </w:r>
        <w:r w:rsidR="002C4FA5">
          <w:rPr>
            <w:noProof/>
            <w:webHidden/>
          </w:rPr>
          <w:fldChar w:fldCharType="end"/>
        </w:r>
      </w:hyperlink>
    </w:p>
    <w:p w14:paraId="3ECCB61C" w14:textId="7D430BA7"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45" w:history="1">
        <w:r w:rsidR="002C4FA5" w:rsidRPr="00605F1D">
          <w:rPr>
            <w:rStyle w:val="Hyperlink"/>
            <w:noProof/>
          </w:rPr>
          <w:t>Example 5: recordTarget with demographic data</w:t>
        </w:r>
        <w:r w:rsidR="002C4FA5">
          <w:rPr>
            <w:noProof/>
            <w:webHidden/>
          </w:rPr>
          <w:tab/>
        </w:r>
        <w:r w:rsidR="002C4FA5">
          <w:rPr>
            <w:noProof/>
            <w:webHidden/>
          </w:rPr>
          <w:fldChar w:fldCharType="begin"/>
        </w:r>
        <w:r w:rsidR="002C4FA5">
          <w:rPr>
            <w:noProof/>
            <w:webHidden/>
          </w:rPr>
          <w:instrText xml:space="preserve"> PAGEREF _Toc127519245 \h </w:instrText>
        </w:r>
        <w:r w:rsidR="002C4FA5">
          <w:rPr>
            <w:noProof/>
            <w:webHidden/>
          </w:rPr>
        </w:r>
        <w:r w:rsidR="002C4FA5">
          <w:rPr>
            <w:noProof/>
            <w:webHidden/>
          </w:rPr>
          <w:fldChar w:fldCharType="separate"/>
        </w:r>
        <w:r w:rsidR="00DC1072">
          <w:rPr>
            <w:noProof/>
            <w:webHidden/>
          </w:rPr>
          <w:t>49</w:t>
        </w:r>
        <w:r w:rsidR="002C4FA5">
          <w:rPr>
            <w:noProof/>
            <w:webHidden/>
          </w:rPr>
          <w:fldChar w:fldCharType="end"/>
        </w:r>
      </w:hyperlink>
    </w:p>
    <w:p w14:paraId="4E7320B8" w14:textId="2C31BBEA"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46" w:history="1">
        <w:r w:rsidR="002C4FA5" w:rsidRPr="00605F1D">
          <w:rPr>
            <w:rStyle w:val="Hyperlink"/>
            <w:noProof/>
          </w:rPr>
          <w:t>Example 6: recordTarget including the provider organization context for the clinical documentation</w:t>
        </w:r>
        <w:r w:rsidR="002C4FA5">
          <w:rPr>
            <w:noProof/>
            <w:webHidden/>
          </w:rPr>
          <w:tab/>
        </w:r>
        <w:r w:rsidR="002C4FA5">
          <w:rPr>
            <w:noProof/>
            <w:webHidden/>
          </w:rPr>
          <w:fldChar w:fldCharType="begin"/>
        </w:r>
        <w:r w:rsidR="002C4FA5">
          <w:rPr>
            <w:noProof/>
            <w:webHidden/>
          </w:rPr>
          <w:instrText xml:space="preserve"> PAGEREF _Toc127519246 \h </w:instrText>
        </w:r>
        <w:r w:rsidR="002C4FA5">
          <w:rPr>
            <w:noProof/>
            <w:webHidden/>
          </w:rPr>
        </w:r>
        <w:r w:rsidR="002C4FA5">
          <w:rPr>
            <w:noProof/>
            <w:webHidden/>
          </w:rPr>
          <w:fldChar w:fldCharType="separate"/>
        </w:r>
        <w:r w:rsidR="00DC1072">
          <w:rPr>
            <w:noProof/>
            <w:webHidden/>
          </w:rPr>
          <w:t>49</w:t>
        </w:r>
        <w:r w:rsidR="002C4FA5">
          <w:rPr>
            <w:noProof/>
            <w:webHidden/>
          </w:rPr>
          <w:fldChar w:fldCharType="end"/>
        </w:r>
      </w:hyperlink>
    </w:p>
    <w:p w14:paraId="31BB16CD" w14:textId="03A936D5"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47" w:history="1">
        <w:r w:rsidR="002C4FA5" w:rsidRPr="00605F1D">
          <w:rPr>
            <w:rStyle w:val="Hyperlink"/>
            <w:noProof/>
          </w:rPr>
          <w:t>Example 7: How to represent Patient demographic Information</w:t>
        </w:r>
        <w:r w:rsidR="002C4FA5">
          <w:rPr>
            <w:noProof/>
            <w:webHidden/>
          </w:rPr>
          <w:tab/>
        </w:r>
        <w:r w:rsidR="002C4FA5">
          <w:rPr>
            <w:noProof/>
            <w:webHidden/>
          </w:rPr>
          <w:fldChar w:fldCharType="begin"/>
        </w:r>
        <w:r w:rsidR="002C4FA5">
          <w:rPr>
            <w:noProof/>
            <w:webHidden/>
          </w:rPr>
          <w:instrText xml:space="preserve"> PAGEREF _Toc127519247 \h </w:instrText>
        </w:r>
        <w:r w:rsidR="002C4FA5">
          <w:rPr>
            <w:noProof/>
            <w:webHidden/>
          </w:rPr>
        </w:r>
        <w:r w:rsidR="002C4FA5">
          <w:rPr>
            <w:noProof/>
            <w:webHidden/>
          </w:rPr>
          <w:fldChar w:fldCharType="separate"/>
        </w:r>
        <w:r w:rsidR="00DC1072">
          <w:rPr>
            <w:noProof/>
            <w:webHidden/>
          </w:rPr>
          <w:t>51</w:t>
        </w:r>
        <w:r w:rsidR="002C4FA5">
          <w:rPr>
            <w:noProof/>
            <w:webHidden/>
          </w:rPr>
          <w:fldChar w:fldCharType="end"/>
        </w:r>
      </w:hyperlink>
    </w:p>
    <w:p w14:paraId="716675C9" w14:textId="306B10EA"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48" w:history="1">
        <w:r w:rsidR="002C4FA5" w:rsidRPr="00605F1D">
          <w:rPr>
            <w:rStyle w:val="Hyperlink"/>
            <w:noProof/>
          </w:rPr>
          <w:t>Example 8: How to represent Patient with Previous Name</w:t>
        </w:r>
        <w:r w:rsidR="002C4FA5">
          <w:rPr>
            <w:noProof/>
            <w:webHidden/>
          </w:rPr>
          <w:tab/>
        </w:r>
        <w:r w:rsidR="002C4FA5">
          <w:rPr>
            <w:noProof/>
            <w:webHidden/>
          </w:rPr>
          <w:fldChar w:fldCharType="begin"/>
        </w:r>
        <w:r w:rsidR="002C4FA5">
          <w:rPr>
            <w:noProof/>
            <w:webHidden/>
          </w:rPr>
          <w:instrText xml:space="preserve"> PAGEREF _Toc127519248 \h </w:instrText>
        </w:r>
        <w:r w:rsidR="002C4FA5">
          <w:rPr>
            <w:noProof/>
            <w:webHidden/>
          </w:rPr>
        </w:r>
        <w:r w:rsidR="002C4FA5">
          <w:rPr>
            <w:noProof/>
            <w:webHidden/>
          </w:rPr>
          <w:fldChar w:fldCharType="separate"/>
        </w:r>
        <w:r w:rsidR="00DC1072">
          <w:rPr>
            <w:noProof/>
            <w:webHidden/>
          </w:rPr>
          <w:t>52</w:t>
        </w:r>
        <w:r w:rsidR="002C4FA5">
          <w:rPr>
            <w:noProof/>
            <w:webHidden/>
          </w:rPr>
          <w:fldChar w:fldCharType="end"/>
        </w:r>
      </w:hyperlink>
    </w:p>
    <w:p w14:paraId="02C18C85" w14:textId="13A7713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49" w:history="1">
        <w:r w:rsidR="002C4FA5" w:rsidRPr="00605F1D">
          <w:rPr>
            <w:rStyle w:val="Hyperlink"/>
            <w:noProof/>
          </w:rPr>
          <w:t>Example 9: How to represent Patient with Prior Address</w:t>
        </w:r>
        <w:r w:rsidR="002C4FA5">
          <w:rPr>
            <w:noProof/>
            <w:webHidden/>
          </w:rPr>
          <w:tab/>
        </w:r>
        <w:r w:rsidR="002C4FA5">
          <w:rPr>
            <w:noProof/>
            <w:webHidden/>
          </w:rPr>
          <w:fldChar w:fldCharType="begin"/>
        </w:r>
        <w:r w:rsidR="002C4FA5">
          <w:rPr>
            <w:noProof/>
            <w:webHidden/>
          </w:rPr>
          <w:instrText xml:space="preserve"> PAGEREF _Toc127519249 \h </w:instrText>
        </w:r>
        <w:r w:rsidR="002C4FA5">
          <w:rPr>
            <w:noProof/>
            <w:webHidden/>
          </w:rPr>
        </w:r>
        <w:r w:rsidR="002C4FA5">
          <w:rPr>
            <w:noProof/>
            <w:webHidden/>
          </w:rPr>
          <w:fldChar w:fldCharType="separate"/>
        </w:r>
        <w:r w:rsidR="00DC1072">
          <w:rPr>
            <w:noProof/>
            <w:webHidden/>
          </w:rPr>
          <w:t>53</w:t>
        </w:r>
        <w:r w:rsidR="002C4FA5">
          <w:rPr>
            <w:noProof/>
            <w:webHidden/>
          </w:rPr>
          <w:fldChar w:fldCharType="end"/>
        </w:r>
      </w:hyperlink>
    </w:p>
    <w:p w14:paraId="56387E64" w14:textId="1662B9F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0" w:history="1">
        <w:r w:rsidR="002C4FA5" w:rsidRPr="00605F1D">
          <w:rPr>
            <w:rStyle w:val="Hyperlink"/>
            <w:noProof/>
          </w:rPr>
          <w:t>Example 10: Logical display order of name pieces</w:t>
        </w:r>
        <w:r w:rsidR="002C4FA5">
          <w:rPr>
            <w:noProof/>
            <w:webHidden/>
          </w:rPr>
          <w:tab/>
        </w:r>
        <w:r w:rsidR="002C4FA5">
          <w:rPr>
            <w:noProof/>
            <w:webHidden/>
          </w:rPr>
          <w:fldChar w:fldCharType="begin"/>
        </w:r>
        <w:r w:rsidR="002C4FA5">
          <w:rPr>
            <w:noProof/>
            <w:webHidden/>
          </w:rPr>
          <w:instrText xml:space="preserve"> PAGEREF _Toc127519250 \h </w:instrText>
        </w:r>
        <w:r w:rsidR="002C4FA5">
          <w:rPr>
            <w:noProof/>
            <w:webHidden/>
          </w:rPr>
        </w:r>
        <w:r w:rsidR="002C4FA5">
          <w:rPr>
            <w:noProof/>
            <w:webHidden/>
          </w:rPr>
          <w:fldChar w:fldCharType="separate"/>
        </w:r>
        <w:r w:rsidR="00DC1072">
          <w:rPr>
            <w:noProof/>
            <w:webHidden/>
          </w:rPr>
          <w:t>54</w:t>
        </w:r>
        <w:r w:rsidR="002C4FA5">
          <w:rPr>
            <w:noProof/>
            <w:webHidden/>
          </w:rPr>
          <w:fldChar w:fldCharType="end"/>
        </w:r>
      </w:hyperlink>
    </w:p>
    <w:p w14:paraId="5055A563" w14:textId="634DF85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1" w:history="1">
        <w:r w:rsidR="002C4FA5" w:rsidRPr="00605F1D">
          <w:rPr>
            <w:rStyle w:val="Hyperlink"/>
            <w:noProof/>
          </w:rPr>
          <w:t>Example 11: How to represent a social security number (SSN) that has been masked to show only the last four digits.</w:t>
        </w:r>
        <w:r w:rsidR="002C4FA5">
          <w:rPr>
            <w:noProof/>
            <w:webHidden/>
          </w:rPr>
          <w:tab/>
        </w:r>
        <w:r w:rsidR="002C4FA5">
          <w:rPr>
            <w:noProof/>
            <w:webHidden/>
          </w:rPr>
          <w:fldChar w:fldCharType="begin"/>
        </w:r>
        <w:r w:rsidR="002C4FA5">
          <w:rPr>
            <w:noProof/>
            <w:webHidden/>
          </w:rPr>
          <w:instrText xml:space="preserve"> PAGEREF _Toc127519251 \h </w:instrText>
        </w:r>
        <w:r w:rsidR="002C4FA5">
          <w:rPr>
            <w:noProof/>
            <w:webHidden/>
          </w:rPr>
        </w:r>
        <w:r w:rsidR="002C4FA5">
          <w:rPr>
            <w:noProof/>
            <w:webHidden/>
          </w:rPr>
          <w:fldChar w:fldCharType="separate"/>
        </w:r>
        <w:r w:rsidR="00DC1072">
          <w:rPr>
            <w:noProof/>
            <w:webHidden/>
          </w:rPr>
          <w:t>55</w:t>
        </w:r>
        <w:r w:rsidR="002C4FA5">
          <w:rPr>
            <w:noProof/>
            <w:webHidden/>
          </w:rPr>
          <w:fldChar w:fldCharType="end"/>
        </w:r>
      </w:hyperlink>
    </w:p>
    <w:p w14:paraId="00B69665" w14:textId="0862B16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2" w:history="1">
        <w:r w:rsidR="002C4FA5" w:rsidRPr="00605F1D">
          <w:rPr>
            <w:rStyle w:val="Hyperlink"/>
            <w:noProof/>
          </w:rPr>
          <w:t>Example 12: How to represent a patient's social security number</w:t>
        </w:r>
        <w:r w:rsidR="002C4FA5">
          <w:rPr>
            <w:noProof/>
            <w:webHidden/>
          </w:rPr>
          <w:tab/>
        </w:r>
        <w:r w:rsidR="002C4FA5">
          <w:rPr>
            <w:noProof/>
            <w:webHidden/>
          </w:rPr>
          <w:fldChar w:fldCharType="begin"/>
        </w:r>
        <w:r w:rsidR="002C4FA5">
          <w:rPr>
            <w:noProof/>
            <w:webHidden/>
          </w:rPr>
          <w:instrText xml:space="preserve"> PAGEREF _Toc127519252 \h </w:instrText>
        </w:r>
        <w:r w:rsidR="002C4FA5">
          <w:rPr>
            <w:noProof/>
            <w:webHidden/>
          </w:rPr>
        </w:r>
        <w:r w:rsidR="002C4FA5">
          <w:rPr>
            <w:noProof/>
            <w:webHidden/>
          </w:rPr>
          <w:fldChar w:fldCharType="separate"/>
        </w:r>
        <w:r w:rsidR="00DC1072">
          <w:rPr>
            <w:noProof/>
            <w:webHidden/>
          </w:rPr>
          <w:t>56</w:t>
        </w:r>
        <w:r w:rsidR="002C4FA5">
          <w:rPr>
            <w:noProof/>
            <w:webHidden/>
          </w:rPr>
          <w:fldChar w:fldCharType="end"/>
        </w:r>
      </w:hyperlink>
    </w:p>
    <w:p w14:paraId="77B4427B" w14:textId="4FACCEE1"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3" w:history="1">
        <w:r w:rsidR="002C4FA5" w:rsidRPr="00605F1D">
          <w:rPr>
            <w:rStyle w:val="Hyperlink"/>
            <w:noProof/>
          </w:rPr>
          <w:t>Example 13: How to represent a provider and the provider’s organization in the role of author</w:t>
        </w:r>
        <w:r w:rsidR="002C4FA5" w:rsidRPr="00605F1D">
          <w:rPr>
            <w:rStyle w:val="Hyperlink"/>
            <w:rFonts w:ascii="Bookman Old Style" w:eastAsia="?l?r ??’c" w:hAnsi="Bookman Old Style"/>
            <w:noProof/>
          </w:rPr>
          <w:t>.</w:t>
        </w:r>
        <w:r w:rsidR="002C4FA5">
          <w:rPr>
            <w:noProof/>
            <w:webHidden/>
          </w:rPr>
          <w:tab/>
        </w:r>
        <w:r w:rsidR="002C4FA5">
          <w:rPr>
            <w:noProof/>
            <w:webHidden/>
          </w:rPr>
          <w:fldChar w:fldCharType="begin"/>
        </w:r>
        <w:r w:rsidR="002C4FA5">
          <w:rPr>
            <w:noProof/>
            <w:webHidden/>
          </w:rPr>
          <w:instrText xml:space="preserve"> PAGEREF _Toc127519253 \h </w:instrText>
        </w:r>
        <w:r w:rsidR="002C4FA5">
          <w:rPr>
            <w:noProof/>
            <w:webHidden/>
          </w:rPr>
        </w:r>
        <w:r w:rsidR="002C4FA5">
          <w:rPr>
            <w:noProof/>
            <w:webHidden/>
          </w:rPr>
          <w:fldChar w:fldCharType="separate"/>
        </w:r>
        <w:r w:rsidR="00DC1072">
          <w:rPr>
            <w:noProof/>
            <w:webHidden/>
          </w:rPr>
          <w:t>59</w:t>
        </w:r>
        <w:r w:rsidR="002C4FA5">
          <w:rPr>
            <w:noProof/>
            <w:webHidden/>
          </w:rPr>
          <w:fldChar w:fldCharType="end"/>
        </w:r>
      </w:hyperlink>
    </w:p>
    <w:p w14:paraId="596765D0" w14:textId="38CA90C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4" w:history="1">
        <w:r w:rsidR="002C4FA5" w:rsidRPr="00605F1D">
          <w:rPr>
            <w:rStyle w:val="Hyperlink"/>
            <w:noProof/>
          </w:rPr>
          <w:t>Example 14: Provider with an unknown NPI number.</w:t>
        </w:r>
        <w:r w:rsidR="002C4FA5">
          <w:rPr>
            <w:noProof/>
            <w:webHidden/>
          </w:rPr>
          <w:tab/>
        </w:r>
        <w:r w:rsidR="002C4FA5">
          <w:rPr>
            <w:noProof/>
            <w:webHidden/>
          </w:rPr>
          <w:fldChar w:fldCharType="begin"/>
        </w:r>
        <w:r w:rsidR="002C4FA5">
          <w:rPr>
            <w:noProof/>
            <w:webHidden/>
          </w:rPr>
          <w:instrText xml:space="preserve"> PAGEREF _Toc127519254 \h </w:instrText>
        </w:r>
        <w:r w:rsidR="002C4FA5">
          <w:rPr>
            <w:noProof/>
            <w:webHidden/>
          </w:rPr>
        </w:r>
        <w:r w:rsidR="002C4FA5">
          <w:rPr>
            <w:noProof/>
            <w:webHidden/>
          </w:rPr>
          <w:fldChar w:fldCharType="separate"/>
        </w:r>
        <w:r w:rsidR="00DC1072">
          <w:rPr>
            <w:noProof/>
            <w:webHidden/>
          </w:rPr>
          <w:t>60</w:t>
        </w:r>
        <w:r w:rsidR="002C4FA5">
          <w:rPr>
            <w:noProof/>
            <w:webHidden/>
          </w:rPr>
          <w:fldChar w:fldCharType="end"/>
        </w:r>
      </w:hyperlink>
    </w:p>
    <w:p w14:paraId="6EB9CEFA" w14:textId="5E28878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5" w:history="1">
        <w:r w:rsidR="002C4FA5" w:rsidRPr="00605F1D">
          <w:rPr>
            <w:rStyle w:val="Hyperlink"/>
            <w:noProof/>
          </w:rPr>
          <w:t>Example 15: Replacement Discharge Summary Document with Hospital Course Added</w:t>
        </w:r>
        <w:r w:rsidR="002C4FA5">
          <w:rPr>
            <w:noProof/>
            <w:webHidden/>
          </w:rPr>
          <w:tab/>
        </w:r>
        <w:r w:rsidR="002C4FA5">
          <w:rPr>
            <w:noProof/>
            <w:webHidden/>
          </w:rPr>
          <w:fldChar w:fldCharType="begin"/>
        </w:r>
        <w:r w:rsidR="002C4FA5">
          <w:rPr>
            <w:noProof/>
            <w:webHidden/>
          </w:rPr>
          <w:instrText xml:space="preserve"> PAGEREF _Toc127519255 \h </w:instrText>
        </w:r>
        <w:r w:rsidR="002C4FA5">
          <w:rPr>
            <w:noProof/>
            <w:webHidden/>
          </w:rPr>
        </w:r>
        <w:r w:rsidR="002C4FA5">
          <w:rPr>
            <w:noProof/>
            <w:webHidden/>
          </w:rPr>
          <w:fldChar w:fldCharType="separate"/>
        </w:r>
        <w:r w:rsidR="00DC1072">
          <w:rPr>
            <w:noProof/>
            <w:webHidden/>
          </w:rPr>
          <w:t>65</w:t>
        </w:r>
        <w:r w:rsidR="002C4FA5">
          <w:rPr>
            <w:noProof/>
            <w:webHidden/>
          </w:rPr>
          <w:fldChar w:fldCharType="end"/>
        </w:r>
      </w:hyperlink>
    </w:p>
    <w:p w14:paraId="694634AB" w14:textId="1AA6BA9B"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6" w:history="1">
        <w:r w:rsidR="002C4FA5" w:rsidRPr="00605F1D">
          <w:rPr>
            <w:rStyle w:val="Hyperlink"/>
            <w:noProof/>
          </w:rPr>
          <w:t>Example 16: Declaring template conformance at the section level.</w:t>
        </w:r>
        <w:r w:rsidR="002C4FA5">
          <w:rPr>
            <w:noProof/>
            <w:webHidden/>
          </w:rPr>
          <w:tab/>
        </w:r>
        <w:r w:rsidR="002C4FA5">
          <w:rPr>
            <w:noProof/>
            <w:webHidden/>
          </w:rPr>
          <w:fldChar w:fldCharType="begin"/>
        </w:r>
        <w:r w:rsidR="002C4FA5">
          <w:rPr>
            <w:noProof/>
            <w:webHidden/>
          </w:rPr>
          <w:instrText xml:space="preserve"> PAGEREF _Toc127519256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455F7B08" w14:textId="1B2C3F51"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7" w:history="1">
        <w:r w:rsidR="002C4FA5" w:rsidRPr="00605F1D">
          <w:rPr>
            <w:rStyle w:val="Hyperlink"/>
            <w:noProof/>
          </w:rPr>
          <w:t>Example 17: Declaring conformance to multiple templates.</w:t>
        </w:r>
        <w:r w:rsidR="002C4FA5">
          <w:rPr>
            <w:noProof/>
            <w:webHidden/>
          </w:rPr>
          <w:tab/>
        </w:r>
        <w:r w:rsidR="002C4FA5">
          <w:rPr>
            <w:noProof/>
            <w:webHidden/>
          </w:rPr>
          <w:fldChar w:fldCharType="begin"/>
        </w:r>
        <w:r w:rsidR="002C4FA5">
          <w:rPr>
            <w:noProof/>
            <w:webHidden/>
          </w:rPr>
          <w:instrText xml:space="preserve"> PAGEREF _Toc127519257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7AFFC5DB" w14:textId="26FFA4A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8" w:history="1">
        <w:r w:rsidR="002C4FA5" w:rsidRPr="00605F1D">
          <w:rPr>
            <w:rStyle w:val="Hyperlink"/>
            <w:noProof/>
          </w:rPr>
          <w:t>Example 18: (Wrong) Duplicate template declarations at the section level.</w:t>
        </w:r>
        <w:r w:rsidR="002C4FA5">
          <w:rPr>
            <w:noProof/>
            <w:webHidden/>
          </w:rPr>
          <w:tab/>
        </w:r>
        <w:r w:rsidR="002C4FA5">
          <w:rPr>
            <w:noProof/>
            <w:webHidden/>
          </w:rPr>
          <w:fldChar w:fldCharType="begin"/>
        </w:r>
        <w:r w:rsidR="002C4FA5">
          <w:rPr>
            <w:noProof/>
            <w:webHidden/>
          </w:rPr>
          <w:instrText xml:space="preserve"> PAGEREF _Toc127519258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41566E9A" w14:textId="450CB73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59" w:history="1">
        <w:r w:rsidR="002C4FA5" w:rsidRPr="00605F1D">
          <w:rPr>
            <w:rStyle w:val="Hyperlink"/>
            <w:noProof/>
          </w:rPr>
          <w:t>Example 19: Sample Narrative Block in a Section</w:t>
        </w:r>
        <w:r w:rsidR="002C4FA5">
          <w:rPr>
            <w:noProof/>
            <w:webHidden/>
          </w:rPr>
          <w:tab/>
        </w:r>
        <w:r w:rsidR="002C4FA5">
          <w:rPr>
            <w:noProof/>
            <w:webHidden/>
          </w:rPr>
          <w:fldChar w:fldCharType="begin"/>
        </w:r>
        <w:r w:rsidR="002C4FA5">
          <w:rPr>
            <w:noProof/>
            <w:webHidden/>
          </w:rPr>
          <w:instrText xml:space="preserve"> PAGEREF _Toc127519259 \h </w:instrText>
        </w:r>
        <w:r w:rsidR="002C4FA5">
          <w:rPr>
            <w:noProof/>
            <w:webHidden/>
          </w:rPr>
        </w:r>
        <w:r w:rsidR="002C4FA5">
          <w:rPr>
            <w:noProof/>
            <w:webHidden/>
          </w:rPr>
          <w:fldChar w:fldCharType="separate"/>
        </w:r>
        <w:r w:rsidR="00DC1072">
          <w:rPr>
            <w:noProof/>
            <w:webHidden/>
          </w:rPr>
          <w:t>83</w:t>
        </w:r>
        <w:r w:rsidR="002C4FA5">
          <w:rPr>
            <w:noProof/>
            <w:webHidden/>
          </w:rPr>
          <w:fldChar w:fldCharType="end"/>
        </w:r>
      </w:hyperlink>
    </w:p>
    <w:p w14:paraId="2BDDD028" w14:textId="195B41C1"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0" w:history="1">
        <w:r w:rsidR="002C4FA5" w:rsidRPr="00605F1D">
          <w:rPr>
            <w:rStyle w:val="Hyperlink"/>
            <w:noProof/>
          </w:rPr>
          <w:t>Example 20: Example of Section Time Range Observation</w:t>
        </w:r>
        <w:r w:rsidR="002C4FA5">
          <w:rPr>
            <w:noProof/>
            <w:webHidden/>
          </w:rPr>
          <w:tab/>
        </w:r>
        <w:r w:rsidR="002C4FA5">
          <w:rPr>
            <w:noProof/>
            <w:webHidden/>
          </w:rPr>
          <w:fldChar w:fldCharType="begin"/>
        </w:r>
        <w:r w:rsidR="002C4FA5">
          <w:rPr>
            <w:noProof/>
            <w:webHidden/>
          </w:rPr>
          <w:instrText xml:space="preserve"> PAGEREF _Toc127519260 \h </w:instrText>
        </w:r>
        <w:r w:rsidR="002C4FA5">
          <w:rPr>
            <w:noProof/>
            <w:webHidden/>
          </w:rPr>
        </w:r>
        <w:r w:rsidR="002C4FA5">
          <w:rPr>
            <w:noProof/>
            <w:webHidden/>
          </w:rPr>
          <w:fldChar w:fldCharType="separate"/>
        </w:r>
        <w:r w:rsidR="00DC1072">
          <w:rPr>
            <w:noProof/>
            <w:webHidden/>
          </w:rPr>
          <w:t>87</w:t>
        </w:r>
        <w:r w:rsidR="002C4FA5">
          <w:rPr>
            <w:noProof/>
            <w:webHidden/>
          </w:rPr>
          <w:fldChar w:fldCharType="end"/>
        </w:r>
      </w:hyperlink>
    </w:p>
    <w:p w14:paraId="77874992" w14:textId="6EE68E5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1" w:history="1">
        <w:r w:rsidR="002C4FA5" w:rsidRPr="00605F1D">
          <w:rPr>
            <w:rStyle w:val="Hyperlink"/>
            <w:noProof/>
          </w:rPr>
          <w:t>Example 21: Narrative Text with Links to Machine Processable Data</w:t>
        </w:r>
        <w:r w:rsidR="002C4FA5">
          <w:rPr>
            <w:noProof/>
            <w:webHidden/>
          </w:rPr>
          <w:tab/>
        </w:r>
        <w:r w:rsidR="002C4FA5">
          <w:rPr>
            <w:noProof/>
            <w:webHidden/>
          </w:rPr>
          <w:fldChar w:fldCharType="begin"/>
        </w:r>
        <w:r w:rsidR="002C4FA5">
          <w:rPr>
            <w:noProof/>
            <w:webHidden/>
          </w:rPr>
          <w:instrText xml:space="preserve"> PAGEREF _Toc127519261 \h </w:instrText>
        </w:r>
        <w:r w:rsidR="002C4FA5">
          <w:rPr>
            <w:noProof/>
            <w:webHidden/>
          </w:rPr>
        </w:r>
        <w:r w:rsidR="002C4FA5">
          <w:rPr>
            <w:noProof/>
            <w:webHidden/>
          </w:rPr>
          <w:fldChar w:fldCharType="separate"/>
        </w:r>
        <w:r w:rsidR="00DC1072">
          <w:rPr>
            <w:noProof/>
            <w:webHidden/>
          </w:rPr>
          <w:t>100</w:t>
        </w:r>
        <w:r w:rsidR="002C4FA5">
          <w:rPr>
            <w:noProof/>
            <w:webHidden/>
          </w:rPr>
          <w:fldChar w:fldCharType="end"/>
        </w:r>
      </w:hyperlink>
    </w:p>
    <w:p w14:paraId="1C1E6B57" w14:textId="270A8C0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2" w:history="1">
        <w:r w:rsidR="002C4FA5" w:rsidRPr="00605F1D">
          <w:rPr>
            <w:rStyle w:val="Hyperlink"/>
            <w:noProof/>
          </w:rPr>
          <w:t>Example 22: originalText used to record the term actually selected from the EHR</w:t>
        </w:r>
        <w:r w:rsidR="002C4FA5">
          <w:rPr>
            <w:noProof/>
            <w:webHidden/>
          </w:rPr>
          <w:tab/>
        </w:r>
        <w:r w:rsidR="002C4FA5">
          <w:rPr>
            <w:noProof/>
            <w:webHidden/>
          </w:rPr>
          <w:fldChar w:fldCharType="begin"/>
        </w:r>
        <w:r w:rsidR="002C4FA5">
          <w:rPr>
            <w:noProof/>
            <w:webHidden/>
          </w:rPr>
          <w:instrText xml:space="preserve"> PAGEREF _Toc127519262 \h </w:instrText>
        </w:r>
        <w:r w:rsidR="002C4FA5">
          <w:rPr>
            <w:noProof/>
            <w:webHidden/>
          </w:rPr>
        </w:r>
        <w:r w:rsidR="002C4FA5">
          <w:rPr>
            <w:noProof/>
            <w:webHidden/>
          </w:rPr>
          <w:fldChar w:fldCharType="separate"/>
        </w:r>
        <w:r w:rsidR="00DC1072">
          <w:rPr>
            <w:noProof/>
            <w:webHidden/>
          </w:rPr>
          <w:t>102</w:t>
        </w:r>
        <w:r w:rsidR="002C4FA5">
          <w:rPr>
            <w:noProof/>
            <w:webHidden/>
          </w:rPr>
          <w:fldChar w:fldCharType="end"/>
        </w:r>
      </w:hyperlink>
    </w:p>
    <w:p w14:paraId="5608A17A" w14:textId="7DEE6FE1"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3" w:history="1">
        <w:r w:rsidR="002C4FA5" w:rsidRPr="00605F1D">
          <w:rPr>
            <w:rStyle w:val="Hyperlink"/>
            <w:noProof/>
          </w:rPr>
          <w:t>Example 23: originalText linking the coded concept used in the machine entry to the narrative</w:t>
        </w:r>
        <w:r w:rsidR="002C4FA5">
          <w:rPr>
            <w:noProof/>
            <w:webHidden/>
          </w:rPr>
          <w:tab/>
        </w:r>
        <w:r w:rsidR="002C4FA5">
          <w:rPr>
            <w:noProof/>
            <w:webHidden/>
          </w:rPr>
          <w:fldChar w:fldCharType="begin"/>
        </w:r>
        <w:r w:rsidR="002C4FA5">
          <w:rPr>
            <w:noProof/>
            <w:webHidden/>
          </w:rPr>
          <w:instrText xml:space="preserve"> PAGEREF _Toc127519263 \h </w:instrText>
        </w:r>
        <w:r w:rsidR="002C4FA5">
          <w:rPr>
            <w:noProof/>
            <w:webHidden/>
          </w:rPr>
        </w:r>
        <w:r w:rsidR="002C4FA5">
          <w:rPr>
            <w:noProof/>
            <w:webHidden/>
          </w:rPr>
          <w:fldChar w:fldCharType="separate"/>
        </w:r>
        <w:r w:rsidR="00DC1072">
          <w:rPr>
            <w:noProof/>
            <w:webHidden/>
          </w:rPr>
          <w:t>102</w:t>
        </w:r>
        <w:r w:rsidR="002C4FA5">
          <w:rPr>
            <w:noProof/>
            <w:webHidden/>
          </w:rPr>
          <w:fldChar w:fldCharType="end"/>
        </w:r>
      </w:hyperlink>
    </w:p>
    <w:p w14:paraId="242799FE" w14:textId="253EDCE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4" w:history="1">
        <w:r w:rsidR="002C4FA5" w:rsidRPr="00605F1D">
          <w:rPr>
            <w:rStyle w:val="Hyperlink"/>
            <w:noProof/>
          </w:rPr>
          <w:t>Example 24: TranslationCode, with originalText and local coded term</w:t>
        </w:r>
        <w:r w:rsidR="002C4FA5">
          <w:rPr>
            <w:noProof/>
            <w:webHidden/>
          </w:rPr>
          <w:tab/>
        </w:r>
        <w:r w:rsidR="002C4FA5">
          <w:rPr>
            <w:noProof/>
            <w:webHidden/>
          </w:rPr>
          <w:fldChar w:fldCharType="begin"/>
        </w:r>
        <w:r w:rsidR="002C4FA5">
          <w:rPr>
            <w:noProof/>
            <w:webHidden/>
          </w:rPr>
          <w:instrText xml:space="preserve"> PAGEREF _Toc127519264 \h </w:instrText>
        </w:r>
        <w:r w:rsidR="002C4FA5">
          <w:rPr>
            <w:noProof/>
            <w:webHidden/>
          </w:rPr>
        </w:r>
        <w:r w:rsidR="002C4FA5">
          <w:rPr>
            <w:noProof/>
            <w:webHidden/>
          </w:rPr>
          <w:fldChar w:fldCharType="separate"/>
        </w:r>
        <w:r w:rsidR="00DC1072">
          <w:rPr>
            <w:noProof/>
            <w:webHidden/>
          </w:rPr>
          <w:t>103</w:t>
        </w:r>
        <w:r w:rsidR="002C4FA5">
          <w:rPr>
            <w:noProof/>
            <w:webHidden/>
          </w:rPr>
          <w:fldChar w:fldCharType="end"/>
        </w:r>
      </w:hyperlink>
    </w:p>
    <w:p w14:paraId="1E4B627E" w14:textId="698CEA2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5" w:history="1">
        <w:r w:rsidR="002C4FA5" w:rsidRPr="00605F1D">
          <w:rPr>
            <w:rStyle w:val="Hyperlink"/>
            <w:noProof/>
          </w:rPr>
          <w:t>Example 25: Code Display Name Representation</w:t>
        </w:r>
        <w:r w:rsidR="002C4FA5">
          <w:rPr>
            <w:noProof/>
            <w:webHidden/>
          </w:rPr>
          <w:tab/>
        </w:r>
        <w:r w:rsidR="002C4FA5">
          <w:rPr>
            <w:noProof/>
            <w:webHidden/>
          </w:rPr>
          <w:fldChar w:fldCharType="begin"/>
        </w:r>
        <w:r w:rsidR="002C4FA5">
          <w:rPr>
            <w:noProof/>
            <w:webHidden/>
          </w:rPr>
          <w:instrText xml:space="preserve"> PAGEREF _Toc127519265 \h </w:instrText>
        </w:r>
        <w:r w:rsidR="002C4FA5">
          <w:rPr>
            <w:noProof/>
            <w:webHidden/>
          </w:rPr>
        </w:r>
        <w:r w:rsidR="002C4FA5">
          <w:rPr>
            <w:noProof/>
            <w:webHidden/>
          </w:rPr>
          <w:fldChar w:fldCharType="separate"/>
        </w:r>
        <w:r w:rsidR="00DC1072">
          <w:rPr>
            <w:noProof/>
            <w:webHidden/>
          </w:rPr>
          <w:t>104</w:t>
        </w:r>
        <w:r w:rsidR="002C4FA5">
          <w:rPr>
            <w:noProof/>
            <w:webHidden/>
          </w:rPr>
          <w:fldChar w:fldCharType="end"/>
        </w:r>
      </w:hyperlink>
    </w:p>
    <w:p w14:paraId="4D0E3E9C" w14:textId="25B1FA4D"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6" w:history="1">
        <w:r w:rsidR="002C4FA5" w:rsidRPr="00605F1D">
          <w:rPr>
            <w:rStyle w:val="Hyperlink"/>
            <w:noProof/>
          </w:rPr>
          <w:t>Example 26: Tobacco Use – Current Smoker with an unknown stop date</w:t>
        </w:r>
        <w:r w:rsidR="002C4FA5">
          <w:rPr>
            <w:noProof/>
            <w:webHidden/>
          </w:rPr>
          <w:tab/>
        </w:r>
        <w:r w:rsidR="002C4FA5">
          <w:rPr>
            <w:noProof/>
            <w:webHidden/>
          </w:rPr>
          <w:fldChar w:fldCharType="begin"/>
        </w:r>
        <w:r w:rsidR="002C4FA5">
          <w:rPr>
            <w:noProof/>
            <w:webHidden/>
          </w:rPr>
          <w:instrText xml:space="preserve"> PAGEREF _Toc127519266 \h </w:instrText>
        </w:r>
        <w:r w:rsidR="002C4FA5">
          <w:rPr>
            <w:noProof/>
            <w:webHidden/>
          </w:rPr>
        </w:r>
        <w:r w:rsidR="002C4FA5">
          <w:rPr>
            <w:noProof/>
            <w:webHidden/>
          </w:rPr>
          <w:fldChar w:fldCharType="separate"/>
        </w:r>
        <w:r w:rsidR="00DC1072">
          <w:rPr>
            <w:noProof/>
            <w:webHidden/>
          </w:rPr>
          <w:t>106</w:t>
        </w:r>
        <w:r w:rsidR="002C4FA5">
          <w:rPr>
            <w:noProof/>
            <w:webHidden/>
          </w:rPr>
          <w:fldChar w:fldCharType="end"/>
        </w:r>
      </w:hyperlink>
    </w:p>
    <w:p w14:paraId="3684C169" w14:textId="148DCF4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7" w:history="1">
        <w:r w:rsidR="002C4FA5" w:rsidRPr="00605F1D">
          <w:rPr>
            <w:rStyle w:val="Hyperlink"/>
            <w:noProof/>
          </w:rPr>
          <w:t>Example 27: Tobacco Use –  Smoker where cessation date was not asked</w:t>
        </w:r>
        <w:r w:rsidR="002C4FA5">
          <w:rPr>
            <w:noProof/>
            <w:webHidden/>
          </w:rPr>
          <w:tab/>
        </w:r>
        <w:r w:rsidR="002C4FA5">
          <w:rPr>
            <w:noProof/>
            <w:webHidden/>
          </w:rPr>
          <w:fldChar w:fldCharType="begin"/>
        </w:r>
        <w:r w:rsidR="002C4FA5">
          <w:rPr>
            <w:noProof/>
            <w:webHidden/>
          </w:rPr>
          <w:instrText xml:space="preserve"> PAGEREF _Toc127519267 \h </w:instrText>
        </w:r>
        <w:r w:rsidR="002C4FA5">
          <w:rPr>
            <w:noProof/>
            <w:webHidden/>
          </w:rPr>
        </w:r>
        <w:r w:rsidR="002C4FA5">
          <w:rPr>
            <w:noProof/>
            <w:webHidden/>
          </w:rPr>
          <w:fldChar w:fldCharType="separate"/>
        </w:r>
        <w:r w:rsidR="00DC1072">
          <w:rPr>
            <w:noProof/>
            <w:webHidden/>
          </w:rPr>
          <w:t>106</w:t>
        </w:r>
        <w:r w:rsidR="002C4FA5">
          <w:rPr>
            <w:noProof/>
            <w:webHidden/>
          </w:rPr>
          <w:fldChar w:fldCharType="end"/>
        </w:r>
      </w:hyperlink>
    </w:p>
    <w:p w14:paraId="1DFCB1B6" w14:textId="5E9B6DE5"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8" w:history="1">
        <w:r w:rsidR="002C4FA5" w:rsidRPr="00605F1D">
          <w:rPr>
            <w:rStyle w:val="Hyperlink"/>
            <w:noProof/>
          </w:rPr>
          <w:t>Example 28: No Information Problems Section</w:t>
        </w:r>
        <w:r w:rsidR="002C4FA5">
          <w:rPr>
            <w:noProof/>
            <w:webHidden/>
          </w:rPr>
          <w:tab/>
        </w:r>
        <w:r w:rsidR="002C4FA5">
          <w:rPr>
            <w:noProof/>
            <w:webHidden/>
          </w:rPr>
          <w:fldChar w:fldCharType="begin"/>
        </w:r>
        <w:r w:rsidR="002C4FA5">
          <w:rPr>
            <w:noProof/>
            <w:webHidden/>
          </w:rPr>
          <w:instrText xml:space="preserve"> PAGEREF _Toc127519268 \h </w:instrText>
        </w:r>
        <w:r w:rsidR="002C4FA5">
          <w:rPr>
            <w:noProof/>
            <w:webHidden/>
          </w:rPr>
        </w:r>
        <w:r w:rsidR="002C4FA5">
          <w:rPr>
            <w:noProof/>
            <w:webHidden/>
          </w:rPr>
          <w:fldChar w:fldCharType="separate"/>
        </w:r>
        <w:r w:rsidR="00DC1072">
          <w:rPr>
            <w:noProof/>
            <w:webHidden/>
          </w:rPr>
          <w:t>107</w:t>
        </w:r>
        <w:r w:rsidR="002C4FA5">
          <w:rPr>
            <w:noProof/>
            <w:webHidden/>
          </w:rPr>
          <w:fldChar w:fldCharType="end"/>
        </w:r>
      </w:hyperlink>
    </w:p>
    <w:p w14:paraId="023A616C" w14:textId="5A6406EA"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69" w:history="1">
        <w:r w:rsidR="002C4FA5" w:rsidRPr="00605F1D">
          <w:rPr>
            <w:rStyle w:val="Hyperlink"/>
            <w:noProof/>
          </w:rPr>
          <w:t>Example 29: Allergy List</w:t>
        </w:r>
        <w:r w:rsidR="002C4FA5">
          <w:rPr>
            <w:noProof/>
            <w:webHidden/>
          </w:rPr>
          <w:tab/>
        </w:r>
        <w:r w:rsidR="002C4FA5">
          <w:rPr>
            <w:noProof/>
            <w:webHidden/>
          </w:rPr>
          <w:fldChar w:fldCharType="begin"/>
        </w:r>
        <w:r w:rsidR="002C4FA5">
          <w:rPr>
            <w:noProof/>
            <w:webHidden/>
          </w:rPr>
          <w:instrText xml:space="preserve"> PAGEREF _Toc127519269 \h </w:instrText>
        </w:r>
        <w:r w:rsidR="002C4FA5">
          <w:rPr>
            <w:noProof/>
            <w:webHidden/>
          </w:rPr>
        </w:r>
        <w:r w:rsidR="002C4FA5">
          <w:rPr>
            <w:noProof/>
            <w:webHidden/>
          </w:rPr>
          <w:fldChar w:fldCharType="separate"/>
        </w:r>
        <w:r w:rsidR="00DC1072">
          <w:rPr>
            <w:noProof/>
            <w:webHidden/>
          </w:rPr>
          <w:t>107</w:t>
        </w:r>
        <w:r w:rsidR="002C4FA5">
          <w:rPr>
            <w:noProof/>
            <w:webHidden/>
          </w:rPr>
          <w:fldChar w:fldCharType="end"/>
        </w:r>
      </w:hyperlink>
    </w:p>
    <w:p w14:paraId="14B81898" w14:textId="67869D9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0" w:history="1">
        <w:r w:rsidR="002C4FA5" w:rsidRPr="00605F1D">
          <w:rPr>
            <w:rStyle w:val="Hyperlink"/>
            <w:noProof/>
          </w:rPr>
          <w:t>Example 30: Allergies Section with No Information</w:t>
        </w:r>
        <w:r w:rsidR="002C4FA5">
          <w:rPr>
            <w:noProof/>
            <w:webHidden/>
          </w:rPr>
          <w:tab/>
        </w:r>
        <w:r w:rsidR="002C4FA5">
          <w:rPr>
            <w:noProof/>
            <w:webHidden/>
          </w:rPr>
          <w:fldChar w:fldCharType="begin"/>
        </w:r>
        <w:r w:rsidR="002C4FA5">
          <w:rPr>
            <w:noProof/>
            <w:webHidden/>
          </w:rPr>
          <w:instrText xml:space="preserve"> PAGEREF _Toc127519270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14:paraId="75944713" w14:textId="3332AC7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1" w:history="1">
        <w:r w:rsidR="002C4FA5" w:rsidRPr="00605F1D">
          <w:rPr>
            <w:rStyle w:val="Hyperlink"/>
            <w:noProof/>
          </w:rPr>
          <w:t>Example 31: Excluding section due to business rules.</w:t>
        </w:r>
        <w:r w:rsidR="002C4FA5">
          <w:rPr>
            <w:noProof/>
            <w:webHidden/>
          </w:rPr>
          <w:tab/>
        </w:r>
        <w:r w:rsidR="002C4FA5">
          <w:rPr>
            <w:noProof/>
            <w:webHidden/>
          </w:rPr>
          <w:fldChar w:fldCharType="begin"/>
        </w:r>
        <w:r w:rsidR="002C4FA5">
          <w:rPr>
            <w:noProof/>
            <w:webHidden/>
          </w:rPr>
          <w:instrText xml:space="preserve"> PAGEREF _Toc127519271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14:paraId="54779C29" w14:textId="0F511C89"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2" w:history="1">
        <w:r w:rsidR="002C4FA5" w:rsidRPr="00605F1D">
          <w:rPr>
            <w:rStyle w:val="Hyperlink"/>
            <w:noProof/>
          </w:rPr>
          <w:t>Example 32: Procedures Section with Excluded Information, example of locally selected wording</w:t>
        </w:r>
        <w:r w:rsidR="002C4FA5">
          <w:rPr>
            <w:noProof/>
            <w:webHidden/>
          </w:rPr>
          <w:tab/>
        </w:r>
        <w:r w:rsidR="002C4FA5">
          <w:rPr>
            <w:noProof/>
            <w:webHidden/>
          </w:rPr>
          <w:fldChar w:fldCharType="begin"/>
        </w:r>
        <w:r w:rsidR="002C4FA5">
          <w:rPr>
            <w:noProof/>
            <w:webHidden/>
          </w:rPr>
          <w:instrText xml:space="preserve"> PAGEREF _Toc127519272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14:paraId="0BAEBF44" w14:textId="34F4832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3" w:history="1">
        <w:r w:rsidR="002C4FA5" w:rsidRPr="00605F1D">
          <w:rPr>
            <w:rStyle w:val="Hyperlink"/>
            <w:noProof/>
          </w:rPr>
          <w:t>Example 33: Use of the Provenance Author Participation</w:t>
        </w:r>
        <w:r w:rsidR="002C4FA5">
          <w:rPr>
            <w:noProof/>
            <w:webHidden/>
          </w:rPr>
          <w:tab/>
        </w:r>
        <w:r w:rsidR="002C4FA5">
          <w:rPr>
            <w:noProof/>
            <w:webHidden/>
          </w:rPr>
          <w:fldChar w:fldCharType="begin"/>
        </w:r>
        <w:r w:rsidR="002C4FA5">
          <w:rPr>
            <w:noProof/>
            <w:webHidden/>
          </w:rPr>
          <w:instrText xml:space="preserve"> PAGEREF _Toc127519273 \h </w:instrText>
        </w:r>
        <w:r w:rsidR="002C4FA5">
          <w:rPr>
            <w:noProof/>
            <w:webHidden/>
          </w:rPr>
        </w:r>
        <w:r w:rsidR="002C4FA5">
          <w:rPr>
            <w:noProof/>
            <w:webHidden/>
          </w:rPr>
          <w:fldChar w:fldCharType="separate"/>
        </w:r>
        <w:r w:rsidR="00DC1072">
          <w:rPr>
            <w:noProof/>
            <w:webHidden/>
          </w:rPr>
          <w:t>115</w:t>
        </w:r>
        <w:r w:rsidR="002C4FA5">
          <w:rPr>
            <w:noProof/>
            <w:webHidden/>
          </w:rPr>
          <w:fldChar w:fldCharType="end"/>
        </w:r>
      </w:hyperlink>
    </w:p>
    <w:p w14:paraId="49EC5C88" w14:textId="7A4C3A5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4" w:history="1">
        <w:r w:rsidR="002C4FA5" w:rsidRPr="00605F1D">
          <w:rPr>
            <w:rStyle w:val="Hyperlink"/>
            <w:noProof/>
          </w:rPr>
          <w:t>Example 34: Section Time Range Template Example</w:t>
        </w:r>
        <w:r w:rsidR="002C4FA5">
          <w:rPr>
            <w:noProof/>
            <w:webHidden/>
          </w:rPr>
          <w:tab/>
        </w:r>
        <w:r w:rsidR="002C4FA5">
          <w:rPr>
            <w:noProof/>
            <w:webHidden/>
          </w:rPr>
          <w:fldChar w:fldCharType="begin"/>
        </w:r>
        <w:r w:rsidR="002C4FA5">
          <w:rPr>
            <w:noProof/>
            <w:webHidden/>
          </w:rPr>
          <w:instrText xml:space="preserve"> PAGEREF _Toc127519274 \h </w:instrText>
        </w:r>
        <w:r w:rsidR="002C4FA5">
          <w:rPr>
            <w:noProof/>
            <w:webHidden/>
          </w:rPr>
        </w:r>
        <w:r w:rsidR="002C4FA5">
          <w:rPr>
            <w:noProof/>
            <w:webHidden/>
          </w:rPr>
          <w:fldChar w:fldCharType="separate"/>
        </w:r>
        <w:r w:rsidR="00DC1072">
          <w:rPr>
            <w:noProof/>
            <w:webHidden/>
          </w:rPr>
          <w:t>117</w:t>
        </w:r>
        <w:r w:rsidR="002C4FA5">
          <w:rPr>
            <w:noProof/>
            <w:webHidden/>
          </w:rPr>
          <w:fldChar w:fldCharType="end"/>
        </w:r>
      </w:hyperlink>
    </w:p>
    <w:p w14:paraId="0BA6BC87" w14:textId="5B2587B7"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5" w:history="1">
        <w:r w:rsidR="002C4FA5" w:rsidRPr="00605F1D">
          <w:rPr>
            <w:rStyle w:val="Hyperlink"/>
            <w:noProof/>
          </w:rPr>
          <w:t>Example 35: Care Teams Section with Care Team Member Organizer for discrete data representation.</w:t>
        </w:r>
        <w:r w:rsidR="002C4FA5">
          <w:rPr>
            <w:noProof/>
            <w:webHidden/>
          </w:rPr>
          <w:tab/>
        </w:r>
        <w:r w:rsidR="002C4FA5">
          <w:rPr>
            <w:noProof/>
            <w:webHidden/>
          </w:rPr>
          <w:fldChar w:fldCharType="begin"/>
        </w:r>
        <w:r w:rsidR="002C4FA5">
          <w:rPr>
            <w:noProof/>
            <w:webHidden/>
          </w:rPr>
          <w:instrText xml:space="preserve"> PAGEREF _Toc127519275 \h </w:instrText>
        </w:r>
        <w:r w:rsidR="002C4FA5">
          <w:rPr>
            <w:noProof/>
            <w:webHidden/>
          </w:rPr>
        </w:r>
        <w:r w:rsidR="002C4FA5">
          <w:rPr>
            <w:noProof/>
            <w:webHidden/>
          </w:rPr>
          <w:fldChar w:fldCharType="separate"/>
        </w:r>
        <w:r w:rsidR="00DC1072">
          <w:rPr>
            <w:noProof/>
            <w:webHidden/>
          </w:rPr>
          <w:t>119</w:t>
        </w:r>
        <w:r w:rsidR="002C4FA5">
          <w:rPr>
            <w:noProof/>
            <w:webHidden/>
          </w:rPr>
          <w:fldChar w:fldCharType="end"/>
        </w:r>
      </w:hyperlink>
    </w:p>
    <w:p w14:paraId="169B48D5" w14:textId="73710F3D"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6" w:history="1">
        <w:r w:rsidR="002C4FA5" w:rsidRPr="00605F1D">
          <w:rPr>
            <w:rStyle w:val="Hyperlink"/>
            <w:noProof/>
          </w:rPr>
          <w:t>Example 36: Hospital Admission Diagnosis</w:t>
        </w:r>
        <w:r w:rsidR="002C4FA5">
          <w:rPr>
            <w:noProof/>
            <w:webHidden/>
          </w:rPr>
          <w:tab/>
        </w:r>
        <w:r w:rsidR="002C4FA5">
          <w:rPr>
            <w:noProof/>
            <w:webHidden/>
          </w:rPr>
          <w:fldChar w:fldCharType="begin"/>
        </w:r>
        <w:r w:rsidR="002C4FA5">
          <w:rPr>
            <w:noProof/>
            <w:webHidden/>
          </w:rPr>
          <w:instrText xml:space="preserve"> PAGEREF _Toc127519276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5E45D949" w14:textId="0891F9B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7" w:history="1">
        <w:r w:rsidR="002C4FA5" w:rsidRPr="00605F1D">
          <w:rPr>
            <w:rStyle w:val="Hyperlink"/>
            <w:noProof/>
          </w:rPr>
          <w:t>Example 37: Problem Concern containing a Problem Observation</w:t>
        </w:r>
        <w:r w:rsidR="002C4FA5">
          <w:rPr>
            <w:noProof/>
            <w:webHidden/>
          </w:rPr>
          <w:tab/>
        </w:r>
        <w:r w:rsidR="002C4FA5">
          <w:rPr>
            <w:noProof/>
            <w:webHidden/>
          </w:rPr>
          <w:fldChar w:fldCharType="begin"/>
        </w:r>
        <w:r w:rsidR="002C4FA5">
          <w:rPr>
            <w:noProof/>
            <w:webHidden/>
          </w:rPr>
          <w:instrText xml:space="preserve"> PAGEREF _Toc127519277 \h </w:instrText>
        </w:r>
        <w:r w:rsidR="002C4FA5">
          <w:rPr>
            <w:noProof/>
            <w:webHidden/>
          </w:rPr>
        </w:r>
        <w:r w:rsidR="002C4FA5">
          <w:rPr>
            <w:noProof/>
            <w:webHidden/>
          </w:rPr>
          <w:fldChar w:fldCharType="separate"/>
        </w:r>
        <w:r w:rsidR="00DC1072">
          <w:rPr>
            <w:noProof/>
            <w:webHidden/>
          </w:rPr>
          <w:t>126</w:t>
        </w:r>
        <w:r w:rsidR="002C4FA5">
          <w:rPr>
            <w:noProof/>
            <w:webHidden/>
          </w:rPr>
          <w:fldChar w:fldCharType="end"/>
        </w:r>
      </w:hyperlink>
    </w:p>
    <w:p w14:paraId="38ADB16B" w14:textId="60446CA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8" w:history="1">
        <w:r w:rsidR="002C4FA5" w:rsidRPr="00605F1D">
          <w:rPr>
            <w:rStyle w:val="Hyperlink"/>
            <w:noProof/>
          </w:rPr>
          <w:t>Example 38: No Known Problems</w:t>
        </w:r>
        <w:r w:rsidR="002C4FA5">
          <w:rPr>
            <w:noProof/>
            <w:webHidden/>
          </w:rPr>
          <w:tab/>
        </w:r>
        <w:r w:rsidR="002C4FA5">
          <w:rPr>
            <w:noProof/>
            <w:webHidden/>
          </w:rPr>
          <w:fldChar w:fldCharType="begin"/>
        </w:r>
        <w:r w:rsidR="002C4FA5">
          <w:rPr>
            <w:noProof/>
            <w:webHidden/>
          </w:rPr>
          <w:instrText xml:space="preserve"> PAGEREF _Toc127519278 \h </w:instrText>
        </w:r>
        <w:r w:rsidR="002C4FA5">
          <w:rPr>
            <w:noProof/>
            <w:webHidden/>
          </w:rPr>
        </w:r>
        <w:r w:rsidR="002C4FA5">
          <w:rPr>
            <w:noProof/>
            <w:webHidden/>
          </w:rPr>
          <w:fldChar w:fldCharType="separate"/>
        </w:r>
        <w:r w:rsidR="00DC1072">
          <w:rPr>
            <w:noProof/>
            <w:webHidden/>
          </w:rPr>
          <w:t>129</w:t>
        </w:r>
        <w:r w:rsidR="002C4FA5">
          <w:rPr>
            <w:noProof/>
            <w:webHidden/>
          </w:rPr>
          <w:fldChar w:fldCharType="end"/>
        </w:r>
      </w:hyperlink>
    </w:p>
    <w:p w14:paraId="7A7C1EEC" w14:textId="6563DF23"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79" w:history="1">
        <w:r w:rsidR="002C4FA5" w:rsidRPr="00605F1D">
          <w:rPr>
            <w:rStyle w:val="Hyperlink"/>
            <w:noProof/>
          </w:rPr>
          <w:t>Example 39: Health Concern narrative entry</w:t>
        </w:r>
        <w:r w:rsidR="002C4FA5">
          <w:rPr>
            <w:noProof/>
            <w:webHidden/>
          </w:rPr>
          <w:tab/>
        </w:r>
        <w:r w:rsidR="002C4FA5">
          <w:rPr>
            <w:noProof/>
            <w:webHidden/>
          </w:rPr>
          <w:fldChar w:fldCharType="begin"/>
        </w:r>
        <w:r w:rsidR="002C4FA5">
          <w:rPr>
            <w:noProof/>
            <w:webHidden/>
          </w:rPr>
          <w:instrText xml:space="preserve"> PAGEREF _Toc127519279 \h </w:instrText>
        </w:r>
        <w:r w:rsidR="002C4FA5">
          <w:rPr>
            <w:noProof/>
            <w:webHidden/>
          </w:rPr>
        </w:r>
        <w:r w:rsidR="002C4FA5">
          <w:rPr>
            <w:noProof/>
            <w:webHidden/>
          </w:rPr>
          <w:fldChar w:fldCharType="separate"/>
        </w:r>
        <w:r w:rsidR="00DC1072">
          <w:rPr>
            <w:noProof/>
            <w:webHidden/>
          </w:rPr>
          <w:t>132</w:t>
        </w:r>
        <w:r w:rsidR="002C4FA5">
          <w:rPr>
            <w:noProof/>
            <w:webHidden/>
          </w:rPr>
          <w:fldChar w:fldCharType="end"/>
        </w:r>
      </w:hyperlink>
    </w:p>
    <w:p w14:paraId="06BB47C3" w14:textId="59857A6B"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0" w:history="1">
        <w:r w:rsidR="002C4FA5" w:rsidRPr="00605F1D">
          <w:rPr>
            <w:rStyle w:val="Hyperlink"/>
            <w:noProof/>
          </w:rPr>
          <w:t>Example 40: Allergy concern for food allergy to eggs</w:t>
        </w:r>
        <w:r w:rsidR="002C4FA5">
          <w:rPr>
            <w:noProof/>
            <w:webHidden/>
          </w:rPr>
          <w:tab/>
        </w:r>
        <w:r w:rsidR="002C4FA5">
          <w:rPr>
            <w:noProof/>
            <w:webHidden/>
          </w:rPr>
          <w:fldChar w:fldCharType="begin"/>
        </w:r>
        <w:r w:rsidR="002C4FA5">
          <w:rPr>
            <w:noProof/>
            <w:webHidden/>
          </w:rPr>
          <w:instrText xml:space="preserve"> PAGEREF _Toc127519280 \h </w:instrText>
        </w:r>
        <w:r w:rsidR="002C4FA5">
          <w:rPr>
            <w:noProof/>
            <w:webHidden/>
          </w:rPr>
        </w:r>
        <w:r w:rsidR="002C4FA5">
          <w:rPr>
            <w:noProof/>
            <w:webHidden/>
          </w:rPr>
          <w:fldChar w:fldCharType="separate"/>
        </w:r>
        <w:r w:rsidR="00DC1072">
          <w:rPr>
            <w:noProof/>
            <w:webHidden/>
          </w:rPr>
          <w:t>134</w:t>
        </w:r>
        <w:r w:rsidR="002C4FA5">
          <w:rPr>
            <w:noProof/>
            <w:webHidden/>
          </w:rPr>
          <w:fldChar w:fldCharType="end"/>
        </w:r>
      </w:hyperlink>
    </w:p>
    <w:p w14:paraId="59BCB96A" w14:textId="1BE83B1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1" w:history="1">
        <w:r w:rsidR="002C4FA5" w:rsidRPr="00605F1D">
          <w:rPr>
            <w:rStyle w:val="Hyperlink"/>
            <w:noProof/>
          </w:rPr>
          <w:t>Example 41: No known allergies</w:t>
        </w:r>
        <w:r w:rsidR="002C4FA5">
          <w:rPr>
            <w:noProof/>
            <w:webHidden/>
          </w:rPr>
          <w:tab/>
        </w:r>
        <w:r w:rsidR="002C4FA5">
          <w:rPr>
            <w:noProof/>
            <w:webHidden/>
          </w:rPr>
          <w:fldChar w:fldCharType="begin"/>
        </w:r>
        <w:r w:rsidR="002C4FA5">
          <w:rPr>
            <w:noProof/>
            <w:webHidden/>
          </w:rPr>
          <w:instrText xml:space="preserve"> PAGEREF _Toc127519281 \h </w:instrText>
        </w:r>
        <w:r w:rsidR="002C4FA5">
          <w:rPr>
            <w:noProof/>
            <w:webHidden/>
          </w:rPr>
        </w:r>
        <w:r w:rsidR="002C4FA5">
          <w:rPr>
            <w:noProof/>
            <w:webHidden/>
          </w:rPr>
          <w:fldChar w:fldCharType="separate"/>
        </w:r>
        <w:r w:rsidR="00DC1072">
          <w:rPr>
            <w:noProof/>
            <w:webHidden/>
          </w:rPr>
          <w:t>137</w:t>
        </w:r>
        <w:r w:rsidR="002C4FA5">
          <w:rPr>
            <w:noProof/>
            <w:webHidden/>
          </w:rPr>
          <w:fldChar w:fldCharType="end"/>
        </w:r>
      </w:hyperlink>
    </w:p>
    <w:p w14:paraId="3821EC7A" w14:textId="1F5A965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2" w:history="1">
        <w:r w:rsidR="002C4FA5" w:rsidRPr="00605F1D">
          <w:rPr>
            <w:rStyle w:val="Hyperlink"/>
            <w:noProof/>
          </w:rPr>
          <w:t>Example 42: Recording an allergy that started in January of 2009, but became a tracked concern as of January 4, 2014</w:t>
        </w:r>
        <w:r w:rsidR="002C4FA5">
          <w:rPr>
            <w:noProof/>
            <w:webHidden/>
          </w:rPr>
          <w:tab/>
        </w:r>
        <w:r w:rsidR="002C4FA5">
          <w:rPr>
            <w:noProof/>
            <w:webHidden/>
          </w:rPr>
          <w:fldChar w:fldCharType="begin"/>
        </w:r>
        <w:r w:rsidR="002C4FA5">
          <w:rPr>
            <w:noProof/>
            <w:webHidden/>
          </w:rPr>
          <w:instrText xml:space="preserve"> PAGEREF _Toc127519282 \h </w:instrText>
        </w:r>
        <w:r w:rsidR="002C4FA5">
          <w:rPr>
            <w:noProof/>
            <w:webHidden/>
          </w:rPr>
        </w:r>
        <w:r w:rsidR="002C4FA5">
          <w:rPr>
            <w:noProof/>
            <w:webHidden/>
          </w:rPr>
          <w:fldChar w:fldCharType="separate"/>
        </w:r>
        <w:r w:rsidR="00DC1072">
          <w:rPr>
            <w:noProof/>
            <w:webHidden/>
          </w:rPr>
          <w:t>140</w:t>
        </w:r>
        <w:r w:rsidR="002C4FA5">
          <w:rPr>
            <w:noProof/>
            <w:webHidden/>
          </w:rPr>
          <w:fldChar w:fldCharType="end"/>
        </w:r>
      </w:hyperlink>
    </w:p>
    <w:p w14:paraId="0879DD6A" w14:textId="1ED0D90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3" w:history="1">
        <w:r w:rsidR="002C4FA5" w:rsidRPr="00605F1D">
          <w:rPr>
            <w:rStyle w:val="Hyperlink"/>
            <w:noProof/>
          </w:rPr>
          <w:t>Example 43: Updating an allergy that is no longer a concern</w:t>
        </w:r>
        <w:r w:rsidR="002C4FA5">
          <w:rPr>
            <w:noProof/>
            <w:webHidden/>
          </w:rPr>
          <w:tab/>
        </w:r>
        <w:r w:rsidR="002C4FA5">
          <w:rPr>
            <w:noProof/>
            <w:webHidden/>
          </w:rPr>
          <w:fldChar w:fldCharType="begin"/>
        </w:r>
        <w:r w:rsidR="002C4FA5">
          <w:rPr>
            <w:noProof/>
            <w:webHidden/>
          </w:rPr>
          <w:instrText xml:space="preserve"> PAGEREF _Toc127519283 \h </w:instrText>
        </w:r>
        <w:r w:rsidR="002C4FA5">
          <w:rPr>
            <w:noProof/>
            <w:webHidden/>
          </w:rPr>
        </w:r>
        <w:r w:rsidR="002C4FA5">
          <w:rPr>
            <w:noProof/>
            <w:webHidden/>
          </w:rPr>
          <w:fldChar w:fldCharType="separate"/>
        </w:r>
        <w:r w:rsidR="00DC1072">
          <w:rPr>
            <w:noProof/>
            <w:webHidden/>
          </w:rPr>
          <w:t>141</w:t>
        </w:r>
        <w:r w:rsidR="002C4FA5">
          <w:rPr>
            <w:noProof/>
            <w:webHidden/>
          </w:rPr>
          <w:fldChar w:fldCharType="end"/>
        </w:r>
      </w:hyperlink>
    </w:p>
    <w:p w14:paraId="462FDDDC" w14:textId="4B0AD2C9"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4" w:history="1">
        <w:r w:rsidR="002C4FA5" w:rsidRPr="00605F1D">
          <w:rPr>
            <w:rStyle w:val="Hyperlink"/>
            <w:noProof/>
          </w:rPr>
          <w:t>Example 44: Implanted Device – known procedure details</w:t>
        </w:r>
        <w:r w:rsidR="002C4FA5">
          <w:rPr>
            <w:noProof/>
            <w:webHidden/>
          </w:rPr>
          <w:tab/>
        </w:r>
        <w:r w:rsidR="002C4FA5">
          <w:rPr>
            <w:noProof/>
            <w:webHidden/>
          </w:rPr>
          <w:fldChar w:fldCharType="begin"/>
        </w:r>
        <w:r w:rsidR="002C4FA5">
          <w:rPr>
            <w:noProof/>
            <w:webHidden/>
          </w:rPr>
          <w:instrText xml:space="preserve"> PAGEREF _Toc127519284 \h </w:instrText>
        </w:r>
        <w:r w:rsidR="002C4FA5">
          <w:rPr>
            <w:noProof/>
            <w:webHidden/>
          </w:rPr>
        </w:r>
        <w:r w:rsidR="002C4FA5">
          <w:rPr>
            <w:noProof/>
            <w:webHidden/>
          </w:rPr>
          <w:fldChar w:fldCharType="separate"/>
        </w:r>
        <w:r w:rsidR="00DC1072">
          <w:rPr>
            <w:noProof/>
            <w:webHidden/>
          </w:rPr>
          <w:t>142</w:t>
        </w:r>
        <w:r w:rsidR="002C4FA5">
          <w:rPr>
            <w:noProof/>
            <w:webHidden/>
          </w:rPr>
          <w:fldChar w:fldCharType="end"/>
        </w:r>
      </w:hyperlink>
    </w:p>
    <w:p w14:paraId="355F1D29" w14:textId="73FCE2B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5" w:history="1">
        <w:r w:rsidR="002C4FA5" w:rsidRPr="00605F1D">
          <w:rPr>
            <w:rStyle w:val="Hyperlink"/>
            <w:noProof/>
          </w:rPr>
          <w:t>Example 45: Implanted Device - Procedure unknown</w:t>
        </w:r>
        <w:r w:rsidR="002C4FA5">
          <w:rPr>
            <w:noProof/>
            <w:webHidden/>
          </w:rPr>
          <w:tab/>
        </w:r>
        <w:r w:rsidR="002C4FA5">
          <w:rPr>
            <w:noProof/>
            <w:webHidden/>
          </w:rPr>
          <w:fldChar w:fldCharType="begin"/>
        </w:r>
        <w:r w:rsidR="002C4FA5">
          <w:rPr>
            <w:noProof/>
            <w:webHidden/>
          </w:rPr>
          <w:instrText xml:space="preserve"> PAGEREF _Toc127519285 \h </w:instrText>
        </w:r>
        <w:r w:rsidR="002C4FA5">
          <w:rPr>
            <w:noProof/>
            <w:webHidden/>
          </w:rPr>
        </w:r>
        <w:r w:rsidR="002C4FA5">
          <w:rPr>
            <w:noProof/>
            <w:webHidden/>
          </w:rPr>
          <w:fldChar w:fldCharType="separate"/>
        </w:r>
        <w:r w:rsidR="00DC1072">
          <w:rPr>
            <w:noProof/>
            <w:webHidden/>
          </w:rPr>
          <w:t>143</w:t>
        </w:r>
        <w:r w:rsidR="002C4FA5">
          <w:rPr>
            <w:noProof/>
            <w:webHidden/>
          </w:rPr>
          <w:fldChar w:fldCharType="end"/>
        </w:r>
      </w:hyperlink>
    </w:p>
    <w:p w14:paraId="1CEE7860" w14:textId="01CEFD7B"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6" w:history="1">
        <w:r w:rsidR="002C4FA5" w:rsidRPr="00605F1D">
          <w:rPr>
            <w:rStyle w:val="Hyperlink"/>
            <w:noProof/>
          </w:rPr>
          <w:t>Example 46: No Implanted Devices</w:t>
        </w:r>
        <w:r w:rsidR="002C4FA5">
          <w:rPr>
            <w:noProof/>
            <w:webHidden/>
          </w:rPr>
          <w:tab/>
        </w:r>
        <w:r w:rsidR="002C4FA5">
          <w:rPr>
            <w:noProof/>
            <w:webHidden/>
          </w:rPr>
          <w:fldChar w:fldCharType="begin"/>
        </w:r>
        <w:r w:rsidR="002C4FA5">
          <w:rPr>
            <w:noProof/>
            <w:webHidden/>
          </w:rPr>
          <w:instrText xml:space="preserve"> PAGEREF _Toc127519286 \h </w:instrText>
        </w:r>
        <w:r w:rsidR="002C4FA5">
          <w:rPr>
            <w:noProof/>
            <w:webHidden/>
          </w:rPr>
        </w:r>
        <w:r w:rsidR="002C4FA5">
          <w:rPr>
            <w:noProof/>
            <w:webHidden/>
          </w:rPr>
          <w:fldChar w:fldCharType="separate"/>
        </w:r>
        <w:r w:rsidR="00DC1072">
          <w:rPr>
            <w:noProof/>
            <w:webHidden/>
          </w:rPr>
          <w:t>144</w:t>
        </w:r>
        <w:r w:rsidR="002C4FA5">
          <w:rPr>
            <w:noProof/>
            <w:webHidden/>
          </w:rPr>
          <w:fldChar w:fldCharType="end"/>
        </w:r>
      </w:hyperlink>
    </w:p>
    <w:p w14:paraId="038CC37C" w14:textId="10D936C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7" w:history="1">
        <w:r w:rsidR="002C4FA5" w:rsidRPr="00605F1D">
          <w:rPr>
            <w:rStyle w:val="Hyperlink"/>
            <w:noProof/>
          </w:rPr>
          <w:t>Example 47: Non-Medicinal Supply – Cane and Eyeglasses</w:t>
        </w:r>
        <w:r w:rsidR="002C4FA5">
          <w:rPr>
            <w:noProof/>
            <w:webHidden/>
          </w:rPr>
          <w:tab/>
        </w:r>
        <w:r w:rsidR="002C4FA5">
          <w:rPr>
            <w:noProof/>
            <w:webHidden/>
          </w:rPr>
          <w:fldChar w:fldCharType="begin"/>
        </w:r>
        <w:r w:rsidR="002C4FA5">
          <w:rPr>
            <w:noProof/>
            <w:webHidden/>
          </w:rPr>
          <w:instrText xml:space="preserve"> PAGEREF _Toc127519287 \h </w:instrText>
        </w:r>
        <w:r w:rsidR="002C4FA5">
          <w:rPr>
            <w:noProof/>
            <w:webHidden/>
          </w:rPr>
        </w:r>
        <w:r w:rsidR="002C4FA5">
          <w:rPr>
            <w:noProof/>
            <w:webHidden/>
          </w:rPr>
          <w:fldChar w:fldCharType="separate"/>
        </w:r>
        <w:r w:rsidR="00DC1072">
          <w:rPr>
            <w:noProof/>
            <w:webHidden/>
          </w:rPr>
          <w:t>146</w:t>
        </w:r>
        <w:r w:rsidR="002C4FA5">
          <w:rPr>
            <w:noProof/>
            <w:webHidden/>
          </w:rPr>
          <w:fldChar w:fldCharType="end"/>
        </w:r>
      </w:hyperlink>
    </w:p>
    <w:p w14:paraId="4A341FE6" w14:textId="59E16F9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8" w:history="1">
        <w:r w:rsidR="002C4FA5" w:rsidRPr="00605F1D">
          <w:rPr>
            <w:rStyle w:val="Hyperlink"/>
            <w:noProof/>
          </w:rPr>
          <w:t>Example 48: Goal Observation narrative</w:t>
        </w:r>
        <w:r w:rsidR="002C4FA5">
          <w:rPr>
            <w:noProof/>
            <w:webHidden/>
          </w:rPr>
          <w:tab/>
        </w:r>
        <w:r w:rsidR="002C4FA5">
          <w:rPr>
            <w:noProof/>
            <w:webHidden/>
          </w:rPr>
          <w:fldChar w:fldCharType="begin"/>
        </w:r>
        <w:r w:rsidR="002C4FA5">
          <w:rPr>
            <w:noProof/>
            <w:webHidden/>
          </w:rPr>
          <w:instrText xml:space="preserve"> PAGEREF _Toc127519288 \h </w:instrText>
        </w:r>
        <w:r w:rsidR="002C4FA5">
          <w:rPr>
            <w:noProof/>
            <w:webHidden/>
          </w:rPr>
        </w:r>
        <w:r w:rsidR="002C4FA5">
          <w:rPr>
            <w:noProof/>
            <w:webHidden/>
          </w:rPr>
          <w:fldChar w:fldCharType="separate"/>
        </w:r>
        <w:r w:rsidR="00DC1072">
          <w:rPr>
            <w:noProof/>
            <w:webHidden/>
          </w:rPr>
          <w:t>150</w:t>
        </w:r>
        <w:r w:rsidR="002C4FA5">
          <w:rPr>
            <w:noProof/>
            <w:webHidden/>
          </w:rPr>
          <w:fldChar w:fldCharType="end"/>
        </w:r>
      </w:hyperlink>
    </w:p>
    <w:p w14:paraId="4CB888B4" w14:textId="08CA2900"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89" w:history="1">
        <w:r w:rsidR="002C4FA5" w:rsidRPr="00605F1D">
          <w:rPr>
            <w:rStyle w:val="Hyperlink"/>
            <w:noProof/>
          </w:rPr>
          <w:t>Example 49: Social History Observation - Lead-Based Paint in the Home</w:t>
        </w:r>
        <w:r w:rsidR="002C4FA5">
          <w:rPr>
            <w:noProof/>
            <w:webHidden/>
          </w:rPr>
          <w:tab/>
        </w:r>
        <w:r w:rsidR="002C4FA5">
          <w:rPr>
            <w:noProof/>
            <w:webHidden/>
          </w:rPr>
          <w:fldChar w:fldCharType="begin"/>
        </w:r>
        <w:r w:rsidR="002C4FA5">
          <w:rPr>
            <w:noProof/>
            <w:webHidden/>
          </w:rPr>
          <w:instrText xml:space="preserve"> PAGEREF _Toc127519289 \h </w:instrText>
        </w:r>
        <w:r w:rsidR="002C4FA5">
          <w:rPr>
            <w:noProof/>
            <w:webHidden/>
          </w:rPr>
        </w:r>
        <w:r w:rsidR="002C4FA5">
          <w:rPr>
            <w:noProof/>
            <w:webHidden/>
          </w:rPr>
          <w:fldChar w:fldCharType="separate"/>
        </w:r>
        <w:r w:rsidR="00DC1072">
          <w:rPr>
            <w:noProof/>
            <w:webHidden/>
          </w:rPr>
          <w:t>151</w:t>
        </w:r>
        <w:r w:rsidR="002C4FA5">
          <w:rPr>
            <w:noProof/>
            <w:webHidden/>
          </w:rPr>
          <w:fldChar w:fldCharType="end"/>
        </w:r>
      </w:hyperlink>
    </w:p>
    <w:p w14:paraId="5E614C89" w14:textId="10AC023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0" w:history="1">
        <w:r w:rsidR="002C4FA5" w:rsidRPr="00605F1D">
          <w:rPr>
            <w:rStyle w:val="Hyperlink"/>
            <w:noProof/>
          </w:rPr>
          <w:t>Example 50: Unknown Smoking Status</w:t>
        </w:r>
        <w:r w:rsidR="002C4FA5">
          <w:rPr>
            <w:noProof/>
            <w:webHidden/>
          </w:rPr>
          <w:tab/>
        </w:r>
        <w:r w:rsidR="002C4FA5">
          <w:rPr>
            <w:noProof/>
            <w:webHidden/>
          </w:rPr>
          <w:fldChar w:fldCharType="begin"/>
        </w:r>
        <w:r w:rsidR="002C4FA5">
          <w:rPr>
            <w:noProof/>
            <w:webHidden/>
          </w:rPr>
          <w:instrText xml:space="preserve"> PAGEREF _Toc127519290 \h </w:instrText>
        </w:r>
        <w:r w:rsidR="002C4FA5">
          <w:rPr>
            <w:noProof/>
            <w:webHidden/>
          </w:rPr>
        </w:r>
        <w:r w:rsidR="002C4FA5">
          <w:rPr>
            <w:noProof/>
            <w:webHidden/>
          </w:rPr>
          <w:fldChar w:fldCharType="separate"/>
        </w:r>
        <w:r w:rsidR="00DC1072">
          <w:rPr>
            <w:noProof/>
            <w:webHidden/>
          </w:rPr>
          <w:t>153</w:t>
        </w:r>
        <w:r w:rsidR="002C4FA5">
          <w:rPr>
            <w:noProof/>
            <w:webHidden/>
          </w:rPr>
          <w:fldChar w:fldCharType="end"/>
        </w:r>
      </w:hyperlink>
    </w:p>
    <w:p w14:paraId="55C21A3B" w14:textId="251ABEB9"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1" w:history="1">
        <w:r w:rsidR="002C4FA5" w:rsidRPr="00605F1D">
          <w:rPr>
            <w:rStyle w:val="Hyperlink"/>
            <w:noProof/>
          </w:rPr>
          <w:t>Example 51: Tobacco Use –Light Tobacco Smoker between 4/12/2010 and 4/12/2016.</w:t>
        </w:r>
        <w:r w:rsidR="002C4FA5">
          <w:rPr>
            <w:noProof/>
            <w:webHidden/>
          </w:rPr>
          <w:tab/>
        </w:r>
        <w:r w:rsidR="002C4FA5">
          <w:rPr>
            <w:noProof/>
            <w:webHidden/>
          </w:rPr>
          <w:fldChar w:fldCharType="begin"/>
        </w:r>
        <w:r w:rsidR="002C4FA5">
          <w:rPr>
            <w:noProof/>
            <w:webHidden/>
          </w:rPr>
          <w:instrText xml:space="preserve"> PAGEREF _Toc127519291 \h </w:instrText>
        </w:r>
        <w:r w:rsidR="002C4FA5">
          <w:rPr>
            <w:noProof/>
            <w:webHidden/>
          </w:rPr>
        </w:r>
        <w:r w:rsidR="002C4FA5">
          <w:rPr>
            <w:noProof/>
            <w:webHidden/>
          </w:rPr>
          <w:fldChar w:fldCharType="separate"/>
        </w:r>
        <w:r w:rsidR="00DC1072">
          <w:rPr>
            <w:noProof/>
            <w:webHidden/>
          </w:rPr>
          <w:t>154</w:t>
        </w:r>
        <w:r w:rsidR="002C4FA5">
          <w:rPr>
            <w:noProof/>
            <w:webHidden/>
          </w:rPr>
          <w:fldChar w:fldCharType="end"/>
        </w:r>
      </w:hyperlink>
    </w:p>
    <w:p w14:paraId="127529F2" w14:textId="1DA1988A"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2" w:history="1">
        <w:r w:rsidR="002C4FA5" w:rsidRPr="00605F1D">
          <w:rPr>
            <w:rStyle w:val="Hyperlink"/>
            <w:noProof/>
          </w:rPr>
          <w:t>Example 52: Birth Sex</w:t>
        </w:r>
        <w:r w:rsidR="002C4FA5">
          <w:rPr>
            <w:noProof/>
            <w:webHidden/>
          </w:rPr>
          <w:tab/>
        </w:r>
        <w:r w:rsidR="002C4FA5">
          <w:rPr>
            <w:noProof/>
            <w:webHidden/>
          </w:rPr>
          <w:fldChar w:fldCharType="begin"/>
        </w:r>
        <w:r w:rsidR="002C4FA5">
          <w:rPr>
            <w:noProof/>
            <w:webHidden/>
          </w:rPr>
          <w:instrText xml:space="preserve"> PAGEREF _Toc127519292 \h </w:instrText>
        </w:r>
        <w:r w:rsidR="002C4FA5">
          <w:rPr>
            <w:noProof/>
            <w:webHidden/>
          </w:rPr>
        </w:r>
        <w:r w:rsidR="002C4FA5">
          <w:rPr>
            <w:noProof/>
            <w:webHidden/>
          </w:rPr>
          <w:fldChar w:fldCharType="separate"/>
        </w:r>
        <w:r w:rsidR="00DC1072">
          <w:rPr>
            <w:noProof/>
            <w:webHidden/>
          </w:rPr>
          <w:t>155</w:t>
        </w:r>
        <w:r w:rsidR="002C4FA5">
          <w:rPr>
            <w:noProof/>
            <w:webHidden/>
          </w:rPr>
          <w:fldChar w:fldCharType="end"/>
        </w:r>
      </w:hyperlink>
    </w:p>
    <w:p w14:paraId="33D6DA98" w14:textId="6491BE0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3" w:history="1">
        <w:r w:rsidR="002C4FA5" w:rsidRPr="00605F1D">
          <w:rPr>
            <w:rStyle w:val="Hyperlink"/>
            <w:noProof/>
          </w:rPr>
          <w:t>Example 53: Patient was pregnant from 4/10/2011 to 1/12/2012</w:t>
        </w:r>
        <w:r w:rsidR="002C4FA5">
          <w:rPr>
            <w:noProof/>
            <w:webHidden/>
          </w:rPr>
          <w:tab/>
        </w:r>
        <w:r w:rsidR="002C4FA5">
          <w:rPr>
            <w:noProof/>
            <w:webHidden/>
          </w:rPr>
          <w:fldChar w:fldCharType="begin"/>
        </w:r>
        <w:r w:rsidR="002C4FA5">
          <w:rPr>
            <w:noProof/>
            <w:webHidden/>
          </w:rPr>
          <w:instrText xml:space="preserve"> PAGEREF _Toc127519293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14:paraId="548CBD1A" w14:textId="5835AA3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4" w:history="1">
        <w:r w:rsidR="002C4FA5" w:rsidRPr="00605F1D">
          <w:rPr>
            <w:rStyle w:val="Hyperlink"/>
            <w:noProof/>
          </w:rPr>
          <w:t>Example 54: Patient was not pregnant</w:t>
        </w:r>
        <w:r w:rsidR="002C4FA5">
          <w:rPr>
            <w:noProof/>
            <w:webHidden/>
          </w:rPr>
          <w:tab/>
        </w:r>
        <w:r w:rsidR="002C4FA5">
          <w:rPr>
            <w:noProof/>
            <w:webHidden/>
          </w:rPr>
          <w:fldChar w:fldCharType="begin"/>
        </w:r>
        <w:r w:rsidR="002C4FA5">
          <w:rPr>
            <w:noProof/>
            <w:webHidden/>
          </w:rPr>
          <w:instrText xml:space="preserve"> PAGEREF _Toc127519294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14:paraId="363F7E04" w14:textId="78048BB0"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5" w:history="1">
        <w:r w:rsidR="002C4FA5" w:rsidRPr="00605F1D">
          <w:rPr>
            <w:rStyle w:val="Hyperlink"/>
            <w:noProof/>
          </w:rPr>
          <w:t>Example 55: Unknown if the patient was pregnant or not</w:t>
        </w:r>
        <w:r w:rsidR="002C4FA5">
          <w:rPr>
            <w:noProof/>
            <w:webHidden/>
          </w:rPr>
          <w:tab/>
        </w:r>
        <w:r w:rsidR="002C4FA5">
          <w:rPr>
            <w:noProof/>
            <w:webHidden/>
          </w:rPr>
          <w:fldChar w:fldCharType="begin"/>
        </w:r>
        <w:r w:rsidR="002C4FA5">
          <w:rPr>
            <w:noProof/>
            <w:webHidden/>
          </w:rPr>
          <w:instrText xml:space="preserve"> PAGEREF _Toc127519295 \h </w:instrText>
        </w:r>
        <w:r w:rsidR="002C4FA5">
          <w:rPr>
            <w:noProof/>
            <w:webHidden/>
          </w:rPr>
        </w:r>
        <w:r w:rsidR="002C4FA5">
          <w:rPr>
            <w:noProof/>
            <w:webHidden/>
          </w:rPr>
          <w:fldChar w:fldCharType="separate"/>
        </w:r>
        <w:r w:rsidR="00DC1072">
          <w:rPr>
            <w:noProof/>
            <w:webHidden/>
          </w:rPr>
          <w:t>157</w:t>
        </w:r>
        <w:r w:rsidR="002C4FA5">
          <w:rPr>
            <w:noProof/>
            <w:webHidden/>
          </w:rPr>
          <w:fldChar w:fldCharType="end"/>
        </w:r>
      </w:hyperlink>
    </w:p>
    <w:p w14:paraId="3CD224B0" w14:textId="1A158DB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6" w:history="1">
        <w:r w:rsidR="002C4FA5" w:rsidRPr="00605F1D">
          <w:rPr>
            <w:rStyle w:val="Hyperlink"/>
            <w:noProof/>
          </w:rPr>
          <w:t>Example 56: Result Organizer for CBC W Auto Differential panel - Blood</w:t>
        </w:r>
        <w:r w:rsidR="002C4FA5">
          <w:rPr>
            <w:noProof/>
            <w:webHidden/>
          </w:rPr>
          <w:tab/>
        </w:r>
        <w:r w:rsidR="002C4FA5">
          <w:rPr>
            <w:noProof/>
            <w:webHidden/>
          </w:rPr>
          <w:fldChar w:fldCharType="begin"/>
        </w:r>
        <w:r w:rsidR="002C4FA5">
          <w:rPr>
            <w:noProof/>
            <w:webHidden/>
          </w:rPr>
          <w:instrText xml:space="preserve"> PAGEREF _Toc127519296 \h </w:instrText>
        </w:r>
        <w:r w:rsidR="002C4FA5">
          <w:rPr>
            <w:noProof/>
            <w:webHidden/>
          </w:rPr>
        </w:r>
        <w:r w:rsidR="002C4FA5">
          <w:rPr>
            <w:noProof/>
            <w:webHidden/>
          </w:rPr>
          <w:fldChar w:fldCharType="separate"/>
        </w:r>
        <w:r w:rsidR="00DC1072">
          <w:rPr>
            <w:noProof/>
            <w:webHidden/>
          </w:rPr>
          <w:t>158</w:t>
        </w:r>
        <w:r w:rsidR="002C4FA5">
          <w:rPr>
            <w:noProof/>
            <w:webHidden/>
          </w:rPr>
          <w:fldChar w:fldCharType="end"/>
        </w:r>
      </w:hyperlink>
    </w:p>
    <w:p w14:paraId="64D6477B" w14:textId="30BAE1F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7" w:history="1">
        <w:r w:rsidR="002C4FA5" w:rsidRPr="00605F1D">
          <w:rPr>
            <w:rStyle w:val="Hyperlink"/>
            <w:noProof/>
          </w:rPr>
          <w:t>Example 57: Vital Signs Organizer</w:t>
        </w:r>
        <w:r w:rsidR="002C4FA5">
          <w:rPr>
            <w:noProof/>
            <w:webHidden/>
          </w:rPr>
          <w:tab/>
        </w:r>
        <w:r w:rsidR="002C4FA5">
          <w:rPr>
            <w:noProof/>
            <w:webHidden/>
          </w:rPr>
          <w:fldChar w:fldCharType="begin"/>
        </w:r>
        <w:r w:rsidR="002C4FA5">
          <w:rPr>
            <w:noProof/>
            <w:webHidden/>
          </w:rPr>
          <w:instrText xml:space="preserve"> PAGEREF _Toc127519297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0B8127D5" w14:textId="0160911D"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8" w:history="1">
        <w:r w:rsidR="002C4FA5" w:rsidRPr="00605F1D">
          <w:rPr>
            <w:rStyle w:val="Hyperlink"/>
            <w:noProof/>
          </w:rPr>
          <w:t>Example 58: Vital Sign Coding with Translation</w:t>
        </w:r>
        <w:r w:rsidR="002C4FA5">
          <w:rPr>
            <w:noProof/>
            <w:webHidden/>
          </w:rPr>
          <w:tab/>
        </w:r>
        <w:r w:rsidR="002C4FA5">
          <w:rPr>
            <w:noProof/>
            <w:webHidden/>
          </w:rPr>
          <w:fldChar w:fldCharType="begin"/>
        </w:r>
        <w:r w:rsidR="002C4FA5">
          <w:rPr>
            <w:noProof/>
            <w:webHidden/>
          </w:rPr>
          <w:instrText xml:space="preserve"> PAGEREF _Toc127519298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14:paraId="74E1CA4D" w14:textId="07A0515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299" w:history="1">
        <w:r w:rsidR="002C4FA5" w:rsidRPr="00605F1D">
          <w:rPr>
            <w:rStyle w:val="Hyperlink"/>
            <w:noProof/>
          </w:rPr>
          <w:t>Example 59: Medication Administration</w:t>
        </w:r>
        <w:r w:rsidR="002C4FA5">
          <w:rPr>
            <w:noProof/>
            <w:webHidden/>
          </w:rPr>
          <w:tab/>
        </w:r>
        <w:r w:rsidR="002C4FA5">
          <w:rPr>
            <w:noProof/>
            <w:webHidden/>
          </w:rPr>
          <w:fldChar w:fldCharType="begin"/>
        </w:r>
        <w:r w:rsidR="002C4FA5">
          <w:rPr>
            <w:noProof/>
            <w:webHidden/>
          </w:rPr>
          <w:instrText xml:space="preserve"> PAGEREF _Toc127519299 \h </w:instrText>
        </w:r>
        <w:r w:rsidR="002C4FA5">
          <w:rPr>
            <w:noProof/>
            <w:webHidden/>
          </w:rPr>
        </w:r>
        <w:r w:rsidR="002C4FA5">
          <w:rPr>
            <w:noProof/>
            <w:webHidden/>
          </w:rPr>
          <w:fldChar w:fldCharType="separate"/>
        </w:r>
        <w:r w:rsidR="00DC1072">
          <w:rPr>
            <w:noProof/>
            <w:webHidden/>
          </w:rPr>
          <w:t>165</w:t>
        </w:r>
        <w:r w:rsidR="002C4FA5">
          <w:rPr>
            <w:noProof/>
            <w:webHidden/>
          </w:rPr>
          <w:fldChar w:fldCharType="end"/>
        </w:r>
      </w:hyperlink>
    </w:p>
    <w:p w14:paraId="151AE775" w14:textId="2BA919CB"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00" w:history="1">
        <w:r w:rsidR="002C4FA5" w:rsidRPr="00605F1D">
          <w:rPr>
            <w:rStyle w:val="Hyperlink"/>
            <w:noProof/>
          </w:rPr>
          <w:t>Example 60: Medication Plan</w:t>
        </w:r>
        <w:r w:rsidR="002C4FA5">
          <w:rPr>
            <w:noProof/>
            <w:webHidden/>
          </w:rPr>
          <w:tab/>
        </w:r>
        <w:r w:rsidR="002C4FA5">
          <w:rPr>
            <w:noProof/>
            <w:webHidden/>
          </w:rPr>
          <w:fldChar w:fldCharType="begin"/>
        </w:r>
        <w:r w:rsidR="002C4FA5">
          <w:rPr>
            <w:noProof/>
            <w:webHidden/>
          </w:rPr>
          <w:instrText xml:space="preserve"> PAGEREF _Toc127519300 \h </w:instrText>
        </w:r>
        <w:r w:rsidR="002C4FA5">
          <w:rPr>
            <w:noProof/>
            <w:webHidden/>
          </w:rPr>
        </w:r>
        <w:r w:rsidR="002C4FA5">
          <w:rPr>
            <w:noProof/>
            <w:webHidden/>
          </w:rPr>
          <w:fldChar w:fldCharType="separate"/>
        </w:r>
        <w:r w:rsidR="00DC1072">
          <w:rPr>
            <w:noProof/>
            <w:webHidden/>
          </w:rPr>
          <w:t>165</w:t>
        </w:r>
        <w:r w:rsidR="002C4FA5">
          <w:rPr>
            <w:noProof/>
            <w:webHidden/>
          </w:rPr>
          <w:fldChar w:fldCharType="end"/>
        </w:r>
      </w:hyperlink>
    </w:p>
    <w:p w14:paraId="442E342B" w14:textId="2C69FD2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01" w:history="1">
        <w:r w:rsidR="002C4FA5" w:rsidRPr="00605F1D">
          <w:rPr>
            <w:rStyle w:val="Hyperlink"/>
            <w:noProof/>
          </w:rPr>
          <w:t>Example 61: Medication Dispense</w:t>
        </w:r>
        <w:r w:rsidR="002C4FA5">
          <w:rPr>
            <w:noProof/>
            <w:webHidden/>
          </w:rPr>
          <w:tab/>
        </w:r>
        <w:r w:rsidR="002C4FA5">
          <w:rPr>
            <w:noProof/>
            <w:webHidden/>
          </w:rPr>
          <w:fldChar w:fldCharType="begin"/>
        </w:r>
        <w:r w:rsidR="002C4FA5">
          <w:rPr>
            <w:noProof/>
            <w:webHidden/>
          </w:rPr>
          <w:instrText xml:space="preserve"> PAGEREF _Toc127519301 \h </w:instrText>
        </w:r>
        <w:r w:rsidR="002C4FA5">
          <w:rPr>
            <w:noProof/>
            <w:webHidden/>
          </w:rPr>
        </w:r>
        <w:r w:rsidR="002C4FA5">
          <w:rPr>
            <w:noProof/>
            <w:webHidden/>
          </w:rPr>
          <w:fldChar w:fldCharType="separate"/>
        </w:r>
        <w:r w:rsidR="00DC1072">
          <w:rPr>
            <w:noProof/>
            <w:webHidden/>
          </w:rPr>
          <w:t>166</w:t>
        </w:r>
        <w:r w:rsidR="002C4FA5">
          <w:rPr>
            <w:noProof/>
            <w:webHidden/>
          </w:rPr>
          <w:fldChar w:fldCharType="end"/>
        </w:r>
      </w:hyperlink>
    </w:p>
    <w:p w14:paraId="3B942618" w14:textId="7783B22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02" w:history="1">
        <w:r w:rsidR="002C4FA5" w:rsidRPr="00605F1D">
          <w:rPr>
            <w:rStyle w:val="Hyperlink"/>
            <w:noProof/>
          </w:rPr>
          <w:t>Example 62: Influenza Vaccination</w:t>
        </w:r>
        <w:r w:rsidR="002C4FA5">
          <w:rPr>
            <w:noProof/>
            <w:webHidden/>
          </w:rPr>
          <w:tab/>
        </w:r>
        <w:r w:rsidR="002C4FA5">
          <w:rPr>
            <w:noProof/>
            <w:webHidden/>
          </w:rPr>
          <w:fldChar w:fldCharType="begin"/>
        </w:r>
        <w:r w:rsidR="002C4FA5">
          <w:rPr>
            <w:noProof/>
            <w:webHidden/>
          </w:rPr>
          <w:instrText xml:space="preserve"> PAGEREF _Toc127519302 \h </w:instrText>
        </w:r>
        <w:r w:rsidR="002C4FA5">
          <w:rPr>
            <w:noProof/>
            <w:webHidden/>
          </w:rPr>
        </w:r>
        <w:r w:rsidR="002C4FA5">
          <w:rPr>
            <w:noProof/>
            <w:webHidden/>
          </w:rPr>
          <w:fldChar w:fldCharType="separate"/>
        </w:r>
        <w:r w:rsidR="00DC1072">
          <w:rPr>
            <w:noProof/>
            <w:webHidden/>
          </w:rPr>
          <w:t>167</w:t>
        </w:r>
        <w:r w:rsidR="002C4FA5">
          <w:rPr>
            <w:noProof/>
            <w:webHidden/>
          </w:rPr>
          <w:fldChar w:fldCharType="end"/>
        </w:r>
      </w:hyperlink>
    </w:p>
    <w:p w14:paraId="3D8643B5" w14:textId="157F113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03" w:history="1">
        <w:r w:rsidR="002C4FA5" w:rsidRPr="00605F1D">
          <w:rPr>
            <w:rStyle w:val="Hyperlink"/>
            <w:noProof/>
          </w:rPr>
          <w:t>Example 63: Note Activity as entryRelationship to C-CDA Entry.</w:t>
        </w:r>
        <w:r w:rsidR="002C4FA5">
          <w:rPr>
            <w:noProof/>
            <w:webHidden/>
          </w:rPr>
          <w:tab/>
        </w:r>
        <w:r w:rsidR="002C4FA5">
          <w:rPr>
            <w:noProof/>
            <w:webHidden/>
          </w:rPr>
          <w:fldChar w:fldCharType="begin"/>
        </w:r>
        <w:r w:rsidR="002C4FA5">
          <w:rPr>
            <w:noProof/>
            <w:webHidden/>
          </w:rPr>
          <w:instrText xml:space="preserve"> PAGEREF _Toc127519303 \h </w:instrText>
        </w:r>
        <w:r w:rsidR="002C4FA5">
          <w:rPr>
            <w:noProof/>
            <w:webHidden/>
          </w:rPr>
        </w:r>
        <w:r w:rsidR="002C4FA5">
          <w:rPr>
            <w:noProof/>
            <w:webHidden/>
          </w:rPr>
          <w:fldChar w:fldCharType="separate"/>
        </w:r>
        <w:r w:rsidR="00DC1072">
          <w:rPr>
            <w:noProof/>
            <w:webHidden/>
          </w:rPr>
          <w:t>171</w:t>
        </w:r>
        <w:r w:rsidR="002C4FA5">
          <w:rPr>
            <w:noProof/>
            <w:webHidden/>
          </w:rPr>
          <w:fldChar w:fldCharType="end"/>
        </w:r>
      </w:hyperlink>
    </w:p>
    <w:p w14:paraId="62E03A30" w14:textId="5A2AB6F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04" w:history="1">
        <w:r w:rsidR="002C4FA5" w:rsidRPr="00605F1D">
          <w:rPr>
            <w:rStyle w:val="Hyperlink"/>
            <w:noProof/>
          </w:rPr>
          <w:t>Example 64: Note Activity as Standalone Entry</w:t>
        </w:r>
        <w:r w:rsidR="002C4FA5">
          <w:rPr>
            <w:noProof/>
            <w:webHidden/>
          </w:rPr>
          <w:tab/>
        </w:r>
        <w:r w:rsidR="002C4FA5">
          <w:rPr>
            <w:noProof/>
            <w:webHidden/>
          </w:rPr>
          <w:fldChar w:fldCharType="begin"/>
        </w:r>
        <w:r w:rsidR="002C4FA5">
          <w:rPr>
            <w:noProof/>
            <w:webHidden/>
          </w:rPr>
          <w:instrText xml:space="preserve"> PAGEREF _Toc127519304 \h </w:instrText>
        </w:r>
        <w:r w:rsidR="002C4FA5">
          <w:rPr>
            <w:noProof/>
            <w:webHidden/>
          </w:rPr>
        </w:r>
        <w:r w:rsidR="002C4FA5">
          <w:rPr>
            <w:noProof/>
            <w:webHidden/>
          </w:rPr>
          <w:fldChar w:fldCharType="separate"/>
        </w:r>
        <w:r w:rsidR="00DC1072">
          <w:rPr>
            <w:noProof/>
            <w:webHidden/>
          </w:rPr>
          <w:t>172</w:t>
        </w:r>
        <w:r w:rsidR="002C4FA5">
          <w:rPr>
            <w:noProof/>
            <w:webHidden/>
          </w:rPr>
          <w:fldChar w:fldCharType="end"/>
        </w:r>
      </w:hyperlink>
    </w:p>
    <w:p w14:paraId="4F252F8F" w14:textId="2017DB1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05" w:history="1">
        <w:r w:rsidR="002C4FA5" w:rsidRPr="00605F1D">
          <w:rPr>
            <w:rStyle w:val="Hyperlink"/>
            <w:noProof/>
          </w:rPr>
          <w:t>Example 65: Rich Text Format (RTF) Example</w:t>
        </w:r>
        <w:r w:rsidR="002C4FA5">
          <w:rPr>
            <w:noProof/>
            <w:webHidden/>
          </w:rPr>
          <w:tab/>
        </w:r>
        <w:r w:rsidR="002C4FA5">
          <w:rPr>
            <w:noProof/>
            <w:webHidden/>
          </w:rPr>
          <w:fldChar w:fldCharType="begin"/>
        </w:r>
        <w:r w:rsidR="002C4FA5">
          <w:rPr>
            <w:noProof/>
            <w:webHidden/>
          </w:rPr>
          <w:instrText xml:space="preserve"> PAGEREF _Toc127519305 \h </w:instrText>
        </w:r>
        <w:r w:rsidR="002C4FA5">
          <w:rPr>
            <w:noProof/>
            <w:webHidden/>
          </w:rPr>
        </w:r>
        <w:r w:rsidR="002C4FA5">
          <w:rPr>
            <w:noProof/>
            <w:webHidden/>
          </w:rPr>
          <w:fldChar w:fldCharType="separate"/>
        </w:r>
        <w:r w:rsidR="00DC1072">
          <w:rPr>
            <w:noProof/>
            <w:webHidden/>
          </w:rPr>
          <w:t>173</w:t>
        </w:r>
        <w:r w:rsidR="002C4FA5">
          <w:rPr>
            <w:noProof/>
            <w:webHidden/>
          </w:rPr>
          <w:fldChar w:fldCharType="end"/>
        </w:r>
      </w:hyperlink>
    </w:p>
    <w:p w14:paraId="609E5EE8" w14:textId="104FF7BA"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06" w:history="1">
        <w:r w:rsidR="002C4FA5" w:rsidRPr="00605F1D">
          <w:rPr>
            <w:rStyle w:val="Hyperlink"/>
            <w:noProof/>
          </w:rPr>
          <w:t>Example 66: QRDA1 measure section</w:t>
        </w:r>
        <w:r w:rsidR="002C4FA5">
          <w:rPr>
            <w:noProof/>
            <w:webHidden/>
          </w:rPr>
          <w:tab/>
        </w:r>
        <w:r w:rsidR="002C4FA5">
          <w:rPr>
            <w:noProof/>
            <w:webHidden/>
          </w:rPr>
          <w:fldChar w:fldCharType="begin"/>
        </w:r>
        <w:r w:rsidR="002C4FA5">
          <w:rPr>
            <w:noProof/>
            <w:webHidden/>
          </w:rPr>
          <w:instrText xml:space="preserve"> PAGEREF _Toc127519306 \h </w:instrText>
        </w:r>
        <w:r w:rsidR="002C4FA5">
          <w:rPr>
            <w:noProof/>
            <w:webHidden/>
          </w:rPr>
        </w:r>
        <w:r w:rsidR="002C4FA5">
          <w:rPr>
            <w:noProof/>
            <w:webHidden/>
          </w:rPr>
          <w:fldChar w:fldCharType="separate"/>
        </w:r>
        <w:r w:rsidR="00DC1072">
          <w:rPr>
            <w:noProof/>
            <w:webHidden/>
          </w:rPr>
          <w:t>176</w:t>
        </w:r>
        <w:r w:rsidR="002C4FA5">
          <w:rPr>
            <w:noProof/>
            <w:webHidden/>
          </w:rPr>
          <w:fldChar w:fldCharType="end"/>
        </w:r>
      </w:hyperlink>
    </w:p>
    <w:p w14:paraId="5ABB0B03" w14:textId="36ABE1F1" w:rsidR="00752C7B" w:rsidRPr="00AD08FB" w:rsidRDefault="00DD63DF" w:rsidP="003A3D50">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14:paraId="54A25645" w14:textId="77777777" w:rsidR="006E686D" w:rsidRPr="003A3D50" w:rsidRDefault="00752C7B" w:rsidP="003A3D50">
      <w:pPr>
        <w:pStyle w:val="TableofFigures"/>
        <w:tabs>
          <w:tab w:val="right" w:leader="dot" w:pos="9350"/>
        </w:tabs>
        <w:ind w:left="990" w:hanging="990"/>
        <w:rPr>
          <w:rFonts w:cs="Calibri"/>
          <w:color w:val="4F81BD"/>
        </w:rPr>
      </w:pPr>
      <w:r w:rsidRPr="003A3D50">
        <w:rPr>
          <w:rFonts w:cs="Calibri"/>
          <w:color w:val="4F81BD"/>
        </w:rPr>
        <w:t>Table of Tables</w:t>
      </w:r>
    </w:p>
    <w:p w14:paraId="51D28FD1" w14:textId="6636C5DA" w:rsidR="002C4FA5"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color w:val="000000"/>
        </w:rPr>
        <w:fldChar w:fldCharType="begin"/>
      </w:r>
      <w:r w:rsidR="00F8305B" w:rsidRPr="00AD08FB">
        <w:rPr>
          <w:rFonts w:ascii="Calibri Light" w:hAnsi="Calibri Light" w:cs="Calibri Light"/>
          <w:color w:val="000000"/>
        </w:rPr>
        <w:instrText xml:space="preserve"> TOC \h \z \c "Table" </w:instrText>
      </w:r>
      <w:r w:rsidRPr="00AD08FB">
        <w:rPr>
          <w:rFonts w:ascii="Calibri Light" w:hAnsi="Calibri Light" w:cs="Calibri Light"/>
          <w:color w:val="000000"/>
        </w:rPr>
        <w:fldChar w:fldCharType="separate"/>
      </w:r>
      <w:hyperlink w:anchor="_Toc127519307" w:history="1">
        <w:r w:rsidR="002C4FA5" w:rsidRPr="00655594">
          <w:rPr>
            <w:rStyle w:val="Hyperlink"/>
            <w:noProof/>
          </w:rPr>
          <w:t>Table 1: Classifications of specifications</w:t>
        </w:r>
        <w:r w:rsidR="002C4FA5">
          <w:rPr>
            <w:noProof/>
            <w:webHidden/>
          </w:rPr>
          <w:tab/>
        </w:r>
        <w:r w:rsidR="002C4FA5">
          <w:rPr>
            <w:noProof/>
            <w:webHidden/>
          </w:rPr>
          <w:fldChar w:fldCharType="begin"/>
        </w:r>
        <w:r w:rsidR="002C4FA5">
          <w:rPr>
            <w:noProof/>
            <w:webHidden/>
          </w:rPr>
          <w:instrText xml:space="preserve"> PAGEREF _Toc127519307 \h </w:instrText>
        </w:r>
        <w:r w:rsidR="002C4FA5">
          <w:rPr>
            <w:noProof/>
            <w:webHidden/>
          </w:rPr>
        </w:r>
        <w:r w:rsidR="002C4FA5">
          <w:rPr>
            <w:noProof/>
            <w:webHidden/>
          </w:rPr>
          <w:fldChar w:fldCharType="separate"/>
        </w:r>
        <w:r w:rsidR="00DC1072">
          <w:rPr>
            <w:noProof/>
            <w:webHidden/>
          </w:rPr>
          <w:t>14</w:t>
        </w:r>
        <w:r w:rsidR="002C4FA5">
          <w:rPr>
            <w:noProof/>
            <w:webHidden/>
          </w:rPr>
          <w:fldChar w:fldCharType="end"/>
        </w:r>
      </w:hyperlink>
    </w:p>
    <w:p w14:paraId="15E4224A" w14:textId="389FFA2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08" w:history="1">
        <w:r w:rsidR="002C4FA5" w:rsidRPr="00655594">
          <w:rPr>
            <w:rStyle w:val="Hyperlink"/>
            <w:noProof/>
          </w:rPr>
          <w:t>Table 2: Review Ballot process</w:t>
        </w:r>
        <w:r w:rsidR="002C4FA5">
          <w:rPr>
            <w:noProof/>
            <w:webHidden/>
          </w:rPr>
          <w:tab/>
        </w:r>
        <w:r w:rsidR="002C4FA5">
          <w:rPr>
            <w:noProof/>
            <w:webHidden/>
          </w:rPr>
          <w:fldChar w:fldCharType="begin"/>
        </w:r>
        <w:r w:rsidR="002C4FA5">
          <w:rPr>
            <w:noProof/>
            <w:webHidden/>
          </w:rPr>
          <w:instrText xml:space="preserve"> PAGEREF _Toc127519308 \h </w:instrText>
        </w:r>
        <w:r w:rsidR="002C4FA5">
          <w:rPr>
            <w:noProof/>
            <w:webHidden/>
          </w:rPr>
        </w:r>
        <w:r w:rsidR="002C4FA5">
          <w:rPr>
            <w:noProof/>
            <w:webHidden/>
          </w:rPr>
          <w:fldChar w:fldCharType="separate"/>
        </w:r>
        <w:r w:rsidR="00DC1072">
          <w:rPr>
            <w:noProof/>
            <w:webHidden/>
          </w:rPr>
          <w:t>16</w:t>
        </w:r>
        <w:r w:rsidR="002C4FA5">
          <w:rPr>
            <w:noProof/>
            <w:webHidden/>
          </w:rPr>
          <w:fldChar w:fldCharType="end"/>
        </w:r>
      </w:hyperlink>
    </w:p>
    <w:p w14:paraId="6C0430CB" w14:textId="47F0BD47"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09" w:history="1">
        <w:r w:rsidR="002C4FA5" w:rsidRPr="00655594">
          <w:rPr>
            <w:rStyle w:val="Hyperlink"/>
            <w:noProof/>
          </w:rPr>
          <w:t>Table 3: Aspects of Interoperability</w:t>
        </w:r>
        <w:r w:rsidR="002C4FA5">
          <w:rPr>
            <w:noProof/>
            <w:webHidden/>
          </w:rPr>
          <w:tab/>
        </w:r>
        <w:r w:rsidR="002C4FA5">
          <w:rPr>
            <w:noProof/>
            <w:webHidden/>
          </w:rPr>
          <w:fldChar w:fldCharType="begin"/>
        </w:r>
        <w:r w:rsidR="002C4FA5">
          <w:rPr>
            <w:noProof/>
            <w:webHidden/>
          </w:rPr>
          <w:instrText xml:space="preserve"> PAGEREF _Toc127519309 \h </w:instrText>
        </w:r>
        <w:r w:rsidR="002C4FA5">
          <w:rPr>
            <w:noProof/>
            <w:webHidden/>
          </w:rPr>
        </w:r>
        <w:r w:rsidR="002C4FA5">
          <w:rPr>
            <w:noProof/>
            <w:webHidden/>
          </w:rPr>
          <w:fldChar w:fldCharType="separate"/>
        </w:r>
        <w:r w:rsidR="00DC1072">
          <w:rPr>
            <w:noProof/>
            <w:webHidden/>
          </w:rPr>
          <w:t>17</w:t>
        </w:r>
        <w:r w:rsidR="002C4FA5">
          <w:rPr>
            <w:noProof/>
            <w:webHidden/>
          </w:rPr>
          <w:fldChar w:fldCharType="end"/>
        </w:r>
      </w:hyperlink>
    </w:p>
    <w:p w14:paraId="77D0D99F" w14:textId="2ADCDA1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0" w:history="1">
        <w:r w:rsidR="002C4FA5" w:rsidRPr="00655594">
          <w:rPr>
            <w:rStyle w:val="Hyperlink"/>
            <w:rFonts w:cs="Calibri"/>
            <w:noProof/>
          </w:rPr>
          <w:t>Table 4: CDA R2 Extensions Used by C-CDA</w:t>
        </w:r>
        <w:r w:rsidR="002C4FA5">
          <w:rPr>
            <w:noProof/>
            <w:webHidden/>
          </w:rPr>
          <w:tab/>
        </w:r>
        <w:r w:rsidR="002C4FA5">
          <w:rPr>
            <w:noProof/>
            <w:webHidden/>
          </w:rPr>
          <w:fldChar w:fldCharType="begin"/>
        </w:r>
        <w:r w:rsidR="002C4FA5">
          <w:rPr>
            <w:noProof/>
            <w:webHidden/>
          </w:rPr>
          <w:instrText xml:space="preserve"> PAGEREF _Toc127519310 \h </w:instrText>
        </w:r>
        <w:r w:rsidR="002C4FA5">
          <w:rPr>
            <w:noProof/>
            <w:webHidden/>
          </w:rPr>
        </w:r>
        <w:r w:rsidR="002C4FA5">
          <w:rPr>
            <w:noProof/>
            <w:webHidden/>
          </w:rPr>
          <w:fldChar w:fldCharType="separate"/>
        </w:r>
        <w:r w:rsidR="00DC1072">
          <w:rPr>
            <w:noProof/>
            <w:webHidden/>
          </w:rPr>
          <w:t>26</w:t>
        </w:r>
        <w:r w:rsidR="002C4FA5">
          <w:rPr>
            <w:noProof/>
            <w:webHidden/>
          </w:rPr>
          <w:fldChar w:fldCharType="end"/>
        </w:r>
      </w:hyperlink>
    </w:p>
    <w:p w14:paraId="2239AEF6" w14:textId="50885FF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1" w:history="1">
        <w:r w:rsidR="002C4FA5" w:rsidRPr="00655594">
          <w:rPr>
            <w:rStyle w:val="Hyperlink"/>
            <w:noProof/>
          </w:rPr>
          <w:t>Table 5: Conformance Verbs, Cardinality and Use of nullFlavor</w:t>
        </w:r>
        <w:r w:rsidR="002C4FA5">
          <w:rPr>
            <w:noProof/>
            <w:webHidden/>
          </w:rPr>
          <w:tab/>
        </w:r>
        <w:r w:rsidR="002C4FA5">
          <w:rPr>
            <w:noProof/>
            <w:webHidden/>
          </w:rPr>
          <w:fldChar w:fldCharType="begin"/>
        </w:r>
        <w:r w:rsidR="002C4FA5">
          <w:rPr>
            <w:noProof/>
            <w:webHidden/>
          </w:rPr>
          <w:instrText xml:space="preserve"> PAGEREF _Toc127519311 \h </w:instrText>
        </w:r>
        <w:r w:rsidR="002C4FA5">
          <w:rPr>
            <w:noProof/>
            <w:webHidden/>
          </w:rPr>
        </w:r>
        <w:r w:rsidR="002C4FA5">
          <w:rPr>
            <w:noProof/>
            <w:webHidden/>
          </w:rPr>
          <w:fldChar w:fldCharType="separate"/>
        </w:r>
        <w:r w:rsidR="00DC1072">
          <w:rPr>
            <w:noProof/>
            <w:webHidden/>
          </w:rPr>
          <w:t>29</w:t>
        </w:r>
        <w:r w:rsidR="002C4FA5">
          <w:rPr>
            <w:noProof/>
            <w:webHidden/>
          </w:rPr>
          <w:fldChar w:fldCharType="end"/>
        </w:r>
      </w:hyperlink>
    </w:p>
    <w:p w14:paraId="19F9D322" w14:textId="3684282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2" w:history="1">
        <w:r w:rsidR="002C4FA5" w:rsidRPr="00655594">
          <w:rPr>
            <w:rStyle w:val="Hyperlink"/>
            <w:noProof/>
          </w:rPr>
          <w:t>Table 6: Document templates defined in C-CDA R2.1, sorted by category.</w:t>
        </w:r>
        <w:r w:rsidR="002C4FA5">
          <w:rPr>
            <w:noProof/>
            <w:webHidden/>
          </w:rPr>
          <w:tab/>
        </w:r>
        <w:r w:rsidR="002C4FA5">
          <w:rPr>
            <w:noProof/>
            <w:webHidden/>
          </w:rPr>
          <w:fldChar w:fldCharType="begin"/>
        </w:r>
        <w:r w:rsidR="002C4FA5">
          <w:rPr>
            <w:noProof/>
            <w:webHidden/>
          </w:rPr>
          <w:instrText xml:space="preserve"> PAGEREF _Toc127519312 \h </w:instrText>
        </w:r>
        <w:r w:rsidR="002C4FA5">
          <w:rPr>
            <w:noProof/>
            <w:webHidden/>
          </w:rPr>
        </w:r>
        <w:r w:rsidR="002C4FA5">
          <w:rPr>
            <w:noProof/>
            <w:webHidden/>
          </w:rPr>
          <w:fldChar w:fldCharType="separate"/>
        </w:r>
        <w:r w:rsidR="00DC1072">
          <w:rPr>
            <w:noProof/>
            <w:webHidden/>
          </w:rPr>
          <w:t>34</w:t>
        </w:r>
        <w:r w:rsidR="002C4FA5">
          <w:rPr>
            <w:noProof/>
            <w:webHidden/>
          </w:rPr>
          <w:fldChar w:fldCharType="end"/>
        </w:r>
      </w:hyperlink>
    </w:p>
    <w:p w14:paraId="202588EF" w14:textId="65C75587"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3" w:history="1">
        <w:r w:rsidR="002C4FA5" w:rsidRPr="00655594">
          <w:rPr>
            <w:rStyle w:val="Hyperlink"/>
            <w:noProof/>
          </w:rPr>
          <w:t>Table 7: from Concise Consolidated CDA: Deploying Encounter Summary Documents with Clinical Notes. Document Information Available during the IHE Query and in the stored C-CDA</w:t>
        </w:r>
        <w:r w:rsidR="002C4FA5">
          <w:rPr>
            <w:noProof/>
            <w:webHidden/>
          </w:rPr>
          <w:tab/>
        </w:r>
        <w:r w:rsidR="002C4FA5">
          <w:rPr>
            <w:noProof/>
            <w:webHidden/>
          </w:rPr>
          <w:fldChar w:fldCharType="begin"/>
        </w:r>
        <w:r w:rsidR="002C4FA5">
          <w:rPr>
            <w:noProof/>
            <w:webHidden/>
          </w:rPr>
          <w:instrText xml:space="preserve"> PAGEREF _Toc127519313 \h </w:instrText>
        </w:r>
        <w:r w:rsidR="002C4FA5">
          <w:rPr>
            <w:noProof/>
            <w:webHidden/>
          </w:rPr>
        </w:r>
        <w:r w:rsidR="002C4FA5">
          <w:rPr>
            <w:noProof/>
            <w:webHidden/>
          </w:rPr>
          <w:fldChar w:fldCharType="separate"/>
        </w:r>
        <w:r w:rsidR="00DC1072">
          <w:rPr>
            <w:noProof/>
            <w:webHidden/>
          </w:rPr>
          <w:t>40</w:t>
        </w:r>
        <w:r w:rsidR="002C4FA5">
          <w:rPr>
            <w:noProof/>
            <w:webHidden/>
          </w:rPr>
          <w:fldChar w:fldCharType="end"/>
        </w:r>
      </w:hyperlink>
    </w:p>
    <w:p w14:paraId="5B02FA89" w14:textId="6321EF13"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4" w:history="1">
        <w:r w:rsidR="002C4FA5" w:rsidRPr="00655594">
          <w:rPr>
            <w:rStyle w:val="Hyperlink"/>
            <w:noProof/>
          </w:rPr>
          <w:t>Table 8: LOINC Coding for Document Level clinical note types</w:t>
        </w:r>
        <w:r w:rsidR="002C4FA5">
          <w:rPr>
            <w:noProof/>
            <w:webHidden/>
          </w:rPr>
          <w:tab/>
        </w:r>
        <w:r w:rsidR="002C4FA5">
          <w:rPr>
            <w:noProof/>
            <w:webHidden/>
          </w:rPr>
          <w:fldChar w:fldCharType="begin"/>
        </w:r>
        <w:r w:rsidR="002C4FA5">
          <w:rPr>
            <w:noProof/>
            <w:webHidden/>
          </w:rPr>
          <w:instrText xml:space="preserve"> PAGEREF _Toc127519314 \h </w:instrText>
        </w:r>
        <w:r w:rsidR="002C4FA5">
          <w:rPr>
            <w:noProof/>
            <w:webHidden/>
          </w:rPr>
        </w:r>
        <w:r w:rsidR="002C4FA5">
          <w:rPr>
            <w:noProof/>
            <w:webHidden/>
          </w:rPr>
          <w:fldChar w:fldCharType="separate"/>
        </w:r>
        <w:r w:rsidR="00DC1072">
          <w:rPr>
            <w:noProof/>
            <w:webHidden/>
          </w:rPr>
          <w:t>43</w:t>
        </w:r>
        <w:r w:rsidR="002C4FA5">
          <w:rPr>
            <w:noProof/>
            <w:webHidden/>
          </w:rPr>
          <w:fldChar w:fldCharType="end"/>
        </w:r>
      </w:hyperlink>
    </w:p>
    <w:p w14:paraId="1C523F13" w14:textId="7AC7C00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5" w:history="1">
        <w:r w:rsidR="002C4FA5" w:rsidRPr="00655594">
          <w:rPr>
            <w:rStyle w:val="Hyperlink"/>
            <w:noProof/>
          </w:rPr>
          <w:t>Table 9: LOINC Codes for section- and entry- level clinical notes</w:t>
        </w:r>
        <w:r w:rsidR="002C4FA5">
          <w:rPr>
            <w:noProof/>
            <w:webHidden/>
          </w:rPr>
          <w:tab/>
        </w:r>
        <w:r w:rsidR="002C4FA5">
          <w:rPr>
            <w:noProof/>
            <w:webHidden/>
          </w:rPr>
          <w:fldChar w:fldCharType="begin"/>
        </w:r>
        <w:r w:rsidR="002C4FA5">
          <w:rPr>
            <w:noProof/>
            <w:webHidden/>
          </w:rPr>
          <w:instrText xml:space="preserve"> PAGEREF _Toc127519315 \h </w:instrText>
        </w:r>
        <w:r w:rsidR="002C4FA5">
          <w:rPr>
            <w:noProof/>
            <w:webHidden/>
          </w:rPr>
        </w:r>
        <w:r w:rsidR="002C4FA5">
          <w:rPr>
            <w:noProof/>
            <w:webHidden/>
          </w:rPr>
          <w:fldChar w:fldCharType="separate"/>
        </w:r>
        <w:r w:rsidR="00DC1072">
          <w:rPr>
            <w:noProof/>
            <w:webHidden/>
          </w:rPr>
          <w:t>43</w:t>
        </w:r>
        <w:r w:rsidR="002C4FA5">
          <w:rPr>
            <w:noProof/>
            <w:webHidden/>
          </w:rPr>
          <w:fldChar w:fldCharType="end"/>
        </w:r>
      </w:hyperlink>
    </w:p>
    <w:p w14:paraId="1A4A858F" w14:textId="136253C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6" w:history="1">
        <w:r w:rsidR="002C4FA5" w:rsidRPr="00655594">
          <w:rPr>
            <w:rStyle w:val="Hyperlink"/>
            <w:noProof/>
          </w:rPr>
          <w:t>Table 10: Patient Data Elements</w:t>
        </w:r>
        <w:r w:rsidR="002C4FA5">
          <w:rPr>
            <w:noProof/>
            <w:webHidden/>
          </w:rPr>
          <w:tab/>
        </w:r>
        <w:r w:rsidR="002C4FA5">
          <w:rPr>
            <w:noProof/>
            <w:webHidden/>
          </w:rPr>
          <w:fldChar w:fldCharType="begin"/>
        </w:r>
        <w:r w:rsidR="002C4FA5">
          <w:rPr>
            <w:noProof/>
            <w:webHidden/>
          </w:rPr>
          <w:instrText xml:space="preserve"> PAGEREF _Toc127519316 \h </w:instrText>
        </w:r>
        <w:r w:rsidR="002C4FA5">
          <w:rPr>
            <w:noProof/>
            <w:webHidden/>
          </w:rPr>
        </w:r>
        <w:r w:rsidR="002C4FA5">
          <w:rPr>
            <w:noProof/>
            <w:webHidden/>
          </w:rPr>
          <w:fldChar w:fldCharType="separate"/>
        </w:r>
        <w:r w:rsidR="00DC1072">
          <w:rPr>
            <w:noProof/>
            <w:webHidden/>
          </w:rPr>
          <w:t>48</w:t>
        </w:r>
        <w:r w:rsidR="002C4FA5">
          <w:rPr>
            <w:noProof/>
            <w:webHidden/>
          </w:rPr>
          <w:fldChar w:fldCharType="end"/>
        </w:r>
      </w:hyperlink>
    </w:p>
    <w:p w14:paraId="37F287A1" w14:textId="0C8EA5C7"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7" w:history="1">
        <w:r w:rsidR="002C4FA5" w:rsidRPr="00655594">
          <w:rPr>
            <w:rStyle w:val="Hyperlink"/>
            <w:noProof/>
          </w:rPr>
          <w:t>Table 11: Patient Identifiers</w:t>
        </w:r>
        <w:r w:rsidR="002C4FA5">
          <w:rPr>
            <w:noProof/>
            <w:webHidden/>
          </w:rPr>
          <w:tab/>
        </w:r>
        <w:r w:rsidR="002C4FA5">
          <w:rPr>
            <w:noProof/>
            <w:webHidden/>
          </w:rPr>
          <w:fldChar w:fldCharType="begin"/>
        </w:r>
        <w:r w:rsidR="002C4FA5">
          <w:rPr>
            <w:noProof/>
            <w:webHidden/>
          </w:rPr>
          <w:instrText xml:space="preserve"> PAGEREF _Toc127519317 \h </w:instrText>
        </w:r>
        <w:r w:rsidR="002C4FA5">
          <w:rPr>
            <w:noProof/>
            <w:webHidden/>
          </w:rPr>
        </w:r>
        <w:r w:rsidR="002C4FA5">
          <w:rPr>
            <w:noProof/>
            <w:webHidden/>
          </w:rPr>
          <w:fldChar w:fldCharType="separate"/>
        </w:r>
        <w:r w:rsidR="00DC1072">
          <w:rPr>
            <w:noProof/>
            <w:webHidden/>
          </w:rPr>
          <w:t>56</w:t>
        </w:r>
        <w:r w:rsidR="002C4FA5">
          <w:rPr>
            <w:noProof/>
            <w:webHidden/>
          </w:rPr>
          <w:fldChar w:fldCharType="end"/>
        </w:r>
      </w:hyperlink>
    </w:p>
    <w:p w14:paraId="6E4A0CAB" w14:textId="0E1D2CE9"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8" w:history="1">
        <w:r w:rsidR="002C4FA5" w:rsidRPr="00655594">
          <w:rPr>
            <w:rStyle w:val="Hyperlink"/>
            <w:noProof/>
          </w:rPr>
          <w:t>Table 12: Header Elements for Care Team Members</w:t>
        </w:r>
        <w:r w:rsidR="002C4FA5">
          <w:rPr>
            <w:noProof/>
            <w:webHidden/>
          </w:rPr>
          <w:tab/>
        </w:r>
        <w:r w:rsidR="002C4FA5">
          <w:rPr>
            <w:noProof/>
            <w:webHidden/>
          </w:rPr>
          <w:fldChar w:fldCharType="begin"/>
        </w:r>
        <w:r w:rsidR="002C4FA5">
          <w:rPr>
            <w:noProof/>
            <w:webHidden/>
          </w:rPr>
          <w:instrText xml:space="preserve"> PAGEREF _Toc127519318 \h </w:instrText>
        </w:r>
        <w:r w:rsidR="002C4FA5">
          <w:rPr>
            <w:noProof/>
            <w:webHidden/>
          </w:rPr>
        </w:r>
        <w:r w:rsidR="002C4FA5">
          <w:rPr>
            <w:noProof/>
            <w:webHidden/>
          </w:rPr>
          <w:fldChar w:fldCharType="separate"/>
        </w:r>
        <w:r w:rsidR="00DC1072">
          <w:rPr>
            <w:noProof/>
            <w:webHidden/>
          </w:rPr>
          <w:t>62</w:t>
        </w:r>
        <w:r w:rsidR="002C4FA5">
          <w:rPr>
            <w:noProof/>
            <w:webHidden/>
          </w:rPr>
          <w:fldChar w:fldCharType="end"/>
        </w:r>
      </w:hyperlink>
    </w:p>
    <w:p w14:paraId="29D4EC84" w14:textId="7D2D2057"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19" w:history="1">
        <w:r w:rsidR="002C4FA5" w:rsidRPr="00655594">
          <w:rPr>
            <w:rStyle w:val="Hyperlink"/>
            <w:noProof/>
          </w:rPr>
          <w:t>Table 13: C-CDA R2.1 Document-Level Templates for Representing Clinical Notes as Structured Documents</w:t>
        </w:r>
        <w:r w:rsidR="002C4FA5">
          <w:rPr>
            <w:noProof/>
            <w:webHidden/>
          </w:rPr>
          <w:tab/>
        </w:r>
        <w:r w:rsidR="002C4FA5">
          <w:rPr>
            <w:noProof/>
            <w:webHidden/>
          </w:rPr>
          <w:fldChar w:fldCharType="begin"/>
        </w:r>
        <w:r w:rsidR="002C4FA5">
          <w:rPr>
            <w:noProof/>
            <w:webHidden/>
          </w:rPr>
          <w:instrText xml:space="preserve"> PAGEREF _Toc127519319 \h </w:instrText>
        </w:r>
        <w:r w:rsidR="002C4FA5">
          <w:rPr>
            <w:noProof/>
            <w:webHidden/>
          </w:rPr>
        </w:r>
        <w:r w:rsidR="002C4FA5">
          <w:rPr>
            <w:noProof/>
            <w:webHidden/>
          </w:rPr>
          <w:fldChar w:fldCharType="separate"/>
        </w:r>
        <w:r w:rsidR="00DC1072">
          <w:rPr>
            <w:noProof/>
            <w:webHidden/>
          </w:rPr>
          <w:t>67</w:t>
        </w:r>
        <w:r w:rsidR="002C4FA5">
          <w:rPr>
            <w:noProof/>
            <w:webHidden/>
          </w:rPr>
          <w:fldChar w:fldCharType="end"/>
        </w:r>
      </w:hyperlink>
    </w:p>
    <w:p w14:paraId="6882491C" w14:textId="46C0C181"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0" w:history="1">
        <w:r w:rsidR="002C4FA5" w:rsidRPr="00655594">
          <w:rPr>
            <w:rStyle w:val="Hyperlink"/>
            <w:noProof/>
          </w:rPr>
          <w:t>Table 14: Document Templates of Unstructured Clinical Notes</w:t>
        </w:r>
        <w:r w:rsidR="002C4FA5">
          <w:rPr>
            <w:noProof/>
            <w:webHidden/>
          </w:rPr>
          <w:tab/>
        </w:r>
        <w:r w:rsidR="002C4FA5">
          <w:rPr>
            <w:noProof/>
            <w:webHidden/>
          </w:rPr>
          <w:fldChar w:fldCharType="begin"/>
        </w:r>
        <w:r w:rsidR="002C4FA5">
          <w:rPr>
            <w:noProof/>
            <w:webHidden/>
          </w:rPr>
          <w:instrText xml:space="preserve"> PAGEREF _Toc127519320 \h </w:instrText>
        </w:r>
        <w:r w:rsidR="002C4FA5">
          <w:rPr>
            <w:noProof/>
            <w:webHidden/>
          </w:rPr>
        </w:r>
        <w:r w:rsidR="002C4FA5">
          <w:rPr>
            <w:noProof/>
            <w:webHidden/>
          </w:rPr>
          <w:fldChar w:fldCharType="separate"/>
        </w:r>
        <w:r w:rsidR="00DC1072">
          <w:rPr>
            <w:noProof/>
            <w:webHidden/>
          </w:rPr>
          <w:t>67</w:t>
        </w:r>
        <w:r w:rsidR="002C4FA5">
          <w:rPr>
            <w:noProof/>
            <w:webHidden/>
          </w:rPr>
          <w:fldChar w:fldCharType="end"/>
        </w:r>
      </w:hyperlink>
    </w:p>
    <w:p w14:paraId="693BAA1C" w14:textId="18EE19A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1" w:history="1">
        <w:r w:rsidR="002C4FA5" w:rsidRPr="00655594">
          <w:rPr>
            <w:rStyle w:val="Hyperlink"/>
            <w:noProof/>
          </w:rPr>
          <w:t>Table 16: Care Plan (Nutrition)</w:t>
        </w:r>
        <w:r w:rsidR="002C4FA5">
          <w:rPr>
            <w:noProof/>
            <w:webHidden/>
          </w:rPr>
          <w:tab/>
        </w:r>
        <w:r w:rsidR="002C4FA5">
          <w:rPr>
            <w:noProof/>
            <w:webHidden/>
          </w:rPr>
          <w:fldChar w:fldCharType="begin"/>
        </w:r>
        <w:r w:rsidR="002C4FA5">
          <w:rPr>
            <w:noProof/>
            <w:webHidden/>
          </w:rPr>
          <w:instrText xml:space="preserve"> PAGEREF _Toc127519321 \h </w:instrText>
        </w:r>
        <w:r w:rsidR="002C4FA5">
          <w:rPr>
            <w:noProof/>
            <w:webHidden/>
          </w:rPr>
        </w:r>
        <w:r w:rsidR="002C4FA5">
          <w:rPr>
            <w:noProof/>
            <w:webHidden/>
          </w:rPr>
          <w:fldChar w:fldCharType="separate"/>
        </w:r>
        <w:r w:rsidR="00DC1072">
          <w:rPr>
            <w:noProof/>
            <w:webHidden/>
          </w:rPr>
          <w:t>68</w:t>
        </w:r>
        <w:r w:rsidR="002C4FA5">
          <w:rPr>
            <w:noProof/>
            <w:webHidden/>
          </w:rPr>
          <w:fldChar w:fldCharType="end"/>
        </w:r>
      </w:hyperlink>
    </w:p>
    <w:p w14:paraId="30F9E670" w14:textId="0489FFB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2" w:history="1">
        <w:r w:rsidR="002C4FA5" w:rsidRPr="00655594">
          <w:rPr>
            <w:rStyle w:val="Hyperlink"/>
            <w:noProof/>
          </w:rPr>
          <w:t>Table 17: Care Plan: Document Template.</w:t>
        </w:r>
        <w:r w:rsidR="002C4FA5">
          <w:rPr>
            <w:noProof/>
            <w:webHidden/>
          </w:rPr>
          <w:tab/>
        </w:r>
        <w:r w:rsidR="002C4FA5">
          <w:rPr>
            <w:noProof/>
            <w:webHidden/>
          </w:rPr>
          <w:fldChar w:fldCharType="begin"/>
        </w:r>
        <w:r w:rsidR="002C4FA5">
          <w:rPr>
            <w:noProof/>
            <w:webHidden/>
          </w:rPr>
          <w:instrText xml:space="preserve"> PAGEREF _Toc127519322 \h </w:instrText>
        </w:r>
        <w:r w:rsidR="002C4FA5">
          <w:rPr>
            <w:noProof/>
            <w:webHidden/>
          </w:rPr>
        </w:r>
        <w:r w:rsidR="002C4FA5">
          <w:rPr>
            <w:noProof/>
            <w:webHidden/>
          </w:rPr>
          <w:fldChar w:fldCharType="separate"/>
        </w:r>
        <w:r w:rsidR="00DC1072">
          <w:rPr>
            <w:noProof/>
            <w:webHidden/>
          </w:rPr>
          <w:t>69</w:t>
        </w:r>
        <w:r w:rsidR="002C4FA5">
          <w:rPr>
            <w:noProof/>
            <w:webHidden/>
          </w:rPr>
          <w:fldChar w:fldCharType="end"/>
        </w:r>
      </w:hyperlink>
    </w:p>
    <w:p w14:paraId="7E0A3099" w14:textId="4775C77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3" w:history="1">
        <w:r w:rsidR="002C4FA5" w:rsidRPr="00655594">
          <w:rPr>
            <w:rStyle w:val="Hyperlink"/>
            <w:noProof/>
          </w:rPr>
          <w:t xml:space="preserve">Table 18: Consultation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_Toc127519323 \h </w:instrText>
        </w:r>
        <w:r w:rsidR="002C4FA5">
          <w:rPr>
            <w:noProof/>
            <w:webHidden/>
          </w:rPr>
        </w:r>
        <w:r w:rsidR="002C4FA5">
          <w:rPr>
            <w:noProof/>
            <w:webHidden/>
          </w:rPr>
          <w:fldChar w:fldCharType="separate"/>
        </w:r>
        <w:r w:rsidR="00DC1072">
          <w:rPr>
            <w:noProof/>
            <w:webHidden/>
          </w:rPr>
          <w:t>69</w:t>
        </w:r>
        <w:r w:rsidR="002C4FA5">
          <w:rPr>
            <w:noProof/>
            <w:webHidden/>
          </w:rPr>
          <w:fldChar w:fldCharType="end"/>
        </w:r>
      </w:hyperlink>
    </w:p>
    <w:p w14:paraId="67F75C95" w14:textId="0890F8E0"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4" w:history="1">
        <w:r w:rsidR="002C4FA5" w:rsidRPr="00655594">
          <w:rPr>
            <w:rStyle w:val="Hyperlink"/>
            <w:noProof/>
          </w:rPr>
          <w:t xml:space="preserve">Table 19: Continuity of Care Document: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_Toc127519324 \h </w:instrText>
        </w:r>
        <w:r w:rsidR="002C4FA5">
          <w:rPr>
            <w:noProof/>
            <w:webHidden/>
          </w:rPr>
        </w:r>
        <w:r w:rsidR="002C4FA5">
          <w:rPr>
            <w:noProof/>
            <w:webHidden/>
          </w:rPr>
          <w:fldChar w:fldCharType="separate"/>
        </w:r>
        <w:r w:rsidR="00DC1072">
          <w:rPr>
            <w:noProof/>
            <w:webHidden/>
          </w:rPr>
          <w:t>70</w:t>
        </w:r>
        <w:r w:rsidR="002C4FA5">
          <w:rPr>
            <w:noProof/>
            <w:webHidden/>
          </w:rPr>
          <w:fldChar w:fldCharType="end"/>
        </w:r>
      </w:hyperlink>
    </w:p>
    <w:p w14:paraId="17A7BBD7" w14:textId="20B7379D"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5" w:history="1">
        <w:r w:rsidR="002C4FA5" w:rsidRPr="00655594">
          <w:rPr>
            <w:rStyle w:val="Hyperlink"/>
            <w:noProof/>
          </w:rPr>
          <w:t xml:space="preserve">Table 20: Diagnostic Imaging Report: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_Toc127519325 \h </w:instrText>
        </w:r>
        <w:r w:rsidR="002C4FA5">
          <w:rPr>
            <w:noProof/>
            <w:webHidden/>
          </w:rPr>
        </w:r>
        <w:r w:rsidR="002C4FA5">
          <w:rPr>
            <w:noProof/>
            <w:webHidden/>
          </w:rPr>
          <w:fldChar w:fldCharType="separate"/>
        </w:r>
        <w:r w:rsidR="00DC1072">
          <w:rPr>
            <w:noProof/>
            <w:webHidden/>
          </w:rPr>
          <w:t>71</w:t>
        </w:r>
        <w:r w:rsidR="002C4FA5">
          <w:rPr>
            <w:noProof/>
            <w:webHidden/>
          </w:rPr>
          <w:fldChar w:fldCharType="end"/>
        </w:r>
      </w:hyperlink>
    </w:p>
    <w:p w14:paraId="18DDD650" w14:textId="55B3A4B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6" w:history="1">
        <w:r w:rsidR="002C4FA5" w:rsidRPr="00655594">
          <w:rPr>
            <w:rStyle w:val="Hyperlink"/>
            <w:noProof/>
          </w:rPr>
          <w:t xml:space="preserve">Table 21: Discharge Summary: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_Toc127519326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14:paraId="11737F2D" w14:textId="620C377D"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7" w:history="1">
        <w:r w:rsidR="002C4FA5" w:rsidRPr="00655594">
          <w:rPr>
            <w:rStyle w:val="Hyperlink"/>
            <w:noProof/>
          </w:rPr>
          <w:t>Table 22: History and Physical: Document Template.</w:t>
        </w:r>
        <w:r w:rsidR="002C4FA5">
          <w:rPr>
            <w:noProof/>
            <w:webHidden/>
          </w:rPr>
          <w:tab/>
        </w:r>
        <w:r w:rsidR="002C4FA5">
          <w:rPr>
            <w:noProof/>
            <w:webHidden/>
          </w:rPr>
          <w:fldChar w:fldCharType="begin"/>
        </w:r>
        <w:r w:rsidR="002C4FA5">
          <w:rPr>
            <w:noProof/>
            <w:webHidden/>
          </w:rPr>
          <w:instrText xml:space="preserve"> PAGEREF _Toc127519327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14:paraId="16E29919" w14:textId="326C100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8" w:history="1">
        <w:r w:rsidR="002C4FA5" w:rsidRPr="00655594">
          <w:rPr>
            <w:rStyle w:val="Hyperlink"/>
            <w:noProof/>
          </w:rPr>
          <w:t xml:space="preserve">Table 23: Operative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_Toc127519328 \h </w:instrText>
        </w:r>
        <w:r w:rsidR="002C4FA5">
          <w:rPr>
            <w:noProof/>
            <w:webHidden/>
          </w:rPr>
        </w:r>
        <w:r w:rsidR="002C4FA5">
          <w:rPr>
            <w:noProof/>
            <w:webHidden/>
          </w:rPr>
          <w:fldChar w:fldCharType="separate"/>
        </w:r>
        <w:r w:rsidR="00DC1072">
          <w:rPr>
            <w:noProof/>
            <w:webHidden/>
          </w:rPr>
          <w:t>73</w:t>
        </w:r>
        <w:r w:rsidR="002C4FA5">
          <w:rPr>
            <w:noProof/>
            <w:webHidden/>
          </w:rPr>
          <w:fldChar w:fldCharType="end"/>
        </w:r>
      </w:hyperlink>
    </w:p>
    <w:p w14:paraId="0E180CF5" w14:textId="76720CE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29" w:history="1">
        <w:r w:rsidR="002C4FA5" w:rsidRPr="00655594">
          <w:rPr>
            <w:rStyle w:val="Hyperlink"/>
            <w:noProof/>
          </w:rPr>
          <w:t xml:space="preserve">Table 24: Procedure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_Toc127519329 \h </w:instrText>
        </w:r>
        <w:r w:rsidR="002C4FA5">
          <w:rPr>
            <w:noProof/>
            <w:webHidden/>
          </w:rPr>
        </w:r>
        <w:r w:rsidR="002C4FA5">
          <w:rPr>
            <w:noProof/>
            <w:webHidden/>
          </w:rPr>
          <w:fldChar w:fldCharType="separate"/>
        </w:r>
        <w:r w:rsidR="00DC1072">
          <w:rPr>
            <w:noProof/>
            <w:webHidden/>
          </w:rPr>
          <w:t>74</w:t>
        </w:r>
        <w:r w:rsidR="002C4FA5">
          <w:rPr>
            <w:noProof/>
            <w:webHidden/>
          </w:rPr>
          <w:fldChar w:fldCharType="end"/>
        </w:r>
      </w:hyperlink>
    </w:p>
    <w:p w14:paraId="4BB5C14F" w14:textId="4DD016C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0" w:history="1">
        <w:r w:rsidR="002C4FA5" w:rsidRPr="00655594">
          <w:rPr>
            <w:rStyle w:val="Hyperlink"/>
            <w:noProof/>
          </w:rPr>
          <w:t xml:space="preserve">Table 25: Progress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_Toc127519330 \h </w:instrText>
        </w:r>
        <w:r w:rsidR="002C4FA5">
          <w:rPr>
            <w:noProof/>
            <w:webHidden/>
          </w:rPr>
        </w:r>
        <w:r w:rsidR="002C4FA5">
          <w:rPr>
            <w:noProof/>
            <w:webHidden/>
          </w:rPr>
          <w:fldChar w:fldCharType="separate"/>
        </w:r>
        <w:r w:rsidR="00DC1072">
          <w:rPr>
            <w:noProof/>
            <w:webHidden/>
          </w:rPr>
          <w:t>74</w:t>
        </w:r>
        <w:r w:rsidR="002C4FA5">
          <w:rPr>
            <w:noProof/>
            <w:webHidden/>
          </w:rPr>
          <w:fldChar w:fldCharType="end"/>
        </w:r>
      </w:hyperlink>
    </w:p>
    <w:p w14:paraId="16C5D748" w14:textId="5F4CA03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1" w:history="1">
        <w:r w:rsidR="002C4FA5" w:rsidRPr="00655594">
          <w:rPr>
            <w:rStyle w:val="Hyperlink"/>
            <w:noProof/>
          </w:rPr>
          <w:t xml:space="preserve">Table 26: Referral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_Toc127519331 \h </w:instrText>
        </w:r>
        <w:r w:rsidR="002C4FA5">
          <w:rPr>
            <w:noProof/>
            <w:webHidden/>
          </w:rPr>
        </w:r>
        <w:r w:rsidR="002C4FA5">
          <w:rPr>
            <w:noProof/>
            <w:webHidden/>
          </w:rPr>
          <w:fldChar w:fldCharType="separate"/>
        </w:r>
        <w:r w:rsidR="00DC1072">
          <w:rPr>
            <w:noProof/>
            <w:webHidden/>
          </w:rPr>
          <w:t>75</w:t>
        </w:r>
        <w:r w:rsidR="002C4FA5">
          <w:rPr>
            <w:noProof/>
            <w:webHidden/>
          </w:rPr>
          <w:fldChar w:fldCharType="end"/>
        </w:r>
      </w:hyperlink>
    </w:p>
    <w:p w14:paraId="3EE0A7FE" w14:textId="08110187"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2" w:history="1">
        <w:r w:rsidR="002C4FA5" w:rsidRPr="00655594">
          <w:rPr>
            <w:rStyle w:val="Hyperlink"/>
            <w:noProof/>
          </w:rPr>
          <w:t xml:space="preserve">Table 27: Transfer Summary: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_Toc127519332 \h </w:instrText>
        </w:r>
        <w:r w:rsidR="002C4FA5">
          <w:rPr>
            <w:noProof/>
            <w:webHidden/>
          </w:rPr>
        </w:r>
        <w:r w:rsidR="002C4FA5">
          <w:rPr>
            <w:noProof/>
            <w:webHidden/>
          </w:rPr>
          <w:fldChar w:fldCharType="separate"/>
        </w:r>
        <w:r w:rsidR="00DC1072">
          <w:rPr>
            <w:noProof/>
            <w:webHidden/>
          </w:rPr>
          <w:t>76</w:t>
        </w:r>
        <w:r w:rsidR="002C4FA5">
          <w:rPr>
            <w:noProof/>
            <w:webHidden/>
          </w:rPr>
          <w:fldChar w:fldCharType="end"/>
        </w:r>
      </w:hyperlink>
    </w:p>
    <w:p w14:paraId="4B999603" w14:textId="7D118D0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3" w:history="1">
        <w:r w:rsidR="002C4FA5" w:rsidRPr="00655594">
          <w:rPr>
            <w:rStyle w:val="Hyperlink"/>
            <w:noProof/>
          </w:rPr>
          <w:t>Table 28: Tags for formatting Narrative Text</w:t>
        </w:r>
        <w:r w:rsidR="002C4FA5">
          <w:rPr>
            <w:noProof/>
            <w:webHidden/>
          </w:rPr>
          <w:tab/>
        </w:r>
        <w:r w:rsidR="002C4FA5">
          <w:rPr>
            <w:noProof/>
            <w:webHidden/>
          </w:rPr>
          <w:fldChar w:fldCharType="begin"/>
        </w:r>
        <w:r w:rsidR="002C4FA5">
          <w:rPr>
            <w:noProof/>
            <w:webHidden/>
          </w:rPr>
          <w:instrText xml:space="preserve"> PAGEREF _Toc127519333 \h </w:instrText>
        </w:r>
        <w:r w:rsidR="002C4FA5">
          <w:rPr>
            <w:noProof/>
            <w:webHidden/>
          </w:rPr>
        </w:r>
        <w:r w:rsidR="002C4FA5">
          <w:rPr>
            <w:noProof/>
            <w:webHidden/>
          </w:rPr>
          <w:fldChar w:fldCharType="separate"/>
        </w:r>
        <w:r w:rsidR="00DC1072">
          <w:rPr>
            <w:noProof/>
            <w:webHidden/>
          </w:rPr>
          <w:t>85</w:t>
        </w:r>
        <w:r w:rsidR="002C4FA5">
          <w:rPr>
            <w:noProof/>
            <w:webHidden/>
          </w:rPr>
          <w:fldChar w:fldCharType="end"/>
        </w:r>
      </w:hyperlink>
    </w:p>
    <w:p w14:paraId="5E1CC9A7" w14:textId="4381296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4" w:history="1">
        <w:r w:rsidR="002C4FA5" w:rsidRPr="00655594">
          <w:rPr>
            <w:rStyle w:val="Hyperlink"/>
            <w:noProof/>
          </w:rPr>
          <w:t>Table 29: Subjective Information</w:t>
        </w:r>
        <w:r w:rsidR="002C4FA5">
          <w:rPr>
            <w:noProof/>
            <w:webHidden/>
          </w:rPr>
          <w:tab/>
        </w:r>
        <w:r w:rsidR="002C4FA5">
          <w:rPr>
            <w:noProof/>
            <w:webHidden/>
          </w:rPr>
          <w:fldChar w:fldCharType="begin"/>
        </w:r>
        <w:r w:rsidR="002C4FA5">
          <w:rPr>
            <w:noProof/>
            <w:webHidden/>
          </w:rPr>
          <w:instrText xml:space="preserve"> PAGEREF _Toc127519334 \h </w:instrText>
        </w:r>
        <w:r w:rsidR="002C4FA5">
          <w:rPr>
            <w:noProof/>
            <w:webHidden/>
          </w:rPr>
        </w:r>
        <w:r w:rsidR="002C4FA5">
          <w:rPr>
            <w:noProof/>
            <w:webHidden/>
          </w:rPr>
          <w:fldChar w:fldCharType="separate"/>
        </w:r>
        <w:r w:rsidR="00DC1072">
          <w:rPr>
            <w:noProof/>
            <w:webHidden/>
          </w:rPr>
          <w:t>90</w:t>
        </w:r>
        <w:r w:rsidR="002C4FA5">
          <w:rPr>
            <w:noProof/>
            <w:webHidden/>
          </w:rPr>
          <w:fldChar w:fldCharType="end"/>
        </w:r>
      </w:hyperlink>
    </w:p>
    <w:p w14:paraId="11710056" w14:textId="7C67DF20"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5" w:history="1">
        <w:r w:rsidR="002C4FA5" w:rsidRPr="00655594">
          <w:rPr>
            <w:rStyle w:val="Hyperlink"/>
            <w:noProof/>
          </w:rPr>
          <w:t>Table 30: Objective Information</w:t>
        </w:r>
        <w:r w:rsidR="002C4FA5">
          <w:rPr>
            <w:noProof/>
            <w:webHidden/>
          </w:rPr>
          <w:tab/>
        </w:r>
        <w:r w:rsidR="002C4FA5">
          <w:rPr>
            <w:noProof/>
            <w:webHidden/>
          </w:rPr>
          <w:fldChar w:fldCharType="begin"/>
        </w:r>
        <w:r w:rsidR="002C4FA5">
          <w:rPr>
            <w:noProof/>
            <w:webHidden/>
          </w:rPr>
          <w:instrText xml:space="preserve"> PAGEREF _Toc127519335 \h </w:instrText>
        </w:r>
        <w:r w:rsidR="002C4FA5">
          <w:rPr>
            <w:noProof/>
            <w:webHidden/>
          </w:rPr>
        </w:r>
        <w:r w:rsidR="002C4FA5">
          <w:rPr>
            <w:noProof/>
            <w:webHidden/>
          </w:rPr>
          <w:fldChar w:fldCharType="separate"/>
        </w:r>
        <w:r w:rsidR="00DC1072">
          <w:rPr>
            <w:noProof/>
            <w:webHidden/>
          </w:rPr>
          <w:t>94</w:t>
        </w:r>
        <w:r w:rsidR="002C4FA5">
          <w:rPr>
            <w:noProof/>
            <w:webHidden/>
          </w:rPr>
          <w:fldChar w:fldCharType="end"/>
        </w:r>
      </w:hyperlink>
    </w:p>
    <w:p w14:paraId="37268F9A" w14:textId="52CB4EA0"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6" w:history="1">
        <w:r w:rsidR="002C4FA5" w:rsidRPr="00655594">
          <w:rPr>
            <w:rStyle w:val="Hyperlink"/>
            <w:noProof/>
          </w:rPr>
          <w:t>Table 31: Assessment Information</w:t>
        </w:r>
        <w:r w:rsidR="002C4FA5">
          <w:rPr>
            <w:noProof/>
            <w:webHidden/>
          </w:rPr>
          <w:tab/>
        </w:r>
        <w:r w:rsidR="002C4FA5">
          <w:rPr>
            <w:noProof/>
            <w:webHidden/>
          </w:rPr>
          <w:fldChar w:fldCharType="begin"/>
        </w:r>
        <w:r w:rsidR="002C4FA5">
          <w:rPr>
            <w:noProof/>
            <w:webHidden/>
          </w:rPr>
          <w:instrText xml:space="preserve"> PAGEREF _Toc127519336 \h </w:instrText>
        </w:r>
        <w:r w:rsidR="002C4FA5">
          <w:rPr>
            <w:noProof/>
            <w:webHidden/>
          </w:rPr>
        </w:r>
        <w:r w:rsidR="002C4FA5">
          <w:rPr>
            <w:noProof/>
            <w:webHidden/>
          </w:rPr>
          <w:fldChar w:fldCharType="separate"/>
        </w:r>
        <w:r w:rsidR="00DC1072">
          <w:rPr>
            <w:noProof/>
            <w:webHidden/>
          </w:rPr>
          <w:t>94</w:t>
        </w:r>
        <w:r w:rsidR="002C4FA5">
          <w:rPr>
            <w:noProof/>
            <w:webHidden/>
          </w:rPr>
          <w:fldChar w:fldCharType="end"/>
        </w:r>
      </w:hyperlink>
    </w:p>
    <w:p w14:paraId="5D5FCECD" w14:textId="3E8D32B3"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7" w:history="1">
        <w:r w:rsidR="002C4FA5" w:rsidRPr="00655594">
          <w:rPr>
            <w:rStyle w:val="Hyperlink"/>
            <w:noProof/>
          </w:rPr>
          <w:t>Table 32: Plan/Planning Information</w:t>
        </w:r>
        <w:r w:rsidR="002C4FA5">
          <w:rPr>
            <w:noProof/>
            <w:webHidden/>
          </w:rPr>
          <w:tab/>
        </w:r>
        <w:r w:rsidR="002C4FA5">
          <w:rPr>
            <w:noProof/>
            <w:webHidden/>
          </w:rPr>
          <w:fldChar w:fldCharType="begin"/>
        </w:r>
        <w:r w:rsidR="002C4FA5">
          <w:rPr>
            <w:noProof/>
            <w:webHidden/>
          </w:rPr>
          <w:instrText xml:space="preserve"> PAGEREF _Toc127519337 \h </w:instrText>
        </w:r>
        <w:r w:rsidR="002C4FA5">
          <w:rPr>
            <w:noProof/>
            <w:webHidden/>
          </w:rPr>
        </w:r>
        <w:r w:rsidR="002C4FA5">
          <w:rPr>
            <w:noProof/>
            <w:webHidden/>
          </w:rPr>
          <w:fldChar w:fldCharType="separate"/>
        </w:r>
        <w:r w:rsidR="00DC1072">
          <w:rPr>
            <w:noProof/>
            <w:webHidden/>
          </w:rPr>
          <w:t>95</w:t>
        </w:r>
        <w:r w:rsidR="002C4FA5">
          <w:rPr>
            <w:noProof/>
            <w:webHidden/>
          </w:rPr>
          <w:fldChar w:fldCharType="end"/>
        </w:r>
      </w:hyperlink>
    </w:p>
    <w:p w14:paraId="3F8D6FBB" w14:textId="04F433AD"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8" w:history="1">
        <w:r w:rsidR="002C4FA5" w:rsidRPr="00655594">
          <w:rPr>
            <w:rStyle w:val="Hyperlink"/>
            <w:noProof/>
          </w:rPr>
          <w:t>Table 33: Other Information</w:t>
        </w:r>
        <w:r w:rsidR="002C4FA5">
          <w:rPr>
            <w:noProof/>
            <w:webHidden/>
          </w:rPr>
          <w:tab/>
        </w:r>
        <w:r w:rsidR="002C4FA5">
          <w:rPr>
            <w:noProof/>
            <w:webHidden/>
          </w:rPr>
          <w:fldChar w:fldCharType="begin"/>
        </w:r>
        <w:r w:rsidR="002C4FA5">
          <w:rPr>
            <w:noProof/>
            <w:webHidden/>
          </w:rPr>
          <w:instrText xml:space="preserve"> PAGEREF _Toc127519338 \h </w:instrText>
        </w:r>
        <w:r w:rsidR="002C4FA5">
          <w:rPr>
            <w:noProof/>
            <w:webHidden/>
          </w:rPr>
        </w:r>
        <w:r w:rsidR="002C4FA5">
          <w:rPr>
            <w:noProof/>
            <w:webHidden/>
          </w:rPr>
          <w:fldChar w:fldCharType="separate"/>
        </w:r>
        <w:r w:rsidR="00DC1072">
          <w:rPr>
            <w:noProof/>
            <w:webHidden/>
          </w:rPr>
          <w:t>96</w:t>
        </w:r>
        <w:r w:rsidR="002C4FA5">
          <w:rPr>
            <w:noProof/>
            <w:webHidden/>
          </w:rPr>
          <w:fldChar w:fldCharType="end"/>
        </w:r>
      </w:hyperlink>
    </w:p>
    <w:p w14:paraId="300429EF" w14:textId="70DC6EF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39" w:history="1">
        <w:r w:rsidR="002C4FA5" w:rsidRPr="00655594">
          <w:rPr>
            <w:rStyle w:val="Hyperlink"/>
            <w:noProof/>
          </w:rPr>
          <w:t>Table 34: New and Additional C-CDA Sections</w:t>
        </w:r>
        <w:r w:rsidR="002C4FA5">
          <w:rPr>
            <w:noProof/>
            <w:webHidden/>
          </w:rPr>
          <w:tab/>
        </w:r>
        <w:r w:rsidR="002C4FA5">
          <w:rPr>
            <w:noProof/>
            <w:webHidden/>
          </w:rPr>
          <w:fldChar w:fldCharType="begin"/>
        </w:r>
        <w:r w:rsidR="002C4FA5">
          <w:rPr>
            <w:noProof/>
            <w:webHidden/>
          </w:rPr>
          <w:instrText xml:space="preserve"> PAGEREF _Toc127519339 \h </w:instrText>
        </w:r>
        <w:r w:rsidR="002C4FA5">
          <w:rPr>
            <w:noProof/>
            <w:webHidden/>
          </w:rPr>
        </w:r>
        <w:r w:rsidR="002C4FA5">
          <w:rPr>
            <w:noProof/>
            <w:webHidden/>
          </w:rPr>
          <w:fldChar w:fldCharType="separate"/>
        </w:r>
        <w:r w:rsidR="00DC1072">
          <w:rPr>
            <w:noProof/>
            <w:webHidden/>
          </w:rPr>
          <w:t>97</w:t>
        </w:r>
        <w:r w:rsidR="002C4FA5">
          <w:rPr>
            <w:noProof/>
            <w:webHidden/>
          </w:rPr>
          <w:fldChar w:fldCharType="end"/>
        </w:r>
      </w:hyperlink>
    </w:p>
    <w:p w14:paraId="2AC976DD" w14:textId="39573710"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0" w:history="1">
        <w:r w:rsidR="002C4FA5" w:rsidRPr="00655594">
          <w:rPr>
            <w:rStyle w:val="Hyperlink"/>
            <w:noProof/>
          </w:rPr>
          <w:t>Table 35: Sections defined in other Implantation Guides</w:t>
        </w:r>
        <w:r w:rsidR="002C4FA5">
          <w:rPr>
            <w:noProof/>
            <w:webHidden/>
          </w:rPr>
          <w:tab/>
        </w:r>
        <w:r w:rsidR="002C4FA5">
          <w:rPr>
            <w:noProof/>
            <w:webHidden/>
          </w:rPr>
          <w:fldChar w:fldCharType="begin"/>
        </w:r>
        <w:r w:rsidR="002C4FA5">
          <w:rPr>
            <w:noProof/>
            <w:webHidden/>
          </w:rPr>
          <w:instrText xml:space="preserve"> PAGEREF _Toc127519340 \h </w:instrText>
        </w:r>
        <w:r w:rsidR="002C4FA5">
          <w:rPr>
            <w:noProof/>
            <w:webHidden/>
          </w:rPr>
        </w:r>
        <w:r w:rsidR="002C4FA5">
          <w:rPr>
            <w:noProof/>
            <w:webHidden/>
          </w:rPr>
          <w:fldChar w:fldCharType="separate"/>
        </w:r>
        <w:r w:rsidR="00DC1072">
          <w:rPr>
            <w:noProof/>
            <w:webHidden/>
          </w:rPr>
          <w:t>99</w:t>
        </w:r>
        <w:r w:rsidR="002C4FA5">
          <w:rPr>
            <w:noProof/>
            <w:webHidden/>
          </w:rPr>
          <w:fldChar w:fldCharType="end"/>
        </w:r>
      </w:hyperlink>
    </w:p>
    <w:p w14:paraId="0DE1C93D" w14:textId="21D4B03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1" w:history="1">
        <w:r w:rsidR="002C4FA5" w:rsidRPr="00655594">
          <w:rPr>
            <w:rStyle w:val="Hyperlink"/>
            <w:noProof/>
          </w:rPr>
          <w:t>Table 36: Date/Time Examples</w:t>
        </w:r>
        <w:r w:rsidR="002C4FA5">
          <w:rPr>
            <w:noProof/>
            <w:webHidden/>
          </w:rPr>
          <w:tab/>
        </w:r>
        <w:r w:rsidR="002C4FA5">
          <w:rPr>
            <w:noProof/>
            <w:webHidden/>
          </w:rPr>
          <w:fldChar w:fldCharType="begin"/>
        </w:r>
        <w:r w:rsidR="002C4FA5">
          <w:rPr>
            <w:noProof/>
            <w:webHidden/>
          </w:rPr>
          <w:instrText xml:space="preserve"> PAGEREF _Toc127519341 \h </w:instrText>
        </w:r>
        <w:r w:rsidR="002C4FA5">
          <w:rPr>
            <w:noProof/>
            <w:webHidden/>
          </w:rPr>
        </w:r>
        <w:r w:rsidR="002C4FA5">
          <w:rPr>
            <w:noProof/>
            <w:webHidden/>
          </w:rPr>
          <w:fldChar w:fldCharType="separate"/>
        </w:r>
        <w:r w:rsidR="00DC1072">
          <w:rPr>
            <w:noProof/>
            <w:webHidden/>
          </w:rPr>
          <w:t>112</w:t>
        </w:r>
        <w:r w:rsidR="002C4FA5">
          <w:rPr>
            <w:noProof/>
            <w:webHidden/>
          </w:rPr>
          <w:fldChar w:fldCharType="end"/>
        </w:r>
      </w:hyperlink>
    </w:p>
    <w:p w14:paraId="29F1F18B" w14:textId="12D60D7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2" w:history="1">
        <w:r w:rsidR="002C4FA5" w:rsidRPr="00655594">
          <w:rPr>
            <w:rStyle w:val="Hyperlink"/>
            <w:noProof/>
          </w:rPr>
          <w:t>Table 37: Provenance Author Participation Template</w:t>
        </w:r>
        <w:r w:rsidR="002C4FA5">
          <w:rPr>
            <w:noProof/>
            <w:webHidden/>
          </w:rPr>
          <w:tab/>
        </w:r>
        <w:r w:rsidR="002C4FA5">
          <w:rPr>
            <w:noProof/>
            <w:webHidden/>
          </w:rPr>
          <w:fldChar w:fldCharType="begin"/>
        </w:r>
        <w:r w:rsidR="002C4FA5">
          <w:rPr>
            <w:noProof/>
            <w:webHidden/>
          </w:rPr>
          <w:instrText xml:space="preserve"> PAGEREF _Toc127519342 \h </w:instrText>
        </w:r>
        <w:r w:rsidR="002C4FA5">
          <w:rPr>
            <w:noProof/>
            <w:webHidden/>
          </w:rPr>
        </w:r>
        <w:r w:rsidR="002C4FA5">
          <w:rPr>
            <w:noProof/>
            <w:webHidden/>
          </w:rPr>
          <w:fldChar w:fldCharType="separate"/>
        </w:r>
        <w:r w:rsidR="00DC1072">
          <w:rPr>
            <w:noProof/>
            <w:webHidden/>
          </w:rPr>
          <w:t>115</w:t>
        </w:r>
        <w:r w:rsidR="002C4FA5">
          <w:rPr>
            <w:noProof/>
            <w:webHidden/>
          </w:rPr>
          <w:fldChar w:fldCharType="end"/>
        </w:r>
      </w:hyperlink>
    </w:p>
    <w:p w14:paraId="41CC26CE" w14:textId="73E731E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3" w:history="1">
        <w:r w:rsidR="002C4FA5" w:rsidRPr="00655594">
          <w:rPr>
            <w:rStyle w:val="Hyperlink"/>
            <w:noProof/>
          </w:rPr>
          <w:t>Table 38: Section Time Range Observation Template</w:t>
        </w:r>
        <w:r w:rsidR="002C4FA5">
          <w:rPr>
            <w:noProof/>
            <w:webHidden/>
          </w:rPr>
          <w:tab/>
        </w:r>
        <w:r w:rsidR="002C4FA5">
          <w:rPr>
            <w:noProof/>
            <w:webHidden/>
          </w:rPr>
          <w:fldChar w:fldCharType="begin"/>
        </w:r>
        <w:r w:rsidR="002C4FA5">
          <w:rPr>
            <w:noProof/>
            <w:webHidden/>
          </w:rPr>
          <w:instrText xml:space="preserve"> PAGEREF _Toc127519343 \h </w:instrText>
        </w:r>
        <w:r w:rsidR="002C4FA5">
          <w:rPr>
            <w:noProof/>
            <w:webHidden/>
          </w:rPr>
        </w:r>
        <w:r w:rsidR="002C4FA5">
          <w:rPr>
            <w:noProof/>
            <w:webHidden/>
          </w:rPr>
          <w:fldChar w:fldCharType="separate"/>
        </w:r>
        <w:r w:rsidR="00DC1072">
          <w:rPr>
            <w:noProof/>
            <w:webHidden/>
          </w:rPr>
          <w:t>117</w:t>
        </w:r>
        <w:r w:rsidR="002C4FA5">
          <w:rPr>
            <w:noProof/>
            <w:webHidden/>
          </w:rPr>
          <w:fldChar w:fldCharType="end"/>
        </w:r>
      </w:hyperlink>
    </w:p>
    <w:p w14:paraId="4FF98759" w14:textId="38F1EBEA"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4" w:history="1">
        <w:r w:rsidR="002C4FA5" w:rsidRPr="00655594">
          <w:rPr>
            <w:rStyle w:val="Hyperlink"/>
            <w:noProof/>
          </w:rPr>
          <w:t>Table 39: Care Team Organizer Template</w:t>
        </w:r>
        <w:r w:rsidR="002C4FA5">
          <w:rPr>
            <w:noProof/>
            <w:webHidden/>
          </w:rPr>
          <w:tab/>
        </w:r>
        <w:r w:rsidR="002C4FA5">
          <w:rPr>
            <w:noProof/>
            <w:webHidden/>
          </w:rPr>
          <w:fldChar w:fldCharType="begin"/>
        </w:r>
        <w:r w:rsidR="002C4FA5">
          <w:rPr>
            <w:noProof/>
            <w:webHidden/>
          </w:rPr>
          <w:instrText xml:space="preserve"> PAGEREF _Toc127519344 \h </w:instrText>
        </w:r>
        <w:r w:rsidR="002C4FA5">
          <w:rPr>
            <w:noProof/>
            <w:webHidden/>
          </w:rPr>
        </w:r>
        <w:r w:rsidR="002C4FA5">
          <w:rPr>
            <w:noProof/>
            <w:webHidden/>
          </w:rPr>
          <w:fldChar w:fldCharType="separate"/>
        </w:r>
        <w:r w:rsidR="00DC1072">
          <w:rPr>
            <w:noProof/>
            <w:webHidden/>
          </w:rPr>
          <w:t>118</w:t>
        </w:r>
        <w:r w:rsidR="002C4FA5">
          <w:rPr>
            <w:noProof/>
            <w:webHidden/>
          </w:rPr>
          <w:fldChar w:fldCharType="end"/>
        </w:r>
      </w:hyperlink>
    </w:p>
    <w:p w14:paraId="32CA4B5B" w14:textId="3CDEC5B9"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5" w:history="1">
        <w:r w:rsidR="002C4FA5" w:rsidRPr="00655594">
          <w:rPr>
            <w:rStyle w:val="Hyperlink"/>
            <w:noProof/>
          </w:rPr>
          <w:t>Table 40: Encounter Activity Template</w:t>
        </w:r>
        <w:r w:rsidR="002C4FA5">
          <w:rPr>
            <w:noProof/>
            <w:webHidden/>
          </w:rPr>
          <w:tab/>
        </w:r>
        <w:r w:rsidR="002C4FA5">
          <w:rPr>
            <w:noProof/>
            <w:webHidden/>
          </w:rPr>
          <w:fldChar w:fldCharType="begin"/>
        </w:r>
        <w:r w:rsidR="002C4FA5">
          <w:rPr>
            <w:noProof/>
            <w:webHidden/>
          </w:rPr>
          <w:instrText xml:space="preserve"> PAGEREF _Toc127519345 \h </w:instrText>
        </w:r>
        <w:r w:rsidR="002C4FA5">
          <w:rPr>
            <w:noProof/>
            <w:webHidden/>
          </w:rPr>
        </w:r>
        <w:r w:rsidR="002C4FA5">
          <w:rPr>
            <w:noProof/>
            <w:webHidden/>
          </w:rPr>
          <w:fldChar w:fldCharType="separate"/>
        </w:r>
        <w:r w:rsidR="00DC1072">
          <w:rPr>
            <w:noProof/>
            <w:webHidden/>
          </w:rPr>
          <w:t>122</w:t>
        </w:r>
        <w:r w:rsidR="002C4FA5">
          <w:rPr>
            <w:noProof/>
            <w:webHidden/>
          </w:rPr>
          <w:fldChar w:fldCharType="end"/>
        </w:r>
      </w:hyperlink>
    </w:p>
    <w:p w14:paraId="15B9BCBA" w14:textId="38F274D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6" w:history="1">
        <w:r w:rsidR="002C4FA5" w:rsidRPr="00655594">
          <w:rPr>
            <w:rStyle w:val="Hyperlink"/>
            <w:noProof/>
          </w:rPr>
          <w:t>Table 41: Encounter Diagnosis Template</w:t>
        </w:r>
        <w:r w:rsidR="002C4FA5">
          <w:rPr>
            <w:noProof/>
            <w:webHidden/>
          </w:rPr>
          <w:tab/>
        </w:r>
        <w:r w:rsidR="002C4FA5">
          <w:rPr>
            <w:noProof/>
            <w:webHidden/>
          </w:rPr>
          <w:fldChar w:fldCharType="begin"/>
        </w:r>
        <w:r w:rsidR="002C4FA5">
          <w:rPr>
            <w:noProof/>
            <w:webHidden/>
          </w:rPr>
          <w:instrText xml:space="preserve"> PAGEREF _Toc127519346 \h </w:instrText>
        </w:r>
        <w:r w:rsidR="002C4FA5">
          <w:rPr>
            <w:noProof/>
            <w:webHidden/>
          </w:rPr>
        </w:r>
        <w:r w:rsidR="002C4FA5">
          <w:rPr>
            <w:noProof/>
            <w:webHidden/>
          </w:rPr>
          <w:fldChar w:fldCharType="separate"/>
        </w:r>
        <w:r w:rsidR="00DC1072">
          <w:rPr>
            <w:noProof/>
            <w:webHidden/>
          </w:rPr>
          <w:t>122</w:t>
        </w:r>
        <w:r w:rsidR="002C4FA5">
          <w:rPr>
            <w:noProof/>
            <w:webHidden/>
          </w:rPr>
          <w:fldChar w:fldCharType="end"/>
        </w:r>
      </w:hyperlink>
    </w:p>
    <w:p w14:paraId="1189D6CF" w14:textId="4FAF094A"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7" w:history="1">
        <w:r w:rsidR="002C4FA5" w:rsidRPr="00655594">
          <w:rPr>
            <w:rStyle w:val="Hyperlink"/>
            <w:noProof/>
          </w:rPr>
          <w:t>Table 42: Hospital Admission Diagnosis Template</w:t>
        </w:r>
        <w:r w:rsidR="002C4FA5">
          <w:rPr>
            <w:noProof/>
            <w:webHidden/>
          </w:rPr>
          <w:tab/>
        </w:r>
        <w:r w:rsidR="002C4FA5">
          <w:rPr>
            <w:noProof/>
            <w:webHidden/>
          </w:rPr>
          <w:fldChar w:fldCharType="begin"/>
        </w:r>
        <w:r w:rsidR="002C4FA5">
          <w:rPr>
            <w:noProof/>
            <w:webHidden/>
          </w:rPr>
          <w:instrText xml:space="preserve"> PAGEREF _Toc127519347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70026F41" w14:textId="036DD649"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8" w:history="1">
        <w:r w:rsidR="002C4FA5" w:rsidRPr="00655594">
          <w:rPr>
            <w:rStyle w:val="Hyperlink"/>
            <w:noProof/>
          </w:rPr>
          <w:t>Table 43: Hospital Discharge Diagnosis Template</w:t>
        </w:r>
        <w:r w:rsidR="002C4FA5">
          <w:rPr>
            <w:noProof/>
            <w:webHidden/>
          </w:rPr>
          <w:tab/>
        </w:r>
        <w:r w:rsidR="002C4FA5">
          <w:rPr>
            <w:noProof/>
            <w:webHidden/>
          </w:rPr>
          <w:fldChar w:fldCharType="begin"/>
        </w:r>
        <w:r w:rsidR="002C4FA5">
          <w:rPr>
            <w:noProof/>
            <w:webHidden/>
          </w:rPr>
          <w:instrText xml:space="preserve"> PAGEREF _Toc127519348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28730953" w14:textId="677E2213"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49" w:history="1">
        <w:r w:rsidR="002C4FA5" w:rsidRPr="00655594">
          <w:rPr>
            <w:rStyle w:val="Hyperlink"/>
            <w:noProof/>
          </w:rPr>
          <w:t>Table 44: Problem Concern Template</w:t>
        </w:r>
        <w:r w:rsidR="002C4FA5">
          <w:rPr>
            <w:noProof/>
            <w:webHidden/>
          </w:rPr>
          <w:tab/>
        </w:r>
        <w:r w:rsidR="002C4FA5">
          <w:rPr>
            <w:noProof/>
            <w:webHidden/>
          </w:rPr>
          <w:fldChar w:fldCharType="begin"/>
        </w:r>
        <w:r w:rsidR="002C4FA5">
          <w:rPr>
            <w:noProof/>
            <w:webHidden/>
          </w:rPr>
          <w:instrText xml:space="preserve"> PAGEREF _Toc127519349 \h </w:instrText>
        </w:r>
        <w:r w:rsidR="002C4FA5">
          <w:rPr>
            <w:noProof/>
            <w:webHidden/>
          </w:rPr>
        </w:r>
        <w:r w:rsidR="002C4FA5">
          <w:rPr>
            <w:noProof/>
            <w:webHidden/>
          </w:rPr>
          <w:fldChar w:fldCharType="separate"/>
        </w:r>
        <w:r w:rsidR="00DC1072">
          <w:rPr>
            <w:noProof/>
            <w:webHidden/>
          </w:rPr>
          <w:t>126</w:t>
        </w:r>
        <w:r w:rsidR="002C4FA5">
          <w:rPr>
            <w:noProof/>
            <w:webHidden/>
          </w:rPr>
          <w:fldChar w:fldCharType="end"/>
        </w:r>
      </w:hyperlink>
    </w:p>
    <w:p w14:paraId="6039809A" w14:textId="052932A7"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0" w:history="1">
        <w:r w:rsidR="002C4FA5" w:rsidRPr="00655594">
          <w:rPr>
            <w:rStyle w:val="Hyperlink"/>
            <w:noProof/>
          </w:rPr>
          <w:t>Table 45: Problem Observation Template</w:t>
        </w:r>
        <w:r w:rsidR="002C4FA5">
          <w:rPr>
            <w:noProof/>
            <w:webHidden/>
          </w:rPr>
          <w:tab/>
        </w:r>
        <w:r w:rsidR="002C4FA5">
          <w:rPr>
            <w:noProof/>
            <w:webHidden/>
          </w:rPr>
          <w:fldChar w:fldCharType="begin"/>
        </w:r>
        <w:r w:rsidR="002C4FA5">
          <w:rPr>
            <w:noProof/>
            <w:webHidden/>
          </w:rPr>
          <w:instrText xml:space="preserve"> PAGEREF _Toc127519350 \h </w:instrText>
        </w:r>
        <w:r w:rsidR="002C4FA5">
          <w:rPr>
            <w:noProof/>
            <w:webHidden/>
          </w:rPr>
        </w:r>
        <w:r w:rsidR="002C4FA5">
          <w:rPr>
            <w:noProof/>
            <w:webHidden/>
          </w:rPr>
          <w:fldChar w:fldCharType="separate"/>
        </w:r>
        <w:r w:rsidR="00DC1072">
          <w:rPr>
            <w:noProof/>
            <w:webHidden/>
          </w:rPr>
          <w:t>129</w:t>
        </w:r>
        <w:r w:rsidR="002C4FA5">
          <w:rPr>
            <w:noProof/>
            <w:webHidden/>
          </w:rPr>
          <w:fldChar w:fldCharType="end"/>
        </w:r>
      </w:hyperlink>
    </w:p>
    <w:p w14:paraId="190790C7" w14:textId="58995A9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1" w:history="1">
        <w:r w:rsidR="002C4FA5" w:rsidRPr="00655594">
          <w:rPr>
            <w:rStyle w:val="Hyperlink"/>
            <w:noProof/>
          </w:rPr>
          <w:t>Table 46: Health Concern Template</w:t>
        </w:r>
        <w:r w:rsidR="002C4FA5">
          <w:rPr>
            <w:noProof/>
            <w:webHidden/>
          </w:rPr>
          <w:tab/>
        </w:r>
        <w:r w:rsidR="002C4FA5">
          <w:rPr>
            <w:noProof/>
            <w:webHidden/>
          </w:rPr>
          <w:fldChar w:fldCharType="begin"/>
        </w:r>
        <w:r w:rsidR="002C4FA5">
          <w:rPr>
            <w:noProof/>
            <w:webHidden/>
          </w:rPr>
          <w:instrText xml:space="preserve"> PAGEREF _Toc127519351 \h </w:instrText>
        </w:r>
        <w:r w:rsidR="002C4FA5">
          <w:rPr>
            <w:noProof/>
            <w:webHidden/>
          </w:rPr>
        </w:r>
        <w:r w:rsidR="002C4FA5">
          <w:rPr>
            <w:noProof/>
            <w:webHidden/>
          </w:rPr>
          <w:fldChar w:fldCharType="separate"/>
        </w:r>
        <w:r w:rsidR="00DC1072">
          <w:rPr>
            <w:noProof/>
            <w:webHidden/>
          </w:rPr>
          <w:t>132</w:t>
        </w:r>
        <w:r w:rsidR="002C4FA5">
          <w:rPr>
            <w:noProof/>
            <w:webHidden/>
          </w:rPr>
          <w:fldChar w:fldCharType="end"/>
        </w:r>
      </w:hyperlink>
    </w:p>
    <w:p w14:paraId="5249ED4C" w14:textId="47741B9B"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2" w:history="1">
        <w:r w:rsidR="002C4FA5" w:rsidRPr="00655594">
          <w:rPr>
            <w:rStyle w:val="Hyperlink"/>
            <w:noProof/>
          </w:rPr>
          <w:t>Table 47: Allergy Concern Template</w:t>
        </w:r>
        <w:r w:rsidR="002C4FA5">
          <w:rPr>
            <w:noProof/>
            <w:webHidden/>
          </w:rPr>
          <w:tab/>
        </w:r>
        <w:r w:rsidR="002C4FA5">
          <w:rPr>
            <w:noProof/>
            <w:webHidden/>
          </w:rPr>
          <w:fldChar w:fldCharType="begin"/>
        </w:r>
        <w:r w:rsidR="002C4FA5">
          <w:rPr>
            <w:noProof/>
            <w:webHidden/>
          </w:rPr>
          <w:instrText xml:space="preserve"> PAGEREF _Toc127519352 \h </w:instrText>
        </w:r>
        <w:r w:rsidR="002C4FA5">
          <w:rPr>
            <w:noProof/>
            <w:webHidden/>
          </w:rPr>
        </w:r>
        <w:r w:rsidR="002C4FA5">
          <w:rPr>
            <w:noProof/>
            <w:webHidden/>
          </w:rPr>
          <w:fldChar w:fldCharType="separate"/>
        </w:r>
        <w:r w:rsidR="00DC1072">
          <w:rPr>
            <w:noProof/>
            <w:webHidden/>
          </w:rPr>
          <w:t>134</w:t>
        </w:r>
        <w:r w:rsidR="002C4FA5">
          <w:rPr>
            <w:noProof/>
            <w:webHidden/>
          </w:rPr>
          <w:fldChar w:fldCharType="end"/>
        </w:r>
      </w:hyperlink>
    </w:p>
    <w:p w14:paraId="79214FA0" w14:textId="4749D0FB"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3" w:history="1">
        <w:r w:rsidR="002C4FA5" w:rsidRPr="00655594">
          <w:rPr>
            <w:rStyle w:val="Hyperlink"/>
            <w:noProof/>
          </w:rPr>
          <w:t>Table 48: Allergy - Intolerance Observation Template</w:t>
        </w:r>
        <w:r w:rsidR="002C4FA5">
          <w:rPr>
            <w:noProof/>
            <w:webHidden/>
          </w:rPr>
          <w:tab/>
        </w:r>
        <w:r w:rsidR="002C4FA5">
          <w:rPr>
            <w:noProof/>
            <w:webHidden/>
          </w:rPr>
          <w:fldChar w:fldCharType="begin"/>
        </w:r>
        <w:r w:rsidR="002C4FA5">
          <w:rPr>
            <w:noProof/>
            <w:webHidden/>
          </w:rPr>
          <w:instrText xml:space="preserve"> PAGEREF _Toc127519353 \h </w:instrText>
        </w:r>
        <w:r w:rsidR="002C4FA5">
          <w:rPr>
            <w:noProof/>
            <w:webHidden/>
          </w:rPr>
        </w:r>
        <w:r w:rsidR="002C4FA5">
          <w:rPr>
            <w:noProof/>
            <w:webHidden/>
          </w:rPr>
          <w:fldChar w:fldCharType="separate"/>
        </w:r>
        <w:r w:rsidR="00DC1072">
          <w:rPr>
            <w:noProof/>
            <w:webHidden/>
          </w:rPr>
          <w:t>140</w:t>
        </w:r>
        <w:r w:rsidR="002C4FA5">
          <w:rPr>
            <w:noProof/>
            <w:webHidden/>
          </w:rPr>
          <w:fldChar w:fldCharType="end"/>
        </w:r>
      </w:hyperlink>
    </w:p>
    <w:p w14:paraId="0DF8B739" w14:textId="1FB9D810"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4" w:history="1">
        <w:r w:rsidR="002C4FA5" w:rsidRPr="00655594">
          <w:rPr>
            <w:rStyle w:val="Hyperlink"/>
            <w:noProof/>
          </w:rPr>
          <w:t>Table 49: Procedure Activity Template</w:t>
        </w:r>
        <w:r w:rsidR="002C4FA5">
          <w:rPr>
            <w:noProof/>
            <w:webHidden/>
          </w:rPr>
          <w:tab/>
        </w:r>
        <w:r w:rsidR="002C4FA5">
          <w:rPr>
            <w:noProof/>
            <w:webHidden/>
          </w:rPr>
          <w:fldChar w:fldCharType="begin"/>
        </w:r>
        <w:r w:rsidR="002C4FA5">
          <w:rPr>
            <w:noProof/>
            <w:webHidden/>
          </w:rPr>
          <w:instrText xml:space="preserve"> PAGEREF _Toc127519354 \h </w:instrText>
        </w:r>
        <w:r w:rsidR="002C4FA5">
          <w:rPr>
            <w:noProof/>
            <w:webHidden/>
          </w:rPr>
        </w:r>
        <w:r w:rsidR="002C4FA5">
          <w:rPr>
            <w:noProof/>
            <w:webHidden/>
          </w:rPr>
          <w:fldChar w:fldCharType="separate"/>
        </w:r>
        <w:r w:rsidR="00DC1072">
          <w:rPr>
            <w:noProof/>
            <w:webHidden/>
          </w:rPr>
          <w:t>142</w:t>
        </w:r>
        <w:r w:rsidR="002C4FA5">
          <w:rPr>
            <w:noProof/>
            <w:webHidden/>
          </w:rPr>
          <w:fldChar w:fldCharType="end"/>
        </w:r>
      </w:hyperlink>
    </w:p>
    <w:p w14:paraId="1999B032" w14:textId="762D6D3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5" w:history="1">
        <w:r w:rsidR="002C4FA5" w:rsidRPr="00655594">
          <w:rPr>
            <w:rStyle w:val="Hyperlink"/>
            <w:noProof/>
          </w:rPr>
          <w:t>Table 50: Non-Implanted Device Template</w:t>
        </w:r>
        <w:r w:rsidR="002C4FA5">
          <w:rPr>
            <w:noProof/>
            <w:webHidden/>
          </w:rPr>
          <w:tab/>
        </w:r>
        <w:r w:rsidR="002C4FA5">
          <w:rPr>
            <w:noProof/>
            <w:webHidden/>
          </w:rPr>
          <w:fldChar w:fldCharType="begin"/>
        </w:r>
        <w:r w:rsidR="002C4FA5">
          <w:rPr>
            <w:noProof/>
            <w:webHidden/>
          </w:rPr>
          <w:instrText xml:space="preserve"> PAGEREF _Toc127519355 \h </w:instrText>
        </w:r>
        <w:r w:rsidR="002C4FA5">
          <w:rPr>
            <w:noProof/>
            <w:webHidden/>
          </w:rPr>
        </w:r>
        <w:r w:rsidR="002C4FA5">
          <w:rPr>
            <w:noProof/>
            <w:webHidden/>
          </w:rPr>
          <w:fldChar w:fldCharType="separate"/>
        </w:r>
        <w:r w:rsidR="00DC1072">
          <w:rPr>
            <w:noProof/>
            <w:webHidden/>
          </w:rPr>
          <w:t>145</w:t>
        </w:r>
        <w:r w:rsidR="002C4FA5">
          <w:rPr>
            <w:noProof/>
            <w:webHidden/>
          </w:rPr>
          <w:fldChar w:fldCharType="end"/>
        </w:r>
      </w:hyperlink>
    </w:p>
    <w:p w14:paraId="38092144" w14:textId="2ADBA163"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6" w:history="1">
        <w:r w:rsidR="002C4FA5" w:rsidRPr="00655594">
          <w:rPr>
            <w:rStyle w:val="Hyperlink"/>
            <w:noProof/>
          </w:rPr>
          <w:t>Table 51: Product Instance Template</w:t>
        </w:r>
        <w:r w:rsidR="002C4FA5">
          <w:rPr>
            <w:noProof/>
            <w:webHidden/>
          </w:rPr>
          <w:tab/>
        </w:r>
        <w:r w:rsidR="002C4FA5">
          <w:rPr>
            <w:noProof/>
            <w:webHidden/>
          </w:rPr>
          <w:fldChar w:fldCharType="begin"/>
        </w:r>
        <w:r w:rsidR="002C4FA5">
          <w:rPr>
            <w:noProof/>
            <w:webHidden/>
          </w:rPr>
          <w:instrText xml:space="preserve"> PAGEREF _Toc127519356 \h </w:instrText>
        </w:r>
        <w:r w:rsidR="002C4FA5">
          <w:rPr>
            <w:noProof/>
            <w:webHidden/>
          </w:rPr>
        </w:r>
        <w:r w:rsidR="002C4FA5">
          <w:rPr>
            <w:noProof/>
            <w:webHidden/>
          </w:rPr>
          <w:fldChar w:fldCharType="separate"/>
        </w:r>
        <w:r w:rsidR="00DC1072">
          <w:rPr>
            <w:noProof/>
            <w:webHidden/>
          </w:rPr>
          <w:t>148</w:t>
        </w:r>
        <w:r w:rsidR="002C4FA5">
          <w:rPr>
            <w:noProof/>
            <w:webHidden/>
          </w:rPr>
          <w:fldChar w:fldCharType="end"/>
        </w:r>
      </w:hyperlink>
    </w:p>
    <w:p w14:paraId="514E02E5" w14:textId="76C2C33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7" w:history="1">
        <w:r w:rsidR="002C4FA5" w:rsidRPr="00655594">
          <w:rPr>
            <w:rStyle w:val="Hyperlink"/>
            <w:noProof/>
          </w:rPr>
          <w:t>Table 52: Unique Device Identifiers Template</w:t>
        </w:r>
        <w:r w:rsidR="002C4FA5">
          <w:rPr>
            <w:noProof/>
            <w:webHidden/>
          </w:rPr>
          <w:tab/>
        </w:r>
        <w:r w:rsidR="002C4FA5">
          <w:rPr>
            <w:noProof/>
            <w:webHidden/>
          </w:rPr>
          <w:fldChar w:fldCharType="begin"/>
        </w:r>
        <w:r w:rsidR="002C4FA5">
          <w:rPr>
            <w:noProof/>
            <w:webHidden/>
          </w:rPr>
          <w:instrText xml:space="preserve"> PAGEREF _Toc127519357 \h </w:instrText>
        </w:r>
        <w:r w:rsidR="002C4FA5">
          <w:rPr>
            <w:noProof/>
            <w:webHidden/>
          </w:rPr>
        </w:r>
        <w:r w:rsidR="002C4FA5">
          <w:rPr>
            <w:noProof/>
            <w:webHidden/>
          </w:rPr>
          <w:fldChar w:fldCharType="separate"/>
        </w:r>
        <w:r w:rsidR="00DC1072">
          <w:rPr>
            <w:noProof/>
            <w:webHidden/>
          </w:rPr>
          <w:t>148</w:t>
        </w:r>
        <w:r w:rsidR="002C4FA5">
          <w:rPr>
            <w:noProof/>
            <w:webHidden/>
          </w:rPr>
          <w:fldChar w:fldCharType="end"/>
        </w:r>
      </w:hyperlink>
    </w:p>
    <w:p w14:paraId="38D1F930" w14:textId="15D7860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8" w:history="1">
        <w:r w:rsidR="002C4FA5" w:rsidRPr="00655594">
          <w:rPr>
            <w:rStyle w:val="Hyperlink"/>
            <w:noProof/>
          </w:rPr>
          <w:t>Table 53: Goal Observation Template</w:t>
        </w:r>
        <w:r w:rsidR="002C4FA5">
          <w:rPr>
            <w:noProof/>
            <w:webHidden/>
          </w:rPr>
          <w:tab/>
        </w:r>
        <w:r w:rsidR="002C4FA5">
          <w:rPr>
            <w:noProof/>
            <w:webHidden/>
          </w:rPr>
          <w:fldChar w:fldCharType="begin"/>
        </w:r>
        <w:r w:rsidR="002C4FA5">
          <w:rPr>
            <w:noProof/>
            <w:webHidden/>
          </w:rPr>
          <w:instrText xml:space="preserve"> PAGEREF _Toc127519358 \h </w:instrText>
        </w:r>
        <w:r w:rsidR="002C4FA5">
          <w:rPr>
            <w:noProof/>
            <w:webHidden/>
          </w:rPr>
        </w:r>
        <w:r w:rsidR="002C4FA5">
          <w:rPr>
            <w:noProof/>
            <w:webHidden/>
          </w:rPr>
          <w:fldChar w:fldCharType="separate"/>
        </w:r>
        <w:r w:rsidR="00DC1072">
          <w:rPr>
            <w:noProof/>
            <w:webHidden/>
          </w:rPr>
          <w:t>149</w:t>
        </w:r>
        <w:r w:rsidR="002C4FA5">
          <w:rPr>
            <w:noProof/>
            <w:webHidden/>
          </w:rPr>
          <w:fldChar w:fldCharType="end"/>
        </w:r>
      </w:hyperlink>
    </w:p>
    <w:p w14:paraId="6A5172CA" w14:textId="19F3FE13"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59" w:history="1">
        <w:r w:rsidR="002C4FA5" w:rsidRPr="00655594">
          <w:rPr>
            <w:rStyle w:val="Hyperlink"/>
            <w:noProof/>
          </w:rPr>
          <w:t>Table 54: Entry Template</w:t>
        </w:r>
        <w:r w:rsidR="002C4FA5">
          <w:rPr>
            <w:noProof/>
            <w:webHidden/>
          </w:rPr>
          <w:tab/>
        </w:r>
        <w:r w:rsidR="002C4FA5">
          <w:rPr>
            <w:noProof/>
            <w:webHidden/>
          </w:rPr>
          <w:fldChar w:fldCharType="begin"/>
        </w:r>
        <w:r w:rsidR="002C4FA5">
          <w:rPr>
            <w:noProof/>
            <w:webHidden/>
          </w:rPr>
          <w:instrText xml:space="preserve"> PAGEREF _Toc127519359 \h </w:instrText>
        </w:r>
        <w:r w:rsidR="002C4FA5">
          <w:rPr>
            <w:noProof/>
            <w:webHidden/>
          </w:rPr>
        </w:r>
        <w:r w:rsidR="002C4FA5">
          <w:rPr>
            <w:noProof/>
            <w:webHidden/>
          </w:rPr>
          <w:fldChar w:fldCharType="separate"/>
        </w:r>
        <w:r w:rsidR="00DC1072">
          <w:rPr>
            <w:noProof/>
            <w:webHidden/>
          </w:rPr>
          <w:t>151</w:t>
        </w:r>
        <w:r w:rsidR="002C4FA5">
          <w:rPr>
            <w:noProof/>
            <w:webHidden/>
          </w:rPr>
          <w:fldChar w:fldCharType="end"/>
        </w:r>
      </w:hyperlink>
    </w:p>
    <w:p w14:paraId="51AD8CBE" w14:textId="46C9609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0" w:history="1">
        <w:r w:rsidR="002C4FA5" w:rsidRPr="00655594">
          <w:rPr>
            <w:rStyle w:val="Hyperlink"/>
            <w:noProof/>
          </w:rPr>
          <w:t>Table 55: Smoking Status</w:t>
        </w:r>
        <w:r w:rsidR="002C4FA5">
          <w:rPr>
            <w:noProof/>
            <w:webHidden/>
          </w:rPr>
          <w:tab/>
        </w:r>
        <w:r w:rsidR="002C4FA5">
          <w:rPr>
            <w:noProof/>
            <w:webHidden/>
          </w:rPr>
          <w:fldChar w:fldCharType="begin"/>
        </w:r>
        <w:r w:rsidR="002C4FA5">
          <w:rPr>
            <w:noProof/>
            <w:webHidden/>
          </w:rPr>
          <w:instrText xml:space="preserve"> PAGEREF _Toc127519360 \h </w:instrText>
        </w:r>
        <w:r w:rsidR="002C4FA5">
          <w:rPr>
            <w:noProof/>
            <w:webHidden/>
          </w:rPr>
        </w:r>
        <w:r w:rsidR="002C4FA5">
          <w:rPr>
            <w:noProof/>
            <w:webHidden/>
          </w:rPr>
          <w:fldChar w:fldCharType="separate"/>
        </w:r>
        <w:r w:rsidR="00DC1072">
          <w:rPr>
            <w:noProof/>
            <w:webHidden/>
          </w:rPr>
          <w:t>153</w:t>
        </w:r>
        <w:r w:rsidR="002C4FA5">
          <w:rPr>
            <w:noProof/>
            <w:webHidden/>
          </w:rPr>
          <w:fldChar w:fldCharType="end"/>
        </w:r>
      </w:hyperlink>
    </w:p>
    <w:p w14:paraId="09FD3B4E" w14:textId="7D422878"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1" w:history="1">
        <w:r w:rsidR="002C4FA5" w:rsidRPr="00655594">
          <w:rPr>
            <w:rStyle w:val="Hyperlink"/>
            <w:noProof/>
          </w:rPr>
          <w:t>Table 56: Tobacco Use</w:t>
        </w:r>
        <w:r w:rsidR="002C4FA5">
          <w:rPr>
            <w:noProof/>
            <w:webHidden/>
          </w:rPr>
          <w:tab/>
        </w:r>
        <w:r w:rsidR="002C4FA5">
          <w:rPr>
            <w:noProof/>
            <w:webHidden/>
          </w:rPr>
          <w:fldChar w:fldCharType="begin"/>
        </w:r>
        <w:r w:rsidR="002C4FA5">
          <w:rPr>
            <w:noProof/>
            <w:webHidden/>
          </w:rPr>
          <w:instrText xml:space="preserve"> PAGEREF _Toc127519361 \h </w:instrText>
        </w:r>
        <w:r w:rsidR="002C4FA5">
          <w:rPr>
            <w:noProof/>
            <w:webHidden/>
          </w:rPr>
        </w:r>
        <w:r w:rsidR="002C4FA5">
          <w:rPr>
            <w:noProof/>
            <w:webHidden/>
          </w:rPr>
          <w:fldChar w:fldCharType="separate"/>
        </w:r>
        <w:r w:rsidR="00DC1072">
          <w:rPr>
            <w:noProof/>
            <w:webHidden/>
          </w:rPr>
          <w:t>154</w:t>
        </w:r>
        <w:r w:rsidR="002C4FA5">
          <w:rPr>
            <w:noProof/>
            <w:webHidden/>
          </w:rPr>
          <w:fldChar w:fldCharType="end"/>
        </w:r>
      </w:hyperlink>
    </w:p>
    <w:p w14:paraId="52D8D07D" w14:textId="16396585"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2" w:history="1">
        <w:r w:rsidR="002C4FA5" w:rsidRPr="00655594">
          <w:rPr>
            <w:rStyle w:val="Hyperlink"/>
            <w:noProof/>
          </w:rPr>
          <w:t>Table 57: Birth Sex Template</w:t>
        </w:r>
        <w:r w:rsidR="002C4FA5">
          <w:rPr>
            <w:noProof/>
            <w:webHidden/>
          </w:rPr>
          <w:tab/>
        </w:r>
        <w:r w:rsidR="002C4FA5">
          <w:rPr>
            <w:noProof/>
            <w:webHidden/>
          </w:rPr>
          <w:fldChar w:fldCharType="begin"/>
        </w:r>
        <w:r w:rsidR="002C4FA5">
          <w:rPr>
            <w:noProof/>
            <w:webHidden/>
          </w:rPr>
          <w:instrText xml:space="preserve"> PAGEREF _Toc127519362 \h </w:instrText>
        </w:r>
        <w:r w:rsidR="002C4FA5">
          <w:rPr>
            <w:noProof/>
            <w:webHidden/>
          </w:rPr>
        </w:r>
        <w:r w:rsidR="002C4FA5">
          <w:rPr>
            <w:noProof/>
            <w:webHidden/>
          </w:rPr>
          <w:fldChar w:fldCharType="separate"/>
        </w:r>
        <w:r w:rsidR="00DC1072">
          <w:rPr>
            <w:noProof/>
            <w:webHidden/>
          </w:rPr>
          <w:t>155</w:t>
        </w:r>
        <w:r w:rsidR="002C4FA5">
          <w:rPr>
            <w:noProof/>
            <w:webHidden/>
          </w:rPr>
          <w:fldChar w:fldCharType="end"/>
        </w:r>
      </w:hyperlink>
    </w:p>
    <w:p w14:paraId="62C32B3E" w14:textId="7B030D9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3" w:history="1">
        <w:r w:rsidR="002C4FA5" w:rsidRPr="00655594">
          <w:rPr>
            <w:rStyle w:val="Hyperlink"/>
            <w:noProof/>
          </w:rPr>
          <w:t>Table 58: Pregnancy Observation</w:t>
        </w:r>
        <w:r w:rsidR="002C4FA5">
          <w:rPr>
            <w:noProof/>
            <w:webHidden/>
          </w:rPr>
          <w:tab/>
        </w:r>
        <w:r w:rsidR="002C4FA5">
          <w:rPr>
            <w:noProof/>
            <w:webHidden/>
          </w:rPr>
          <w:fldChar w:fldCharType="begin"/>
        </w:r>
        <w:r w:rsidR="002C4FA5">
          <w:rPr>
            <w:noProof/>
            <w:webHidden/>
          </w:rPr>
          <w:instrText xml:space="preserve"> PAGEREF _Toc127519363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14:paraId="745ECF93" w14:textId="78B767E7"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4" w:history="1">
        <w:r w:rsidR="002C4FA5" w:rsidRPr="00655594">
          <w:rPr>
            <w:rStyle w:val="Hyperlink"/>
            <w:noProof/>
          </w:rPr>
          <w:t>Table 59: Result Organizer Template</w:t>
        </w:r>
        <w:r w:rsidR="002C4FA5">
          <w:rPr>
            <w:noProof/>
            <w:webHidden/>
          </w:rPr>
          <w:tab/>
        </w:r>
        <w:r w:rsidR="002C4FA5">
          <w:rPr>
            <w:noProof/>
            <w:webHidden/>
          </w:rPr>
          <w:fldChar w:fldCharType="begin"/>
        </w:r>
        <w:r w:rsidR="002C4FA5">
          <w:rPr>
            <w:noProof/>
            <w:webHidden/>
          </w:rPr>
          <w:instrText xml:space="preserve"> PAGEREF _Toc127519364 \h </w:instrText>
        </w:r>
        <w:r w:rsidR="002C4FA5">
          <w:rPr>
            <w:noProof/>
            <w:webHidden/>
          </w:rPr>
        </w:r>
        <w:r w:rsidR="002C4FA5">
          <w:rPr>
            <w:noProof/>
            <w:webHidden/>
          </w:rPr>
          <w:fldChar w:fldCharType="separate"/>
        </w:r>
        <w:r w:rsidR="00DC1072">
          <w:rPr>
            <w:noProof/>
            <w:webHidden/>
          </w:rPr>
          <w:t>158</w:t>
        </w:r>
        <w:r w:rsidR="002C4FA5">
          <w:rPr>
            <w:noProof/>
            <w:webHidden/>
          </w:rPr>
          <w:fldChar w:fldCharType="end"/>
        </w:r>
      </w:hyperlink>
    </w:p>
    <w:p w14:paraId="744E2360" w14:textId="16218D53"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5" w:history="1">
        <w:r w:rsidR="002C4FA5" w:rsidRPr="00655594">
          <w:rPr>
            <w:rStyle w:val="Hyperlink"/>
            <w:noProof/>
          </w:rPr>
          <w:t>Table 60: Result Observation Template</w:t>
        </w:r>
        <w:r w:rsidR="002C4FA5">
          <w:rPr>
            <w:noProof/>
            <w:webHidden/>
          </w:rPr>
          <w:tab/>
        </w:r>
        <w:r w:rsidR="002C4FA5">
          <w:rPr>
            <w:noProof/>
            <w:webHidden/>
          </w:rPr>
          <w:fldChar w:fldCharType="begin"/>
        </w:r>
        <w:r w:rsidR="002C4FA5">
          <w:rPr>
            <w:noProof/>
            <w:webHidden/>
          </w:rPr>
          <w:instrText xml:space="preserve"> PAGEREF _Toc127519365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74B00625" w14:textId="060C081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6" w:history="1">
        <w:r w:rsidR="002C4FA5" w:rsidRPr="00655594">
          <w:rPr>
            <w:rStyle w:val="Hyperlink"/>
            <w:noProof/>
          </w:rPr>
          <w:t>Table 61: Vital Signs Organizer Template</w:t>
        </w:r>
        <w:r w:rsidR="002C4FA5">
          <w:rPr>
            <w:noProof/>
            <w:webHidden/>
          </w:rPr>
          <w:tab/>
        </w:r>
        <w:r w:rsidR="002C4FA5">
          <w:rPr>
            <w:noProof/>
            <w:webHidden/>
          </w:rPr>
          <w:fldChar w:fldCharType="begin"/>
        </w:r>
        <w:r w:rsidR="002C4FA5">
          <w:rPr>
            <w:noProof/>
            <w:webHidden/>
          </w:rPr>
          <w:instrText xml:space="preserve"> PAGEREF _Toc127519366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1FE8A56A" w14:textId="1E5EB32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7" w:history="1">
        <w:r w:rsidR="002C4FA5" w:rsidRPr="00655594">
          <w:rPr>
            <w:rStyle w:val="Hyperlink"/>
            <w:noProof/>
          </w:rPr>
          <w:t>Table 62: Vital Sign Observation Template</w:t>
        </w:r>
        <w:r w:rsidR="002C4FA5">
          <w:rPr>
            <w:noProof/>
            <w:webHidden/>
          </w:rPr>
          <w:tab/>
        </w:r>
        <w:r w:rsidR="002C4FA5">
          <w:rPr>
            <w:noProof/>
            <w:webHidden/>
          </w:rPr>
          <w:fldChar w:fldCharType="begin"/>
        </w:r>
        <w:r w:rsidR="002C4FA5">
          <w:rPr>
            <w:noProof/>
            <w:webHidden/>
          </w:rPr>
          <w:instrText xml:space="preserve"> PAGEREF _Toc127519367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14:paraId="3B1EA39B" w14:textId="684ED24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8" w:history="1">
        <w:r w:rsidR="002C4FA5" w:rsidRPr="00655594">
          <w:rPr>
            <w:rStyle w:val="Hyperlink"/>
            <w:noProof/>
          </w:rPr>
          <w:t>Table 63: Vital Sign Observation LOINC Codes and Units for Essential Vital Sign Data Elements</w:t>
        </w:r>
        <w:r w:rsidR="002C4FA5">
          <w:rPr>
            <w:noProof/>
            <w:webHidden/>
          </w:rPr>
          <w:tab/>
        </w:r>
        <w:r w:rsidR="002C4FA5">
          <w:rPr>
            <w:noProof/>
            <w:webHidden/>
          </w:rPr>
          <w:fldChar w:fldCharType="begin"/>
        </w:r>
        <w:r w:rsidR="002C4FA5">
          <w:rPr>
            <w:noProof/>
            <w:webHidden/>
          </w:rPr>
          <w:instrText xml:space="preserve"> PAGEREF _Toc127519368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14:paraId="217751D2" w14:textId="19D97289"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69" w:history="1">
        <w:r w:rsidR="002C4FA5" w:rsidRPr="00655594">
          <w:rPr>
            <w:rStyle w:val="Hyperlink"/>
            <w:noProof/>
          </w:rPr>
          <w:t>Table 64: Procedure, Observation, Act Template</w:t>
        </w:r>
        <w:r w:rsidR="002C4FA5">
          <w:rPr>
            <w:noProof/>
            <w:webHidden/>
          </w:rPr>
          <w:tab/>
        </w:r>
        <w:r w:rsidR="002C4FA5">
          <w:rPr>
            <w:noProof/>
            <w:webHidden/>
          </w:rPr>
          <w:fldChar w:fldCharType="begin"/>
        </w:r>
        <w:r w:rsidR="002C4FA5">
          <w:rPr>
            <w:noProof/>
            <w:webHidden/>
          </w:rPr>
          <w:instrText xml:space="preserve"> PAGEREF _Toc127519369 \h </w:instrText>
        </w:r>
        <w:r w:rsidR="002C4FA5">
          <w:rPr>
            <w:noProof/>
            <w:webHidden/>
          </w:rPr>
        </w:r>
        <w:r w:rsidR="002C4FA5">
          <w:rPr>
            <w:noProof/>
            <w:webHidden/>
          </w:rPr>
          <w:fldChar w:fldCharType="separate"/>
        </w:r>
        <w:r w:rsidR="00DC1072">
          <w:rPr>
            <w:noProof/>
            <w:webHidden/>
          </w:rPr>
          <w:t>169</w:t>
        </w:r>
        <w:r w:rsidR="002C4FA5">
          <w:rPr>
            <w:noProof/>
            <w:webHidden/>
          </w:rPr>
          <w:fldChar w:fldCharType="end"/>
        </w:r>
      </w:hyperlink>
    </w:p>
    <w:p w14:paraId="798A96F7" w14:textId="4BB4A6A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0" w:history="1">
        <w:r w:rsidR="002C4FA5" w:rsidRPr="00655594">
          <w:rPr>
            <w:rStyle w:val="Hyperlink"/>
            <w:noProof/>
          </w:rPr>
          <w:t>Table 65: Assessment Scale Observation Template</w:t>
        </w:r>
        <w:r w:rsidR="002C4FA5">
          <w:rPr>
            <w:noProof/>
            <w:webHidden/>
          </w:rPr>
          <w:tab/>
        </w:r>
        <w:r w:rsidR="002C4FA5">
          <w:rPr>
            <w:noProof/>
            <w:webHidden/>
          </w:rPr>
          <w:fldChar w:fldCharType="begin"/>
        </w:r>
        <w:r w:rsidR="002C4FA5">
          <w:rPr>
            <w:noProof/>
            <w:webHidden/>
          </w:rPr>
          <w:instrText xml:space="preserve"> PAGEREF _Toc127519370 \h </w:instrText>
        </w:r>
        <w:r w:rsidR="002C4FA5">
          <w:rPr>
            <w:noProof/>
            <w:webHidden/>
          </w:rPr>
        </w:r>
        <w:r w:rsidR="002C4FA5">
          <w:rPr>
            <w:noProof/>
            <w:webHidden/>
          </w:rPr>
          <w:fldChar w:fldCharType="separate"/>
        </w:r>
        <w:r w:rsidR="00DC1072">
          <w:rPr>
            <w:noProof/>
            <w:webHidden/>
          </w:rPr>
          <w:t>170</w:t>
        </w:r>
        <w:r w:rsidR="002C4FA5">
          <w:rPr>
            <w:noProof/>
            <w:webHidden/>
          </w:rPr>
          <w:fldChar w:fldCharType="end"/>
        </w:r>
      </w:hyperlink>
    </w:p>
    <w:p w14:paraId="54CE6BFA" w14:textId="6CDE6430"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1" w:history="1">
        <w:r w:rsidR="002C4FA5" w:rsidRPr="00655594">
          <w:rPr>
            <w:rStyle w:val="Hyperlink"/>
            <w:noProof/>
          </w:rPr>
          <w:t>Table 66: Note Activity Template</w:t>
        </w:r>
        <w:r w:rsidR="002C4FA5">
          <w:rPr>
            <w:noProof/>
            <w:webHidden/>
          </w:rPr>
          <w:tab/>
        </w:r>
        <w:r w:rsidR="002C4FA5">
          <w:rPr>
            <w:noProof/>
            <w:webHidden/>
          </w:rPr>
          <w:fldChar w:fldCharType="begin"/>
        </w:r>
        <w:r w:rsidR="002C4FA5">
          <w:rPr>
            <w:noProof/>
            <w:webHidden/>
          </w:rPr>
          <w:instrText xml:space="preserve"> PAGEREF _Toc127519371 \h </w:instrText>
        </w:r>
        <w:r w:rsidR="002C4FA5">
          <w:rPr>
            <w:noProof/>
            <w:webHidden/>
          </w:rPr>
        </w:r>
        <w:r w:rsidR="002C4FA5">
          <w:rPr>
            <w:noProof/>
            <w:webHidden/>
          </w:rPr>
          <w:fldChar w:fldCharType="separate"/>
        </w:r>
        <w:r w:rsidR="00DC1072">
          <w:rPr>
            <w:noProof/>
            <w:webHidden/>
          </w:rPr>
          <w:t>171</w:t>
        </w:r>
        <w:r w:rsidR="002C4FA5">
          <w:rPr>
            <w:noProof/>
            <w:webHidden/>
          </w:rPr>
          <w:fldChar w:fldCharType="end"/>
        </w:r>
      </w:hyperlink>
    </w:p>
    <w:p w14:paraId="0E11458B" w14:textId="35EFC4C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2" w:history="1">
        <w:r w:rsidR="002C4FA5" w:rsidRPr="00655594">
          <w:rPr>
            <w:rStyle w:val="Hyperlink"/>
            <w:noProof/>
          </w:rPr>
          <w:t>Table 67: Summary of C-CDA Supplemental Templates for Advance Directives</w:t>
        </w:r>
        <w:r w:rsidR="002C4FA5">
          <w:rPr>
            <w:noProof/>
            <w:webHidden/>
          </w:rPr>
          <w:tab/>
        </w:r>
        <w:r w:rsidR="002C4FA5">
          <w:rPr>
            <w:noProof/>
            <w:webHidden/>
          </w:rPr>
          <w:fldChar w:fldCharType="begin"/>
        </w:r>
        <w:r w:rsidR="002C4FA5">
          <w:rPr>
            <w:noProof/>
            <w:webHidden/>
          </w:rPr>
          <w:instrText xml:space="preserve"> PAGEREF _Toc127519372 \h </w:instrText>
        </w:r>
        <w:r w:rsidR="002C4FA5">
          <w:rPr>
            <w:noProof/>
            <w:webHidden/>
          </w:rPr>
        </w:r>
        <w:r w:rsidR="002C4FA5">
          <w:rPr>
            <w:noProof/>
            <w:webHidden/>
          </w:rPr>
          <w:fldChar w:fldCharType="separate"/>
        </w:r>
        <w:r w:rsidR="00DC1072">
          <w:rPr>
            <w:noProof/>
            <w:webHidden/>
          </w:rPr>
          <w:t>175</w:t>
        </w:r>
        <w:r w:rsidR="002C4FA5">
          <w:rPr>
            <w:noProof/>
            <w:webHidden/>
          </w:rPr>
          <w:fldChar w:fldCharType="end"/>
        </w:r>
      </w:hyperlink>
    </w:p>
    <w:p w14:paraId="47A5924E" w14:textId="17354AFD"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3" w:history="1">
        <w:r w:rsidR="002C4FA5" w:rsidRPr="00655594">
          <w:rPr>
            <w:rStyle w:val="Hyperlink"/>
            <w:noProof/>
          </w:rPr>
          <w:t>Table 68: Measure Reference Template</w:t>
        </w:r>
        <w:r w:rsidR="002C4FA5">
          <w:rPr>
            <w:noProof/>
            <w:webHidden/>
          </w:rPr>
          <w:tab/>
        </w:r>
        <w:r w:rsidR="002C4FA5">
          <w:rPr>
            <w:noProof/>
            <w:webHidden/>
          </w:rPr>
          <w:fldChar w:fldCharType="begin"/>
        </w:r>
        <w:r w:rsidR="002C4FA5">
          <w:rPr>
            <w:noProof/>
            <w:webHidden/>
          </w:rPr>
          <w:instrText xml:space="preserve"> PAGEREF _Toc127519373 \h </w:instrText>
        </w:r>
        <w:r w:rsidR="002C4FA5">
          <w:rPr>
            <w:noProof/>
            <w:webHidden/>
          </w:rPr>
        </w:r>
        <w:r w:rsidR="002C4FA5">
          <w:rPr>
            <w:noProof/>
            <w:webHidden/>
          </w:rPr>
          <w:fldChar w:fldCharType="separate"/>
        </w:r>
        <w:r w:rsidR="00DC1072">
          <w:rPr>
            <w:noProof/>
            <w:webHidden/>
          </w:rPr>
          <w:t>176</w:t>
        </w:r>
        <w:r w:rsidR="002C4FA5">
          <w:rPr>
            <w:noProof/>
            <w:webHidden/>
          </w:rPr>
          <w:fldChar w:fldCharType="end"/>
        </w:r>
      </w:hyperlink>
    </w:p>
    <w:p w14:paraId="35EA85A4" w14:textId="45D5AFA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4" w:history="1">
        <w:r w:rsidR="002C4FA5" w:rsidRPr="00655594">
          <w:rPr>
            <w:rStyle w:val="Hyperlink"/>
            <w:noProof/>
          </w:rPr>
          <w:t>Table 69: USCDI v2 Data Elements - Assessment and Plan of Treatment</w:t>
        </w:r>
        <w:r w:rsidR="002C4FA5">
          <w:rPr>
            <w:noProof/>
            <w:webHidden/>
          </w:rPr>
          <w:tab/>
        </w:r>
        <w:r w:rsidR="002C4FA5">
          <w:rPr>
            <w:noProof/>
            <w:webHidden/>
          </w:rPr>
          <w:fldChar w:fldCharType="begin"/>
        </w:r>
        <w:r w:rsidR="002C4FA5">
          <w:rPr>
            <w:noProof/>
            <w:webHidden/>
          </w:rPr>
          <w:instrText xml:space="preserve"> PAGEREF _Toc127519374 \h </w:instrText>
        </w:r>
        <w:r w:rsidR="002C4FA5">
          <w:rPr>
            <w:noProof/>
            <w:webHidden/>
          </w:rPr>
        </w:r>
        <w:r w:rsidR="002C4FA5">
          <w:rPr>
            <w:noProof/>
            <w:webHidden/>
          </w:rPr>
          <w:fldChar w:fldCharType="separate"/>
        </w:r>
        <w:r w:rsidR="00DC1072">
          <w:rPr>
            <w:noProof/>
            <w:webHidden/>
          </w:rPr>
          <w:t>181</w:t>
        </w:r>
        <w:r w:rsidR="002C4FA5">
          <w:rPr>
            <w:noProof/>
            <w:webHidden/>
          </w:rPr>
          <w:fldChar w:fldCharType="end"/>
        </w:r>
      </w:hyperlink>
    </w:p>
    <w:p w14:paraId="0115AD1D" w14:textId="6862B87F"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5" w:history="1">
        <w:r w:rsidR="002C4FA5" w:rsidRPr="00655594">
          <w:rPr>
            <w:rStyle w:val="Hyperlink"/>
            <w:noProof/>
          </w:rPr>
          <w:t>Table 70: USCDI V2 Data Elements - Care Team Member(s)</w:t>
        </w:r>
        <w:r w:rsidR="002C4FA5">
          <w:rPr>
            <w:noProof/>
            <w:webHidden/>
          </w:rPr>
          <w:tab/>
        </w:r>
        <w:r w:rsidR="002C4FA5">
          <w:rPr>
            <w:noProof/>
            <w:webHidden/>
          </w:rPr>
          <w:fldChar w:fldCharType="begin"/>
        </w:r>
        <w:r w:rsidR="002C4FA5">
          <w:rPr>
            <w:noProof/>
            <w:webHidden/>
          </w:rPr>
          <w:instrText xml:space="preserve"> PAGEREF _Toc127519375 \h </w:instrText>
        </w:r>
        <w:r w:rsidR="002C4FA5">
          <w:rPr>
            <w:noProof/>
            <w:webHidden/>
          </w:rPr>
        </w:r>
        <w:r w:rsidR="002C4FA5">
          <w:rPr>
            <w:noProof/>
            <w:webHidden/>
          </w:rPr>
          <w:fldChar w:fldCharType="separate"/>
        </w:r>
        <w:r w:rsidR="00DC1072">
          <w:rPr>
            <w:noProof/>
            <w:webHidden/>
          </w:rPr>
          <w:t>183</w:t>
        </w:r>
        <w:r w:rsidR="002C4FA5">
          <w:rPr>
            <w:noProof/>
            <w:webHidden/>
          </w:rPr>
          <w:fldChar w:fldCharType="end"/>
        </w:r>
      </w:hyperlink>
    </w:p>
    <w:p w14:paraId="379EDE6B" w14:textId="5122B682"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6" w:history="1">
        <w:r w:rsidR="002C4FA5" w:rsidRPr="00655594">
          <w:rPr>
            <w:rStyle w:val="Hyperlink"/>
            <w:noProof/>
          </w:rPr>
          <w:t>Table 71: USCDI v2 Data Elements - Clinical Tests</w:t>
        </w:r>
        <w:r w:rsidR="002C4FA5">
          <w:rPr>
            <w:noProof/>
            <w:webHidden/>
          </w:rPr>
          <w:tab/>
        </w:r>
        <w:r w:rsidR="002C4FA5">
          <w:rPr>
            <w:noProof/>
            <w:webHidden/>
          </w:rPr>
          <w:fldChar w:fldCharType="begin"/>
        </w:r>
        <w:r w:rsidR="002C4FA5">
          <w:rPr>
            <w:noProof/>
            <w:webHidden/>
          </w:rPr>
          <w:instrText xml:space="preserve"> PAGEREF _Toc127519376 \h </w:instrText>
        </w:r>
        <w:r w:rsidR="002C4FA5">
          <w:rPr>
            <w:noProof/>
            <w:webHidden/>
          </w:rPr>
        </w:r>
        <w:r w:rsidR="002C4FA5">
          <w:rPr>
            <w:noProof/>
            <w:webHidden/>
          </w:rPr>
          <w:fldChar w:fldCharType="separate"/>
        </w:r>
        <w:r w:rsidR="00DC1072">
          <w:rPr>
            <w:noProof/>
            <w:webHidden/>
          </w:rPr>
          <w:t>184</w:t>
        </w:r>
        <w:r w:rsidR="002C4FA5">
          <w:rPr>
            <w:noProof/>
            <w:webHidden/>
          </w:rPr>
          <w:fldChar w:fldCharType="end"/>
        </w:r>
      </w:hyperlink>
    </w:p>
    <w:p w14:paraId="64C78124" w14:textId="621F186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7" w:history="1">
        <w:r w:rsidR="002C4FA5" w:rsidRPr="00655594">
          <w:rPr>
            <w:rStyle w:val="Hyperlink"/>
            <w:noProof/>
          </w:rPr>
          <w:t>Table 72: USCDI v2 Data Elements - Diagnostic Imaging</w:t>
        </w:r>
        <w:r w:rsidR="002C4FA5">
          <w:rPr>
            <w:noProof/>
            <w:webHidden/>
          </w:rPr>
          <w:tab/>
        </w:r>
        <w:r w:rsidR="002C4FA5">
          <w:rPr>
            <w:noProof/>
            <w:webHidden/>
          </w:rPr>
          <w:fldChar w:fldCharType="begin"/>
        </w:r>
        <w:r w:rsidR="002C4FA5">
          <w:rPr>
            <w:noProof/>
            <w:webHidden/>
          </w:rPr>
          <w:instrText xml:space="preserve"> PAGEREF _Toc127519377 \h </w:instrText>
        </w:r>
        <w:r w:rsidR="002C4FA5">
          <w:rPr>
            <w:noProof/>
            <w:webHidden/>
          </w:rPr>
        </w:r>
        <w:r w:rsidR="002C4FA5">
          <w:rPr>
            <w:noProof/>
            <w:webHidden/>
          </w:rPr>
          <w:fldChar w:fldCharType="separate"/>
        </w:r>
        <w:r w:rsidR="00DC1072">
          <w:rPr>
            <w:noProof/>
            <w:webHidden/>
          </w:rPr>
          <w:t>185</w:t>
        </w:r>
        <w:r w:rsidR="002C4FA5">
          <w:rPr>
            <w:noProof/>
            <w:webHidden/>
          </w:rPr>
          <w:fldChar w:fldCharType="end"/>
        </w:r>
      </w:hyperlink>
    </w:p>
    <w:p w14:paraId="54B23850" w14:textId="3A75D666"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8" w:history="1">
        <w:r w:rsidR="002C4FA5" w:rsidRPr="00655594">
          <w:rPr>
            <w:rStyle w:val="Hyperlink"/>
            <w:noProof/>
          </w:rPr>
          <w:t>Table 73: USCDI v2 Data Elements - Encounter Information</w:t>
        </w:r>
        <w:r w:rsidR="002C4FA5">
          <w:rPr>
            <w:noProof/>
            <w:webHidden/>
          </w:rPr>
          <w:tab/>
        </w:r>
        <w:r w:rsidR="002C4FA5">
          <w:rPr>
            <w:noProof/>
            <w:webHidden/>
          </w:rPr>
          <w:fldChar w:fldCharType="begin"/>
        </w:r>
        <w:r w:rsidR="002C4FA5">
          <w:rPr>
            <w:noProof/>
            <w:webHidden/>
          </w:rPr>
          <w:instrText xml:space="preserve"> PAGEREF _Toc127519378 \h </w:instrText>
        </w:r>
        <w:r w:rsidR="002C4FA5">
          <w:rPr>
            <w:noProof/>
            <w:webHidden/>
          </w:rPr>
        </w:r>
        <w:r w:rsidR="002C4FA5">
          <w:rPr>
            <w:noProof/>
            <w:webHidden/>
          </w:rPr>
          <w:fldChar w:fldCharType="separate"/>
        </w:r>
        <w:r w:rsidR="00DC1072">
          <w:rPr>
            <w:noProof/>
            <w:webHidden/>
          </w:rPr>
          <w:t>186</w:t>
        </w:r>
        <w:r w:rsidR="002C4FA5">
          <w:rPr>
            <w:noProof/>
            <w:webHidden/>
          </w:rPr>
          <w:fldChar w:fldCharType="end"/>
        </w:r>
      </w:hyperlink>
    </w:p>
    <w:p w14:paraId="54274707" w14:textId="2FEE0EC3"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79" w:history="1">
        <w:r w:rsidR="002C4FA5" w:rsidRPr="00655594">
          <w:rPr>
            <w:rStyle w:val="Hyperlink"/>
            <w:noProof/>
          </w:rPr>
          <w:t>Table 74: USCDI v2 Data Elements - Goals</w:t>
        </w:r>
        <w:r w:rsidR="002C4FA5">
          <w:rPr>
            <w:noProof/>
            <w:webHidden/>
          </w:rPr>
          <w:tab/>
        </w:r>
        <w:r w:rsidR="002C4FA5">
          <w:rPr>
            <w:noProof/>
            <w:webHidden/>
          </w:rPr>
          <w:fldChar w:fldCharType="begin"/>
        </w:r>
        <w:r w:rsidR="002C4FA5">
          <w:rPr>
            <w:noProof/>
            <w:webHidden/>
          </w:rPr>
          <w:instrText xml:space="preserve"> PAGEREF _Toc127519379 \h </w:instrText>
        </w:r>
        <w:r w:rsidR="002C4FA5">
          <w:rPr>
            <w:noProof/>
            <w:webHidden/>
          </w:rPr>
        </w:r>
        <w:r w:rsidR="002C4FA5">
          <w:rPr>
            <w:noProof/>
            <w:webHidden/>
          </w:rPr>
          <w:fldChar w:fldCharType="separate"/>
        </w:r>
        <w:r w:rsidR="00DC1072">
          <w:rPr>
            <w:noProof/>
            <w:webHidden/>
          </w:rPr>
          <w:t>187</w:t>
        </w:r>
        <w:r w:rsidR="002C4FA5">
          <w:rPr>
            <w:noProof/>
            <w:webHidden/>
          </w:rPr>
          <w:fldChar w:fldCharType="end"/>
        </w:r>
      </w:hyperlink>
    </w:p>
    <w:p w14:paraId="01DCBBF3" w14:textId="0B9CB56C"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80" w:history="1">
        <w:r w:rsidR="002C4FA5" w:rsidRPr="00655594">
          <w:rPr>
            <w:rStyle w:val="Hyperlink"/>
            <w:noProof/>
          </w:rPr>
          <w:t>Table 75: USCDI Data Elements - Patient Demographics</w:t>
        </w:r>
        <w:r w:rsidR="002C4FA5">
          <w:rPr>
            <w:noProof/>
            <w:webHidden/>
          </w:rPr>
          <w:tab/>
        </w:r>
        <w:r w:rsidR="002C4FA5">
          <w:rPr>
            <w:noProof/>
            <w:webHidden/>
          </w:rPr>
          <w:fldChar w:fldCharType="begin"/>
        </w:r>
        <w:r w:rsidR="002C4FA5">
          <w:rPr>
            <w:noProof/>
            <w:webHidden/>
          </w:rPr>
          <w:instrText xml:space="preserve"> PAGEREF _Toc127519380 \h </w:instrText>
        </w:r>
        <w:r w:rsidR="002C4FA5">
          <w:rPr>
            <w:noProof/>
            <w:webHidden/>
          </w:rPr>
        </w:r>
        <w:r w:rsidR="002C4FA5">
          <w:rPr>
            <w:noProof/>
            <w:webHidden/>
          </w:rPr>
          <w:fldChar w:fldCharType="separate"/>
        </w:r>
        <w:r w:rsidR="00DC1072">
          <w:rPr>
            <w:noProof/>
            <w:webHidden/>
          </w:rPr>
          <w:t>196</w:t>
        </w:r>
        <w:r w:rsidR="002C4FA5">
          <w:rPr>
            <w:noProof/>
            <w:webHidden/>
          </w:rPr>
          <w:fldChar w:fldCharType="end"/>
        </w:r>
      </w:hyperlink>
    </w:p>
    <w:p w14:paraId="0C231C0B" w14:textId="1950499E"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81" w:history="1">
        <w:r w:rsidR="002C4FA5" w:rsidRPr="00655594">
          <w:rPr>
            <w:rStyle w:val="Hyperlink"/>
            <w:noProof/>
          </w:rPr>
          <w:t>Table 76: USCDI v2 Data Elements - Problems</w:t>
        </w:r>
        <w:r w:rsidR="002C4FA5">
          <w:rPr>
            <w:noProof/>
            <w:webHidden/>
          </w:rPr>
          <w:tab/>
        </w:r>
        <w:r w:rsidR="002C4FA5">
          <w:rPr>
            <w:noProof/>
            <w:webHidden/>
          </w:rPr>
          <w:fldChar w:fldCharType="begin"/>
        </w:r>
        <w:r w:rsidR="002C4FA5">
          <w:rPr>
            <w:noProof/>
            <w:webHidden/>
          </w:rPr>
          <w:instrText xml:space="preserve"> PAGEREF _Toc127519381 \h </w:instrText>
        </w:r>
        <w:r w:rsidR="002C4FA5">
          <w:rPr>
            <w:noProof/>
            <w:webHidden/>
          </w:rPr>
        </w:r>
        <w:r w:rsidR="002C4FA5">
          <w:rPr>
            <w:noProof/>
            <w:webHidden/>
          </w:rPr>
          <w:fldChar w:fldCharType="separate"/>
        </w:r>
        <w:r w:rsidR="00DC1072">
          <w:rPr>
            <w:noProof/>
            <w:webHidden/>
          </w:rPr>
          <w:t>198</w:t>
        </w:r>
        <w:r w:rsidR="002C4FA5">
          <w:rPr>
            <w:noProof/>
            <w:webHidden/>
          </w:rPr>
          <w:fldChar w:fldCharType="end"/>
        </w:r>
      </w:hyperlink>
    </w:p>
    <w:p w14:paraId="39F77F68" w14:textId="7E8D2643"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82" w:history="1">
        <w:r w:rsidR="002C4FA5" w:rsidRPr="00655594">
          <w:rPr>
            <w:rStyle w:val="Hyperlink"/>
            <w:noProof/>
          </w:rPr>
          <w:t>Table 77: USCDI Data Elements - Procedures</w:t>
        </w:r>
        <w:r w:rsidR="002C4FA5">
          <w:rPr>
            <w:noProof/>
            <w:webHidden/>
          </w:rPr>
          <w:tab/>
        </w:r>
        <w:r w:rsidR="002C4FA5">
          <w:rPr>
            <w:noProof/>
            <w:webHidden/>
          </w:rPr>
          <w:fldChar w:fldCharType="begin"/>
        </w:r>
        <w:r w:rsidR="002C4FA5">
          <w:rPr>
            <w:noProof/>
            <w:webHidden/>
          </w:rPr>
          <w:instrText xml:space="preserve"> PAGEREF _Toc127519382 \h </w:instrText>
        </w:r>
        <w:r w:rsidR="002C4FA5">
          <w:rPr>
            <w:noProof/>
            <w:webHidden/>
          </w:rPr>
        </w:r>
        <w:r w:rsidR="002C4FA5">
          <w:rPr>
            <w:noProof/>
            <w:webHidden/>
          </w:rPr>
          <w:fldChar w:fldCharType="separate"/>
        </w:r>
        <w:r w:rsidR="00DC1072">
          <w:rPr>
            <w:noProof/>
            <w:webHidden/>
          </w:rPr>
          <w:t>199</w:t>
        </w:r>
        <w:r w:rsidR="002C4FA5">
          <w:rPr>
            <w:noProof/>
            <w:webHidden/>
          </w:rPr>
          <w:fldChar w:fldCharType="end"/>
        </w:r>
      </w:hyperlink>
    </w:p>
    <w:p w14:paraId="66DF8619" w14:textId="49A3A0D4" w:rsidR="002C4FA5" w:rsidRDefault="008B59D0">
      <w:pPr>
        <w:pStyle w:val="TableofFigures"/>
        <w:tabs>
          <w:tab w:val="right" w:leader="dot" w:pos="9350"/>
        </w:tabs>
        <w:rPr>
          <w:rFonts w:asciiTheme="minorHAnsi" w:eastAsiaTheme="minorEastAsia" w:hAnsiTheme="minorHAnsi" w:cstheme="minorBidi"/>
          <w:noProof/>
          <w:sz w:val="22"/>
          <w:szCs w:val="22"/>
        </w:rPr>
      </w:pPr>
      <w:hyperlink w:anchor="_Toc127519383" w:history="1">
        <w:r w:rsidR="002C4FA5" w:rsidRPr="00655594">
          <w:rPr>
            <w:rStyle w:val="Hyperlink"/>
            <w:noProof/>
          </w:rPr>
          <w:t>Table 78: Sample Document Files</w:t>
        </w:r>
        <w:r w:rsidR="002C4FA5">
          <w:rPr>
            <w:noProof/>
            <w:webHidden/>
          </w:rPr>
          <w:tab/>
        </w:r>
        <w:r w:rsidR="002C4FA5">
          <w:rPr>
            <w:noProof/>
            <w:webHidden/>
          </w:rPr>
          <w:fldChar w:fldCharType="begin"/>
        </w:r>
        <w:r w:rsidR="002C4FA5">
          <w:rPr>
            <w:noProof/>
            <w:webHidden/>
          </w:rPr>
          <w:instrText xml:space="preserve"> PAGEREF _Toc127519383 \h </w:instrText>
        </w:r>
        <w:r w:rsidR="002C4FA5">
          <w:rPr>
            <w:noProof/>
            <w:webHidden/>
          </w:rPr>
        </w:r>
        <w:r w:rsidR="002C4FA5">
          <w:rPr>
            <w:noProof/>
            <w:webHidden/>
          </w:rPr>
          <w:fldChar w:fldCharType="separate"/>
        </w:r>
        <w:r w:rsidR="00DC1072">
          <w:rPr>
            <w:noProof/>
            <w:webHidden/>
          </w:rPr>
          <w:t>200</w:t>
        </w:r>
        <w:r w:rsidR="002C4FA5">
          <w:rPr>
            <w:noProof/>
            <w:webHidden/>
          </w:rPr>
          <w:fldChar w:fldCharType="end"/>
        </w:r>
      </w:hyperlink>
    </w:p>
    <w:p w14:paraId="7CD55890" w14:textId="28284905" w:rsidR="0011751C" w:rsidRPr="00AD08FB" w:rsidRDefault="00DD63DF" w:rsidP="003A3D50">
      <w:pPr>
        <w:ind w:left="810" w:hanging="810"/>
        <w:rPr>
          <w:rFonts w:ascii="Calibri Light" w:hAnsi="Calibri Light" w:cs="Calibri Light"/>
          <w:b/>
          <w:color w:val="000000"/>
        </w:rPr>
      </w:pPr>
      <w:r w:rsidRPr="00AD08FB">
        <w:rPr>
          <w:rFonts w:ascii="Calibri Light" w:hAnsi="Calibri Light" w:cs="Calibri Light"/>
          <w:color w:val="000000"/>
        </w:rPr>
        <w:fldChar w:fldCharType="end"/>
      </w:r>
      <w:r w:rsidR="0011751C" w:rsidRPr="00AD08FB">
        <w:rPr>
          <w:rFonts w:ascii="Calibri Light" w:hAnsi="Calibri Light" w:cs="Calibri Light"/>
          <w:b/>
          <w:bCs/>
          <w:color w:val="000000"/>
        </w:rPr>
        <w:br w:type="page"/>
      </w:r>
    </w:p>
    <w:p w14:paraId="1FB3852D" w14:textId="5903981F" w:rsidR="00A5196D" w:rsidRPr="007770C6" w:rsidRDefault="002727AE" w:rsidP="005C79A1">
      <w:pPr>
        <w:pStyle w:val="Heading1"/>
      </w:pPr>
      <w:bookmarkStart w:id="12" w:name="_Toc11043530"/>
      <w:bookmarkStart w:id="13" w:name="_Toc11045530"/>
      <w:bookmarkStart w:id="14" w:name="_Toc11391203"/>
      <w:bookmarkStart w:id="15" w:name="_Ref21849392"/>
      <w:bookmarkStart w:id="16" w:name="_Ref21885873"/>
      <w:bookmarkStart w:id="17" w:name="_Ref21885877"/>
      <w:bookmarkStart w:id="18" w:name="_Toc127519083"/>
      <w:bookmarkStart w:id="19" w:name="_Toc119939766"/>
      <w:r w:rsidRPr="007770C6">
        <w:lastRenderedPageBreak/>
        <w:t>Introduction</w:t>
      </w:r>
      <w:bookmarkEnd w:id="12"/>
      <w:bookmarkEnd w:id="13"/>
      <w:bookmarkEnd w:id="14"/>
      <w:bookmarkEnd w:id="15"/>
      <w:bookmarkEnd w:id="16"/>
      <w:bookmarkEnd w:id="17"/>
      <w:bookmarkEnd w:id="18"/>
      <w:bookmarkEnd w:id="19"/>
    </w:p>
    <w:p w14:paraId="4508C260" w14:textId="77777777" w:rsidR="00A5196D" w:rsidRPr="00C64922" w:rsidRDefault="002727AE" w:rsidP="003E2C96">
      <w:pPr>
        <w:pStyle w:val="Heading2"/>
      </w:pPr>
      <w:bookmarkStart w:id="20" w:name="_1fob9te" w:colFirst="0" w:colLast="0"/>
      <w:bookmarkStart w:id="21" w:name="_Toc11043531"/>
      <w:bookmarkStart w:id="22" w:name="_Toc11045531"/>
      <w:bookmarkStart w:id="23" w:name="_Toc11391204"/>
      <w:bookmarkStart w:id="24" w:name="_Toc127519084"/>
      <w:bookmarkStart w:id="25" w:name="_Toc119939767"/>
      <w:bookmarkEnd w:id="20"/>
      <w:r w:rsidRPr="00C64922">
        <w:t xml:space="preserve">Purpose: Essential Guidance for </w:t>
      </w:r>
      <w:r w:rsidR="00586941" w:rsidRPr="00C64922">
        <w:t xml:space="preserve">Advancing </w:t>
      </w:r>
      <w:r w:rsidRPr="00C64922">
        <w:t>Interoperability</w:t>
      </w:r>
      <w:bookmarkEnd w:id="21"/>
      <w:bookmarkEnd w:id="22"/>
      <w:bookmarkEnd w:id="23"/>
      <w:bookmarkEnd w:id="24"/>
      <w:bookmarkEnd w:id="25"/>
    </w:p>
    <w:p w14:paraId="7C15AB19" w14:textId="6457BB14" w:rsidR="00A5196D" w:rsidRPr="00D14360" w:rsidRDefault="00E14D1B" w:rsidP="00B505D2">
      <w:pPr>
        <w:spacing w:after="120"/>
        <w:rPr>
          <w:rFonts w:eastAsia="Calibri" w:cs="Calibri"/>
          <w:color w:val="000000"/>
        </w:rPr>
      </w:pPr>
      <w:bookmarkStart w:id="26" w:name="_3znysh7" w:colFirst="0" w:colLast="0"/>
      <w:bookmarkEnd w:id="26"/>
      <w:r w:rsidRPr="00D14360">
        <w:rPr>
          <w:rFonts w:eastAsia="Calibri" w:cs="Calibri"/>
          <w:color w:val="000000"/>
        </w:rPr>
        <w:t xml:space="preserve">This companion guide titled, </w:t>
      </w:r>
      <w:r w:rsidR="001F7773" w:rsidRPr="00D14360">
        <w:rPr>
          <w:rFonts w:eastAsia="Calibri" w:cs="Calibri"/>
          <w:color w:val="000000"/>
        </w:rPr>
        <w:t>“</w:t>
      </w:r>
      <w:r w:rsidRPr="00D14360">
        <w:rPr>
          <w:rFonts w:eastAsia="Calibri" w:cs="Calibri"/>
          <w:color w:val="000000"/>
        </w:rPr>
        <w:t>Companion Guide to Consolidated Clinical Document Architecture (C-CDA) R2,</w:t>
      </w:r>
      <w:r w:rsidR="001F7773" w:rsidRPr="00D14360">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002727AE" w:rsidRPr="00D14360">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765F60E5" w14:textId="77777777" w:rsidR="003E45C2" w:rsidRDefault="002727AE" w:rsidP="00A63678">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eastAsia="Calibri" w:cs="Calibri"/>
          <w:color w:val="000000"/>
        </w:rPr>
        <w:t xml:space="preserve">the </w:t>
      </w:r>
      <w:r w:rsidRPr="00D14360">
        <w:rPr>
          <w:rFonts w:eastAsia="Calibri" w:cs="Calibri"/>
          <w:color w:val="000000"/>
        </w:rPr>
        <w:t xml:space="preserve">C-CDA </w:t>
      </w:r>
      <w:r w:rsidR="002C792C" w:rsidRPr="00D14360">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003E45C2" w:rsidRPr="003E45C2">
        <w:rPr>
          <w:noProof/>
        </w:rPr>
        <w:t xml:space="preserve"> </w:t>
      </w:r>
    </w:p>
    <w:p w14:paraId="6EAEC5F6" w14:textId="77777777" w:rsidR="003E45C2" w:rsidRDefault="003E45C2" w:rsidP="003E45C2">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14:paraId="6651D032" w14:textId="7A351EED" w:rsidR="00A63678" w:rsidRPr="00D14360" w:rsidRDefault="003E45C2" w:rsidP="003E45C2">
      <w:pPr>
        <w:pStyle w:val="Caption"/>
        <w:rPr>
          <w:rFonts w:eastAsia="Calibri" w:cs="Calibri"/>
          <w:color w:val="000000"/>
        </w:rPr>
      </w:pPr>
      <w:bookmarkStart w:id="27" w:name="_Toc127519232"/>
      <w:bookmarkStart w:id="28" w:name="_Toc119939915"/>
      <w:r>
        <w:t xml:space="preserve">Figure </w:t>
      </w:r>
      <w:r w:rsidR="008B59D0">
        <w:fldChar w:fldCharType="begin"/>
      </w:r>
      <w:r w:rsidR="008B59D0">
        <w:instrText xml:space="preserve"> SEQ Figure \* ARABIC </w:instrText>
      </w:r>
      <w:r w:rsidR="008B59D0">
        <w:fldChar w:fldCharType="separate"/>
      </w:r>
      <w:r w:rsidR="00DC1072">
        <w:rPr>
          <w:noProof/>
        </w:rPr>
        <w:t>1</w:t>
      </w:r>
      <w:r w:rsidR="008B59D0">
        <w:rPr>
          <w:noProof/>
        </w:rPr>
        <w:fldChar w:fldCharType="end"/>
      </w:r>
      <w:r>
        <w:t xml:space="preserve">: </w:t>
      </w:r>
      <w:r w:rsidRPr="00147D55">
        <w:t>Continuous Improvement Strategy</w:t>
      </w:r>
      <w:bookmarkEnd w:id="27"/>
      <w:bookmarkEnd w:id="28"/>
    </w:p>
    <w:p w14:paraId="6BAD0094" w14:textId="77777777" w:rsidR="004C7C4B" w:rsidRPr="00D14360" w:rsidRDefault="004C7C4B" w:rsidP="00A63678">
      <w:pPr>
        <w:spacing w:after="120"/>
        <w:rPr>
          <w:rFonts w:eastAsia="Calibri" w:cs="Calibri"/>
          <w:color w:val="000000"/>
        </w:rPr>
      </w:pPr>
    </w:p>
    <w:p w14:paraId="66FC159D" w14:textId="77777777" w:rsidR="004C7C4B" w:rsidRPr="00D14360" w:rsidRDefault="004C7C4B" w:rsidP="00A63678">
      <w:pPr>
        <w:spacing w:after="120"/>
        <w:rPr>
          <w:rFonts w:eastAsia="Calibri" w:cs="Calibri"/>
          <w:color w:val="000000"/>
        </w:rPr>
      </w:pPr>
    </w:p>
    <w:p w14:paraId="6FD61EF2" w14:textId="77777777" w:rsidR="004C7C4B" w:rsidRPr="00D14360" w:rsidRDefault="004C7C4B" w:rsidP="00A63678">
      <w:pPr>
        <w:spacing w:after="120"/>
        <w:rPr>
          <w:rFonts w:eastAsia="Calibri" w:cs="Calibri"/>
          <w:color w:val="000000"/>
        </w:rPr>
      </w:pPr>
    </w:p>
    <w:p w14:paraId="046E0DDF" w14:textId="7637A14D" w:rsidR="004C7C4B" w:rsidRPr="00D14360" w:rsidRDefault="004C7C4B" w:rsidP="004C7C4B">
      <w:pPr>
        <w:spacing w:after="120"/>
        <w:jc w:val="center"/>
        <w:rPr>
          <w:rFonts w:eastAsia="Calibri" w:cs="Calibri"/>
          <w:color w:val="000000"/>
        </w:rPr>
      </w:pPr>
    </w:p>
    <w:p w14:paraId="0D16E37B" w14:textId="77777777" w:rsidR="00522A5D" w:rsidRPr="00D14360" w:rsidRDefault="00522A5D" w:rsidP="00A63678">
      <w:pPr>
        <w:keepNext/>
        <w:spacing w:after="120"/>
        <w:rPr>
          <w:rFonts w:eastAsia="Calibri" w:cs="Calibri"/>
          <w:color w:val="000000"/>
        </w:rPr>
      </w:pPr>
    </w:p>
    <w:p w14:paraId="42219364" w14:textId="77777777" w:rsidR="00A5196D" w:rsidRPr="00D14360" w:rsidRDefault="002727AE" w:rsidP="00A63678">
      <w:pPr>
        <w:keepNext/>
        <w:spacing w:after="120"/>
        <w:rPr>
          <w:rFonts w:eastAsia="Calibri" w:cs="Calibri"/>
          <w:color w:val="000000"/>
        </w:rPr>
      </w:pPr>
      <w:r w:rsidRPr="00D14360">
        <w:rPr>
          <w:rFonts w:eastAsia="Calibri" w:cs="Calibri"/>
          <w:color w:val="000000"/>
        </w:rPr>
        <w:t>The Companion Guide is intended to:</w:t>
      </w:r>
    </w:p>
    <w:p w14:paraId="1D203587"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00522A5D" w:rsidRPr="00D14360">
        <w:rPr>
          <w:rFonts w:eastAsia="Calibri" w:cs="Calibri"/>
          <w:color w:val="000000"/>
        </w:rPr>
        <w:t>.</w:t>
      </w:r>
    </w:p>
    <w:p w14:paraId="77B2397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00522A5D" w:rsidRPr="00D14360">
        <w:rPr>
          <w:rFonts w:eastAsia="Calibri" w:cs="Calibri"/>
          <w:color w:val="000000"/>
        </w:rPr>
        <w:t>.</w:t>
      </w:r>
      <w:r w:rsidRPr="00D14360">
        <w:rPr>
          <w:rFonts w:eastAsia="Calibri" w:cs="Calibri"/>
          <w:color w:val="000000"/>
        </w:rPr>
        <w:t xml:space="preserve"> </w:t>
      </w:r>
    </w:p>
    <w:p w14:paraId="0B5421C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00ED19F8" w:rsidRPr="00D14360">
        <w:rPr>
          <w:rFonts w:eastAsia="Calibri" w:cs="Calibri"/>
          <w:color w:val="000000"/>
        </w:rPr>
        <w:t>.</w:t>
      </w:r>
      <w:r w:rsidR="004C1CE1" w:rsidRPr="00D14360">
        <w:rPr>
          <w:rFonts w:eastAsia="Calibri" w:cs="Calibri"/>
          <w:color w:val="000000"/>
        </w:rPr>
        <w:t xml:space="preserve"> It is an integral part of the maturation process driving the growth an improvement of C-CDA and supports the shift away from using early specifications such as C32 and C-CDA 1.1.</w:t>
      </w:r>
    </w:p>
    <w:p w14:paraId="7F0F9C08" w14:textId="77777777" w:rsidR="00A96519" w:rsidRPr="00C64922" w:rsidRDefault="00A96519" w:rsidP="003E2C96">
      <w:pPr>
        <w:pStyle w:val="Heading2"/>
      </w:pPr>
      <w:bookmarkStart w:id="29" w:name="_3j2qqm3" w:colFirst="0" w:colLast="0"/>
      <w:bookmarkStart w:id="30" w:name="_Toc10602103"/>
      <w:bookmarkStart w:id="31" w:name="_Toc10818948"/>
      <w:bookmarkStart w:id="32" w:name="_Toc11043532"/>
      <w:bookmarkStart w:id="33" w:name="_Toc11045532"/>
      <w:bookmarkStart w:id="34" w:name="_Toc11391205"/>
      <w:bookmarkStart w:id="35" w:name="_Toc127519085"/>
      <w:bookmarkStart w:id="36" w:name="_Toc119939768"/>
      <w:bookmarkEnd w:id="29"/>
      <w:r w:rsidRPr="00C64922">
        <w:t>The Genesis and Evolution</w:t>
      </w:r>
      <w:bookmarkEnd w:id="30"/>
      <w:bookmarkEnd w:id="31"/>
      <w:r w:rsidRPr="00C64922">
        <w:t xml:space="preserve"> of C-CDA</w:t>
      </w:r>
      <w:bookmarkEnd w:id="32"/>
      <w:bookmarkEnd w:id="33"/>
      <w:bookmarkEnd w:id="34"/>
      <w:bookmarkEnd w:id="35"/>
      <w:bookmarkEnd w:id="36"/>
    </w:p>
    <w:p w14:paraId="14E1EB40" w14:textId="66A11250" w:rsidR="00A96519" w:rsidRPr="00D14360" w:rsidRDefault="00A96519" w:rsidP="00A96519">
      <w:pPr>
        <w:spacing w:after="120"/>
        <w:rPr>
          <w:rFonts w:eastAsia="Calibri" w:cs="Calibri"/>
          <w:color w:val="000000"/>
        </w:rPr>
      </w:pPr>
      <w:bookmarkStart w:id="37" w:name="_Toc10818949"/>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14:paraId="3A0AB1F8" w14:textId="77777777" w:rsidR="00892F82" w:rsidRPr="00C64922" w:rsidRDefault="00892F82" w:rsidP="00C17F49">
      <w:pPr>
        <w:pStyle w:val="Heading3"/>
      </w:pPr>
      <w:bookmarkStart w:id="38" w:name="_Toc11391206"/>
      <w:bookmarkStart w:id="39" w:name="_Toc127519086"/>
      <w:bookmarkStart w:id="40" w:name="_Toc119939769"/>
      <w:bookmarkEnd w:id="37"/>
      <w:r w:rsidRPr="00C64922">
        <w:t>The Maturation Process for C-CDA</w:t>
      </w:r>
      <w:bookmarkEnd w:id="38"/>
      <w:bookmarkEnd w:id="39"/>
      <w:bookmarkEnd w:id="40"/>
    </w:p>
    <w:p w14:paraId="475A4804"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254B4A">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00DF16F7" w:rsidRPr="00C64922" w14:paraId="7ACADEE6" w14:textId="77777777" w:rsidTr="00254B4A">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lastRenderedPageBreak/>
              <w:t>Normative</w:t>
            </w:r>
          </w:p>
        </w:tc>
        <w:tc>
          <w:tcPr>
            <w:tcW w:w="0" w:type="dxa"/>
            <w:tcBorders>
              <w:top w:val="single" w:sz="4" w:space="0" w:color="4F81BD"/>
              <w:bottom w:val="single" w:sz="4" w:space="0" w:color="4F81BD"/>
            </w:tcBorders>
            <w:shd w:val="clear" w:color="auto" w:fill="auto"/>
          </w:tcPr>
          <w:p w14:paraId="55856D9C" w14:textId="62990AFB"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w:t>
            </w:r>
            <w:r w:rsidR="00484652" w:rsidRPr="00D14360">
              <w:rPr>
                <w:rFonts w:ascii="Calibri Light" w:hAnsi="Calibri Light" w:cs="Calibri Light"/>
                <w:color w:val="000000"/>
                <w:szCs w:val="18"/>
                <w:shd w:val="clear" w:color="auto" w:fill="FFFFFF"/>
              </w:rPr>
              <w:t>is</w:t>
            </w:r>
            <w:r w:rsidRPr="00D14360">
              <w:rPr>
                <w:rFonts w:ascii="Calibri Light" w:hAnsi="Calibri Light" w:cs="Calibri Light"/>
                <w:color w:val="000000"/>
                <w:szCs w:val="18"/>
                <w:shd w:val="clear" w:color="auto" w:fill="FFFFFF"/>
              </w:rPr>
              <w:t xml:space="preserve"> stable and has been 'locked', subjecting it </w:t>
            </w:r>
            <w:r w:rsidRPr="00D14360">
              <w:rPr>
                <w:rFonts w:ascii="Calibri Light" w:hAnsi="Calibri Light" w:cs="Calibri Light"/>
                <w:color w:val="000000"/>
                <w:shd w:val="clear" w:color="auto" w:fill="FFFFFF"/>
              </w:rPr>
              <w:t>to</w:t>
            </w:r>
            <w:r w:rsidR="00694762" w:rsidRPr="00D14360">
              <w:rPr>
                <w:rFonts w:ascii="Calibri Light" w:hAnsi="Calibri Light" w:cs="Calibri Light"/>
                <w:color w:val="000000"/>
                <w:shd w:val="clear" w:color="auto" w:fill="FFFFFF"/>
              </w:rPr>
              <w:t xml:space="preserve"> </w:t>
            </w:r>
            <w:r w:rsidRPr="00D14360">
              <w:rPr>
                <w:rFonts w:cs="Calibri"/>
              </w:rPr>
              <w:t>HL7® Essential Requirements</w:t>
            </w:r>
            <w:r w:rsidR="00694762" w:rsidRPr="00D14360">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00DF16F7" w:rsidRPr="00C64922" w14:paraId="1FB013B9" w14:textId="77777777" w:rsidTr="00254B4A">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254B4A">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254B4A">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14:paraId="72980918" w14:textId="0F3F9C40" w:rsidR="00C35861" w:rsidRPr="00C64922" w:rsidRDefault="00C35861" w:rsidP="00C35861">
      <w:pPr>
        <w:pStyle w:val="Caption"/>
      </w:pPr>
      <w:bookmarkStart w:id="41" w:name="_Toc118898787"/>
      <w:bookmarkStart w:id="42" w:name="_Toc127519307"/>
      <w:bookmarkStart w:id="43" w:name="_Toc119939990"/>
      <w:r w:rsidRPr="00C64922">
        <w:t xml:space="preserve">Table </w:t>
      </w:r>
      <w:r w:rsidR="008B59D0">
        <w:fldChar w:fldCharType="begin"/>
      </w:r>
      <w:r w:rsidR="008B59D0">
        <w:instrText xml:space="preserve"> SEQ Table \* ARABIC </w:instrText>
      </w:r>
      <w:r w:rsidR="008B59D0">
        <w:fldChar w:fldCharType="separate"/>
      </w:r>
      <w:r w:rsidR="00DC1072">
        <w:rPr>
          <w:noProof/>
        </w:rPr>
        <w:t>1</w:t>
      </w:r>
      <w:r w:rsidR="008B59D0">
        <w:rPr>
          <w:noProof/>
        </w:rPr>
        <w:fldChar w:fldCharType="end"/>
      </w:r>
      <w:r w:rsidRPr="00C64922">
        <w:t>: Classifications of specifications</w:t>
      </w:r>
      <w:bookmarkEnd w:id="41"/>
      <w:bookmarkEnd w:id="42"/>
      <w:bookmarkEnd w:id="43"/>
    </w:p>
    <w:p w14:paraId="4DA1CF76" w14:textId="77777777" w:rsidR="00C35861" w:rsidRPr="00D14360" w:rsidRDefault="00C35861" w:rsidP="00C35861">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14:paraId="53A0B184" w14:textId="418F3986" w:rsidR="00C35861" w:rsidRPr="00D14360" w:rsidRDefault="00C35861" w:rsidP="00C35861">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r:id="rId16" w:history="1">
        <w:r w:rsidR="000327CA" w:rsidRP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14:paraId="56C6F203" w14:textId="54DB4EC7" w:rsidR="00C35861" w:rsidRPr="00D14360" w:rsidRDefault="000327CA" w:rsidP="00C35861">
      <w:pPr>
        <w:spacing w:after="120"/>
        <w:rPr>
          <w:rFonts w:eastAsia="Calibri" w:cs="Calibri"/>
          <w:color w:val="000000"/>
        </w:rPr>
      </w:pPr>
      <w:r>
        <w:rPr>
          <w:rFonts w:eastAsia="Calibri" w:cs="Calibri"/>
          <w:color w:val="000000"/>
        </w:rPr>
        <w:t>Implementer c</w:t>
      </w:r>
      <w:r w:rsidR="00C35861" w:rsidRPr="00D14360">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14:paraId="293F4DDC" w14:textId="77777777" w:rsidR="00ED19F8" w:rsidRPr="00C64922" w:rsidRDefault="00ED19F8" w:rsidP="00C17F49">
      <w:pPr>
        <w:pStyle w:val="Heading3"/>
      </w:pPr>
      <w:bookmarkStart w:id="44" w:name="_Toc18494981"/>
      <w:bookmarkStart w:id="45" w:name="_Toc19870176"/>
      <w:bookmarkStart w:id="46" w:name="_Toc20480865"/>
      <w:bookmarkStart w:id="47" w:name="_Toc21529393"/>
      <w:bookmarkStart w:id="48" w:name="_Toc21691444"/>
      <w:bookmarkStart w:id="49" w:name="_Toc21845626"/>
      <w:bookmarkStart w:id="50" w:name="_Toc21851865"/>
      <w:bookmarkStart w:id="51" w:name="_Toc21871826"/>
      <w:bookmarkStart w:id="52" w:name="_Toc21872282"/>
      <w:bookmarkStart w:id="53" w:name="_Toc21880053"/>
      <w:bookmarkStart w:id="54" w:name="_Toc21889883"/>
      <w:bookmarkStart w:id="55" w:name="_Toc21894026"/>
      <w:bookmarkStart w:id="56" w:name="_Toc21897954"/>
      <w:bookmarkStart w:id="57" w:name="_Toc21926701"/>
      <w:bookmarkStart w:id="58" w:name="_Toc18494982"/>
      <w:bookmarkStart w:id="59" w:name="_Toc19870177"/>
      <w:bookmarkStart w:id="60" w:name="_Toc20480866"/>
      <w:bookmarkStart w:id="61" w:name="_Toc21529394"/>
      <w:bookmarkStart w:id="62" w:name="_Toc21691445"/>
      <w:bookmarkStart w:id="63" w:name="_Toc21845627"/>
      <w:bookmarkStart w:id="64" w:name="_Toc21851866"/>
      <w:bookmarkStart w:id="65" w:name="_Toc21871827"/>
      <w:bookmarkStart w:id="66" w:name="_Toc21872283"/>
      <w:bookmarkStart w:id="67" w:name="_Toc21880054"/>
      <w:bookmarkStart w:id="68" w:name="_Toc21889884"/>
      <w:bookmarkStart w:id="69" w:name="_Toc21894027"/>
      <w:bookmarkStart w:id="70" w:name="_Toc21897955"/>
      <w:bookmarkStart w:id="71" w:name="_Toc21926702"/>
      <w:bookmarkStart w:id="72" w:name="_Toc18494983"/>
      <w:bookmarkStart w:id="73" w:name="_Toc19870178"/>
      <w:bookmarkStart w:id="74" w:name="_Toc20480867"/>
      <w:bookmarkStart w:id="75" w:name="_Toc21529395"/>
      <w:bookmarkStart w:id="76" w:name="_Toc21691446"/>
      <w:bookmarkStart w:id="77" w:name="_Toc21845628"/>
      <w:bookmarkStart w:id="78" w:name="_Toc21851867"/>
      <w:bookmarkStart w:id="79" w:name="_Toc21871828"/>
      <w:bookmarkStart w:id="80" w:name="_Toc21872284"/>
      <w:bookmarkStart w:id="81" w:name="_Toc21880055"/>
      <w:bookmarkStart w:id="82" w:name="_Toc21889885"/>
      <w:bookmarkStart w:id="83" w:name="_Toc21894028"/>
      <w:bookmarkStart w:id="84" w:name="_Toc21897956"/>
      <w:bookmarkStart w:id="85" w:name="_Toc21926703"/>
      <w:bookmarkStart w:id="86" w:name="_9xg0as362v1u" w:colFirst="0" w:colLast="0"/>
      <w:bookmarkStart w:id="87" w:name="_Toc18494984"/>
      <w:bookmarkStart w:id="88" w:name="_Toc19870179"/>
      <w:bookmarkStart w:id="89" w:name="_Toc20480868"/>
      <w:bookmarkStart w:id="90" w:name="_Toc21529396"/>
      <w:bookmarkStart w:id="91" w:name="_Toc21691447"/>
      <w:bookmarkStart w:id="92" w:name="_Toc21845629"/>
      <w:bookmarkStart w:id="93" w:name="_Toc21851868"/>
      <w:bookmarkStart w:id="94" w:name="_Toc21871829"/>
      <w:bookmarkStart w:id="95" w:name="_Toc21872285"/>
      <w:bookmarkStart w:id="96" w:name="_Toc21880056"/>
      <w:bookmarkStart w:id="97" w:name="_Toc21889886"/>
      <w:bookmarkStart w:id="98" w:name="_Toc21894029"/>
      <w:bookmarkStart w:id="99" w:name="_Toc21897957"/>
      <w:bookmarkStart w:id="100" w:name="_Toc21926704"/>
      <w:bookmarkStart w:id="101" w:name="_pomxshm05o5i" w:colFirst="0" w:colLast="0"/>
      <w:bookmarkStart w:id="102" w:name="_C-CDA_Errata_Process"/>
      <w:bookmarkStart w:id="103" w:name="_Toc10602104"/>
      <w:bookmarkStart w:id="104" w:name="_Toc11043535"/>
      <w:bookmarkStart w:id="105" w:name="_Toc11045535"/>
      <w:bookmarkStart w:id="106" w:name="_Toc11391207"/>
      <w:bookmarkStart w:id="107" w:name="_Ref21849259"/>
      <w:bookmarkStart w:id="108" w:name="_Ref21849265"/>
      <w:bookmarkStart w:id="109" w:name="_Ref21849353"/>
      <w:bookmarkStart w:id="110" w:name="_Ref21849363"/>
      <w:bookmarkStart w:id="111" w:name="_Toc127519087"/>
      <w:bookmarkStart w:id="112" w:name="_Toc11993977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sidRPr="00C64922">
        <w:t>C-CDA Errata Process</w:t>
      </w:r>
      <w:bookmarkEnd w:id="103"/>
      <w:bookmarkEnd w:id="104"/>
      <w:bookmarkEnd w:id="105"/>
      <w:bookmarkEnd w:id="106"/>
      <w:bookmarkEnd w:id="107"/>
      <w:bookmarkEnd w:id="108"/>
      <w:bookmarkEnd w:id="109"/>
      <w:bookmarkEnd w:id="110"/>
      <w:bookmarkEnd w:id="111"/>
      <w:bookmarkEnd w:id="112"/>
    </w:p>
    <w:p w14:paraId="7C9AB28E" w14:textId="092E6C0C" w:rsidR="00ED19F8" w:rsidRPr="00D14360" w:rsidRDefault="00ED19F8" w:rsidP="00B505D2">
      <w:pPr>
        <w:spacing w:after="120"/>
        <w:rPr>
          <w:rFonts w:eastAsia="Calibri" w:cs="Calibri"/>
          <w:color w:val="000000"/>
        </w:rPr>
      </w:pPr>
      <w:bookmarkStart w:id="113" w:name="_mcms7jbgao6l" w:colFirst="0" w:colLast="0"/>
      <w:bookmarkEnd w:id="113"/>
      <w:r w:rsidRPr="00D14360">
        <w:rPr>
          <w:rFonts w:eastAsia="Calibri" w:cs="Calibri"/>
          <w:color w:val="000000"/>
        </w:rPr>
        <w:t xml:space="preserve">C-CDA is regularly updated to include technical corrections and clarifications. These published updates are called Technical Errata </w:t>
      </w:r>
      <w:r w:rsidR="001E14C1" w:rsidRPr="00D14360">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eastAsia="Calibri" w:cs="Calibri"/>
          <w:color w:val="000000"/>
        </w:rPr>
        <w:t>.</w:t>
      </w:r>
      <w:r w:rsidR="00C305F4" w:rsidRPr="00D14360">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w:t>
      </w:r>
      <w:r w:rsidRPr="00D14360">
        <w:rPr>
          <w:rFonts w:eastAsia="Calibri" w:cs="Calibri"/>
          <w:color w:val="000000"/>
        </w:rPr>
        <w:lastRenderedPageBreak/>
        <w:t>HL7 summarizing the errata, a spreadsheet list of approved errata and the base Implementation Guide to which the errata must be applied.</w:t>
      </w:r>
    </w:p>
    <w:p w14:paraId="357EFA9A" w14:textId="54F3AE59" w:rsidR="00ED19F8" w:rsidRPr="00D14360" w:rsidRDefault="00ED19F8" w:rsidP="003A3D50">
      <w:pPr>
        <w:spacing w:before="120" w:after="120"/>
        <w:rPr>
          <w:rFonts w:eastAsia="Calibri" w:cs="Calibri"/>
          <w:color w:val="000000"/>
        </w:rPr>
      </w:pPr>
      <w:r w:rsidRPr="00D14360">
        <w:rPr>
          <w:rFonts w:eastAsia="Calibri" w:cs="Calibri"/>
          <w:color w:val="000000"/>
        </w:rPr>
        <w:t>Implementers should note that to maintain a current list of the approved technical errata for C-CDA the errata packages need to be downloaded regularly from the HL7.org website.</w:t>
      </w:r>
      <w:r w:rsidR="00387B58" w:rsidRPr="00D14360">
        <w:rPr>
          <w:rStyle w:val="FootnoteReference"/>
          <w:rFonts w:eastAsia="Calibri" w:cs="Calibri"/>
          <w:color w:val="000000"/>
        </w:rPr>
        <w:footnoteReference w:id="6"/>
      </w:r>
      <w:r w:rsidRPr="00D14360">
        <w:rPr>
          <w:rFonts w:eastAsia="Calibri" w:cs="Calibri"/>
          <w:color w:val="000000"/>
        </w:rPr>
        <w:t xml:space="preserve"> </w:t>
      </w:r>
    </w:p>
    <w:p w14:paraId="6360C4F4" w14:textId="588C53FD" w:rsidR="00315C06" w:rsidRPr="00D14360" w:rsidRDefault="00ED19F8" w:rsidP="00B505D2">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r w:rsidR="00F80882" w:rsidRPr="00D14360">
        <w:rPr>
          <w:rFonts w:eastAsia="Calibri" w:cs="Calibri"/>
          <w:color w:val="000000"/>
        </w:rPr>
        <w:t>Schematron</w:t>
      </w:r>
      <w:r w:rsidRPr="00D14360">
        <w:rPr>
          <w:rFonts w:eastAsia="Calibri" w:cs="Calibri"/>
          <w:color w:val="000000"/>
        </w:rPr>
        <w:t xml:space="preserve"> is not always up-to-date with C-CDA Errata and may contain errors of its own. Issues uncovered by use of </w:t>
      </w:r>
      <w:r w:rsidR="00F80882" w:rsidRPr="00D14360">
        <w:rPr>
          <w:rFonts w:eastAsia="Calibri" w:cs="Calibri"/>
          <w:color w:val="000000"/>
        </w:rPr>
        <w:t>Schematron</w:t>
      </w:r>
      <w:r w:rsidRPr="00D14360">
        <w:rPr>
          <w:rFonts w:eastAsia="Calibri" w:cs="Calibri"/>
          <w:color w:val="000000"/>
        </w:rPr>
        <w:t xml:space="preserve"> validation must be investigated to determine if they are true validation errors, </w:t>
      </w:r>
      <w:r w:rsidR="00F80882" w:rsidRPr="00D14360">
        <w:rPr>
          <w:rFonts w:eastAsia="Calibri" w:cs="Calibri"/>
          <w:color w:val="000000"/>
        </w:rPr>
        <w:t>Schematron</w:t>
      </w:r>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14:paraId="07541126" w14:textId="77777777" w:rsidR="00ED19F8" w:rsidRPr="00C64922" w:rsidRDefault="00ED19F8" w:rsidP="00C17F49">
      <w:pPr>
        <w:pStyle w:val="Heading3"/>
      </w:pPr>
      <w:bookmarkStart w:id="116" w:name="_hbt1y34f27hr" w:colFirst="0" w:colLast="0"/>
      <w:bookmarkStart w:id="117" w:name="_C-CDA_STU_Updates"/>
      <w:bookmarkStart w:id="118" w:name="_Toc11043536"/>
      <w:bookmarkStart w:id="119" w:name="_Toc11045536"/>
      <w:bookmarkStart w:id="120" w:name="_Toc11391208"/>
      <w:bookmarkStart w:id="121" w:name="_Ref21848966"/>
      <w:bookmarkStart w:id="122" w:name="_Ref21848990"/>
      <w:bookmarkStart w:id="123" w:name="_Ref21849018"/>
      <w:bookmarkStart w:id="124" w:name="_Ref21849026"/>
      <w:bookmarkStart w:id="125" w:name="_Ref21849034"/>
      <w:bookmarkStart w:id="126" w:name="_Toc127519088"/>
      <w:bookmarkStart w:id="127" w:name="_Toc119939771"/>
      <w:bookmarkEnd w:id="116"/>
      <w:bookmarkEnd w:id="117"/>
      <w:r w:rsidRPr="00C64922">
        <w:t>C-CDA STU Updates</w:t>
      </w:r>
      <w:bookmarkEnd w:id="118"/>
      <w:bookmarkEnd w:id="119"/>
      <w:bookmarkEnd w:id="120"/>
      <w:bookmarkEnd w:id="121"/>
      <w:bookmarkEnd w:id="122"/>
      <w:bookmarkEnd w:id="123"/>
      <w:bookmarkEnd w:id="124"/>
      <w:bookmarkEnd w:id="125"/>
      <w:bookmarkEnd w:id="126"/>
      <w:bookmarkEnd w:id="127"/>
    </w:p>
    <w:p w14:paraId="3F22A084" w14:textId="485057A0" w:rsidR="003538A1" w:rsidRPr="007770C6" w:rsidRDefault="003538A1">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00E35258" w:rsidRPr="007770C6">
        <w:rPr>
          <w:rFonts w:ascii="Calibri" w:hAnsi="Calibri" w:cs="Calibri"/>
          <w:sz w:val="20"/>
          <w:szCs w:val="20"/>
        </w:rPr>
        <w:t xml:space="preserve"> in </w:t>
      </w:r>
      <w:r w:rsidR="002869E1" w:rsidRPr="007770C6">
        <w:rPr>
          <w:rFonts w:ascii="Calibri" w:hAnsi="Calibri" w:cs="Calibri"/>
          <w:sz w:val="20"/>
          <w:szCs w:val="20"/>
        </w:rPr>
        <w:t>t</w:t>
      </w:r>
      <w:r w:rsidR="002869E1" w:rsidRPr="007770C6">
        <w:rPr>
          <w:rFonts w:ascii="Calibri" w:hAnsi="Calibri" w:cs="Calibri"/>
          <w:color w:val="000000"/>
          <w:sz w:val="20"/>
          <w:szCs w:val="20"/>
        </w:rPr>
        <w:t>he</w:t>
      </w:r>
      <w:r w:rsidR="00E35258" w:rsidRPr="007770C6">
        <w:rPr>
          <w:rFonts w:ascii="Calibri" w:hAnsi="Calibri" w:cs="Calibri"/>
          <w:color w:val="000000"/>
          <w:sz w:val="20"/>
          <w:szCs w:val="20"/>
        </w:rPr>
        <w:t xml:space="preserve"> table below</w:t>
      </w:r>
      <w:r w:rsidR="00EC6E73" w:rsidRPr="007770C6">
        <w:rPr>
          <w:rFonts w:ascii="Calibri" w:hAnsi="Calibri" w:cs="Calibri"/>
          <w:color w:val="000000"/>
          <w:sz w:val="20"/>
          <w:szCs w:val="20"/>
        </w:rPr>
        <w:t>.</w:t>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254B4A">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6469BAB4"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del w:id="128" w:author="Ballot Reconciliation" w:date="2023-03-09T09:31:00Z">
              <w:r w:rsidR="005A3A1D" w:rsidRPr="00D14360">
                <w:rPr>
                  <w:rStyle w:val="FootnoteReference"/>
                  <w:rFonts w:ascii="Calibri Light" w:hAnsi="Calibri Light" w:cs="Calibri Light"/>
                  <w:color w:val="000000"/>
                  <w:sz w:val="20"/>
                  <w:szCs w:val="18"/>
                </w:rPr>
                <w:footnoteReference w:id="7"/>
              </w:r>
            </w:del>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14:paraId="33B51B88" w14:textId="0F73403E"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w:t>
            </w:r>
            <w:del w:id="130" w:author="Ballot Reconciliation" w:date="2023-03-09T09:31:00Z">
              <w:r w:rsidR="008B252C" w:rsidRPr="00AE350D">
                <w:rPr>
                  <w:rStyle w:val="FootnoteReference"/>
                  <w:rFonts w:ascii="Calibri Light" w:hAnsi="Calibri Light" w:cs="Calibri Light"/>
                  <w:color w:val="000000"/>
                  <w:sz w:val="20"/>
                  <w:szCs w:val="18"/>
                </w:rPr>
                <w:footnoteReference w:id="8"/>
              </w:r>
            </w:del>
            <w:r w:rsidRPr="00AE350D">
              <w:rPr>
                <w:rFonts w:ascii="Calibri Light" w:hAnsi="Calibri Light" w:cs="Calibri Light"/>
                <w:color w:val="000000"/>
                <w:sz w:val="20"/>
                <w:szCs w:val="18"/>
              </w:rPr>
              <w:t xml:space="preserve">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254B4A">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254B4A">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w:t>
            </w:r>
            <w:r w:rsidRPr="00AE350D">
              <w:rPr>
                <w:rFonts w:ascii="Calibri Light" w:hAnsi="Calibri Light" w:cs="Calibri Light"/>
                <w:color w:val="000000"/>
                <w:sz w:val="20"/>
                <w:szCs w:val="18"/>
              </w:rPr>
              <w:lastRenderedPageBreak/>
              <w:t xml:space="preserve">proposed standard. While not on a par with a normative reconciliation package, the results of the Work Group’s consideration of the comments submitted as recorded on 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254B4A">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2D5CAEAA" w:rsidR="00C305F4" w:rsidRPr="00C64922" w:rsidRDefault="00A5789F" w:rsidP="008B252C">
      <w:pPr>
        <w:pStyle w:val="Caption"/>
      </w:pPr>
      <w:r>
        <w:t xml:space="preserve"> </w:t>
      </w:r>
      <w:bookmarkStart w:id="133" w:name="_Toc118898788"/>
      <w:bookmarkStart w:id="134" w:name="_Toc127519308"/>
      <w:bookmarkStart w:id="135" w:name="_Toc119939991"/>
      <w:r w:rsidR="008B252C" w:rsidRPr="00C64922">
        <w:t xml:space="preserve">Table </w:t>
      </w:r>
      <w:r w:rsidR="008B59D0">
        <w:fldChar w:fldCharType="begin"/>
      </w:r>
      <w:r w:rsidR="008B59D0">
        <w:instrText xml:space="preserve"> SEQ Table \* ARABIC </w:instrText>
      </w:r>
      <w:r w:rsidR="008B59D0">
        <w:fldChar w:fldCharType="separate"/>
      </w:r>
      <w:r w:rsidR="00DC1072">
        <w:rPr>
          <w:noProof/>
        </w:rPr>
        <w:t>2</w:t>
      </w:r>
      <w:r w:rsidR="008B59D0">
        <w:rPr>
          <w:noProof/>
        </w:rPr>
        <w:fldChar w:fldCharType="end"/>
      </w:r>
      <w:r w:rsidR="008B252C" w:rsidRPr="00C64922">
        <w:t>: Review Ballot process</w:t>
      </w:r>
      <w:bookmarkEnd w:id="133"/>
      <w:bookmarkEnd w:id="134"/>
      <w:bookmarkEnd w:id="135"/>
    </w:p>
    <w:p w14:paraId="3D279E86" w14:textId="77777777" w:rsidR="00F47390" w:rsidRPr="00C64922" w:rsidRDefault="003538A1" w:rsidP="003E2C96">
      <w:pPr>
        <w:pStyle w:val="Heading2"/>
      </w:pPr>
      <w:bookmarkStart w:id="136" w:name="_Toc11043537"/>
      <w:bookmarkStart w:id="137" w:name="_Toc11045537"/>
      <w:bookmarkStart w:id="138" w:name="_Toc11391209"/>
      <w:bookmarkStart w:id="139" w:name="_Toc127519089"/>
      <w:bookmarkStart w:id="140" w:name="_Toc119939772"/>
      <w:r w:rsidRPr="00C64922">
        <w:t>Semantic Interoperability</w:t>
      </w:r>
      <w:r w:rsidR="00D002F7" w:rsidRPr="00C64922">
        <w:t>: C-CDA Value Set Management</w:t>
      </w:r>
      <w:bookmarkEnd w:id="136"/>
      <w:bookmarkEnd w:id="137"/>
      <w:bookmarkEnd w:id="138"/>
      <w:bookmarkEnd w:id="139"/>
      <w:bookmarkEnd w:id="140"/>
    </w:p>
    <w:p w14:paraId="33F950EC" w14:textId="7E5F15EC" w:rsidR="007B35DC" w:rsidRPr="00D14360" w:rsidRDefault="003538A1" w:rsidP="003538A1">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00F02EB6" w:rsidRP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007B35DC" w:rsidRPr="00D14360">
        <w:rPr>
          <w:rFonts w:eastAsia="Calibri" w:cs="Calibri"/>
          <w:color w:val="000000"/>
        </w:rPr>
        <w:t>the following</w:t>
      </w:r>
      <w:r w:rsidRPr="00D14360">
        <w:rPr>
          <w:rFonts w:eastAsia="Calibri" w:cs="Calibri"/>
          <w:color w:val="000000"/>
        </w:rPr>
        <w:t xml:space="preserve"> definition for Interoperability: </w:t>
      </w:r>
    </w:p>
    <w:p w14:paraId="7EA24A31" w14:textId="77777777" w:rsidR="003538A1" w:rsidRPr="00D14360" w:rsidRDefault="003538A1">
      <w:pPr>
        <w:spacing w:after="120"/>
        <w:ind w:left="720"/>
        <w:rPr>
          <w:rFonts w:eastAsia="Calibri" w:cs="Calibri"/>
          <w:color w:val="000000"/>
        </w:rPr>
      </w:pPr>
      <w:r w:rsidRPr="00D14360">
        <w:rPr>
          <w:rFonts w:eastAsia="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00E35258" w:rsidRPr="00D14360">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9"/>
      </w:r>
    </w:p>
    <w:p w14:paraId="33053F8D" w14:textId="77777777" w:rsidR="00694762" w:rsidRPr="00D14360" w:rsidRDefault="00694762" w:rsidP="003A3D50">
      <w:pPr>
        <w:spacing w:after="120"/>
        <w:ind w:left="720"/>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254B4A">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rFonts w:eastAsia="Calibri" w:cs="Calibri"/>
                <w:b/>
                <w:bCs/>
                <w:color w:val="FFFFFF"/>
              </w:rPr>
            </w:pPr>
            <w:r w:rsidRPr="00D14360">
              <w:rPr>
                <w:rFonts w:eastAsia="Calibri" w:cs="Calibri"/>
                <w:b/>
                <w:bCs/>
                <w:color w:val="FFFFFF"/>
              </w:rPr>
              <w:t>Aspect</w:t>
            </w:r>
          </w:p>
        </w:tc>
        <w:tc>
          <w:tcPr>
            <w:tcW w:w="8028" w:type="dxa"/>
            <w:shd w:val="clear" w:color="auto" w:fill="4F81BD"/>
          </w:tcPr>
          <w:p w14:paraId="6CDE5070" w14:textId="77777777" w:rsidR="003538A1" w:rsidRPr="00D14360" w:rsidRDefault="003538A1" w:rsidP="00480C59">
            <w:pPr>
              <w:rPr>
                <w:rFonts w:eastAsia="Calibri" w:cs="Calibri"/>
                <w:b/>
                <w:bCs/>
                <w:color w:val="FFFFFF"/>
              </w:rPr>
            </w:pPr>
            <w:r w:rsidRPr="00D14360">
              <w:rPr>
                <w:rFonts w:eastAsia="Calibri" w:cs="Calibri"/>
                <w:b/>
                <w:bCs/>
                <w:color w:val="FFFFFF"/>
              </w:rPr>
              <w:t>Relationship to Interoperability</w:t>
            </w:r>
          </w:p>
        </w:tc>
      </w:tr>
      <w:tr w:rsidR="00DF16F7" w:rsidRPr="00C64922" w14:paraId="1FA7BA93" w14:textId="77777777" w:rsidTr="00254B4A">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rFonts w:eastAsia="Calibri" w:cs="Calibri"/>
                <w:b/>
                <w:bCs/>
                <w:color w:val="000000"/>
              </w:rPr>
            </w:pPr>
            <w:r w:rsidRPr="00D14360">
              <w:rPr>
                <w:rFonts w:eastAsia="Calibri" w:cs="Calibri"/>
                <w:b/>
                <w:bCs/>
                <w:color w:val="000000"/>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Foundation interoperability develops the building blocks of information exchange between disparate systems by establishing the inter-connectivity requirements needed for one system or </w:t>
            </w:r>
            <w:r w:rsidRPr="00D14360">
              <w:rPr>
                <w:rFonts w:ascii="Calibri Light" w:hAnsi="Calibri Light" w:cs="Calibri Light"/>
                <w:color w:val="000000"/>
                <w:szCs w:val="18"/>
                <w:shd w:val="clear" w:color="auto" w:fill="FFFFFF"/>
              </w:rPr>
              <w:lastRenderedPageBreak/>
              <w:t>application to share data with and receive data from another. It does not outline the ability for the receiving information technology system to interpret the data without interventions from the end user or other technologies.</w:t>
            </w:r>
          </w:p>
        </w:tc>
      </w:tr>
      <w:tr w:rsidR="00DF16F7" w:rsidRPr="00C64922" w14:paraId="2833830D" w14:textId="77777777" w:rsidTr="00254B4A">
        <w:tc>
          <w:tcPr>
            <w:tcW w:w="1327" w:type="dxa"/>
            <w:tcBorders>
              <w:right w:val="nil"/>
            </w:tcBorders>
            <w:shd w:val="clear" w:color="auto" w:fill="FFFFFF"/>
          </w:tcPr>
          <w:p w14:paraId="00AD4B29" w14:textId="77777777" w:rsidR="003538A1" w:rsidRPr="00D14360" w:rsidRDefault="003538A1" w:rsidP="00480C59">
            <w:pPr>
              <w:rPr>
                <w:rFonts w:eastAsia="Calibri" w:cs="Calibri"/>
                <w:b/>
                <w:bCs/>
                <w:color w:val="000000"/>
              </w:rPr>
            </w:pPr>
            <w:r w:rsidRPr="00D14360">
              <w:rPr>
                <w:rFonts w:eastAsia="Calibri" w:cs="Calibri"/>
                <w:b/>
                <w:bCs/>
                <w:color w:val="000000"/>
              </w:rPr>
              <w:lastRenderedPageBreak/>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00DF16F7" w:rsidRPr="00C64922" w14:paraId="4237D8A3" w14:textId="77777777" w:rsidTr="00254B4A">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rFonts w:eastAsia="Calibri" w:cs="Calibri"/>
                <w:b/>
                <w:bCs/>
                <w:color w:val="000000"/>
              </w:rPr>
            </w:pPr>
            <w:r w:rsidRPr="00D14360">
              <w:rPr>
                <w:rFonts w:eastAsia="Calibri" w:cs="Calibri"/>
                <w:b/>
                <w:bCs/>
                <w:color w:val="000000"/>
              </w:rPr>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00DF16F7" w:rsidRPr="00C64922" w14:paraId="047146C5" w14:textId="77777777" w:rsidTr="00254B4A">
        <w:tc>
          <w:tcPr>
            <w:tcW w:w="1327" w:type="dxa"/>
            <w:tcBorders>
              <w:right w:val="nil"/>
            </w:tcBorders>
            <w:shd w:val="clear" w:color="auto" w:fill="FFFFFF"/>
          </w:tcPr>
          <w:p w14:paraId="737EBDDA" w14:textId="77777777" w:rsidR="003538A1" w:rsidRPr="00D14360" w:rsidRDefault="003538A1" w:rsidP="00480C59">
            <w:pPr>
              <w:rPr>
                <w:rFonts w:eastAsia="Calibri" w:cs="Calibri"/>
                <w:b/>
                <w:bCs/>
                <w:color w:val="000000"/>
              </w:rPr>
            </w:pPr>
            <w:r w:rsidRPr="00D14360">
              <w:rPr>
                <w:rFonts w:eastAsia="Calibri" w:cs="Calibri"/>
                <w:b/>
                <w:bCs/>
                <w:color w:val="000000"/>
              </w:rPr>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14:paraId="08B4A360" w14:textId="17227C3B" w:rsidR="003538A1" w:rsidRPr="00D14360" w:rsidRDefault="00A5789F" w:rsidP="00480C59">
      <w:pPr>
        <w:pStyle w:val="Caption"/>
        <w:rPr>
          <w:rFonts w:eastAsia="Calibri" w:cs="Calibri"/>
          <w:color w:val="000000"/>
        </w:rPr>
      </w:pPr>
      <w:r>
        <w:t xml:space="preserve"> </w:t>
      </w:r>
      <w:bookmarkStart w:id="143" w:name="_Toc118898789"/>
      <w:bookmarkStart w:id="144" w:name="_Toc127519309"/>
      <w:bookmarkStart w:id="145" w:name="_Toc119939992"/>
      <w:r w:rsidR="00480C59" w:rsidRPr="00C64922">
        <w:t xml:space="preserve">Table </w:t>
      </w:r>
      <w:r w:rsidR="008B59D0">
        <w:fldChar w:fldCharType="begin"/>
      </w:r>
      <w:r w:rsidR="008B59D0">
        <w:instrText xml:space="preserve"> SEQ Table \* ARABIC </w:instrText>
      </w:r>
      <w:r w:rsidR="008B59D0">
        <w:fldChar w:fldCharType="separate"/>
      </w:r>
      <w:r w:rsidR="00DC1072">
        <w:rPr>
          <w:noProof/>
        </w:rPr>
        <w:t>3</w:t>
      </w:r>
      <w:r w:rsidR="008B59D0">
        <w:rPr>
          <w:noProof/>
        </w:rPr>
        <w:fldChar w:fldCharType="end"/>
      </w:r>
      <w:r w:rsidR="00480C59" w:rsidRPr="00C64922">
        <w:t>: Aspects of Interoperability</w:t>
      </w:r>
      <w:bookmarkEnd w:id="143"/>
      <w:bookmarkEnd w:id="144"/>
      <w:bookmarkEnd w:id="145"/>
    </w:p>
    <w:p w14:paraId="14EC4902" w14:textId="68DC39A7" w:rsidR="00726EBF" w:rsidRPr="00D14360" w:rsidRDefault="003538A1" w:rsidP="00726EBF">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1A7EF70A" w:rsidR="00D002F7" w:rsidRPr="00D14360" w:rsidRDefault="003538A1" w:rsidP="00726EBF">
      <w:pPr>
        <w:pStyle w:val="NormalWeb"/>
        <w:shd w:val="clear" w:color="auto" w:fill="FFFFFF"/>
        <w:rPr>
          <w:rFonts w:eastAsia="Calibri" w:cs="Calibri"/>
          <w:color w:val="000000"/>
        </w:rPr>
      </w:pPr>
      <w:r w:rsidRPr="00D14360">
        <w:rPr>
          <w:rFonts w:eastAsia="Calibri" w:cs="Calibri"/>
          <w:color w:val="000000"/>
        </w:rPr>
        <w:t xml:space="preserve">Value </w:t>
      </w:r>
      <w:r w:rsidR="007B35DC" w:rsidRPr="00D14360">
        <w:rPr>
          <w:rFonts w:eastAsia="Calibri" w:cs="Calibri"/>
          <w:color w:val="000000"/>
        </w:rPr>
        <w:t>S</w:t>
      </w:r>
      <w:r w:rsidRPr="00D14360">
        <w:rPr>
          <w:rFonts w:eastAsia="Calibri" w:cs="Calibri"/>
          <w:color w:val="000000"/>
        </w:rPr>
        <w:t xml:space="preserve">ets used by C-CDA play a critical role in supporting semantic interoperability. </w:t>
      </w:r>
    </w:p>
    <w:p w14:paraId="34AABCE1" w14:textId="77777777" w:rsidR="003538A1" w:rsidRPr="00D14360" w:rsidRDefault="003538A1" w:rsidP="003538A1">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In other cases, HL7 acts as the steward in maintaining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ets.</w:t>
      </w:r>
    </w:p>
    <w:p w14:paraId="151CE29A" w14:textId="1B31329B" w:rsidR="00D002F7" w:rsidRPr="00D14360" w:rsidRDefault="00D002F7" w:rsidP="00D002F7">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005D6BCF" w:rsidRP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w:t>
      </w:r>
      <w:r w:rsidRPr="00D14360">
        <w:rPr>
          <w:rFonts w:eastAsia="Calibri" w:cs="Calibri"/>
          <w:color w:val="000000"/>
        </w:rPr>
        <w:lastRenderedPageBreak/>
        <w:t>Value Set Release Package. The C-CDA Value Set Release Package is updated annually and published at the end of June</w:t>
      </w:r>
      <w:r w:rsidR="009A40F8" w:rsidRPr="00D14360">
        <w:rPr>
          <w:rFonts w:eastAsia="Calibri" w:cs="Calibri"/>
          <w:color w:val="000000"/>
        </w:rPr>
        <w:t xml:space="preserve"> each year</w:t>
      </w:r>
      <w:r w:rsidR="00EC6E73" w:rsidRPr="00D14360">
        <w:rPr>
          <w:rFonts w:eastAsia="Calibri" w:cs="Calibri"/>
          <w:color w:val="000000"/>
        </w:rPr>
        <w:t>.</w:t>
      </w:r>
      <w:r w:rsidR="00002578" w:rsidRPr="00D14360">
        <w:rPr>
          <w:rStyle w:val="FootnoteReference"/>
          <w:rFonts w:eastAsia="Calibri" w:cs="Calibri"/>
          <w:color w:val="000000"/>
        </w:rPr>
        <w:footnoteReference w:id="10"/>
      </w:r>
      <w:r w:rsidRPr="00D14360">
        <w:rPr>
          <w:rFonts w:eastAsia="Calibri" w:cs="Calibri"/>
          <w:color w:val="000000"/>
        </w:rPr>
        <w:t xml:space="preserve"> </w:t>
      </w:r>
    </w:p>
    <w:p w14:paraId="102DDFC7" w14:textId="77777777" w:rsidR="003538A1" w:rsidRPr="00D14360" w:rsidRDefault="00D002F7" w:rsidP="003538A1">
      <w:pPr>
        <w:spacing w:after="120"/>
        <w:rPr>
          <w:rFonts w:eastAsia="Calibri" w:cs="Calibri"/>
          <w:color w:val="000000"/>
        </w:rPr>
      </w:pPr>
      <w:r w:rsidRPr="00D14360">
        <w:rPr>
          <w:rFonts w:eastAsia="Calibri" w:cs="Calibri"/>
          <w:color w:val="000000"/>
        </w:rPr>
        <w:t>Value Set stewards and i</w:t>
      </w:r>
      <w:r w:rsidR="003538A1" w:rsidRPr="00D14360">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003538A1" w:rsidRPr="00D14360">
        <w:rPr>
          <w:rFonts w:eastAsia="Calibri" w:cs="Calibri"/>
          <w:color w:val="000000"/>
        </w:rPr>
        <w:t xml:space="preserve"> </w:t>
      </w:r>
      <w:r w:rsidRPr="00D14360">
        <w:rPr>
          <w:rFonts w:eastAsia="Calibri" w:cs="Calibri"/>
          <w:color w:val="000000"/>
        </w:rPr>
        <w:t>T</w:t>
      </w:r>
      <w:r w:rsidR="003538A1" w:rsidRPr="00D14360">
        <w:rPr>
          <w:rFonts w:eastAsia="Calibri" w:cs="Calibri"/>
          <w:color w:val="000000"/>
        </w:rPr>
        <w:t xml:space="preserve">he HL7 STU Comment process </w:t>
      </w:r>
      <w:r w:rsidRPr="00D14360">
        <w:rPr>
          <w:rFonts w:eastAsia="Calibri" w:cs="Calibri"/>
          <w:color w:val="000000"/>
        </w:rPr>
        <w:t>supports reporting issues regarding value set definitions</w:t>
      </w:r>
      <w:r w:rsidR="003538A1" w:rsidRPr="00D14360">
        <w:rPr>
          <w:rFonts w:eastAsia="Calibri" w:cs="Calibri"/>
          <w:color w:val="000000"/>
        </w:rPr>
        <w:t xml:space="preserve">.  Only through on-going and regular </w:t>
      </w:r>
      <w:r w:rsidR="007B35DC" w:rsidRPr="00D14360">
        <w:rPr>
          <w:rFonts w:eastAsia="Calibri" w:cs="Calibri"/>
          <w:color w:val="000000"/>
        </w:rPr>
        <w:t>V</w:t>
      </w:r>
      <w:r w:rsidR="003538A1" w:rsidRPr="00D14360">
        <w:rPr>
          <w:rFonts w:eastAsia="Calibri" w:cs="Calibri"/>
          <w:color w:val="000000"/>
        </w:rPr>
        <w:t xml:space="preserve">alue </w:t>
      </w:r>
      <w:r w:rsidR="007B35DC" w:rsidRPr="00D14360">
        <w:rPr>
          <w:rFonts w:eastAsia="Calibri" w:cs="Calibri"/>
          <w:color w:val="000000"/>
        </w:rPr>
        <w:t>S</w:t>
      </w:r>
      <w:r w:rsidR="003538A1" w:rsidRPr="00D14360">
        <w:rPr>
          <w:rFonts w:eastAsia="Calibri" w:cs="Calibri"/>
          <w:color w:val="000000"/>
        </w:rPr>
        <w:t xml:space="preserve">et updates can the semantic interoperability of C-CDA be maintained. </w:t>
      </w:r>
    </w:p>
    <w:p w14:paraId="4AEE80C0" w14:textId="77777777" w:rsidR="00315C06" w:rsidRPr="00D14360" w:rsidRDefault="00315C06" w:rsidP="003538A1">
      <w:pPr>
        <w:spacing w:after="120"/>
        <w:rPr>
          <w:rFonts w:eastAsia="Calibri" w:cs="Calibri"/>
          <w:color w:val="000000"/>
        </w:rPr>
      </w:pPr>
      <w:r w:rsidRPr="00D14360">
        <w:rPr>
          <w:rFonts w:eastAsia="Calibri" w:cs="Calibri"/>
          <w:color w:val="000000"/>
        </w:rPr>
        <w:t>Value Set maintenance also impacts C-CDA validation.</w:t>
      </w:r>
    </w:p>
    <w:p w14:paraId="3ACE2D14" w14:textId="645AF047" w:rsidR="0009537F" w:rsidRPr="003A3D50" w:rsidRDefault="00315C06" w:rsidP="003538A1">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_Ref21849026 \w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1.2.3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_Ref21849034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C-CDA STU Updates</w:t>
      </w:r>
      <w:r w:rsidR="0009537F" w:rsidRPr="007770C6">
        <w:rPr>
          <w:rFonts w:eastAsia="Calibri" w:cs="Calibri"/>
          <w:color w:val="0000FF"/>
          <w:u w:val="single"/>
        </w:rPr>
        <w:fldChar w:fldCharType="end"/>
      </w:r>
      <w:r w:rsidR="0009537F" w:rsidRPr="003A3D50">
        <w:rPr>
          <w:rFonts w:eastAsia="Calibri" w:cs="Calibri"/>
          <w:color w:val="000000"/>
        </w:rPr>
        <w:t>,</w:t>
      </w:r>
      <w:r w:rsidR="00D84A7B" w:rsidRPr="007770C6">
        <w:rPr>
          <w:rFonts w:eastAsia="Calibri" w:cs="Calibri"/>
          <w:color w:val="0000FF"/>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_Ref21849097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C-CDA Templates and Schematron Validation</w:t>
      </w:r>
      <w:r w:rsidR="0009537F" w:rsidRPr="007770C6">
        <w:rPr>
          <w:rFonts w:eastAsia="Calibri" w:cs="Calibri"/>
          <w:color w:val="0000FF"/>
          <w:u w:val="single"/>
        </w:rPr>
        <w:fldChar w:fldCharType="end"/>
      </w:r>
      <w:r w:rsidR="0009537F" w:rsidRPr="003A3D50">
        <w:rPr>
          <w:rFonts w:eastAsia="Calibri" w:cs="Calibri"/>
          <w:color w:val="000000"/>
        </w:rPr>
        <w:t>,</w:t>
      </w:r>
      <w:r w:rsidR="00D84A7B">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_Ref21849133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5.1.3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_Ref21849136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DisplayName Representation</w:t>
      </w:r>
      <w:r w:rsidR="0009537F" w:rsidRPr="007770C6">
        <w:rPr>
          <w:rFonts w:eastAsia="Calibri" w:cs="Calibri"/>
          <w:color w:val="0000FF"/>
          <w:u w:val="single"/>
        </w:rPr>
        <w:fldChar w:fldCharType="end"/>
      </w:r>
    </w:p>
    <w:p w14:paraId="12A41E40" w14:textId="77777777" w:rsidR="00315C06" w:rsidRPr="00D14360" w:rsidRDefault="00065389" w:rsidP="003538A1">
      <w:pPr>
        <w:spacing w:after="120"/>
        <w:rPr>
          <w:rFonts w:eastAsia="Calibri" w:cs="Calibri"/>
          <w:color w:val="000000"/>
        </w:rPr>
      </w:pPr>
      <w:r w:rsidRPr="00D14360">
        <w:rPr>
          <w:rFonts w:eastAsia="Calibri" w:cs="Calibri"/>
          <w:b/>
          <w:bCs/>
          <w:color w:val="000000"/>
        </w:rPr>
        <w:t xml:space="preserve"> </w:t>
      </w:r>
    </w:p>
    <w:p w14:paraId="3D2949C1" w14:textId="77777777" w:rsidR="00A5196D" w:rsidRPr="00C64922" w:rsidRDefault="002727AE" w:rsidP="003E2C96">
      <w:pPr>
        <w:pStyle w:val="Heading2"/>
      </w:pPr>
      <w:bookmarkStart w:id="146" w:name="_Toc11043538"/>
      <w:bookmarkStart w:id="147" w:name="_Toc11045538"/>
      <w:bookmarkStart w:id="148" w:name="_Toc11045668"/>
      <w:bookmarkStart w:id="149" w:name="_Toc11046109"/>
      <w:bookmarkStart w:id="150" w:name="_Toc11046240"/>
      <w:bookmarkStart w:id="151" w:name="_Toc11046371"/>
      <w:bookmarkStart w:id="152" w:name="_Toc11046531"/>
      <w:bookmarkStart w:id="153" w:name="_Toc11043539"/>
      <w:bookmarkStart w:id="154" w:name="_Toc11045539"/>
      <w:bookmarkStart w:id="155" w:name="_Toc11045669"/>
      <w:bookmarkStart w:id="156" w:name="_Toc11046110"/>
      <w:bookmarkStart w:id="157" w:name="_Toc11046241"/>
      <w:bookmarkStart w:id="158" w:name="_Toc11046372"/>
      <w:bookmarkStart w:id="159" w:name="_Toc11046532"/>
      <w:bookmarkStart w:id="160" w:name="_2et92p0" w:colFirst="0" w:colLast="0"/>
      <w:bookmarkStart w:id="161" w:name="_Toc11043540"/>
      <w:bookmarkStart w:id="162" w:name="_Toc11045540"/>
      <w:bookmarkStart w:id="163" w:name="_Toc11391210"/>
      <w:bookmarkStart w:id="164" w:name="_Toc127519090"/>
      <w:bookmarkStart w:id="165" w:name="_Toc119939773"/>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C64922">
        <w:t>Audience</w:t>
      </w:r>
      <w:bookmarkEnd w:id="161"/>
      <w:bookmarkEnd w:id="162"/>
      <w:bookmarkEnd w:id="163"/>
      <w:bookmarkEnd w:id="164"/>
      <w:bookmarkEnd w:id="165"/>
    </w:p>
    <w:p w14:paraId="73FF360B" w14:textId="12D5F2AB" w:rsidR="00A5196D" w:rsidRPr="00D14360" w:rsidRDefault="002727AE" w:rsidP="00B505D2">
      <w:pPr>
        <w:spacing w:after="120"/>
        <w:rPr>
          <w:rFonts w:eastAsia="Calibri" w:cs="Calibri"/>
          <w:color w:val="000000"/>
        </w:rPr>
      </w:pPr>
      <w:r w:rsidRPr="00D14360">
        <w:rPr>
          <w:rFonts w:eastAsia="Calibri" w:cs="Calibri"/>
          <w:color w:val="000000"/>
        </w:rPr>
        <w:t xml:space="preserve">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w:t>
      </w:r>
      <w:del w:id="166" w:author="Ballot Reconciliation" w:date="2023-03-09T09:31:00Z">
        <w:r w:rsidRPr="00D14360">
          <w:rPr>
            <w:rFonts w:eastAsia="Calibri" w:cs="Calibri"/>
            <w:color w:val="000000"/>
          </w:rPr>
          <w:delText>Payors</w:delText>
        </w:r>
      </w:del>
      <w:ins w:id="167" w:author="Ballot Reconciliation" w:date="2023-03-09T09:31:00Z">
        <w:r w:rsidRPr="00D14360">
          <w:rPr>
            <w:rFonts w:eastAsia="Calibri" w:cs="Calibri"/>
            <w:color w:val="000000"/>
          </w:rPr>
          <w:t>Pay</w:t>
        </w:r>
        <w:r w:rsidR="00E374D8">
          <w:rPr>
            <w:rFonts w:eastAsia="Calibri" w:cs="Calibri"/>
            <w:color w:val="000000"/>
          </w:rPr>
          <w:t>e</w:t>
        </w:r>
        <w:r w:rsidRPr="00D14360">
          <w:rPr>
            <w:rFonts w:eastAsia="Calibri" w:cs="Calibri"/>
            <w:color w:val="000000"/>
          </w:rPr>
          <w:t>rs</w:t>
        </w:r>
      </w:ins>
      <w:r w:rsidRPr="00D14360">
        <w:rPr>
          <w:rFonts w:eastAsia="Calibri" w:cs="Calibri"/>
          <w:color w:val="000000"/>
        </w:rPr>
        <w:t>,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3E2C96">
      <w:pPr>
        <w:pStyle w:val="Heading2"/>
      </w:pPr>
      <w:bookmarkStart w:id="168" w:name="_tyjcwt" w:colFirst="0" w:colLast="0"/>
      <w:bookmarkStart w:id="169" w:name="_Toc11043541"/>
      <w:bookmarkStart w:id="170" w:name="_Toc11045541"/>
      <w:bookmarkStart w:id="171" w:name="_Toc11391211"/>
      <w:bookmarkStart w:id="172" w:name="_Toc127519091"/>
      <w:bookmarkStart w:id="173" w:name="_Toc119939774"/>
      <w:bookmarkEnd w:id="168"/>
      <w:r w:rsidRPr="00C64922">
        <w:t>Requisite Knowledge</w:t>
      </w:r>
      <w:bookmarkEnd w:id="169"/>
      <w:bookmarkEnd w:id="170"/>
      <w:bookmarkEnd w:id="171"/>
      <w:bookmarkEnd w:id="172"/>
      <w:bookmarkEnd w:id="173"/>
    </w:p>
    <w:p w14:paraId="64EB2308" w14:textId="01A19F29" w:rsidR="00A5196D" w:rsidRPr="00D14360" w:rsidRDefault="002727AE" w:rsidP="00B505D2">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11"/>
      </w:r>
      <w:r w:rsidRPr="00D14360">
        <w:rPr>
          <w:rFonts w:eastAsia="Calibri" w:cs="Calibri"/>
          <w:color w:val="000000"/>
        </w:rPr>
        <w:t xml:space="preserve"> and XPath</w:t>
      </w:r>
      <w:r w:rsidRPr="00D14360">
        <w:rPr>
          <w:rFonts w:eastAsia="Calibri" w:cs="Calibri"/>
          <w:color w:val="000000"/>
          <w:vertAlign w:val="superscript"/>
        </w:rPr>
        <w:footnoteReference w:id="12"/>
      </w:r>
      <w:r w:rsidRPr="00D14360">
        <w:rPr>
          <w:rFonts w:eastAsia="Calibri" w:cs="Calibri"/>
          <w:color w:val="000000"/>
        </w:rPr>
        <w:t xml:space="preserve"> syntax.  Additionally, readers should </w:t>
      </w:r>
      <w:r w:rsidR="007E6153" w:rsidRPr="00D14360">
        <w:rPr>
          <w:rFonts w:eastAsia="Calibri" w:cs="Calibri"/>
          <w:color w:val="000000"/>
        </w:rPr>
        <w:t>understand</w:t>
      </w:r>
      <w:r w:rsidRPr="00D14360">
        <w:rPr>
          <w:rFonts w:eastAsia="Calibri" w:cs="Calibri"/>
          <w:color w:val="000000"/>
        </w:rPr>
        <w:t xml:space="preserve"> terminologies such as SNOMED CT®, LOINC®, CPT®, ICD®, and RxNorm®.</w:t>
      </w:r>
    </w:p>
    <w:p w14:paraId="2BABC9AB" w14:textId="77777777" w:rsidR="00315C06" w:rsidRPr="00D14360" w:rsidRDefault="002727AE" w:rsidP="00B505D2">
      <w:pPr>
        <w:spacing w:after="120"/>
        <w:rPr>
          <w:rFonts w:eastAsia="Calibri" w:cs="Calibri"/>
          <w:color w:val="000000"/>
        </w:rPr>
      </w:pPr>
      <w:r w:rsidRPr="00D14360">
        <w:rPr>
          <w:rFonts w:eastAsia="Calibri" w:cs="Calibri"/>
          <w:color w:val="000000"/>
        </w:rPr>
        <w:t>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Car</w:t>
      </w:r>
      <w:r w:rsidRPr="00D14360">
        <w:rPr>
          <w:rFonts w:eastAsia="Calibri" w:cs="Calibri"/>
          <w:i/>
          <w:iCs/>
          <w:color w:val="000000"/>
        </w:rPr>
        <w:t>e</w:t>
      </w:r>
      <w:r w:rsidRPr="00D14360">
        <w:rPr>
          <w:rFonts w:eastAsia="Calibri" w:cs="Calibri"/>
          <w:color w:val="000000"/>
        </w:rPr>
        <w:t>quality, CommonWell, Integrating the Healthcare Enterprise</w:t>
      </w:r>
      <w:r w:rsidR="00F80882" w:rsidRPr="00D14360">
        <w:rPr>
          <w:rFonts w:eastAsia="Calibri" w:cs="Calibri"/>
          <w:color w:val="000000"/>
        </w:rPr>
        <w:t xml:space="preserve"> (IHE.net)</w:t>
      </w:r>
      <w:r w:rsidR="002B5CA7" w:rsidRPr="00D14360">
        <w:rPr>
          <w:rStyle w:val="FootnoteReference"/>
          <w:rFonts w:eastAsia="Calibri" w:cs="Calibri"/>
          <w:color w:val="000000"/>
        </w:rPr>
        <w:footnoteReference w:id="13"/>
      </w:r>
      <w:r w:rsidR="002B5CA7" w:rsidRPr="00D14360">
        <w:rPr>
          <w:rFonts w:eastAsia="Calibri" w:cs="Calibri"/>
          <w:color w:val="000000"/>
        </w:rPr>
        <w:t>,</w:t>
      </w:r>
      <w:r w:rsidRPr="00D14360">
        <w:rPr>
          <w:rFonts w:eastAsia="Calibri" w:cs="Calibri"/>
          <w:color w:val="000000"/>
        </w:rPr>
        <w:t xml:space="preserve"> HIMSS Health Story Project and other HL7 Workgroup such as the Attachments Work Group</w:t>
      </w:r>
      <w:r w:rsidR="002C792C" w:rsidRPr="00D14360">
        <w:rPr>
          <w:rFonts w:eastAsia="Calibri" w:cs="Calibri"/>
          <w:color w:val="000000"/>
        </w:rPr>
        <w:t xml:space="preserve"> and the Clinical Quality Information (CQI) Work Group</w:t>
      </w:r>
      <w:r w:rsidRPr="00D14360">
        <w:rPr>
          <w:rFonts w:eastAsia="Calibri" w:cs="Calibri"/>
          <w:color w:val="000000"/>
        </w:rPr>
        <w:t>. Organizations such as Integrating the Healthcare Enterprise and DirectTrust</w:t>
      </w:r>
      <w:r w:rsidR="00F80882" w:rsidRPr="00D14360">
        <w:rPr>
          <w:rStyle w:val="FootnoteReference"/>
          <w:rFonts w:eastAsia="Calibri" w:cs="Calibri"/>
          <w:color w:val="000000"/>
        </w:rPr>
        <w:footnoteReference w:id="14"/>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3B2D43CC" w:rsidR="00A5196D" w:rsidRPr="00D14360" w:rsidRDefault="002727AE" w:rsidP="00B505D2">
      <w:pPr>
        <w:spacing w:after="120"/>
        <w:rPr>
          <w:rFonts w:eastAsia="Calibri" w:cs="Calibri"/>
          <w:color w:val="000000"/>
        </w:rPr>
      </w:pPr>
      <w:r w:rsidRPr="00D14360">
        <w:rPr>
          <w:rFonts w:eastAsia="Calibri" w:cs="Calibri"/>
          <w:b/>
          <w:bCs/>
          <w:color w:val="000000"/>
        </w:rPr>
        <w:t>Reference</w:t>
      </w:r>
      <w:r w:rsidR="00315C06" w:rsidRPr="00D14360">
        <w:rPr>
          <w:rFonts w:eastAsia="Calibri" w:cs="Calibri"/>
          <w:color w:val="000000"/>
        </w:rPr>
        <w:t>:</w:t>
      </w:r>
      <w:r w:rsidRPr="00D14360">
        <w:rPr>
          <w:rFonts w:eastAsia="Calibri" w:cs="Calibri"/>
          <w:color w:val="000000"/>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_Ref98767790 \r \h </w:instrText>
      </w:r>
      <w:r w:rsidR="00F614E7" w:rsidRPr="007770C6">
        <w:rPr>
          <w:rStyle w:val="Hyperlink"/>
          <w:rFonts w:eastAsia="Calibri" w:cs="Calibri"/>
        </w:rPr>
      </w:r>
      <w:r w:rsidR="00F614E7" w:rsidRPr="007770C6">
        <w:rPr>
          <w:rStyle w:val="Hyperlink"/>
          <w:rFonts w:eastAsia="Calibri" w:cs="Calibri"/>
        </w:rPr>
        <w:fldChar w:fldCharType="separate"/>
      </w:r>
      <w:r w:rsidR="00DC1072">
        <w:rPr>
          <w:rStyle w:val="Hyperlink"/>
          <w:rFonts w:eastAsia="Calibri" w:cs="Calibri"/>
        </w:rPr>
        <w:t>7</w:t>
      </w:r>
      <w:r w:rsidR="00F614E7" w:rsidRPr="007770C6">
        <w:rPr>
          <w:rStyle w:val="Hyperlink"/>
          <w:rFonts w:eastAsia="Calibri" w:cs="Calibri"/>
        </w:rPr>
        <w:fldChar w:fldCharType="end"/>
      </w:r>
      <w:r w:rsidR="00F614E7" w:rsidRPr="007770C6">
        <w:rPr>
          <w:rStyle w:val="Hyperlink"/>
          <w:rFonts w:eastAsia="Calibri" w:cs="Calibri"/>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_Ref98767794 \h </w:instrText>
      </w:r>
      <w:r w:rsidR="00F614E7" w:rsidRPr="007770C6">
        <w:rPr>
          <w:rStyle w:val="Hyperlink"/>
          <w:rFonts w:eastAsia="Calibri" w:cs="Calibri"/>
        </w:rPr>
      </w:r>
      <w:r w:rsidR="00F614E7" w:rsidRPr="007770C6">
        <w:rPr>
          <w:rStyle w:val="Hyperlink"/>
          <w:rFonts w:eastAsia="Calibri" w:cs="Calibri"/>
        </w:rPr>
        <w:fldChar w:fldCharType="separate"/>
      </w:r>
      <w:r w:rsidR="00DC1072" w:rsidRPr="00C64922">
        <w:t>Resources</w:t>
      </w:r>
      <w:r w:rsidR="00F614E7" w:rsidRPr="007770C6">
        <w:rPr>
          <w:rStyle w:val="Hyperlink"/>
          <w:rFonts w:eastAsia="Calibri" w:cs="Calibri"/>
        </w:rPr>
        <w:fldChar w:fldCharType="end"/>
      </w:r>
    </w:p>
    <w:p w14:paraId="3D70EE34" w14:textId="77777777" w:rsidR="00A5196D" w:rsidRPr="00C64922" w:rsidRDefault="002727AE" w:rsidP="003E2C96">
      <w:pPr>
        <w:pStyle w:val="Heading2"/>
      </w:pPr>
      <w:bookmarkStart w:id="174" w:name="_3dy6vkm" w:colFirst="0" w:colLast="0"/>
      <w:bookmarkStart w:id="175" w:name="_Toc11043542"/>
      <w:bookmarkStart w:id="176" w:name="_Toc11045542"/>
      <w:bookmarkStart w:id="177" w:name="_Toc11391212"/>
      <w:bookmarkStart w:id="178" w:name="_Toc127519092"/>
      <w:bookmarkStart w:id="179" w:name="_Toc119939775"/>
      <w:bookmarkEnd w:id="174"/>
      <w:r w:rsidRPr="00C64922">
        <w:lastRenderedPageBreak/>
        <w:t>Contents of this Guide</w:t>
      </w:r>
      <w:bookmarkEnd w:id="175"/>
      <w:bookmarkEnd w:id="176"/>
      <w:bookmarkEnd w:id="177"/>
      <w:bookmarkEnd w:id="178"/>
      <w:bookmarkEnd w:id="179"/>
    </w:p>
    <w:p w14:paraId="306F065A" w14:textId="77777777" w:rsidR="00A5196D" w:rsidRPr="00D14360" w:rsidRDefault="002727AE" w:rsidP="00B505D2">
      <w:pPr>
        <w:spacing w:after="120"/>
        <w:rPr>
          <w:rFonts w:eastAsia="Calibri" w:cs="Calibri"/>
          <w:color w:val="000000"/>
        </w:rPr>
      </w:pPr>
      <w:r w:rsidRPr="00D14360">
        <w:rPr>
          <w:rFonts w:eastAsia="Calibri" w:cs="Calibri"/>
          <w:color w:val="000000"/>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14:paraId="51811670"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00FF4CDE" w:rsidRPr="00D14360">
        <w:rPr>
          <w:rFonts w:eastAsia="Calibri" w:cs="Calibri"/>
          <w:color w:val="000000"/>
        </w:rPr>
        <w:t>oundational</w:t>
      </w:r>
      <w:r w:rsidRPr="00D14360">
        <w:rPr>
          <w:rFonts w:eastAsia="Calibri" w:cs="Calibri"/>
          <w:color w:val="000000"/>
        </w:rPr>
        <w:t xml:space="preserve"> topics such as </w:t>
      </w:r>
      <w:r w:rsidR="00483C25" w:rsidRPr="00D14360">
        <w:rPr>
          <w:rFonts w:eastAsia="Calibri" w:cs="Calibri"/>
          <w:color w:val="000000"/>
        </w:rPr>
        <w:t xml:space="preserve">the HL7 Clinical Document Architecture (CDA) standard, CDA Schema, </w:t>
      </w:r>
      <w:r w:rsidRPr="00D14360">
        <w:rPr>
          <w:rFonts w:eastAsia="Calibri" w:cs="Calibri"/>
          <w:color w:val="000000"/>
        </w:rPr>
        <w:t xml:space="preserve">CDA Templates, and </w:t>
      </w:r>
      <w:r w:rsidR="00F80882" w:rsidRPr="00D14360">
        <w:rPr>
          <w:rFonts w:eastAsia="Calibri" w:cs="Calibri"/>
          <w:color w:val="000000"/>
        </w:rPr>
        <w:t>Schematron</w:t>
      </w:r>
      <w:r w:rsidRPr="00D14360">
        <w:rPr>
          <w:rFonts w:eastAsia="Calibri" w:cs="Calibri"/>
          <w:color w:val="000000"/>
        </w:rPr>
        <w:t>.</w:t>
      </w:r>
      <w:r w:rsidR="00483C25" w:rsidRPr="00D14360">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00483C25" w:rsidRPr="00D14360">
        <w:rPr>
          <w:rFonts w:eastAsia="Calibri" w:cs="Calibri"/>
          <w:color w:val="000000"/>
        </w:rPr>
        <w:t>select</w:t>
      </w:r>
      <w:r w:rsidRPr="00D14360">
        <w:rPr>
          <w:rFonts w:eastAsia="Calibri" w:cs="Calibri"/>
          <w:color w:val="000000"/>
        </w:rPr>
        <w:t xml:space="preserve"> topics from the base CDA standard and other general topics that are relevant for understanding the C-CDA templates</w:t>
      </w:r>
      <w:r w:rsidR="00FF4CDE" w:rsidRPr="00D14360">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00FF4CDE" w:rsidRPr="00D14360">
        <w:rPr>
          <w:rFonts w:eastAsia="Calibri" w:cs="Calibri"/>
          <w:color w:val="000000"/>
        </w:rPr>
        <w:t>supported by the</w:t>
      </w:r>
      <w:r w:rsidRPr="00D14360">
        <w:rPr>
          <w:rFonts w:eastAsia="Calibri" w:cs="Calibri"/>
          <w:color w:val="000000"/>
        </w:rPr>
        <w:t xml:space="preserve"> </w:t>
      </w:r>
      <w:r w:rsidR="00FF4CDE" w:rsidRPr="00D14360">
        <w:rPr>
          <w:rFonts w:eastAsia="Calibri" w:cs="Calibri"/>
          <w:color w:val="000000"/>
        </w:rPr>
        <w:t xml:space="preserve">C-CDA </w:t>
      </w:r>
      <w:r w:rsidRPr="00D14360">
        <w:rPr>
          <w:rFonts w:eastAsia="Calibri" w:cs="Calibri"/>
          <w:color w:val="000000"/>
        </w:rPr>
        <w:t xml:space="preserve">Companion Guide and explains how </w:t>
      </w:r>
      <w:r w:rsidR="00FF4CDE" w:rsidRPr="00D14360">
        <w:rPr>
          <w:rFonts w:eastAsia="Calibri" w:cs="Calibri"/>
          <w:color w:val="000000"/>
        </w:rPr>
        <w:t>implementers can use this guidance</w:t>
      </w:r>
      <w:r w:rsidRPr="00D14360">
        <w:rPr>
          <w:rFonts w:eastAsia="Calibri" w:cs="Calibri"/>
          <w:color w:val="000000"/>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00483C25" w:rsidRPr="00D14360">
        <w:rPr>
          <w:rFonts w:eastAsia="Calibri" w:cs="Calibri"/>
          <w:color w:val="000000"/>
        </w:rPr>
        <w:t>.</w:t>
      </w:r>
    </w:p>
    <w:p w14:paraId="10C58A01"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rFonts w:eastAsia="Calibri" w:cs="Calibri"/>
          <w:color w:val="000000"/>
        </w:rPr>
        <w:t>.</w:t>
      </w:r>
    </w:p>
    <w:p w14:paraId="054BF194" w14:textId="47976C92" w:rsidR="00A5196D"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172D0544" w14:textId="34CB45EA" w:rsidR="005830F4" w:rsidRPr="003E45C2" w:rsidRDefault="005830F4" w:rsidP="0054522C">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00F175BD" w:rsidRPr="003E45C2">
        <w:rPr>
          <w:rFonts w:eastAsia="Calibri" w:cs="Calibri"/>
          <w:color w:val="000000"/>
        </w:rPr>
        <w:t xml:space="preserve"> provides guidance on where information corresponding to </w:t>
      </w:r>
      <w:del w:id="180" w:author="Ballot Reconciliation" w:date="2023-03-09T09:31:00Z">
        <w:r>
          <w:fldChar w:fldCharType="begin"/>
        </w:r>
        <w:r>
          <w:delInstrText>HYPERLINK "https://www.healthit.gov/isa/united-states-core-data-interoperability-uscdi"</w:delInstrText>
        </w:r>
        <w:r>
          <w:fldChar w:fldCharType="separate"/>
        </w:r>
        <w:r w:rsidR="00F175BD" w:rsidRPr="003E45C2">
          <w:rPr>
            <w:rStyle w:val="Hyperlink"/>
            <w:rFonts w:eastAsia="Calibri" w:cs="Calibri"/>
          </w:rPr>
          <w:delText>ONC US Core Data for Interoperability (USCDI)</w:delText>
        </w:r>
        <w:r>
          <w:rPr>
            <w:rStyle w:val="Hyperlink"/>
            <w:rFonts w:eastAsia="Calibri" w:cs="Calibri"/>
          </w:rPr>
          <w:fldChar w:fldCharType="end"/>
        </w:r>
      </w:del>
      <w:ins w:id="181" w:author="Ballot Reconciliation" w:date="2023-03-09T09:31:00Z">
        <w:r w:rsidR="000B3E67" w:rsidRPr="00254B4A">
          <w:t>ONC US Core Data for Interoperability (USCDI)</w:t>
        </w:r>
        <w:r w:rsidR="000B3E67">
          <w:rPr>
            <w:rStyle w:val="FootnoteReference"/>
            <w:rFonts w:eastAsia="Calibri" w:cs="Calibri"/>
          </w:rPr>
          <w:footnoteReference w:id="15"/>
        </w:r>
      </w:ins>
      <w:r w:rsidR="00F175BD" w:rsidRPr="003E45C2">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14:paraId="4D7F6A7F" w14:textId="4DC25CF2"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160E30DE" w14:textId="72FF4EAA" w:rsidR="00A10C4D" w:rsidRPr="005830F4" w:rsidRDefault="005559CD" w:rsidP="00B505D2">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00486BA0" w:rsidRPr="00D14360">
        <w:rPr>
          <w:rFonts w:eastAsia="Calibri" w:cs="Calibri"/>
          <w:b/>
          <w:bCs/>
          <w:color w:val="000000"/>
        </w:rPr>
        <w:t>UDI Organizer Template</w:t>
      </w:r>
      <w:r w:rsidR="00E35258" w:rsidRPr="00D14360">
        <w:rPr>
          <w:rFonts w:eastAsia="Calibri" w:cs="Calibri"/>
          <w:b/>
          <w:bCs/>
          <w:color w:val="000000"/>
        </w:rPr>
        <w:t>.</w:t>
      </w:r>
      <w:r w:rsidR="00E35258" w:rsidRPr="00D14360">
        <w:rPr>
          <w:rFonts w:eastAsia="Calibri" w:cs="Calibri"/>
          <w:color w:val="000000"/>
        </w:rPr>
        <w:t xml:space="preserve">  This appendix includes template definitions that </w:t>
      </w:r>
      <w:r w:rsidR="00E35258" w:rsidRPr="00D14360">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39757B15" w14:textId="3FF469C7" w:rsidR="00FF509B" w:rsidRDefault="00FF509B">
      <w:pPr>
        <w:rPr>
          <w:rFonts w:eastAsia="Calibri" w:cs="Calibri"/>
          <w:color w:val="000000"/>
        </w:rPr>
      </w:pPr>
      <w:r>
        <w:rPr>
          <w:rFonts w:eastAsia="Calibri" w:cs="Calibri"/>
          <w:color w:val="000000"/>
        </w:rPr>
        <w:br w:type="page"/>
      </w:r>
    </w:p>
    <w:p w14:paraId="1E8AC419" w14:textId="77777777" w:rsidR="00A10C4D" w:rsidRPr="00D14360" w:rsidRDefault="00A10C4D" w:rsidP="00B505D2">
      <w:pPr>
        <w:widowControl w:val="0"/>
        <w:spacing w:after="120"/>
        <w:rPr>
          <w:rFonts w:eastAsia="Calibri" w:cs="Calibri"/>
          <w:color w:val="000000"/>
        </w:rPr>
        <w:sectPr w:rsidR="00A10C4D" w:rsidRPr="00D14360" w:rsidSect="001B4D1A">
          <w:headerReference w:type="default" r:id="rId17"/>
          <w:footerReference w:type="default" r:id="rId18"/>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184" w:name="_1t3h5sf" w:colFirst="0" w:colLast="0"/>
      <w:bookmarkStart w:id="185" w:name="_Toc10695549"/>
      <w:bookmarkStart w:id="186" w:name="_Toc11043543"/>
      <w:bookmarkStart w:id="187" w:name="_Toc11045543"/>
      <w:bookmarkStart w:id="188" w:name="_Toc11391213"/>
      <w:bookmarkStart w:id="189" w:name="_Toc127519093"/>
      <w:bookmarkStart w:id="190" w:name="_Toc119939776"/>
      <w:bookmarkEnd w:id="184"/>
      <w:r w:rsidRPr="00C64922">
        <w:lastRenderedPageBreak/>
        <w:t>Understanding C-CDA and the C-CDA Companion Guide</w:t>
      </w:r>
      <w:bookmarkEnd w:id="185"/>
      <w:bookmarkEnd w:id="186"/>
      <w:bookmarkEnd w:id="187"/>
      <w:bookmarkEnd w:id="188"/>
      <w:bookmarkEnd w:id="189"/>
      <w:bookmarkEnd w:id="190"/>
    </w:p>
    <w:p w14:paraId="6C599456" w14:textId="77777777" w:rsidR="00A10C4D" w:rsidRPr="00D14360" w:rsidRDefault="00A10C4D" w:rsidP="00B505D2">
      <w:pPr>
        <w:spacing w:after="120"/>
        <w:rPr>
          <w:rFonts w:eastAsia="Calibri" w:cs="Calibri"/>
          <w:color w:val="000000"/>
        </w:rPr>
      </w:pPr>
      <w:r w:rsidRPr="00D14360">
        <w:rPr>
          <w:rFonts w:eastAsia="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14:paraId="439C87AD" w14:textId="204505FE" w:rsidR="00A10C4D" w:rsidRPr="00D14360" w:rsidRDefault="00A10C4D" w:rsidP="00B505D2">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3E2C96">
      <w:pPr>
        <w:pStyle w:val="Heading2"/>
      </w:pPr>
      <w:bookmarkStart w:id="191" w:name="_4d34og8" w:colFirst="0" w:colLast="0"/>
      <w:bookmarkStart w:id="192" w:name="_Toc10695550"/>
      <w:bookmarkStart w:id="193" w:name="_Toc11043544"/>
      <w:bookmarkStart w:id="194" w:name="_Toc11045544"/>
      <w:bookmarkStart w:id="195" w:name="_Toc11391214"/>
      <w:bookmarkStart w:id="196" w:name="_Toc127519094"/>
      <w:bookmarkStart w:id="197" w:name="_Toc119939777"/>
      <w:bookmarkEnd w:id="191"/>
      <w:r w:rsidRPr="00C64922">
        <w:t>Layered Constraints, Rising Expectations</w:t>
      </w:r>
      <w:bookmarkEnd w:id="192"/>
      <w:bookmarkEnd w:id="193"/>
      <w:bookmarkEnd w:id="194"/>
      <w:bookmarkEnd w:id="195"/>
      <w:bookmarkEnd w:id="196"/>
      <w:bookmarkEnd w:id="197"/>
    </w:p>
    <w:p w14:paraId="16E4AD9D" w14:textId="77777777" w:rsidR="004C1CE1" w:rsidRPr="00D14360" w:rsidRDefault="004C1CE1" w:rsidP="00C246B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004E2323" w:rsidRPr="00D14360">
        <w:rPr>
          <w:rFonts w:eastAsia="Calibri" w:cs="Calibri"/>
          <w:color w:val="000000"/>
        </w:rPr>
        <w:t>with the</w:t>
      </w:r>
      <w:r w:rsidRPr="00D14360">
        <w:rPr>
          <w:rFonts w:eastAsia="Calibri" w:cs="Calibri"/>
          <w:color w:val="000000"/>
        </w:rPr>
        <w:t xml:space="preserve"> certifying organization.</w:t>
      </w:r>
    </w:p>
    <w:p w14:paraId="5DE524BE" w14:textId="77777777" w:rsidR="00A10C4D" w:rsidRPr="00D14360" w:rsidRDefault="00157204" w:rsidP="00C246B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00A10C4D" w:rsidRPr="00D14360">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14:paraId="5F18B895" w14:textId="1303B68B" w:rsidR="00A10C4D" w:rsidRPr="00D14360" w:rsidRDefault="00A10C4D" w:rsidP="00B505D2">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14:paraId="526E03CB" w14:textId="107EC119" w:rsidR="00A10C4D" w:rsidRPr="00D14360" w:rsidRDefault="00A10C4D" w:rsidP="00B505D2">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14:paraId="61947084" w14:textId="77777777" w:rsidR="00A10C4D" w:rsidRPr="00D14360" w:rsidRDefault="00A10C4D" w:rsidP="00B505D2">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14:paraId="16AD55C4" w14:textId="2AF25116" w:rsidR="00C246B7" w:rsidRPr="00D14360" w:rsidRDefault="008B59D0" w:rsidP="00B505D2">
      <w:pPr>
        <w:spacing w:after="120"/>
        <w:rPr>
          <w:rFonts w:eastAsia="Calibri" w:cs="Calibri"/>
          <w:color w:val="000000"/>
        </w:rPr>
      </w:pPr>
      <w:r>
        <w:rPr>
          <w:noProof/>
        </w:rPr>
        <w:lastRenderedPageBreak/>
        <w:pict w14:anchorId="2A4C4B2C">
          <v:shapetype id="_x0000_t202" coordsize="21600,21600" o:spt="202" path="m,l,21600r21600,l21600,xe">
            <v:stroke joinstyle="miter"/>
            <v:path gradientshapeok="t" o:connecttype="rect"/>
          </v:shapetype>
          <v:shape id="Text Box 46" o:spid="_x0000_s2051" type="#_x0000_t202" style="position:absolute;margin-left:3.2pt;margin-top:124.55pt;width:4in;height:21pt;z-index:251616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" stroked="f">
            <v:path arrowok="t"/>
            <v:textbox style="mso-fit-shape-to-text:t" inset="0,0,0,0">
              <w:txbxContent>
                <w:p w14:paraId="54B13142" w14:textId="2DA72410" w:rsidR="00F10C7C" w:rsidRPr="007E6153" w:rsidRDefault="00F10C7C" w:rsidP="009807C4">
                  <w:pPr>
                    <w:pStyle w:val="Caption"/>
                    <w:rPr>
                      <w:rFonts w:asciiTheme="minorHAnsi" w:eastAsia="Calibri" w:hAnsiTheme="minorHAnsi" w:cstheme="minorHAnsi"/>
                      <w:noProof/>
                      <w:color w:val="000000"/>
                      <w:sz w:val="22"/>
                      <w:szCs w:val="22"/>
                    </w:rPr>
                  </w:pPr>
                  <w:bookmarkStart w:id="198" w:name="_Toc11255346"/>
                  <w:bookmarkStart w:id="199" w:name="_Toc11265820"/>
                  <w:bookmarkStart w:id="200" w:name="_Toc88563057"/>
                  <w:bookmarkStart w:id="201" w:name="_Toc88641391"/>
                  <w:bookmarkStart w:id="202" w:name="_Toc127519233"/>
                  <w:r w:rsidRPr="007E6153">
                    <w:rPr>
                      <w:rFonts w:asciiTheme="minorHAnsi" w:hAnsiTheme="minorHAnsi" w:cstheme="minorHAnsi"/>
                    </w:rPr>
                    <w:t xml:space="preserve">Figure </w:t>
                  </w:r>
                  <w:r w:rsidRPr="007E6153">
                    <w:rPr>
                      <w:rFonts w:asciiTheme="minorHAnsi" w:hAnsiTheme="minorHAnsi" w:cstheme="minorHAnsi"/>
                    </w:rPr>
                    <w:fldChar w:fldCharType="begin"/>
                  </w:r>
                  <w:r w:rsidRPr="007E6153">
                    <w:rPr>
                      <w:rFonts w:asciiTheme="minorHAnsi" w:hAnsiTheme="minorHAnsi" w:cstheme="minorHAnsi"/>
                    </w:rPr>
                    <w:instrText xml:space="preserve"> SEQ Figure \* ARABIC </w:instrText>
                  </w:r>
                  <w:r w:rsidRPr="007E6153">
                    <w:rPr>
                      <w:rFonts w:asciiTheme="minorHAnsi" w:hAnsiTheme="minorHAnsi" w:cstheme="minorHAnsi"/>
                    </w:rPr>
                    <w:fldChar w:fldCharType="separate"/>
                  </w:r>
                  <w:r w:rsidR="00DC1072">
                    <w:rPr>
                      <w:rFonts w:asciiTheme="minorHAnsi" w:hAnsiTheme="minorHAnsi" w:cstheme="minorHAnsi"/>
                      <w:noProof/>
                    </w:rPr>
                    <w:t>2</w:t>
                  </w:r>
                  <w:r w:rsidRPr="007E6153">
                    <w:rPr>
                      <w:rFonts w:asciiTheme="minorHAnsi" w:hAnsiTheme="minorHAnsi" w:cstheme="minorHAnsi"/>
                    </w:rPr>
                    <w:fldChar w:fldCharType="end"/>
                  </w:r>
                  <w:r w:rsidRPr="007E6153">
                    <w:rPr>
                      <w:rFonts w:asciiTheme="minorHAnsi" w:hAnsiTheme="minorHAnsi" w:cstheme="minorHAnsi"/>
                    </w:rPr>
                    <w:t>: CDA, C-CDA, Errata and Companion Guide Relationships</w:t>
                  </w:r>
                  <w:bookmarkEnd w:id="198"/>
                  <w:bookmarkEnd w:id="199"/>
                  <w:bookmarkEnd w:id="200"/>
                  <w:bookmarkEnd w:id="201"/>
                  <w:bookmarkEnd w:id="202"/>
                </w:p>
              </w:txbxContent>
            </v:textbox>
          </v:shape>
        </w:pic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0520"/>
                    </a:xfrm>
                    <a:prstGeom prst="rect">
                      <a:avLst/>
                    </a:prstGeom>
                  </pic:spPr>
                </pic:pic>
              </a:graphicData>
            </a:graphic>
          </wp:inline>
        </w:drawing>
      </w:r>
    </w:p>
    <w:p w14:paraId="12C00391" w14:textId="77777777" w:rsidR="009807C4" w:rsidRPr="00D14360" w:rsidRDefault="009807C4" w:rsidP="00B505D2">
      <w:pPr>
        <w:spacing w:after="120"/>
        <w:rPr>
          <w:rFonts w:eastAsia="Calibri" w:cs="Calibri"/>
          <w:color w:val="000000"/>
        </w:rPr>
      </w:pPr>
    </w:p>
    <w:p w14:paraId="6B559077" w14:textId="77777777" w:rsidR="00A10C4D" w:rsidRPr="00D14360" w:rsidRDefault="00A10C4D" w:rsidP="00B505D2">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14:paraId="4C940750" w14:textId="77777777" w:rsidR="00A10C4D" w:rsidRPr="00D14360" w:rsidRDefault="00A10C4D" w:rsidP="0054522C">
      <w:pPr>
        <w:numPr>
          <w:ilvl w:val="0"/>
          <w:numId w:val="17"/>
        </w:numPr>
        <w:rPr>
          <w:rFonts w:eastAsia="Calibri" w:cs="Calibri"/>
          <w:color w:val="000000"/>
        </w:rPr>
      </w:pPr>
      <w:r w:rsidRPr="00D14360">
        <w:rPr>
          <w:rFonts w:eastAsia="Calibri" w:cs="Calibri"/>
          <w:color w:val="000000"/>
        </w:rPr>
        <w:t>Document validates under the CDA_SDTC schema</w:t>
      </w:r>
      <w:r w:rsidR="008D37CF" w:rsidRPr="00D14360">
        <w:rPr>
          <w:rStyle w:val="FootnoteReference"/>
          <w:rFonts w:eastAsia="Calibri" w:cs="Calibri"/>
          <w:color w:val="000000"/>
        </w:rPr>
        <w:footnoteReference w:id="16"/>
      </w:r>
      <w:r w:rsidR="008D37CF" w:rsidRPr="00D14360">
        <w:rPr>
          <w:rFonts w:eastAsia="Calibri" w:cs="Calibri"/>
          <w:color w:val="000000"/>
        </w:rPr>
        <w:t>; and</w:t>
      </w:r>
    </w:p>
    <w:p w14:paraId="65E9590F" w14:textId="69C2A450" w:rsidR="00A10C4D" w:rsidRPr="00D14360" w:rsidRDefault="00A10C4D" w:rsidP="0054522C">
      <w:pPr>
        <w:numPr>
          <w:ilvl w:val="0"/>
          <w:numId w:val="17"/>
        </w:numPr>
        <w:rPr>
          <w:rFonts w:eastAsia="Calibri" w:cs="Calibri"/>
          <w:color w:val="000000"/>
        </w:rPr>
      </w:pPr>
      <w:r w:rsidRPr="00D14360">
        <w:rPr>
          <w:rFonts w:eastAsia="Calibri" w:cs="Calibri"/>
          <w:color w:val="000000"/>
        </w:rPr>
        <w:t>Document meets constraints as defined in C-CDA; and</w:t>
      </w:r>
    </w:p>
    <w:p w14:paraId="440A7BDA" w14:textId="6B266ECC" w:rsidR="00A10C4D" w:rsidRPr="00D14360" w:rsidRDefault="00A10C4D" w:rsidP="0054522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14:paraId="613E2725" w14:textId="77777777" w:rsidR="00A10C4D" w:rsidRPr="00D14360" w:rsidRDefault="00A10C4D" w:rsidP="0054522C">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00315C06" w:rsidRPr="00D14360">
        <w:rPr>
          <w:rFonts w:eastAsia="Calibri" w:cs="Calibri"/>
          <w:color w:val="000000"/>
        </w:rPr>
        <w:t>.</w:t>
      </w:r>
    </w:p>
    <w:p w14:paraId="2870A530" w14:textId="7767F0AF" w:rsidR="0009537F" w:rsidRPr="007770C6" w:rsidRDefault="00315C06" w:rsidP="00C246B7">
      <w:pPr>
        <w:pStyle w:val="BodyText0"/>
        <w:ind w:left="0"/>
        <w:rPr>
          <w:rFonts w:ascii="Calibri" w:eastAsia="Calibri" w:hAnsi="Calibri" w:cs="Calibri"/>
          <w:color w:val="000000"/>
        </w:rPr>
      </w:pPr>
      <w:r w:rsidRPr="007770C6">
        <w:rPr>
          <w:rFonts w:ascii="Calibri" w:eastAsia="Calibri" w:hAnsi="Calibri" w:cs="Calibri"/>
          <w:b/>
          <w:bCs/>
          <w:color w:val="000000"/>
        </w:rPr>
        <w:t>Reference:</w:t>
      </w:r>
      <w:r w:rsidRPr="007770C6">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_Ref21849259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Pr>
          <w:rFonts w:ascii="Calibri" w:eastAsia="Calibri" w:hAnsi="Calibri" w:cs="Calibri"/>
          <w:color w:val="0000FF"/>
          <w:u w:val="single"/>
        </w:rPr>
        <w:t>1.2.2</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_Ref21849265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sidRPr="00254B4A">
        <w:rPr>
          <w:rFonts w:ascii="Calibri" w:hAnsi="Calibri" w:cs="Calibri"/>
          <w:color w:val="0000FF"/>
          <w:u w:val="single"/>
        </w:rPr>
        <w:t>C-CDA Errata Process</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00"/>
        </w:rPr>
        <w:t>,</w:t>
      </w:r>
      <w:r w:rsidR="00F614E7">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_Ref21849288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Pr>
          <w:rFonts w:ascii="Calibri" w:eastAsia="Calibri" w:hAnsi="Calibri" w:cs="Calibri"/>
          <w:color w:val="0000FF"/>
          <w:u w:val="single"/>
        </w:rPr>
        <w:t>2.4</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_Ref21849293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sidRPr="00254B4A">
        <w:rPr>
          <w:rFonts w:ascii="Calibri" w:hAnsi="Calibri" w:cs="Calibri"/>
          <w:color w:val="0000FF"/>
          <w:u w:val="single"/>
        </w:rPr>
        <w:t>C-CDA Companion Guide and C-CDA Rubric Rules</w:t>
      </w:r>
      <w:r w:rsidR="0009537F" w:rsidRPr="007770C6">
        <w:rPr>
          <w:rFonts w:ascii="Calibri" w:eastAsia="Calibri" w:hAnsi="Calibri" w:cs="Calibri"/>
          <w:color w:val="0000FF"/>
          <w:u w:val="single"/>
        </w:rPr>
        <w:fldChar w:fldCharType="end"/>
      </w:r>
    </w:p>
    <w:p w14:paraId="047DE7C0" w14:textId="02C85E1B" w:rsidR="00157204" w:rsidRPr="003A3D50" w:rsidRDefault="00157204" w:rsidP="00157204">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8286"/>
      </w:tblGrid>
      <w:tr w:rsidR="00254B4A" w:rsidRPr="00C64922" w14:paraId="22D5CB08" w14:textId="77777777" w:rsidTr="007770C6">
        <w:trPr>
          <w:trHeight w:val="548"/>
        </w:trPr>
        <w:tc>
          <w:tcPr>
            <w:tcW w:w="707" w:type="dxa"/>
            <w:tcBorders>
              <w:right w:val="nil"/>
            </w:tcBorders>
            <w:shd w:val="clear" w:color="auto" w:fill="C6D9F1"/>
          </w:tcPr>
          <w:p w14:paraId="0EBB5FE0" w14:textId="0D98FAFD" w:rsidR="00B315A1" w:rsidRDefault="00B315A1" w:rsidP="00157204">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cs="Calibri"/>
                <w:color w:val="000000"/>
              </w:rPr>
            </w:pPr>
            <w:r>
              <w:rPr>
                <w:rFonts w:cs="Calibri"/>
                <w:color w:val="000000"/>
              </w:rPr>
              <w:t>A C-CDA implementer SHOULD</w:t>
            </w:r>
            <w:r w:rsidR="00B315A1" w:rsidRPr="00B315A1">
              <w:rPr>
                <w:rFonts w:cs="Calibri"/>
                <w:color w:val="000000"/>
              </w:rPr>
              <w:t xml:space="preserve"> support the standards maturation process to advance the evolution of the C-CDA specification.  </w:t>
            </w:r>
            <w:r w:rsidR="00B315A1" w:rsidRPr="003B0179">
              <w:rPr>
                <w:rFonts w:cs="Calibri"/>
                <w:b/>
                <w:bCs/>
                <w:color w:val="000000"/>
              </w:rPr>
              <w:t>[BP-001]</w:t>
            </w:r>
          </w:p>
        </w:tc>
      </w:tr>
      <w:tr w:rsidR="00254B4A" w:rsidRPr="00C64922" w14:paraId="52492232" w14:textId="77777777" w:rsidTr="007770C6">
        <w:trPr>
          <w:trHeight w:val="440"/>
        </w:trPr>
        <w:tc>
          <w:tcPr>
            <w:tcW w:w="707" w:type="dxa"/>
            <w:tcBorders>
              <w:right w:val="nil"/>
            </w:tcBorders>
            <w:shd w:val="clear" w:color="auto" w:fill="C6D9F1"/>
          </w:tcPr>
          <w:p w14:paraId="43871AED" w14:textId="2666BED3" w:rsidR="00B315A1" w:rsidRDefault="00B315A1" w:rsidP="00157204">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00254B4A" w:rsidRPr="00C64922" w14:paraId="37EC3281" w14:textId="77777777" w:rsidTr="007770C6">
        <w:trPr>
          <w:trHeight w:val="440"/>
        </w:trPr>
        <w:tc>
          <w:tcPr>
            <w:tcW w:w="707" w:type="dxa"/>
            <w:tcBorders>
              <w:right w:val="nil"/>
            </w:tcBorders>
            <w:shd w:val="clear" w:color="auto" w:fill="C6D9F1"/>
          </w:tcPr>
          <w:p w14:paraId="749BB593" w14:textId="77777777" w:rsidR="00157204" w:rsidRPr="00D14360" w:rsidRDefault="00634398" w:rsidP="00157204">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Pr="007770C6" w:rsidRDefault="00157204" w:rsidP="00157204">
      <w:pPr>
        <w:pStyle w:val="Default"/>
        <w:rPr>
          <w:sz w:val="20"/>
        </w:rPr>
      </w:pPr>
      <w:r w:rsidRPr="007770C6">
        <w:rPr>
          <w:sz w:val="20"/>
        </w:rP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557268B3" w:rsidR="0009537F" w:rsidRPr="003A3D50" w:rsidRDefault="00157204" w:rsidP="00157204">
      <w:pPr>
        <w:rPr>
          <w:rFonts w:cs="Calibri"/>
        </w:rPr>
      </w:pPr>
      <w:r w:rsidRPr="003A3D50">
        <w:rPr>
          <w:rFonts w:cs="Calibri"/>
          <w:b/>
          <w:bCs/>
        </w:rPr>
        <w:t xml:space="preserve">Reference: </w:t>
      </w:r>
      <w:r w:rsidR="0009537F" w:rsidRPr="007770C6">
        <w:rPr>
          <w:rFonts w:cs="Calibri"/>
          <w:color w:val="0000FF"/>
          <w:u w:val="single"/>
        </w:rPr>
        <w:fldChar w:fldCharType="begin"/>
      </w:r>
      <w:r w:rsidR="0009537F" w:rsidRPr="007770C6">
        <w:rPr>
          <w:rFonts w:cs="Calibri"/>
          <w:color w:val="0000FF"/>
          <w:u w:val="single"/>
        </w:rPr>
        <w:instrText xml:space="preserve"> REF _Ref21849353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1.2.2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_Ref21849363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C-CDA Errata Process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_Ref21849408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_Ref21849414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C-CDA Companion Guide and C-CDA Rubric Rules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_Ref21849431 \w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2.4.1</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_Ref21849441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Best Practice Guidance for Higher Levels of Interoperability</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_Ref21849449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_Ref21849456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Guidance Language and Expectations</w:t>
      </w:r>
      <w:r w:rsidR="0009537F" w:rsidRPr="007770C6">
        <w:rPr>
          <w:rFonts w:cs="Calibri"/>
          <w:color w:val="0000FF"/>
          <w:u w:val="single"/>
        </w:rPr>
        <w:fldChar w:fldCharType="end"/>
      </w:r>
    </w:p>
    <w:p w14:paraId="593A3E08" w14:textId="77777777" w:rsidR="0009537F" w:rsidRPr="009F13BB" w:rsidRDefault="0009537F" w:rsidP="00157204">
      <w:pPr>
        <w:rPr>
          <w:rFonts w:cs="Calibri"/>
          <w:b/>
          <w:bCs/>
        </w:rPr>
      </w:pPr>
    </w:p>
    <w:p w14:paraId="2A6AA28F" w14:textId="77777777" w:rsidR="00A10C4D" w:rsidRPr="00C64922" w:rsidRDefault="00A10C4D" w:rsidP="003E2C96">
      <w:pPr>
        <w:pStyle w:val="Heading2"/>
        <w:rPr>
          <w:strike/>
        </w:rPr>
      </w:pPr>
      <w:bookmarkStart w:id="203" w:name="_Toc21851877"/>
      <w:bookmarkStart w:id="204" w:name="_Toc21871838"/>
      <w:bookmarkStart w:id="205" w:name="_Toc21872294"/>
      <w:bookmarkStart w:id="206" w:name="_Toc21880065"/>
      <w:bookmarkStart w:id="207" w:name="_Toc21889895"/>
      <w:bookmarkStart w:id="208" w:name="_Toc21894038"/>
      <w:bookmarkStart w:id="209" w:name="_Toc21897966"/>
      <w:bookmarkStart w:id="210" w:name="_Toc21926713"/>
      <w:bookmarkStart w:id="211" w:name="_Toc10695551"/>
      <w:bookmarkStart w:id="212" w:name="_Toc11043545"/>
      <w:bookmarkStart w:id="213" w:name="_Toc11045545"/>
      <w:bookmarkStart w:id="214" w:name="_Toc11391215"/>
      <w:bookmarkStart w:id="215" w:name="_Toc127519095"/>
      <w:bookmarkStart w:id="216" w:name="_Toc119939778"/>
      <w:bookmarkEnd w:id="203"/>
      <w:bookmarkEnd w:id="204"/>
      <w:bookmarkEnd w:id="205"/>
      <w:bookmarkEnd w:id="206"/>
      <w:bookmarkEnd w:id="207"/>
      <w:bookmarkEnd w:id="208"/>
      <w:bookmarkEnd w:id="209"/>
      <w:bookmarkEnd w:id="210"/>
      <w:r w:rsidRPr="00C64922">
        <w:lastRenderedPageBreak/>
        <w:t>CDA R2 Schema and Schema Validation</w:t>
      </w:r>
      <w:bookmarkEnd w:id="211"/>
      <w:bookmarkEnd w:id="212"/>
      <w:bookmarkEnd w:id="213"/>
      <w:bookmarkEnd w:id="214"/>
      <w:bookmarkEnd w:id="215"/>
      <w:bookmarkEnd w:id="216"/>
    </w:p>
    <w:p w14:paraId="57EAFFC5" w14:textId="77777777" w:rsidR="00A10C4D" w:rsidRPr="00D14360" w:rsidRDefault="00A10C4D" w:rsidP="00B505D2">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14:paraId="6D630EC4" w14:textId="60E57E0F" w:rsidR="00A10C4D" w:rsidRPr="00D14360" w:rsidRDefault="00A10C4D" w:rsidP="00B505D2">
      <w:pPr>
        <w:spacing w:after="120"/>
        <w:rPr>
          <w:rFonts w:eastAsia="Calibri" w:cs="Calibri"/>
          <w:color w:val="000000"/>
        </w:rPr>
      </w:pPr>
      <w:r w:rsidRPr="00D14360">
        <w:rPr>
          <w:rFonts w:eastAsia="Calibri" w:cs="Calibri"/>
          <w:color w:val="000000"/>
        </w:rPr>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sdtc namespace.</w:t>
      </w:r>
      <w:r w:rsidR="00EC6E73" w:rsidRPr="00D14360">
        <w:rPr>
          <w:rFonts w:eastAsia="Calibri" w:cs="Calibri"/>
          <w:color w:val="000000"/>
          <w:vertAlign w:val="superscript"/>
        </w:rPr>
        <w:footnoteReference w:id="17"/>
      </w:r>
      <w:r w:rsidRPr="00D14360">
        <w:rPr>
          <w:rFonts w:eastAsia="Calibri" w:cs="Calibri"/>
          <w:color w:val="000000"/>
        </w:rPr>
        <w:t xml:space="preserve">  </w:t>
      </w:r>
      <w:commentRangeStart w:id="217"/>
      <w:r w:rsidRPr="00D14360">
        <w:rPr>
          <w:rFonts w:eastAsia="Calibri" w:cs="Calibri"/>
          <w:color w:val="000000"/>
        </w:rPr>
        <w:t xml:space="preserve">The base CDA R2 schema (with approved extensions) can be found on the HL7 </w:t>
      </w:r>
      <w:r w:rsidR="003E4B85">
        <w:rPr>
          <w:rFonts w:eastAsia="Calibri" w:cs="Calibri"/>
          <w:color w:val="000000"/>
        </w:rPr>
        <w:t xml:space="preserve">CDA Core GitGub </w:t>
      </w:r>
      <w:r w:rsidRPr="00D14360">
        <w:rPr>
          <w:rFonts w:eastAsia="Calibri" w:cs="Calibri"/>
          <w:color w:val="000000"/>
        </w:rPr>
        <w:t>repository</w:t>
      </w:r>
      <w:r w:rsidR="00EC6E73" w:rsidRPr="00D14360">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w:t>
      </w:r>
      <w:ins w:id="218" w:author="Ballot Reconciliation" w:date="2023-03-09T09:31:00Z">
        <w:r w:rsidR="006D4A1F" w:rsidRPr="006D4A1F">
          <w:rPr>
            <w:rFonts w:eastAsia="Calibri" w:cs="Calibri"/>
            <w:color w:val="000000"/>
          </w:rPr>
          <w:t>The schema/normative folder contains the original published CDA Schema. This is the schema which is published with the base/core standard. This is mainly used for historical reference. The schema/extensions folder contains an SDTC folder which has the updated CDA schema with all SDTC extensions that are approved by HL7.</w:t>
        </w:r>
      </w:ins>
      <w:commentRangeEnd w:id="217"/>
      <w:r w:rsidR="00B7549A">
        <w:rPr>
          <w:rStyle w:val="CommentReference"/>
        </w:rPr>
        <w:commentReference w:id="217"/>
      </w:r>
    </w:p>
    <w:p w14:paraId="0C3A6C1E"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eastAsia="Calibri" w:cs="Calibri"/>
          <w:b/>
          <w:color w:val="000000"/>
        </w:rPr>
        <w:t>urn:hl7-org:sdtc</w:t>
      </w:r>
      <w:r w:rsidRPr="00D14360">
        <w:rPr>
          <w:rFonts w:eastAsia="Calibri" w:cs="Calibri"/>
          <w:color w:val="000000"/>
        </w:rPr>
        <w:t xml:space="preserve">. As a document consumer, the possibility of schema extensions needs to be considered. </w:t>
      </w:r>
    </w:p>
    <w:p w14:paraId="38527891" w14:textId="21277D09" w:rsidR="0009537F" w:rsidRPr="003A3D50" w:rsidRDefault="007B35DC" w:rsidP="00B505D2">
      <w:pPr>
        <w:spacing w:after="120"/>
        <w:rPr>
          <w:rFonts w:eastAsia="Calibri" w:cs="Calibri"/>
          <w:color w:val="000000"/>
        </w:rPr>
      </w:pPr>
      <w:r w:rsidRPr="00D14360">
        <w:rPr>
          <w:rFonts w:eastAsia="Calibri" w:cs="Calibri"/>
          <w:b/>
          <w:bCs/>
          <w:color w:val="000000"/>
        </w:rPr>
        <w:t>Reference</w:t>
      </w:r>
      <w:r w:rsidR="00486BA0" w:rsidRPr="00D14360">
        <w:rPr>
          <w:rFonts w:eastAsia="Calibri" w:cs="Calibri"/>
          <w:b/>
          <w:bCs/>
          <w:color w:val="000000"/>
        </w:rPr>
        <w:t>:</w:t>
      </w:r>
      <w:r w:rsidR="0009537F" w:rsidRPr="003A3D5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7.4.1</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_Ref21849515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eastAsia="Calibri" w:cs="Calibri"/>
          <w:color w:val="0000FF"/>
          <w:u w:val="single"/>
        </w:rPr>
        <w:t>CDA Schema, C-CDA Schematrons, Sample Stylesheet</w:t>
      </w:r>
      <w:r w:rsidR="0009537F" w:rsidRPr="007770C6">
        <w:rPr>
          <w:rFonts w:eastAsia="Calibri" w:cs="Calibri"/>
          <w:color w:val="0000FF"/>
          <w:u w:val="single"/>
        </w:rPr>
        <w:fldChar w:fldCharType="end"/>
      </w:r>
    </w:p>
    <w:p w14:paraId="4EE818F5" w14:textId="3D4D1968" w:rsidR="00A10C4D" w:rsidRPr="00C64922" w:rsidRDefault="00A10C4D" w:rsidP="00C17F49">
      <w:pPr>
        <w:pStyle w:val="Heading3"/>
      </w:pPr>
      <w:bookmarkStart w:id="219" w:name="_Toc21851879"/>
      <w:bookmarkStart w:id="220" w:name="_Toc21871840"/>
      <w:bookmarkStart w:id="221" w:name="_Toc21872296"/>
      <w:bookmarkStart w:id="222" w:name="_Toc21880067"/>
      <w:bookmarkStart w:id="223" w:name="_Toc21889897"/>
      <w:bookmarkStart w:id="224" w:name="_Toc21894040"/>
      <w:bookmarkStart w:id="225" w:name="_Toc21897968"/>
      <w:bookmarkStart w:id="226" w:name="_Toc21926715"/>
      <w:bookmarkStart w:id="227" w:name="_1ksv4uv" w:colFirst="0" w:colLast="0"/>
      <w:bookmarkStart w:id="228" w:name="_Toc10695552"/>
      <w:bookmarkStart w:id="229" w:name="_Toc11043546"/>
      <w:bookmarkStart w:id="230" w:name="_Toc11045546"/>
      <w:bookmarkStart w:id="231" w:name="_Toc11391216"/>
      <w:bookmarkStart w:id="232" w:name="_Toc127519096"/>
      <w:bookmarkStart w:id="233" w:name="_Toc119939779"/>
      <w:bookmarkEnd w:id="219"/>
      <w:bookmarkEnd w:id="220"/>
      <w:bookmarkEnd w:id="221"/>
      <w:bookmarkEnd w:id="222"/>
      <w:bookmarkEnd w:id="223"/>
      <w:bookmarkEnd w:id="224"/>
      <w:bookmarkEnd w:id="225"/>
      <w:bookmarkEnd w:id="226"/>
      <w:bookmarkEnd w:id="227"/>
      <w:r w:rsidRPr="00C64922">
        <w:t>CDA R2 Schema Extensions Used by C-CDA</w:t>
      </w:r>
      <w:bookmarkEnd w:id="228"/>
      <w:bookmarkEnd w:id="229"/>
      <w:bookmarkEnd w:id="230"/>
      <w:bookmarkEnd w:id="231"/>
      <w:bookmarkEnd w:id="232"/>
      <w:bookmarkEnd w:id="233"/>
    </w:p>
    <w:p w14:paraId="39125761" w14:textId="58D14BFE" w:rsidR="00A10C4D" w:rsidRPr="00D14360" w:rsidRDefault="00E35258" w:rsidP="00B505D2">
      <w:pPr>
        <w:keepNext/>
        <w:spacing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lists the extensions to CDA R2 that have been defined to support requirements in C-CDA.</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254B4A">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rFonts w:cs="Calibri"/>
                <w:color w:val="FFFFFF"/>
              </w:rPr>
            </w:pPr>
            <w:bookmarkStart w:id="234" w:name="_44sinio" w:colFirst="0" w:colLast="0"/>
            <w:bookmarkStart w:id="235" w:name="_2cv6n4qbmkdf" w:colFirst="0" w:colLast="0"/>
            <w:bookmarkStart w:id="236" w:name="_hoc6uoanzdws" w:colFirst="0" w:colLast="0"/>
            <w:bookmarkEnd w:id="234"/>
            <w:bookmarkEnd w:id="235"/>
            <w:bookmarkEnd w:id="236"/>
            <w:r w:rsidRPr="00D14360">
              <w:rPr>
                <w:rFonts w:cs="Calibri"/>
                <w:b/>
                <w:bCs/>
                <w:color w:val="FFFFFF"/>
              </w:rPr>
              <w:t>Extension</w:t>
            </w:r>
          </w:p>
          <w:p w14:paraId="477B7542" w14:textId="77777777" w:rsidR="00A10C4D" w:rsidRPr="00D14360" w:rsidRDefault="00A10C4D">
            <w:pPr>
              <w:rPr>
                <w:rFonts w:cs="Calibri"/>
                <w:color w:val="FFFFFF"/>
              </w:rPr>
            </w:pPr>
            <w:r w:rsidRPr="00D14360">
              <w:rPr>
                <w:rFonts w:cs="Calibri"/>
                <w:bCs/>
                <w:color w:val="FFFFFF"/>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cs="Calibri"/>
                <w:color w:val="FFFFFF"/>
              </w:rPr>
            </w:pPr>
            <w:r w:rsidRPr="00D14360">
              <w:rPr>
                <w:rFonts w:cs="Calibri"/>
                <w:b/>
                <w:bCs/>
                <w:color w:val="FFFFFF"/>
              </w:rPr>
              <w:t>Definition</w:t>
            </w:r>
          </w:p>
        </w:tc>
      </w:tr>
      <w:tr w:rsidR="00DF16F7" w:rsidRPr="00C64922" w14:paraId="0C120233" w14:textId="77777777" w:rsidTr="00254B4A">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sdtc:admissionReferralSourceCode</w:t>
            </w:r>
          </w:p>
          <w:p w14:paraId="57BD434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2CBDA3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hAnsi="Calibri Light" w:cs="Calibri Light"/>
              </w:rPr>
            </w:pPr>
            <w:r w:rsidRPr="00D14360">
              <w:rPr>
                <w:rFonts w:ascii="Calibri Light" w:hAnsi="Calibri Light" w:cs="Calibri Light"/>
              </w:rPr>
              <w:t>This element is a coded concept that represents the type of referral. Its RIM source class is PatientEncounter.</w:t>
            </w:r>
          </w:p>
          <w:p w14:paraId="6F251A5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D71A69E"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componentOf/encompassingEncounter</w:t>
            </w:r>
          </w:p>
        </w:tc>
      </w:tr>
      <w:tr w:rsidR="00AB2D82" w:rsidRPr="00C64922" w14:paraId="16709577" w14:textId="77777777" w:rsidTr="00254B4A">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cs="Calibri Light"/>
                <w:b/>
                <w:bCs/>
                <w:color w:val="000000"/>
              </w:rPr>
            </w:pPr>
            <w:r w:rsidRPr="00556F9D">
              <w:rPr>
                <w:rFonts w:ascii="Calibri Light" w:hAnsi="Calibri Light" w:cs="Calibri Light"/>
                <w:b/>
                <w:bCs/>
                <w:color w:val="000000"/>
              </w:rPr>
              <w:t>sdtc:alternateIdentification</w:t>
            </w:r>
          </w:p>
        </w:tc>
        <w:tc>
          <w:tcPr>
            <w:tcW w:w="6418" w:type="dxa"/>
            <w:tcBorders>
              <w:top w:val="single" w:sz="4" w:space="0" w:color="4F81BD"/>
              <w:bottom w:val="single" w:sz="4" w:space="0" w:color="4F81BD"/>
            </w:tcBorders>
            <w:shd w:val="clear" w:color="auto" w:fill="auto"/>
          </w:tcPr>
          <w:p w14:paraId="29648767" w14:textId="0FC579BC" w:rsidR="008B4750" w:rsidRPr="008B4750" w:rsidRDefault="008B4750" w:rsidP="008B4750">
            <w:pPr>
              <w:rPr>
                <w:rFonts w:ascii="Calibri Light" w:hAnsi="Calibri Light" w:cs="Calibri Light"/>
              </w:rPr>
            </w:pPr>
            <w:r w:rsidRPr="008B4750">
              <w:rPr>
                <w:rFonts w:ascii="Calibri Light" w:hAnsi="Calibri Light" w:cs="Calibri Light"/>
              </w:rPr>
              <w:t>The </w:t>
            </w:r>
            <w:hyperlink r:id="rId21" w:history="1">
              <w:r w:rsidRPr="008B4750">
                <w:rPr>
                  <w:rStyle w:val="Hyperlink"/>
                  <w:rFonts w:ascii="Calibri Light" w:hAnsi="Calibri Light" w:cs="Calibri Light"/>
                </w:rPr>
                <w:t>alternateIdentification </w:t>
              </w:r>
            </w:hyperlink>
            <w:r w:rsidRPr="008B4750">
              <w:rPr>
                <w:rFonts w:ascii="Calibri Light" w:hAnsi="Calibri Light" w:cs="Calibri Light"/>
              </w:rPr>
              <w:t>extension provides additional information about an identifier found in the linked role. The extensions augment the id information in the linked role.  The id in the alternateIdentification extension SHALL match an id in the linked role. The alternateIdentification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identifiedBy Cardinality is [0..*]</w:t>
            </w:r>
          </w:p>
          <w:p w14:paraId="135FB81B" w14:textId="77777777"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identifiedBy.typeCode = REL</w:t>
            </w:r>
          </w:p>
          <w:p w14:paraId="5A26B1EC" w14:textId="25DBD72C"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r:id="rId22" w:history="1">
              <w:r w:rsidRPr="00815C82">
                <w:rPr>
                  <w:rStyle w:val="Hyperlink"/>
                  <w:rFonts w:ascii="Calibri Light" w:hAnsi="Calibri Light" w:cs="Calibri Light"/>
                </w:rPr>
                <w:t>attached ppt.</w:t>
              </w:r>
            </w:hyperlink>
          </w:p>
          <w:p w14:paraId="3C1BED6F" w14:textId="7DDA7D76" w:rsidR="00AB2D82" w:rsidRPr="00815C82" w:rsidRDefault="008B59D0" w:rsidP="00815C82">
            <w:pPr>
              <w:pStyle w:val="ListParagraph"/>
              <w:numPr>
                <w:ilvl w:val="0"/>
                <w:numId w:val="3"/>
              </w:numPr>
              <w:rPr>
                <w:rFonts w:ascii="Calibri Light" w:hAnsi="Calibri Light" w:cs="Calibri Light"/>
              </w:rPr>
            </w:pPr>
            <w:hyperlink r:id="rId23" w:history="1">
              <w:r w:rsidR="008B4750" w:rsidRPr="00815C82">
                <w:rPr>
                  <w:rStyle w:val="Hyperlink"/>
                  <w:rFonts w:ascii="Calibri Light" w:hAnsi="Calibri Light" w:cs="Calibri Light"/>
                </w:rPr>
                <w:t>POCD_HD000040-alternateIdentifier.xls</w:t>
              </w:r>
            </w:hyperlink>
          </w:p>
        </w:tc>
      </w:tr>
      <w:tr w:rsidR="00DF16F7" w:rsidRPr="00C64922" w14:paraId="2386886E" w14:textId="77777777" w:rsidTr="00254B4A">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sdtc:asPatientRelationship</w:t>
            </w:r>
          </w:p>
          <w:p w14:paraId="38D1110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787715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3214061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Each participant role other than an informant/relatedEntity may have zero or more relationship roles with the patient. Each of these roles can be expressed with an asPatientRelationship element which further describes the type of role using a code element. The informant/relatedEntity participant role already supports specification of the relationship between the informant and the patient via the RelatedEntity classCode, and therefore should not include this extension. (CCD)</w:t>
            </w:r>
          </w:p>
          <w:p w14:paraId="453AD1B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C8C0AC8" w14:textId="77777777" w:rsidR="00A10C4D" w:rsidRPr="00D14360" w:rsidRDefault="00A10C4D" w:rsidP="00D14360">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00DF16F7" w:rsidRPr="00C64922" w14:paraId="670F79E8" w14:textId="77777777" w:rsidTr="00254B4A">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lastRenderedPageBreak/>
              <w:t>sdtc:birthTime</w:t>
            </w:r>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sdtc:birthTime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00DF16F7" w:rsidRPr="00C64922" w14:paraId="40112B07" w14:textId="77777777" w:rsidTr="00254B4A">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sdtc:deceasedInd</w:t>
            </w:r>
          </w:p>
          <w:p w14:paraId="2C9A4EE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6D2EE8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515AAB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deceasedInd extension is used to record that the recordTarget or subjectPerson is deceased.</w:t>
            </w:r>
          </w:p>
          <w:p w14:paraId="3B437AC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26CB3DD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14:paraId="5E10A830"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298FDFCE" w14:textId="77777777" w:rsidTr="00254B4A">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sdtc:deceasedTime</w:t>
            </w:r>
          </w:p>
          <w:p w14:paraId="10A239F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96646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hAnsi="Calibri Light" w:cs="Calibri Light"/>
              </w:rPr>
            </w:pPr>
            <w:r w:rsidRPr="00D14360">
              <w:rPr>
                <w:rFonts w:ascii="Calibri Light" w:hAnsi="Calibri Light" w:cs="Calibri Light"/>
              </w:rPr>
              <w:t>The deceasedTime extension is used to record the time of death for the recordTarget or subjectPerson.</w:t>
            </w:r>
          </w:p>
          <w:p w14:paraId="5BC29ED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4552B8C"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14:paraId="62747A97"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05F5A4D3" w14:textId="77777777" w:rsidTr="00254B4A">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stdc:desc</w:t>
            </w:r>
          </w:p>
          <w:p w14:paraId="2CCD28C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55A12EC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238C911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14:paraId="62A7D2E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B540D03"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14:paraId="42842566"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p w14:paraId="629B96D0"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00DF16F7" w:rsidRPr="00C64922" w14:paraId="2379FF0C" w14:textId="77777777" w:rsidTr="00254B4A">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sdtc:dischargeDispositionCode</w:t>
            </w:r>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sdtc:dischargeDispositionCode element allows the discharge disposition to be recorded for an encounter act.</w:t>
            </w:r>
          </w:p>
        </w:tc>
      </w:tr>
      <w:tr w:rsidR="00DF16F7" w:rsidRPr="00C64922" w14:paraId="04474B55" w14:textId="77777777" w:rsidTr="00254B4A">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sdtc:ethnicGroupCode</w:t>
            </w:r>
          </w:p>
          <w:p w14:paraId="47568F60"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5EC725F9"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908A1F8"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This ethnicGroupCode extension is used to record additional ethnicity groups for the recordTarget or subjectPerson.</w:t>
            </w:r>
          </w:p>
          <w:p w14:paraId="7B3A58C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86C67D2"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14:paraId="41D78648"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366FB0C8" w14:textId="77777777" w:rsidTr="00254B4A">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sdtc:functionCode</w:t>
            </w:r>
          </w:p>
          <w:p w14:paraId="2B2360D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07462B8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sdtc:functionCode extension element allows the function that the participant is doing to be recorded. </w:t>
            </w:r>
          </w:p>
          <w:p w14:paraId="025EDF69" w14:textId="77777777" w:rsidR="009C4D9F" w:rsidRPr="00D14360" w:rsidRDefault="00A10C4D" w:rsidP="009C4D9F">
            <w:pPr>
              <w:rPr>
                <w:rFonts w:ascii="Calibri Light" w:hAnsi="Calibri Light" w:cs="Calibri Light"/>
              </w:rPr>
            </w:pPr>
            <w:r w:rsidRPr="00D14360">
              <w:rPr>
                <w:rFonts w:ascii="Calibri Light" w:hAnsi="Calibri Light" w:cs="Calibri Light"/>
              </w:rPr>
              <w:t>Adds to:</w:t>
            </w:r>
          </w:p>
          <w:p w14:paraId="0CAD6C68" w14:textId="77777777" w:rsidR="009C4D9F" w:rsidRPr="00D14360" w:rsidRDefault="00A10C4D" w:rsidP="0054522C">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14:paraId="74247A2B"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009C4D9F" w:rsidRPr="00D14360">
              <w:rPr>
                <w:rFonts w:ascii="Calibri Light" w:hAnsi="Calibri Light" w:cs="Calibri Light"/>
                <w:color w:val="000000"/>
              </w:rPr>
              <w:t>.</w:t>
            </w:r>
          </w:p>
        </w:tc>
      </w:tr>
      <w:tr w:rsidR="00DF16F7" w:rsidRPr="00C64922" w14:paraId="289C22D4" w14:textId="77777777" w:rsidTr="00254B4A">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sdtc:id</w:t>
            </w:r>
          </w:p>
          <w:p w14:paraId="58F102F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310CCB60"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2E2FA70" w14:textId="77777777" w:rsidR="00E93A1E" w:rsidRDefault="00A10C4D" w:rsidP="00D14360">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14:paraId="68AE8F59" w14:textId="77777777" w:rsidR="00A10C4D" w:rsidRPr="00D14360" w:rsidRDefault="00A10C4D" w:rsidP="00D14360">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00890FBD" w:rsidRPr="00D14360">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00AA63EE" w:rsidRPr="00D14360">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1D06CABB" w14:textId="77777777" w:rsidR="00A10C4D" w:rsidRPr="00D14360" w:rsidRDefault="00A10C4D" w:rsidP="00D14360">
            <w:pPr>
              <w:pStyle w:val="ListParagraph"/>
              <w:numPr>
                <w:ilvl w:val="0"/>
                <w:numId w:val="5"/>
              </w:numPr>
              <w:rPr>
                <w:rFonts w:ascii="Calibri Light" w:hAnsi="Calibri Light" w:cs="Calibri Light"/>
                <w:color w:val="000000"/>
              </w:rPr>
            </w:pPr>
            <w:r w:rsidRPr="00D14360">
              <w:rPr>
                <w:rFonts w:ascii="Calibri Light" w:hAnsi="Calibri Light" w:cs="Calibri Light"/>
              </w:rPr>
              <w:t>subject/relatedSubject</w:t>
            </w:r>
          </w:p>
        </w:tc>
      </w:tr>
      <w:tr w:rsidR="00DF16F7" w:rsidRPr="00C64922" w14:paraId="1D11AD15" w14:textId="77777777" w:rsidTr="00254B4A">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sdtc:inFulfillmentOf1</w:t>
            </w:r>
          </w:p>
          <w:p w14:paraId="1E348A7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0B1D0B9"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This is an actRelationship called inFulfillmentOf1 that represents the Fulfills General Relationship Operator in QDM 4.1.x in QDM-Base QRDA Category 1, R3 (uses FLFS actRelationship type which is not an allowed actRelationship (entryRelationship) type in CDA). Also create ActReference to contain the pointer to already existing class.</w:t>
            </w:r>
          </w:p>
          <w:p w14:paraId="63EC50F3"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EA54CA"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Observation</w:t>
            </w:r>
          </w:p>
          <w:p w14:paraId="67C3B3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14:paraId="59C6778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Supply</w:t>
            </w:r>
          </w:p>
          <w:p w14:paraId="2DE401E2"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Procedure</w:t>
            </w:r>
          </w:p>
          <w:p w14:paraId="1F2909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Encounter</w:t>
            </w:r>
          </w:p>
          <w:p w14:paraId="045A872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Act</w:t>
            </w:r>
          </w:p>
          <w:p w14:paraId="1FFF37F0"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(ActReference). InFulfillmentOf1 is the relationship between the act that is fulfilling the order/recommendation and that order/recommendation.</w:t>
            </w:r>
          </w:p>
        </w:tc>
      </w:tr>
      <w:tr w:rsidR="00DF16F7" w:rsidRPr="00C64922" w14:paraId="6EBE8473" w14:textId="77777777" w:rsidTr="00254B4A">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cs="Calibri Light"/>
                <w:b/>
                <w:color w:val="000000"/>
              </w:rPr>
            </w:pPr>
            <w:r w:rsidRPr="00D14360">
              <w:rPr>
                <w:rFonts w:ascii="Calibri Light" w:hAnsi="Calibri Light" w:cs="Calibri Light"/>
                <w:b/>
                <w:bCs/>
                <w:color w:val="000000"/>
              </w:rPr>
              <w:t>S</w:t>
            </w:r>
            <w:r w:rsidR="00A10C4D" w:rsidRPr="00D14360">
              <w:rPr>
                <w:rFonts w:ascii="Calibri Light" w:hAnsi="Calibri Light" w:cs="Calibri Light"/>
                <w:b/>
                <w:bCs/>
                <w:color w:val="000000"/>
              </w:rPr>
              <w:t>dtc:multipleBirthInd</w:t>
            </w:r>
          </w:p>
          <w:p w14:paraId="410F148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7A934BFE"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7FD73E0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multipleBirthInd extension is used to record that the recordTarget or subjectPerson is part of a multiple birth.</w:t>
            </w:r>
          </w:p>
          <w:p w14:paraId="7F730B4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8464F4"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recordTarget/patientRole/patient</w:t>
            </w:r>
          </w:p>
          <w:p w14:paraId="2121CD78"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subject/relatedSubject/subject</w:t>
            </w:r>
          </w:p>
          <w:p w14:paraId="28D42C91" w14:textId="77777777" w:rsidR="00A10C4D" w:rsidRPr="00D14360" w:rsidRDefault="00A10C4D" w:rsidP="009C4D9F">
            <w:pPr>
              <w:rPr>
                <w:rFonts w:ascii="Calibri Light" w:hAnsi="Calibri Light" w:cs="Calibri Light"/>
                <w:color w:val="000000"/>
              </w:rPr>
            </w:pPr>
          </w:p>
        </w:tc>
      </w:tr>
      <w:tr w:rsidR="00DF16F7" w:rsidRPr="00C64922" w14:paraId="21795983" w14:textId="77777777" w:rsidTr="00254B4A">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sdtc:multipleBirthOrderNumber</w:t>
            </w:r>
          </w:p>
          <w:p w14:paraId="0658E03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A9D9D68"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multipleBirthOrderNumber extension is used to record the order number within a multiple birth that the recordTarget or subjectPerson was born in.</w:t>
            </w:r>
          </w:p>
          <w:p w14:paraId="0E9CEB7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50263A3"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recordTarget/patientRole/patient</w:t>
            </w:r>
          </w:p>
          <w:p w14:paraId="37B54686"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subject/relatedSubject/subject</w:t>
            </w:r>
          </w:p>
          <w:p w14:paraId="405F4225" w14:textId="77777777" w:rsidR="00A10C4D" w:rsidRPr="00D14360" w:rsidRDefault="00A10C4D" w:rsidP="009C4D9F">
            <w:pPr>
              <w:rPr>
                <w:rFonts w:ascii="Calibri Light" w:hAnsi="Calibri Light" w:cs="Calibri Light"/>
                <w:color w:val="000000"/>
              </w:rPr>
            </w:pPr>
          </w:p>
        </w:tc>
      </w:tr>
      <w:tr w:rsidR="00DF16F7" w:rsidRPr="00C64922" w14:paraId="67DB5245" w14:textId="77777777" w:rsidTr="00254B4A">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sdtc:negationInd</w:t>
            </w:r>
          </w:p>
          <w:p w14:paraId="0D02AAD4"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603865"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860491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Quality Measures need to be able to state that something did not happen and the reason why that thing did not happen. This is accomplished by setting negationInd=</w:t>
            </w:r>
            <w:r w:rsidR="00890FBD" w:rsidRPr="00D14360">
              <w:rPr>
                <w:rFonts w:ascii="Calibri Light" w:hAnsi="Calibri Light" w:cs="Calibri Light"/>
                <w:color w:val="000000"/>
              </w:rPr>
              <w:t>”</w:t>
            </w:r>
            <w:r w:rsidRPr="00D14360">
              <w:rPr>
                <w:rFonts w:ascii="Calibri Light" w:hAnsi="Calibri Light" w:cs="Calibri Light"/>
                <w:color w:val="000000"/>
              </w:rPr>
              <w:t>true</w:t>
            </w:r>
            <w:r w:rsidR="00890FBD" w:rsidRPr="00D14360">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negationInd out of supply and encounter. (i.e. this device was not supplied because of reason x or this encounter did not happen because of reason y). On 4/23/</w:t>
            </w:r>
            <w:r w:rsidR="00B93A73" w:rsidRPr="00D14360">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00693FC4" w:rsidRPr="00D14360">
              <w:rPr>
                <w:rFonts w:ascii="Calibri Light" w:hAnsi="Calibri Light" w:cs="Calibri Light"/>
                <w:color w:val="000000"/>
              </w:rPr>
              <w:t>C</w:t>
            </w:r>
            <w:r w:rsidRPr="00D14360">
              <w:rPr>
                <w:rFonts w:ascii="Calibri Light" w:hAnsi="Calibri Light" w:cs="Calibri Light"/>
                <w:color w:val="000000"/>
              </w:rPr>
              <w:t xml:space="preserve">hapter 1.4 CDA Extensibility, </w:t>
            </w:r>
            <w:r w:rsidR="00890FBD" w:rsidRPr="00D14360">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00890FBD" w:rsidRPr="00D14360">
              <w:rPr>
                <w:rFonts w:ascii="Calibri Light" w:hAnsi="Calibri Light" w:cs="Calibri Light"/>
                <w:color w:val="000000"/>
              </w:rPr>
              <w:t>”</w:t>
            </w:r>
          </w:p>
          <w:p w14:paraId="40DFEADD"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69420A62"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Supply</w:t>
            </w:r>
          </w:p>
          <w:p w14:paraId="2595333C"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00DF16F7" w:rsidRPr="00C64922" w14:paraId="46A5B44B" w14:textId="77777777" w:rsidTr="00254B4A">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sdtc:patient</w:t>
            </w:r>
          </w:p>
          <w:p w14:paraId="0D2AF1E6"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38EBB54"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sdtc:patient extension element allows for the patient</w:t>
            </w:r>
            <w:r w:rsidR="00890FBD" w:rsidRPr="00D14360">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14:paraId="28D32659"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4772DCAE" w14:textId="77777777" w:rsidR="00A10C4D" w:rsidRPr="00D14360" w:rsidRDefault="00A10C4D" w:rsidP="00D14360">
            <w:pPr>
              <w:pStyle w:val="ListParagraph"/>
              <w:numPr>
                <w:ilvl w:val="0"/>
                <w:numId w:val="9"/>
              </w:numPr>
              <w:rPr>
                <w:rFonts w:ascii="Calibri Light" w:hAnsi="Calibri Light" w:cs="Calibri Light"/>
              </w:rPr>
            </w:pPr>
            <w:r w:rsidRPr="00D14360">
              <w:rPr>
                <w:rFonts w:ascii="Calibri Light" w:hAnsi="Calibri Light" w:cs="Calibri Light"/>
              </w:rPr>
              <w:t>AssignedEntity</w:t>
            </w:r>
          </w:p>
          <w:p w14:paraId="1C88C978" w14:textId="77777777" w:rsidR="00A10C4D" w:rsidRPr="00D14360" w:rsidRDefault="00A10C4D" w:rsidP="009C4D9F">
            <w:pPr>
              <w:rPr>
                <w:rFonts w:ascii="Calibri Light" w:hAnsi="Calibri Light" w:cs="Calibri Light"/>
                <w:color w:val="000000"/>
              </w:rPr>
            </w:pPr>
          </w:p>
        </w:tc>
      </w:tr>
      <w:tr w:rsidR="00DF16F7" w:rsidRPr="00C64922" w14:paraId="4421858B" w14:textId="77777777" w:rsidTr="00254B4A">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sdtc:precondition1</w:t>
            </w:r>
          </w:p>
          <w:p w14:paraId="222176A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78D2C08F"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48321580" w14:textId="705D461B"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sdtc:precondition1 extension allows for the association of a criterion with a reference range (ObservationRange), which allows the expression in a </w:t>
            </w:r>
            <w:r w:rsidR="001E18AB">
              <w:rPr>
                <w:rFonts w:ascii="Calibri Light" w:hAnsi="Calibri Light" w:cs="Calibri Light"/>
                <w:color w:val="000000"/>
              </w:rPr>
              <w:t>laboratory</w:t>
            </w:r>
            <w:r w:rsidR="001E18AB" w:rsidRPr="00D14360">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14:paraId="446FAA8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AEE3E36" w14:textId="45577D2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bservationRange</w:t>
            </w:r>
          </w:p>
          <w:p w14:paraId="70D55B6E" w14:textId="77777777" w:rsidR="00A10C4D" w:rsidRPr="00D14360" w:rsidRDefault="00A10C4D" w:rsidP="009C4D9F">
            <w:pPr>
              <w:rPr>
                <w:rFonts w:ascii="Calibri Light" w:hAnsi="Calibri Light" w:cs="Calibri Light"/>
                <w:color w:val="000000"/>
              </w:rPr>
            </w:pPr>
          </w:p>
        </w:tc>
      </w:tr>
      <w:tr w:rsidR="00DF16F7" w:rsidRPr="00C64922" w14:paraId="6F923E5E" w14:textId="77777777" w:rsidTr="00254B4A">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sdtc:priorityNumber</w:t>
            </w:r>
          </w:p>
          <w:p w14:paraId="6F9DCD0C"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3D04437"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sdtc:priorityNumber extension element allows the priority order of a set of acts to be reported through the use of this element in the component actRelationship of an organizer source act that holds the set of acts being ranked. The RIM states, that priorityNumber is an integer specifying the relative preference for considering this relationship before other like-typed relationships having the same source Act. Relationships with lower priorityNumber values are considered before and above those with higher values.</w:t>
            </w:r>
          </w:p>
          <w:p w14:paraId="1D35E8C7"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82FDDA8" w14:textId="4869516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rganizer/component</w:t>
            </w:r>
          </w:p>
          <w:p w14:paraId="1F5734D3" w14:textId="77777777" w:rsidR="00A10C4D" w:rsidRPr="00D14360" w:rsidRDefault="00A10C4D" w:rsidP="009C4D9F">
            <w:pPr>
              <w:rPr>
                <w:rFonts w:ascii="Calibri Light" w:hAnsi="Calibri Light" w:cs="Calibri Light"/>
                <w:color w:val="000000"/>
              </w:rPr>
            </w:pPr>
          </w:p>
        </w:tc>
      </w:tr>
      <w:tr w:rsidR="00DF16F7" w:rsidRPr="00C64922" w14:paraId="2B24B276" w14:textId="77777777" w:rsidTr="00254B4A">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sdtc:raceCode</w:t>
            </w:r>
          </w:p>
        </w:tc>
        <w:tc>
          <w:tcPr>
            <w:tcW w:w="6418" w:type="dxa"/>
            <w:shd w:val="clear" w:color="auto" w:fill="auto"/>
            <w:hideMark/>
          </w:tcPr>
          <w:p w14:paraId="4B77E9C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raceCode extension allows for multiple races to be reported for a patient.</w:t>
            </w:r>
          </w:p>
          <w:p w14:paraId="524F888C"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036513A" w14:textId="77777777" w:rsidR="00A10C4D" w:rsidRPr="00D14360" w:rsidRDefault="00A10C4D" w:rsidP="00D14360">
            <w:pPr>
              <w:pStyle w:val="ListParagraph"/>
              <w:numPr>
                <w:ilvl w:val="0"/>
                <w:numId w:val="9"/>
              </w:numPr>
              <w:rPr>
                <w:rFonts w:ascii="Calibri Light" w:hAnsi="Calibri Light" w:cs="Calibri Light"/>
              </w:rPr>
            </w:pPr>
            <w:r w:rsidRPr="00D14360">
              <w:rPr>
                <w:rFonts w:ascii="Calibri Light" w:hAnsi="Calibri Light" w:cs="Calibri Light"/>
              </w:rPr>
              <w:t>recordTarget/patientRole/patient</w:t>
            </w:r>
          </w:p>
          <w:p w14:paraId="4ED70D43" w14:textId="77777777" w:rsidR="00A10C4D" w:rsidRPr="00D14360" w:rsidRDefault="00A10C4D" w:rsidP="009C4D9F">
            <w:pPr>
              <w:rPr>
                <w:rFonts w:ascii="Calibri Light" w:hAnsi="Calibri Light" w:cs="Calibri Light"/>
                <w:color w:val="000000"/>
              </w:rPr>
            </w:pPr>
          </w:p>
        </w:tc>
      </w:tr>
      <w:tr w:rsidR="00DF16F7" w:rsidRPr="00C64922" w14:paraId="6ADBDA14" w14:textId="77777777" w:rsidTr="00254B4A">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cs="Calibri Light"/>
                <w:b/>
                <w:color w:val="000000"/>
              </w:rPr>
            </w:pPr>
            <w:r w:rsidRPr="00D14360">
              <w:rPr>
                <w:rFonts w:ascii="Calibri Light" w:hAnsi="Calibri Light" w:cs="Calibri Light"/>
                <w:b/>
                <w:bCs/>
                <w:color w:val="000000"/>
              </w:rPr>
              <w:t>s</w:t>
            </w:r>
            <w:r w:rsidR="00A10C4D" w:rsidRPr="00D14360">
              <w:rPr>
                <w:rFonts w:ascii="Calibri Light" w:hAnsi="Calibri Light" w:cs="Calibri Light"/>
                <w:b/>
                <w:bCs/>
                <w:color w:val="000000"/>
              </w:rPr>
              <w:t>dtc:raceCode</w:t>
            </w:r>
          </w:p>
          <w:p w14:paraId="3F0E64F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2643371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Th</w:t>
            </w:r>
            <w:r w:rsidR="00B93A73" w:rsidRPr="00D14360">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raceCode extension is used to record additional race codes for the subject.</w:t>
            </w:r>
          </w:p>
          <w:p w14:paraId="06657A06"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Adds to:</w:t>
            </w:r>
          </w:p>
          <w:p w14:paraId="7E06EDC0" w14:textId="77777777" w:rsidR="00A10C4D" w:rsidRPr="00D14360" w:rsidRDefault="00A10C4D" w:rsidP="00D14360">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6BF28CD6" w14:textId="77777777" w:rsidTr="00254B4A">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lastRenderedPageBreak/>
              <w:t>sdtc:signatureText</w:t>
            </w:r>
          </w:p>
        </w:tc>
        <w:tc>
          <w:tcPr>
            <w:tcW w:w="6418" w:type="dxa"/>
            <w:shd w:val="clear" w:color="auto" w:fill="auto"/>
            <w:hideMark/>
          </w:tcPr>
          <w:p w14:paraId="2C419B6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signatureText extension adds an attribute for authenticator and legalAuthenticator to record encoded digital signature information.</w:t>
            </w:r>
          </w:p>
        </w:tc>
      </w:tr>
      <w:tr w:rsidR="00DF16F7" w:rsidRPr="00C64922" w14:paraId="5C618116" w14:textId="77777777" w:rsidTr="00254B4A">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cs="Calibri Light"/>
                <w:b/>
                <w:bCs/>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dtc:statusCode</w:t>
            </w:r>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statusCode extension attribute allows the implementer to identify a ClinicalDocument that is in other than the completed state. It was created to support the Structured Form Definition IG to identify that the document itself is an unfinished product currently being completed for a patient.</w:t>
            </w:r>
          </w:p>
        </w:tc>
      </w:tr>
      <w:tr w:rsidR="00DF16F7" w:rsidRPr="00C64922" w14:paraId="15417A0A" w14:textId="77777777" w:rsidTr="00254B4A">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cs="Calibri Light"/>
                <w:b/>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dtc:text</w:t>
            </w:r>
          </w:p>
          <w:p w14:paraId="1A2DED3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EF276CD" w14:textId="77777777" w:rsidR="00A10C4D" w:rsidRPr="00D14360" w:rsidRDefault="00A10C4D" w:rsidP="00525520">
            <w:pPr>
              <w:rPr>
                <w:rFonts w:ascii="Calibri Light" w:hAnsi="Calibri Light" w:cs="Calibri Light"/>
                <w:color w:val="000000"/>
              </w:rPr>
            </w:pPr>
          </w:p>
          <w:p w14:paraId="66C4812B"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B9C41A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7C46AC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00DF16F7" w:rsidRPr="00C64922" w14:paraId="577D0FAA" w14:textId="77777777" w:rsidTr="00254B4A">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sdtc:valueSet</w:t>
            </w:r>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valueSet extension adds an attribute for elements with a </w:t>
            </w:r>
            <w:r w:rsidR="00863460">
              <w:rPr>
                <w:rFonts w:ascii="Calibri Light" w:hAnsi="Calibri Light" w:cs="Calibri Light"/>
                <w:color w:val="000000"/>
              </w:rPr>
              <w:t xml:space="preserve">dataType </w:t>
            </w:r>
            <w:r w:rsidRPr="00D14360">
              <w:rPr>
                <w:rFonts w:ascii="Calibri Light" w:hAnsi="Calibri Light" w:cs="Calibri Light"/>
                <w:color w:val="000000"/>
              </w:rPr>
              <w:t>which indicates the particular value set constraining the coded concept.</w:t>
            </w:r>
          </w:p>
        </w:tc>
      </w:tr>
      <w:tr w:rsidR="00DF16F7" w:rsidRPr="00C64922" w14:paraId="4D72861B" w14:textId="77777777" w:rsidTr="00254B4A">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cs="Calibri Light"/>
                <w:b/>
                <w:bCs/>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dtc:valueSetVersion</w:t>
            </w:r>
          </w:p>
        </w:tc>
        <w:tc>
          <w:tcPr>
            <w:tcW w:w="6418" w:type="dxa"/>
            <w:shd w:val="clear" w:color="auto" w:fill="auto"/>
            <w:hideMark/>
          </w:tcPr>
          <w:p w14:paraId="625762B4"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The valueSetVersion extension adds an attribute for elements with a CD dataType which indicates the version of the particular value set constraining the coded concept.</w:t>
            </w:r>
          </w:p>
        </w:tc>
      </w:tr>
    </w:tbl>
    <w:p w14:paraId="3D8F972B" w14:textId="25C47DC2" w:rsidR="00AA63EE" w:rsidRPr="003A3D50" w:rsidRDefault="00A5789F">
      <w:pPr>
        <w:pStyle w:val="Caption"/>
        <w:rPr>
          <w:rFonts w:cs="Calibri"/>
        </w:rPr>
      </w:pPr>
      <w:bookmarkStart w:id="237" w:name="_Toc10602111"/>
      <w:r>
        <w:rPr>
          <w:rFonts w:cs="Calibri"/>
        </w:rPr>
        <w:t xml:space="preserve">  </w:t>
      </w:r>
      <w:bookmarkStart w:id="238" w:name="_Toc118898790"/>
      <w:bookmarkStart w:id="239" w:name="_Toc127519310"/>
      <w:bookmarkStart w:id="240" w:name="_Toc119939993"/>
      <w:r w:rsidR="00AA63EE" w:rsidRPr="003A3D50">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DC1072">
        <w:rPr>
          <w:rFonts w:cs="Calibri"/>
          <w:noProof/>
        </w:rPr>
        <w:t>4</w:t>
      </w:r>
      <w:r w:rsidR="00B73E92">
        <w:rPr>
          <w:rFonts w:cs="Calibri"/>
        </w:rPr>
        <w:fldChar w:fldCharType="end"/>
      </w:r>
      <w:r w:rsidR="00AA63EE" w:rsidRPr="003A3D50">
        <w:rPr>
          <w:rFonts w:cs="Calibri"/>
        </w:rPr>
        <w:t>:</w:t>
      </w:r>
      <w:r w:rsidR="00F30460">
        <w:rPr>
          <w:rFonts w:cs="Calibri"/>
        </w:rPr>
        <w:t xml:space="preserve"> </w:t>
      </w:r>
      <w:r w:rsidR="00AA63EE" w:rsidRPr="003A3D50">
        <w:rPr>
          <w:rFonts w:cs="Calibri"/>
        </w:rPr>
        <w:t>CDA R2 Extensions Used by C-CDA</w:t>
      </w:r>
      <w:bookmarkEnd w:id="238"/>
      <w:bookmarkEnd w:id="239"/>
      <w:bookmarkEnd w:id="240"/>
    </w:p>
    <w:p w14:paraId="48A732E6" w14:textId="77777777" w:rsidR="00A10C4D" w:rsidRPr="00C64922" w:rsidRDefault="00A10C4D" w:rsidP="003E2C96">
      <w:pPr>
        <w:pStyle w:val="Heading2"/>
      </w:pPr>
      <w:bookmarkStart w:id="241" w:name="_2s8eyo1" w:colFirst="0" w:colLast="0"/>
      <w:bookmarkStart w:id="242" w:name="_C-CDA_Templatesand_Schematron"/>
      <w:bookmarkStart w:id="243" w:name="_Toc10695553"/>
      <w:bookmarkStart w:id="244" w:name="_Toc11043547"/>
      <w:bookmarkStart w:id="245" w:name="_Toc11045547"/>
      <w:bookmarkStart w:id="246" w:name="_Toc11391217"/>
      <w:bookmarkStart w:id="247" w:name="_Ref21849090"/>
      <w:bookmarkStart w:id="248" w:name="_Ref21849097"/>
      <w:bookmarkStart w:id="249" w:name="_Toc127519097"/>
      <w:bookmarkStart w:id="250" w:name="_Toc119939780"/>
      <w:bookmarkEnd w:id="237"/>
      <w:bookmarkEnd w:id="241"/>
      <w:bookmarkEnd w:id="242"/>
      <w:r w:rsidRPr="00C64922">
        <w:t xml:space="preserve">C-CDA </w:t>
      </w:r>
      <w:r w:rsidR="00F33AEE">
        <w:t>Templates</w:t>
      </w:r>
      <w:r w:rsidR="000B6222">
        <w:t xml:space="preserve"> </w:t>
      </w:r>
      <w:r w:rsidRPr="00C64922">
        <w:t xml:space="preserve">and </w:t>
      </w:r>
      <w:r w:rsidR="00F80882" w:rsidRPr="00C64922">
        <w:t>Schematron</w:t>
      </w:r>
      <w:r w:rsidRPr="00C64922">
        <w:t xml:space="preserve"> Validation</w:t>
      </w:r>
      <w:bookmarkEnd w:id="243"/>
      <w:bookmarkEnd w:id="244"/>
      <w:bookmarkEnd w:id="245"/>
      <w:bookmarkEnd w:id="246"/>
      <w:bookmarkEnd w:id="247"/>
      <w:bookmarkEnd w:id="248"/>
      <w:bookmarkEnd w:id="249"/>
      <w:bookmarkEnd w:id="250"/>
    </w:p>
    <w:p w14:paraId="51587912" w14:textId="635D799A" w:rsidR="00A10C4D" w:rsidRPr="00D14360" w:rsidRDefault="00A10C4D" w:rsidP="00726EBF">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00AE3AD0" w:rsidRPr="00D1436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00AE3AD0" w:rsidRPr="00D14360">
        <w:rPr>
          <w:rFonts w:eastAsia="Calibri" w:cs="Calibri"/>
          <w:color w:val="000000"/>
        </w:rPr>
        <w:t xml:space="preserve">XML </w:t>
      </w:r>
      <w:r w:rsidRPr="00D14360">
        <w:rPr>
          <w:rFonts w:eastAsia="Calibri" w:cs="Calibri"/>
          <w:color w:val="000000"/>
        </w:rPr>
        <w:t xml:space="preserve">conforms to the rules defined by that template. </w:t>
      </w:r>
    </w:p>
    <w:p w14:paraId="5A9DC505" w14:textId="0BD24EE4" w:rsidR="003E45C2" w:rsidRDefault="00634398" w:rsidP="003E45C2">
      <w:pPr>
        <w:keepNext/>
        <w:tabs>
          <w:tab w:val="left" w:pos="1673"/>
        </w:tabs>
        <w:spacing w:after="120"/>
        <w:jc w:val="center"/>
      </w:pPr>
      <w:r w:rsidRPr="005668EC">
        <w:rPr>
          <w:noProof/>
        </w:rPr>
        <w:drawing>
          <wp:inline distT="0" distB="0" distL="0" distR="0" wp14:anchorId="247DF242" wp14:editId="1E293787">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 screenshot of a cell phone&#10;&#10;Description automatically generated"/>
                    <pic:cNvPicPr>
                      <a:picLocks/>
                    </pic:cNvPicPr>
                  </pic:nvPicPr>
                  <pic:blipFill>
                    <a:blip r:embed="rId24">
                      <a:extLst>
                        <a:ext uri="{28A0092B-C50C-407E-A947-70E740481C1C}">
                          <a14:useLocalDpi xmlns:a14="http://schemas.microsoft.com/office/drawing/2010/main" val="0"/>
                        </a:ext>
                      </a:extLst>
                    </a:blip>
                    <a:srcRect b="3139"/>
                    <a:stretch>
                      <a:fillRect/>
                    </a:stretch>
                  </pic:blipFill>
                  <pic:spPr bwMode="auto">
                    <a:xfrm>
                      <a:off x="0" y="0"/>
                      <a:ext cx="4495800" cy="2489200"/>
                    </a:xfrm>
                    <a:prstGeom prst="rect">
                      <a:avLst/>
                    </a:prstGeom>
                    <a:noFill/>
                    <a:ln>
                      <a:noFill/>
                    </a:ln>
                  </pic:spPr>
                </pic:pic>
              </a:graphicData>
            </a:graphic>
          </wp:inline>
        </w:drawing>
      </w:r>
    </w:p>
    <w:p w14:paraId="4A29875F" w14:textId="6CDBAC25" w:rsidR="0009537F" w:rsidRDefault="003E45C2" w:rsidP="003E45C2">
      <w:pPr>
        <w:pStyle w:val="Caption"/>
        <w:ind w:left="1260"/>
        <w:rPr>
          <w:rFonts w:eastAsia="Calibri" w:cs="Calibri"/>
          <w:color w:val="000000"/>
        </w:rPr>
      </w:pPr>
      <w:bookmarkStart w:id="251" w:name="_Toc127519234"/>
      <w:bookmarkStart w:id="252" w:name="_Toc119939917"/>
      <w:r>
        <w:t xml:space="preserve">Figure </w:t>
      </w:r>
      <w:r w:rsidR="008B59D0">
        <w:fldChar w:fldCharType="begin"/>
      </w:r>
      <w:r w:rsidR="008B59D0">
        <w:instrText xml:space="preserve"> SEQ Figure \* ARABIC </w:instrText>
      </w:r>
      <w:r w:rsidR="008B59D0">
        <w:fldChar w:fldCharType="separate"/>
      </w:r>
      <w:r w:rsidR="00DC1072">
        <w:rPr>
          <w:noProof/>
        </w:rPr>
        <w:t>3</w:t>
      </w:r>
      <w:r w:rsidR="008B59D0">
        <w:rPr>
          <w:noProof/>
        </w:rPr>
        <w:fldChar w:fldCharType="end"/>
      </w:r>
      <w:r>
        <w:t xml:space="preserve">: </w:t>
      </w:r>
      <w:r w:rsidRPr="00614695">
        <w:t>Template Structure of C-CDA</w:t>
      </w:r>
      <w:bookmarkEnd w:id="251"/>
      <w:bookmarkEnd w:id="252"/>
    </w:p>
    <w:p w14:paraId="363B2D91" w14:textId="42016A40" w:rsidR="001E1DDC" w:rsidRPr="00D14360" w:rsidRDefault="00A10C4D" w:rsidP="003A3D50">
      <w:pPr>
        <w:tabs>
          <w:tab w:val="left" w:pos="1673"/>
        </w:tabs>
        <w:spacing w:after="120"/>
        <w:rPr>
          <w:rFonts w:eastAsia="Calibri" w:cs="Calibri"/>
          <w:color w:val="000000"/>
        </w:rPr>
      </w:pPr>
      <w:r w:rsidRPr="00D14360">
        <w:rPr>
          <w:rFonts w:eastAsia="Calibri" w:cs="Calibri"/>
          <w:color w:val="000000"/>
        </w:rPr>
        <w:t xml:space="preserve">CDA documents may declare template conformance at the header level to express conformance expectations for the content before the &lt;structuredBody&gt; tag in a structured CDA </w:t>
      </w:r>
      <w:r w:rsidR="00690360" w:rsidRPr="00D14360">
        <w:rPr>
          <w:rFonts w:eastAsia="Calibri" w:cs="Calibri"/>
          <w:color w:val="000000"/>
        </w:rPr>
        <w:t>d</w:t>
      </w:r>
      <w:r w:rsidRPr="00D14360">
        <w:rPr>
          <w:rFonts w:eastAsia="Calibri" w:cs="Calibri"/>
          <w:color w:val="000000"/>
        </w:rPr>
        <w:t xml:space="preserve">ocument or before the &lt;nonXMLBody&gt; tag in </w:t>
      </w:r>
      <w:r w:rsidR="00AA63EE" w:rsidRPr="00D14360">
        <w:rPr>
          <w:rFonts w:eastAsia="Calibri" w:cs="Calibri"/>
          <w:color w:val="000000"/>
        </w:rPr>
        <w:t xml:space="preserve">an </w:t>
      </w:r>
      <w:r w:rsidR="00AA63EE" w:rsidRPr="00D14360">
        <w:rPr>
          <w:rFonts w:eastAsia="Calibri" w:cs="Calibri"/>
          <w:color w:val="000000"/>
        </w:rPr>
        <w:lastRenderedPageBreak/>
        <w:t>unstructured</w:t>
      </w:r>
      <w:r w:rsidRPr="00D14360">
        <w:rPr>
          <w:rFonts w:eastAsia="Calibri" w:cs="Calibri"/>
          <w:color w:val="000000"/>
        </w:rPr>
        <w:t xml:space="preserve"> CDA </w:t>
      </w:r>
      <w:r w:rsidR="00690360" w:rsidRPr="00D14360">
        <w:rPr>
          <w:rFonts w:eastAsia="Calibri" w:cs="Calibri"/>
          <w:color w:val="000000"/>
        </w:rPr>
        <w:t>d</w:t>
      </w:r>
      <w:r w:rsidRPr="00D14360">
        <w:rPr>
          <w:rFonts w:eastAsia="Calibri" w:cs="Calibri"/>
          <w:color w:val="000000"/>
        </w:rPr>
        <w:t xml:space="preserve">ocument. A CDA document also may declare template </w:t>
      </w:r>
      <w:r w:rsidR="0007770F" w:rsidRPr="00D14360">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&lt;structuredBody&gt; tag.</w:t>
      </w:r>
    </w:p>
    <w:p w14:paraId="174FD64A"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structured CDA </w:t>
      </w:r>
      <w:r w:rsidR="00690360" w:rsidRPr="00D14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0007770F" w:rsidRPr="00D14360">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eastAsia="Calibri" w:cs="Calibri"/>
          <w:color w:val="000000"/>
        </w:rPr>
      </w:pPr>
      <w:bookmarkStart w:id="253" w:name="_17dp8vu" w:colFirst="0" w:colLast="0"/>
      <w:bookmarkEnd w:id="253"/>
      <w:r w:rsidRPr="00D14360">
        <w:rPr>
          <w:rFonts w:cs="Calibri"/>
          <w:color w:val="000000"/>
        </w:rPr>
        <w:t>Conformance to a template from C-CDA R1.1 (defined prior to the practice of template versioning) is expressed by declaring the templateId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eastAsia="Calibri" w:cs="Calibri"/>
          <w:color w:val="000000"/>
        </w:rPr>
      </w:pPr>
      <w:r w:rsidRPr="00D14360">
        <w:rPr>
          <w:rFonts w:eastAsia="Calibri" w:cs="Calibri"/>
          <w:color w:val="000000"/>
        </w:rPr>
        <w:t>Schematron</w:t>
      </w:r>
      <w:r w:rsidR="00A10C4D" w:rsidRPr="00D14360">
        <w:rPr>
          <w:rFonts w:eastAsia="Calibri" w:cs="Calibri"/>
          <w:color w:val="000000"/>
        </w:rPr>
        <w:t xml:space="preserve"> is a rule-based validation language for confirming declarations about the presence or absence of patterns in XML trees.  </w:t>
      </w:r>
      <w:r w:rsidRPr="00D14360">
        <w:rPr>
          <w:rFonts w:eastAsia="Calibri" w:cs="Calibri"/>
          <w:color w:val="000000"/>
        </w:rPr>
        <w:t>Schematron</w:t>
      </w:r>
      <w:r w:rsidR="00A10C4D" w:rsidRPr="00D14360">
        <w:rPr>
          <w:rFonts w:eastAsia="Calibri" w:cs="Calibri"/>
          <w:color w:val="000000"/>
        </w:rPr>
        <w:t xml:space="preserve"> is capable of expressing constraints above and beyond what is possible with XML Schema.</w:t>
      </w:r>
    </w:p>
    <w:p w14:paraId="5AF12D1A" w14:textId="77777777" w:rsidR="00A10C4D" w:rsidRPr="00D14360" w:rsidRDefault="00F80882" w:rsidP="00B505D2">
      <w:pPr>
        <w:spacing w:after="120"/>
        <w:rPr>
          <w:rFonts w:eastAsia="Calibri" w:cs="Calibri"/>
          <w:color w:val="000000"/>
        </w:rPr>
      </w:pPr>
      <w:r w:rsidRPr="00D14360">
        <w:rPr>
          <w:rFonts w:eastAsia="Calibri" w:cs="Calibri"/>
          <w:color w:val="000000"/>
        </w:rPr>
        <w:t>Schematron</w:t>
      </w:r>
      <w:r w:rsidR="00A10C4D" w:rsidRPr="00D14360">
        <w:rPr>
          <w:rFonts w:eastAsia="Calibri" w:cs="Calibri"/>
          <w:color w:val="000000"/>
        </w:rPr>
        <w:t xml:space="preserve"> can be used to:</w:t>
      </w:r>
    </w:p>
    <w:p w14:paraId="715C1A74"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xpress rules about complex structures within an XML document.</w:t>
      </w:r>
    </w:p>
    <w:p w14:paraId="5E828218" w14:textId="099AC3F0" w:rsidR="00A10C4D" w:rsidRPr="009F13BB" w:rsidRDefault="00157204" w:rsidP="00157204">
      <w:pPr>
        <w:rPr>
          <w:rFonts w:eastAsia="Calibri" w:cs="Calibri"/>
          <w:color w:val="000000"/>
        </w:rPr>
      </w:pPr>
      <w:r w:rsidRPr="003A3D50">
        <w:rPr>
          <w:rFonts w:cs="Calibri"/>
        </w:rPr>
        <w:t xml:space="preserve">Each template in the C-CDA library of templates has a corresponding Schematron validation package based upon the conformance constraints defined in the template. This Schematron package can be used to confirm if a CDA document conforms to the constraints required by C-CDA R2.1. The C-CDA Schematron package is updated when errata releases for C-CDA are published. A Schematron package for C-CDA R2.1 is available on the HL7 International Structured Documents Work Group </w:t>
      </w:r>
      <w:r w:rsidR="00A10A0C">
        <w:rPr>
          <w:rFonts w:cs="Calibri"/>
        </w:rPr>
        <w:t>GitHub</w:t>
      </w:r>
      <w:r w:rsidR="00A10A0C" w:rsidRPr="003A3D50">
        <w:rPr>
          <w:rFonts w:cs="Calibri"/>
        </w:rPr>
        <w:t xml:space="preserve"> </w:t>
      </w:r>
      <w:r w:rsidRPr="003A3D50">
        <w:rPr>
          <w:rFonts w:cs="Calibri"/>
        </w:rPr>
        <w:t>repository</w:t>
      </w:r>
      <w:r w:rsidR="0009537F" w:rsidRPr="009F13BB">
        <w:rPr>
          <w:rFonts w:cs="Calibri"/>
        </w:rPr>
        <w:t>.</w:t>
      </w:r>
      <w:r w:rsidRPr="0083506C">
        <w:rPr>
          <w:rFonts w:eastAsia="Calibri" w:cs="Calibri"/>
          <w:color w:val="000000"/>
          <w:vertAlign w:val="superscript"/>
        </w:rPr>
        <w:footnoteReference w:id="19"/>
      </w:r>
      <w:r w:rsidRPr="003A3D50">
        <w:rPr>
          <w:rFonts w:cs="Calibri"/>
        </w:rPr>
        <w:t xml:space="preserve"> The C-CDA Schematron packages available at time of publication are included in the Publication Package as a convenience for users. To access the current version of an available Schematron, utilize the versions posted in the </w:t>
      </w:r>
      <w:r w:rsidR="009A0717">
        <w:rPr>
          <w:rFonts w:cs="Calibri"/>
        </w:rPr>
        <w:t>GitHub</w:t>
      </w:r>
      <w:r w:rsidRPr="003A3D50">
        <w:rPr>
          <w:rFonts w:cs="Calibri"/>
        </w:rPr>
        <w:t xml:space="preserve"> repository.</w:t>
      </w:r>
      <w:r w:rsidR="00A10C4D" w:rsidRPr="005A615D">
        <w:rPr>
          <w:rFonts w:eastAsia="Calibri" w:cs="Calibri"/>
          <w:color w:val="000000"/>
        </w:rPr>
        <w:t xml:space="preserve"> </w:t>
      </w:r>
    </w:p>
    <w:p w14:paraId="4FC5B2DA" w14:textId="77777777" w:rsidR="00157204" w:rsidRPr="0083506C" w:rsidRDefault="00157204" w:rsidP="003A3D50">
      <w:pPr>
        <w:rPr>
          <w:rFonts w:eastAsia="Calibri" w:cs="Calibri"/>
          <w:color w:val="000000"/>
        </w:rPr>
      </w:pPr>
    </w:p>
    <w:p w14:paraId="6E6B30C1" w14:textId="02F48C3A" w:rsidR="00A1254D" w:rsidRPr="00D14360" w:rsidRDefault="00A1254D" w:rsidP="00B505D2">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_Ref21849894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3.2</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_Ref21849899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Structured Header</w:t>
      </w:r>
      <w:r w:rsidR="0009537F" w:rsidRPr="007770C6">
        <w:rPr>
          <w:rFonts w:eastAsia="Calibri" w:cs="Calibri"/>
          <w:color w:val="0000FF"/>
          <w:u w:val="single"/>
        </w:rPr>
        <w:fldChar w:fldCharType="end"/>
      </w:r>
    </w:p>
    <w:p w14:paraId="213A5AF8" w14:textId="77777777" w:rsidR="00A10C4D" w:rsidRPr="00C64922" w:rsidRDefault="00A10C4D" w:rsidP="00C17F49">
      <w:pPr>
        <w:pStyle w:val="Heading3"/>
      </w:pPr>
      <w:bookmarkStart w:id="254" w:name="_Toc10695554"/>
      <w:bookmarkStart w:id="255" w:name="_Toc11043548"/>
      <w:bookmarkStart w:id="256" w:name="_Toc11045548"/>
      <w:bookmarkStart w:id="257" w:name="_Toc11391218"/>
      <w:bookmarkStart w:id="258" w:name="_Toc127519098"/>
      <w:bookmarkStart w:id="259" w:name="_Toc119939781"/>
      <w:r w:rsidRPr="00C64922">
        <w:t>Declaring Template Conformance</w:t>
      </w:r>
      <w:bookmarkEnd w:id="254"/>
      <w:bookmarkEnd w:id="255"/>
      <w:bookmarkEnd w:id="256"/>
      <w:bookmarkEnd w:id="257"/>
      <w:bookmarkEnd w:id="258"/>
      <w:bookmarkEnd w:id="259"/>
    </w:p>
    <w:p w14:paraId="56C0A380" w14:textId="4034AD55" w:rsidR="00A10C4D" w:rsidRPr="00D14360" w:rsidRDefault="00A10C4D" w:rsidP="00B505D2">
      <w:pPr>
        <w:spacing w:after="120"/>
        <w:rPr>
          <w:rFonts w:eastAsia="Calibri" w:cs="Calibri"/>
          <w:color w:val="000000"/>
        </w:rPr>
      </w:pPr>
      <w:r w:rsidRPr="00D14360">
        <w:rPr>
          <w:rFonts w:eastAsia="Calibri" w:cs="Calibri"/>
          <w:color w:val="000000"/>
        </w:rPr>
        <w:t xml:space="preserve">C-CDA templates are identified with a templateId. The templateId is a two-part identifier that consists of a root and an </w:t>
      </w:r>
      <w:r w:rsidR="00F80882" w:rsidRPr="00D14360">
        <w:rPr>
          <w:rFonts w:eastAsia="Calibri" w:cs="Calibri"/>
          <w:color w:val="000000"/>
        </w:rPr>
        <w:t>extension</w:t>
      </w:r>
      <w:r w:rsidRPr="00D14360">
        <w:rPr>
          <w:rFonts w:eastAsia="Calibri" w:cs="Calibri"/>
          <w:color w:val="000000"/>
        </w:rPr>
        <w:t>. The root identifies the named template and the extension identifies the version of that template.  Initially C-CDA templates did not include versions. The templateId/@</w:t>
      </w:r>
      <w:commentRangeStart w:id="260"/>
      <w:del w:id="261" w:author="Ballot Reconciliation" w:date="2023-03-09T09:31:00Z">
        <w:r w:rsidRPr="00D14360">
          <w:rPr>
            <w:rFonts w:eastAsia="Calibri" w:cs="Calibri"/>
            <w:color w:val="000000"/>
          </w:rPr>
          <w:delText>root</w:delText>
        </w:r>
      </w:del>
      <w:ins w:id="262" w:author="Ballot Reconciliation" w:date="2023-03-09T09:31:00Z">
        <w:r w:rsidR="00244743">
          <w:rPr>
            <w:rFonts w:eastAsia="Calibri" w:cs="Calibri"/>
            <w:color w:val="000000"/>
          </w:rPr>
          <w:t>extension</w:t>
        </w:r>
      </w:ins>
      <w:commentRangeEnd w:id="260"/>
      <w:r w:rsidR="00AD0004">
        <w:rPr>
          <w:rStyle w:val="CommentReference"/>
        </w:rPr>
        <w:commentReference w:id="260"/>
      </w:r>
      <w:r w:rsidR="00244743" w:rsidRPr="00D14360">
        <w:rPr>
          <w:rFonts w:eastAsia="Calibri" w:cs="Calibri"/>
          <w:color w:val="000000"/>
        </w:rPr>
        <w:t xml:space="preserve"> </w:t>
      </w:r>
      <w:r w:rsidRPr="00D14360">
        <w:rPr>
          <w:rFonts w:eastAsia="Calibri" w:cs="Calibri"/>
          <w:color w:val="000000"/>
        </w:rPr>
        <w:t xml:space="preserve">attribute was not used.  Many of those original templates are still used in C-CDA R2.1. </w:t>
      </w:r>
    </w:p>
    <w:p w14:paraId="374D4350" w14:textId="77777777" w:rsidR="00A10C4D" w:rsidRPr="007770C6" w:rsidRDefault="00B01599" w:rsidP="00B505D2">
      <w:pPr>
        <w:pStyle w:val="Default"/>
        <w:spacing w:after="120"/>
        <w:rPr>
          <w:sz w:val="20"/>
        </w:rPr>
      </w:pPr>
      <w:r w:rsidRPr="007770C6">
        <w:rPr>
          <w:sz w:val="20"/>
        </w:rPr>
        <w:t xml:space="preserve">Chapter </w:t>
      </w:r>
      <w:r w:rsidR="00A10C4D" w:rsidRPr="007770C6">
        <w:rPr>
          <w:sz w:val="20"/>
        </w:rPr>
        <w:t xml:space="preserve">3.1.2 of the Consolidated CDA Implementation Guide discusses the use of templateIds and what needs to be included in a C-CDA document: </w:t>
      </w:r>
    </w:p>
    <w:p w14:paraId="2A1C176D" w14:textId="77777777" w:rsidR="00A10C4D" w:rsidRPr="007770C6" w:rsidRDefault="00A10C4D" w:rsidP="0054522C">
      <w:pPr>
        <w:pStyle w:val="Default"/>
        <w:numPr>
          <w:ilvl w:val="0"/>
          <w:numId w:val="19"/>
        </w:numPr>
        <w:rPr>
          <w:sz w:val="20"/>
        </w:rPr>
      </w:pPr>
      <w:r w:rsidRPr="007770C6">
        <w:rPr>
          <w:sz w:val="20"/>
        </w:rPr>
        <w:t>To assert conformance with C-CDA R2.1, declare the templateId of the version of the template defined in C-CDA R2.1</w:t>
      </w:r>
      <w:r w:rsidR="00265B3F" w:rsidRPr="007770C6">
        <w:rPr>
          <w:sz w:val="20"/>
        </w:rPr>
        <w:t>.</w:t>
      </w:r>
      <w:r w:rsidRPr="007770C6">
        <w:rPr>
          <w:sz w:val="20"/>
        </w:rPr>
        <w:t xml:space="preserve">  </w:t>
      </w:r>
    </w:p>
    <w:p w14:paraId="12BB6F64" w14:textId="77777777" w:rsidR="00A10C4D" w:rsidRPr="007770C6" w:rsidRDefault="00A10C4D" w:rsidP="0054522C">
      <w:pPr>
        <w:pStyle w:val="Default"/>
        <w:numPr>
          <w:ilvl w:val="0"/>
          <w:numId w:val="19"/>
        </w:numPr>
        <w:spacing w:after="120"/>
        <w:rPr>
          <w:sz w:val="20"/>
        </w:rPr>
      </w:pPr>
      <w:r w:rsidRPr="007770C6">
        <w:rPr>
          <w:sz w:val="20"/>
        </w:rPr>
        <w:t>To assert conformance with C-CDA R1.1, declare the templateId of the version of the template defined in C-CDA R1.1</w:t>
      </w:r>
      <w:r w:rsidR="00265B3F" w:rsidRPr="007770C6">
        <w:rPr>
          <w:sz w:val="20"/>
        </w:rPr>
        <w:t>.</w:t>
      </w:r>
      <w:r w:rsidRPr="007770C6">
        <w:rPr>
          <w:sz w:val="20"/>
        </w:rPr>
        <w:t xml:space="preserve"> </w:t>
      </w:r>
    </w:p>
    <w:tbl>
      <w:tblPr>
        <w:tblW w:w="864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915"/>
      </w:tblGrid>
      <w:tr w:rsidR="00804CC8" w:rsidRPr="00C64922" w14:paraId="5C687CD2" w14:textId="77777777" w:rsidTr="00254B4A">
        <w:trPr>
          <w:trHeight w:val="548"/>
        </w:trPr>
        <w:tc>
          <w:tcPr>
            <w:tcW w:w="725" w:type="dxa"/>
            <w:tcBorders>
              <w:right w:val="nil"/>
            </w:tcBorders>
            <w:shd w:val="clear" w:color="auto" w:fill="C6D9F1"/>
          </w:tcPr>
          <w:p w14:paraId="06CF9AF6" w14:textId="77777777" w:rsidR="00804CC8" w:rsidRDefault="00804CC8" w:rsidP="0007159E">
            <w:pPr>
              <w:spacing w:after="120"/>
              <w:ind w:right="-222"/>
              <w:rPr>
                <w:noProof/>
              </w:rPr>
            </w:pPr>
            <w:r>
              <w:rPr>
                <w:noProof/>
              </w:rPr>
              <w:lastRenderedPageBreak/>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14:paraId="24206216" w14:textId="77777777" w:rsidR="00804CC8" w:rsidRDefault="00804CC8" w:rsidP="00804CC8">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14:paraId="65788A8F" w14:textId="38AEC74B" w:rsidR="00804CC8" w:rsidRPr="00D14360" w:rsidRDefault="00804CC8" w:rsidP="007770C6">
            <w:pPr>
              <w:spacing w:after="120"/>
              <w:rPr>
                <w:rFonts w:cs="Calibri"/>
                <w:color w:val="000000"/>
              </w:rPr>
            </w:pPr>
            <w:r w:rsidRPr="00804CC8">
              <w:rPr>
                <w:rFonts w:cs="Calibri"/>
                <w:color w:val="000000"/>
              </w:rPr>
              <w:t>Note: Testability requires business decisions to be made regarding which templates arenot relevant.</w:t>
            </w:r>
          </w:p>
        </w:tc>
      </w:tr>
    </w:tbl>
    <w:p w14:paraId="5E93E569" w14:textId="6D1B9515" w:rsidR="00C246B7" w:rsidRPr="007770C6" w:rsidRDefault="00C246B7" w:rsidP="00C246B7">
      <w:pPr>
        <w:pStyle w:val="Default"/>
        <w:spacing w:before="240" w:after="120"/>
        <w:rPr>
          <w:sz w:val="20"/>
        </w:rPr>
      </w:pPr>
      <w:r w:rsidRPr="007770C6">
        <w:rPr>
          <w:sz w:val="20"/>
        </w:rPr>
        <w:t>To avoid confusion and minimize inclusion of unnecessary information in C-CDA documents, implementers should avoid including duplicate or irrelevant templateId declarations.</w:t>
      </w:r>
    </w:p>
    <w:p w14:paraId="6AD4DF2F" w14:textId="3FEA6C6C" w:rsidR="00157204" w:rsidRPr="007770C6" w:rsidRDefault="00157204" w:rsidP="00C246B7">
      <w:pPr>
        <w:pStyle w:val="Default"/>
        <w:spacing w:before="240" w:after="120"/>
        <w:rPr>
          <w:sz w:val="20"/>
        </w:rPr>
      </w:pPr>
      <w:r w:rsidRPr="007770C6">
        <w:rPr>
          <w:sz w:val="20"/>
        </w:rPr>
        <w:t>It is important to note that including the 2.1 templateid and the 1.1 template id is</w:t>
      </w:r>
      <w:commentRangeStart w:id="263"/>
      <w:r w:rsidRPr="007770C6">
        <w:rPr>
          <w:sz w:val="20"/>
        </w:rPr>
        <w:t xml:space="preserve"> </w:t>
      </w:r>
      <w:del w:id="264" w:author="Ballot Reconciliation" w:date="2023-03-09T09:31:00Z">
        <w:r w:rsidRPr="007770C6">
          <w:rPr>
            <w:sz w:val="20"/>
          </w:rPr>
          <w:delText>no</w:delText>
        </w:r>
      </w:del>
      <w:ins w:id="265" w:author="Ballot Reconciliation" w:date="2023-03-09T09:31:00Z">
        <w:r w:rsidRPr="007770C6">
          <w:rPr>
            <w:sz w:val="20"/>
          </w:rPr>
          <w:t>no</w:t>
        </w:r>
        <w:r w:rsidR="001E2713">
          <w:rPr>
            <w:sz w:val="20"/>
          </w:rPr>
          <w:t>t</w:t>
        </w:r>
      </w:ins>
      <w:r w:rsidRPr="007770C6">
        <w:rPr>
          <w:sz w:val="20"/>
        </w:rPr>
        <w:t xml:space="preserve"> </w:t>
      </w:r>
      <w:commentRangeEnd w:id="263"/>
      <w:r w:rsidR="00B7549A">
        <w:rPr>
          <w:rStyle w:val="CommentReference"/>
          <w:rFonts w:cs="Times New Roman"/>
          <w:color w:val="auto"/>
        </w:rPr>
        <w:commentReference w:id="263"/>
      </w:r>
      <w:r w:rsidRPr="007770C6">
        <w:rPr>
          <w:sz w:val="20"/>
        </w:rPr>
        <w:t xml:space="preserve">duplication and is valid to describe the content as conformant to </w:t>
      </w:r>
      <w:r w:rsidR="00863460" w:rsidRPr="007770C6">
        <w:rPr>
          <w:sz w:val="20"/>
        </w:rPr>
        <w:t>both</w:t>
      </w:r>
      <w:r w:rsidRPr="007770C6">
        <w:rPr>
          <w:sz w:val="20"/>
        </w:rPr>
        <w:t xml:space="preserve"> the 1.1 and 2.1 versions of C-CDA .</w:t>
      </w:r>
    </w:p>
    <w:p w14:paraId="0382F973" w14:textId="77777777" w:rsidR="00A10C4D" w:rsidRPr="00C64922" w:rsidRDefault="00A10C4D" w:rsidP="003E2C96">
      <w:pPr>
        <w:pStyle w:val="Heading2"/>
      </w:pPr>
      <w:bookmarkStart w:id="266" w:name="_C-CDA_Companion_Guide"/>
      <w:bookmarkStart w:id="267" w:name="_Toc10695555"/>
      <w:bookmarkStart w:id="268" w:name="_Toc11043549"/>
      <w:bookmarkStart w:id="269" w:name="_Toc11045549"/>
      <w:bookmarkStart w:id="270" w:name="_Toc11391219"/>
      <w:bookmarkStart w:id="271" w:name="_Ref21849288"/>
      <w:bookmarkStart w:id="272" w:name="_Ref21849293"/>
      <w:bookmarkStart w:id="273" w:name="_Ref21849408"/>
      <w:bookmarkStart w:id="274" w:name="_Ref21849414"/>
      <w:bookmarkStart w:id="275" w:name="_Toc127519099"/>
      <w:bookmarkStart w:id="276" w:name="_Toc119939782"/>
      <w:bookmarkEnd w:id="266"/>
      <w:r w:rsidRPr="00C64922">
        <w:t>C-CDA Companion Guide and C-CDA Rubric Rules</w:t>
      </w:r>
      <w:bookmarkEnd w:id="267"/>
      <w:bookmarkEnd w:id="268"/>
      <w:bookmarkEnd w:id="269"/>
      <w:bookmarkEnd w:id="270"/>
      <w:bookmarkEnd w:id="271"/>
      <w:bookmarkEnd w:id="272"/>
      <w:bookmarkEnd w:id="273"/>
      <w:bookmarkEnd w:id="274"/>
      <w:bookmarkEnd w:id="275"/>
      <w:bookmarkEnd w:id="276"/>
    </w:p>
    <w:p w14:paraId="52A86F7E" w14:textId="77777777" w:rsidR="00A10C4D" w:rsidRPr="00D14360" w:rsidRDefault="00A10C4D" w:rsidP="00B505D2">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00886DDA" w:rsidRPr="00D14360">
        <w:rPr>
          <w:rFonts w:eastAsia="Calibri" w:cs="Calibri"/>
          <w:color w:val="000000"/>
        </w:rPr>
        <w:t>ing</w:t>
      </w:r>
      <w:r w:rsidRPr="00D14360">
        <w:rPr>
          <w:rFonts w:eastAsia="Calibri" w:cs="Calibri"/>
          <w:color w:val="000000"/>
        </w:rPr>
        <w:t xml:space="preserve"> the quality of C-CDA documents. </w:t>
      </w:r>
    </w:p>
    <w:p w14:paraId="22CA0FE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rubric criteria </w:t>
      </w:r>
      <w:r w:rsidR="001E1DDC" w:rsidRPr="00D14360">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Rubric criteria </w:t>
      </w:r>
      <w:r w:rsidR="001E1DDC" w:rsidRPr="00D14360">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C17F49">
      <w:pPr>
        <w:pStyle w:val="Heading3"/>
      </w:pPr>
      <w:bookmarkStart w:id="277" w:name="_Toc10695556"/>
      <w:bookmarkStart w:id="278" w:name="_Toc11043550"/>
      <w:bookmarkStart w:id="279" w:name="_Toc11045550"/>
      <w:bookmarkStart w:id="280" w:name="_Toc11391220"/>
      <w:bookmarkStart w:id="281" w:name="_Ref21849431"/>
      <w:bookmarkStart w:id="282" w:name="_Ref21849441"/>
      <w:bookmarkStart w:id="283" w:name="_Toc127519100"/>
      <w:bookmarkStart w:id="284" w:name="_Toc119939783"/>
      <w:r w:rsidRPr="00C64922">
        <w:t>Best Practice Guidance for Higher Levels of Interoperability</w:t>
      </w:r>
      <w:bookmarkEnd w:id="277"/>
      <w:bookmarkEnd w:id="278"/>
      <w:bookmarkEnd w:id="279"/>
      <w:bookmarkEnd w:id="280"/>
      <w:bookmarkEnd w:id="281"/>
      <w:bookmarkEnd w:id="282"/>
      <w:bookmarkEnd w:id="283"/>
      <w:bookmarkEnd w:id="284"/>
    </w:p>
    <w:p w14:paraId="7F02801C" w14:textId="77777777" w:rsidR="00A10C4D" w:rsidRPr="00D14360" w:rsidRDefault="00A10C4D" w:rsidP="00B505D2">
      <w:pPr>
        <w:spacing w:after="120"/>
        <w:rPr>
          <w:rFonts w:eastAsia="Calibri" w:cs="Calibri"/>
          <w:color w:val="000000"/>
        </w:rPr>
      </w:pPr>
      <w:r w:rsidRPr="00D14360">
        <w:rPr>
          <w:rFonts w:eastAsia="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C17F49">
      <w:pPr>
        <w:pStyle w:val="Heading3"/>
      </w:pPr>
      <w:bookmarkStart w:id="285" w:name="_Toc10695557"/>
      <w:bookmarkStart w:id="286" w:name="_Toc11043551"/>
      <w:bookmarkStart w:id="287" w:name="_Toc11045551"/>
      <w:bookmarkStart w:id="288" w:name="_Toc11391221"/>
      <w:bookmarkStart w:id="289" w:name="_Ref21849449"/>
      <w:bookmarkStart w:id="290" w:name="_Ref21849456"/>
      <w:bookmarkStart w:id="291" w:name="_Toc127519101"/>
      <w:bookmarkStart w:id="292" w:name="_Toc119939784"/>
      <w:r w:rsidRPr="00C64922">
        <w:t>Guidance Language and Expectations</w:t>
      </w:r>
      <w:bookmarkEnd w:id="285"/>
      <w:bookmarkEnd w:id="286"/>
      <w:bookmarkEnd w:id="287"/>
      <w:bookmarkEnd w:id="288"/>
      <w:bookmarkEnd w:id="289"/>
      <w:bookmarkEnd w:id="290"/>
      <w:bookmarkEnd w:id="291"/>
      <w:bookmarkEnd w:id="292"/>
    </w:p>
    <w:p w14:paraId="0FA739C4"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14:paraId="1D5FC835" w14:textId="1F4E3D35" w:rsidR="008608DD" w:rsidRPr="00D14360" w:rsidRDefault="00A10C4D" w:rsidP="00A765D9">
      <w:pPr>
        <w:rPr>
          <w:rFonts w:eastAsia="Calibri" w:cs="Calibri"/>
          <w:color w:val="000000"/>
        </w:rPr>
      </w:pPr>
      <w:r w:rsidRPr="00D14360">
        <w:rPr>
          <w:rFonts w:eastAsia="Calibri" w:cs="Calibri"/>
          <w:color w:val="000000"/>
        </w:rPr>
        <w:t xml:space="preserve">The Companion Guide does not </w:t>
      </w:r>
      <w:commentRangeStart w:id="293"/>
      <w:r w:rsidR="00DF16F7" w:rsidRPr="00D14360">
        <w:rPr>
          <w:rFonts w:eastAsia="Calibri" w:cs="Calibri"/>
          <w:color w:val="000000"/>
        </w:rPr>
        <w:t>replace</w:t>
      </w:r>
      <w:commentRangeEnd w:id="293"/>
      <w:r w:rsidR="00AD0004">
        <w:rPr>
          <w:rStyle w:val="CommentReference"/>
        </w:rPr>
        <w:commentReference w:id="293"/>
      </w:r>
      <w:del w:id="294" w:author="Ballot Reconciliation" w:date="2023-03-09T09:31:00Z">
        <w:r w:rsidR="00DF16F7" w:rsidRPr="00D14360">
          <w:rPr>
            <w:rFonts w:eastAsia="Calibri" w:cs="Calibri"/>
            <w:color w:val="000000"/>
          </w:rPr>
          <w:delText>,</w:delText>
        </w:r>
      </w:del>
      <w:r w:rsidRPr="00D14360">
        <w:rPr>
          <w:rFonts w:eastAsia="Calibri" w:cs="Calibri"/>
          <w:color w:val="000000"/>
        </w:rPr>
        <w:t xml:space="preserve"> or repeat conformance requirements specified in reference</w:t>
      </w:r>
      <w:r w:rsidR="00CE0704" w:rsidRPr="00D14360">
        <w:rPr>
          <w:rFonts w:eastAsia="Calibri" w:cs="Calibri"/>
          <w:color w:val="000000"/>
        </w:rPr>
        <w:t>d</w:t>
      </w:r>
      <w:r w:rsidRPr="00D14360">
        <w:rPr>
          <w:rFonts w:eastAsia="Calibri" w:cs="Calibri"/>
          <w:color w:val="000000"/>
        </w:rPr>
        <w:t xml:space="preserve"> source specifications. </w:t>
      </w:r>
    </w:p>
    <w:p w14:paraId="7E904EF9" w14:textId="77777777" w:rsidR="00A765D9" w:rsidRPr="00D14360" w:rsidRDefault="00A765D9" w:rsidP="00A765D9">
      <w:pPr>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254B4A">
        <w:tc>
          <w:tcPr>
            <w:tcW w:w="725" w:type="dxa"/>
            <w:tcBorders>
              <w:right w:val="nil"/>
            </w:tcBorders>
            <w:shd w:val="clear" w:color="auto" w:fill="C6D9F1"/>
          </w:tcPr>
          <w:p w14:paraId="0132AFBB" w14:textId="77777777" w:rsidR="00C246B7" w:rsidRPr="00D14360" w:rsidRDefault="00634398" w:rsidP="00A765D9">
            <w:pPr>
              <w:rPr>
                <w:rFonts w:cs="Calibri"/>
                <w:bCs/>
                <w:noProof/>
                <w:color w:val="000000"/>
              </w:rPr>
            </w:pPr>
            <w:r>
              <w:rPr>
                <w:noProof/>
              </w:rPr>
              <w:lastRenderedPageBreak/>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108C436C" w14:textId="5FD527FB" w:rsidR="00C246B7" w:rsidRPr="00D14360" w:rsidRDefault="00C246B7" w:rsidP="00A765D9">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14:paraId="46BB78F0" w14:textId="77777777" w:rsidR="00A765D9" w:rsidRPr="00D14360" w:rsidRDefault="00A765D9" w:rsidP="00A765D9">
      <w:pPr>
        <w:rPr>
          <w:rFonts w:eastAsia="Calibri" w:cs="Calibri"/>
          <w:color w:val="000000"/>
        </w:rPr>
      </w:pPr>
    </w:p>
    <w:p w14:paraId="211B6595" w14:textId="77777777" w:rsidR="00A765D9" w:rsidRPr="003A3D50" w:rsidRDefault="00A10C4D" w:rsidP="00A765D9">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eastAsia="Calibri" w:cs="Calibri"/>
          <w:b/>
          <w:bCs/>
          <w:i/>
          <w:iCs/>
          <w:color w:val="000000"/>
        </w:rPr>
        <w:t>Although the additional guidance suggest</w:t>
      </w:r>
      <w:r w:rsidR="00A1254D" w:rsidRPr="00D14360">
        <w:rPr>
          <w:rFonts w:eastAsia="Calibri" w:cs="Calibri"/>
          <w:b/>
          <w:bCs/>
          <w:i/>
          <w:iCs/>
          <w:color w:val="000000"/>
        </w:rPr>
        <w:t>s</w:t>
      </w:r>
      <w:r w:rsidRPr="003A3D50">
        <w:rPr>
          <w:rFonts w:eastAsia="Calibri" w:cs="Calibri"/>
          <w:b/>
          <w:bCs/>
          <w:i/>
          <w:iCs/>
          <w:color w:val="000000"/>
        </w:rPr>
        <w:t xml:space="preserve"> a MAY or SHOULD conformance </w:t>
      </w:r>
      <w:r w:rsidR="00A1254D" w:rsidRPr="00D14360">
        <w:rPr>
          <w:rFonts w:eastAsia="Calibri" w:cs="Calibri"/>
          <w:b/>
          <w:bCs/>
          <w:i/>
          <w:iCs/>
          <w:color w:val="000000"/>
        </w:rPr>
        <w:t>from an</w:t>
      </w:r>
      <w:r w:rsidRPr="003A3D50">
        <w:rPr>
          <w:rFonts w:eastAsia="Calibri" w:cs="Calibri"/>
          <w:b/>
          <w:bCs/>
          <w:i/>
          <w:iCs/>
          <w:color w:val="000000"/>
        </w:rPr>
        <w:t xml:space="preserve"> underlying specification</w:t>
      </w:r>
      <w:r w:rsidR="00A1254D" w:rsidRPr="00D14360">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14:paraId="3314C92A" w14:textId="77777777" w:rsidR="00C246B7" w:rsidRPr="003A3D50" w:rsidRDefault="00C246B7" w:rsidP="00A765D9">
      <w:pPr>
        <w:rPr>
          <w:rFonts w:eastAsia="Calibri" w:cs="Calibri"/>
          <w:b/>
          <w:bCs/>
          <w:i/>
          <w:iCs/>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254B4A">
        <w:tc>
          <w:tcPr>
            <w:tcW w:w="725" w:type="dxa"/>
            <w:tcBorders>
              <w:right w:val="nil"/>
            </w:tcBorders>
            <w:shd w:val="clear" w:color="auto" w:fill="C6D9F1"/>
          </w:tcPr>
          <w:p w14:paraId="3F762766" w14:textId="77777777" w:rsidR="00C246B7" w:rsidRPr="00D14360" w:rsidRDefault="00634398" w:rsidP="00C246B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32D25769" w14:textId="77777777" w:rsidR="00C246B7" w:rsidRPr="00D14360" w:rsidRDefault="00C246B7" w:rsidP="00C246B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002333F7" w:rsidRPr="00D14360">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00AA382A" w:rsidRPr="00D14360">
              <w:rPr>
                <w:rFonts w:cs="Calibri"/>
                <w:b/>
                <w:bCs/>
                <w:color w:val="000000"/>
              </w:rPr>
              <w:t>-</w:t>
            </w:r>
            <w:r w:rsidR="00AA382A">
              <w:rPr>
                <w:rFonts w:cs="Calibri"/>
                <w:b/>
                <w:bCs/>
                <w:color w:val="000000"/>
              </w:rPr>
              <w:t>006</w:t>
            </w:r>
            <w:r w:rsidRPr="00D14360">
              <w:rPr>
                <w:rFonts w:cs="Calibri"/>
                <w:b/>
                <w:bCs/>
                <w:color w:val="000000"/>
              </w:rPr>
              <w:t>]</w:t>
            </w:r>
          </w:p>
        </w:tc>
      </w:tr>
    </w:tbl>
    <w:p w14:paraId="4C3F4ECA" w14:textId="77777777" w:rsidR="00A10C4D" w:rsidRPr="00C64922" w:rsidRDefault="00A10C4D" w:rsidP="004E29C8">
      <w:pPr>
        <w:pStyle w:val="Heading4"/>
      </w:pPr>
      <w:bookmarkStart w:id="295" w:name="_Toc11043552"/>
      <w:r w:rsidRPr="00C64922">
        <w:t>Conformance Statements</w:t>
      </w:r>
      <w:bookmarkEnd w:id="295"/>
    </w:p>
    <w:p w14:paraId="33BE72D3" w14:textId="77777777" w:rsidR="00A10C4D" w:rsidRPr="00D14360" w:rsidRDefault="00A10C4D" w:rsidP="00B505D2">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00EC6E73" w:rsidRPr="00D14360">
        <w:rPr>
          <w:rFonts w:eastAsia="Calibri" w:cs="Calibri"/>
          <w:color w:val="000000"/>
        </w:rPr>
        <w:t>.</w:t>
      </w:r>
      <w:r w:rsidRPr="00D14360">
        <w:rPr>
          <w:rFonts w:eastAsia="Calibri" w:cs="Calibri"/>
          <w:color w:val="000000"/>
          <w:vertAlign w:val="superscript"/>
        </w:rPr>
        <w:footnoteReference w:id="20"/>
      </w:r>
      <w:r w:rsidRPr="00D14360">
        <w:rPr>
          <w:rFonts w:eastAsia="Calibri" w:cs="Calibri"/>
          <w:color w:val="000000"/>
        </w:rPr>
        <w:t xml:space="preserve">  Relevant conformance verbs are:</w:t>
      </w:r>
    </w:p>
    <w:p w14:paraId="2C47E185"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00890FBD" w:rsidRPr="00D14360">
        <w:rPr>
          <w:rFonts w:eastAsia="Calibri" w:cs="Calibri"/>
          <w:color w:val="000000"/>
        </w:rPr>
        <w:t>“</w:t>
      </w:r>
      <w:r w:rsidRPr="00D14360">
        <w:rPr>
          <w:rFonts w:eastAsia="Calibri" w:cs="Calibri"/>
          <w:color w:val="000000"/>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SHOULD/SHOULD NOT </w:t>
      </w:r>
      <w:r w:rsidR="00890FBD" w:rsidRPr="00D14360">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51735A05" w14:textId="77777777" w:rsidTr="003A3D50">
        <w:tc>
          <w:tcPr>
            <w:tcW w:w="725" w:type="dxa"/>
            <w:tcBorders>
              <w:right w:val="nil"/>
            </w:tcBorders>
            <w:shd w:val="clear" w:color="auto" w:fill="C6D9F1"/>
          </w:tcPr>
          <w:p w14:paraId="3BB9F9C5" w14:textId="77777777" w:rsidR="00C246B7" w:rsidRPr="00D14360" w:rsidRDefault="00634398" w:rsidP="00C246B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r w:rsidRPr="00C64922">
              <w:t>Schematron and other C-CDA Document Validators SHALL indicate Schema and Schematron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14:paraId="51514570" w14:textId="77777777" w:rsidR="00A10C4D" w:rsidRPr="00D14360" w:rsidRDefault="00E35258" w:rsidP="003A3D50">
      <w:pPr>
        <w:keepNext/>
        <w:keepLines/>
        <w:spacing w:before="120"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shows the relationship between conformance verb usage, minimum cardinality and permitted use of nullFlavor.</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254B4A"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rFonts w:cs="Calibri"/>
                <w:b/>
                <w:bCs/>
                <w:color w:val="FFFFFF"/>
              </w:rPr>
            </w:pPr>
            <w:r w:rsidRPr="00D14360">
              <w:rPr>
                <w:rFonts w:cs="Calibri"/>
                <w:b/>
                <w:bCs/>
                <w:color w:val="FFFFFF"/>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cs="Calibri"/>
                <w:b/>
                <w:bCs/>
                <w:color w:val="FFFFFF"/>
              </w:rPr>
            </w:pPr>
            <w:r w:rsidRPr="00D14360">
              <w:rPr>
                <w:rFonts w:cs="Calibri"/>
                <w:b/>
                <w:bCs/>
                <w:color w:val="FFFFFF"/>
              </w:rPr>
              <w:t>nullFlavor Permitted?</w:t>
            </w:r>
          </w:p>
        </w:tc>
      </w:tr>
      <w:tr w:rsidR="00254B4A"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rFonts w:cs="Calibri"/>
                <w:b/>
                <w:bCs/>
                <w:color w:val="000000"/>
              </w:rPr>
            </w:pPr>
            <w:r w:rsidRPr="00D14360">
              <w:rPr>
                <w:rFonts w:cs="Calibri"/>
                <w:b/>
                <w:bCs/>
                <w:color w:val="000000"/>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21"/>
            </w:r>
          </w:p>
        </w:tc>
      </w:tr>
      <w:tr w:rsidR="00A10C4D" w:rsidRPr="00C64922" w14:paraId="31D8B186" w14:textId="77777777" w:rsidTr="00254B4A">
        <w:tc>
          <w:tcPr>
            <w:tcW w:w="3116" w:type="dxa"/>
            <w:tcBorders>
              <w:right w:val="nil"/>
            </w:tcBorders>
            <w:shd w:val="clear" w:color="auto" w:fill="FFFFFF"/>
          </w:tcPr>
          <w:p w14:paraId="4A406DE7" w14:textId="77777777" w:rsidR="00A10C4D" w:rsidRPr="00D14360" w:rsidRDefault="00A10C4D" w:rsidP="00D14360">
            <w:pPr>
              <w:keepNext/>
              <w:keepLines/>
              <w:spacing w:after="120"/>
              <w:rPr>
                <w:rFonts w:cs="Calibri"/>
                <w:b/>
                <w:bCs/>
                <w:color w:val="000000"/>
              </w:rPr>
            </w:pPr>
            <w:r w:rsidRPr="00D14360">
              <w:rPr>
                <w:rFonts w:cs="Calibri"/>
                <w:b/>
                <w:bCs/>
                <w:color w:val="000000"/>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00254B4A"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rFonts w:cs="Calibri"/>
                <w:b/>
                <w:bCs/>
                <w:color w:val="000000"/>
              </w:rPr>
            </w:pPr>
            <w:r w:rsidRPr="00D14360">
              <w:rPr>
                <w:rFonts w:cs="Calibri"/>
                <w:b/>
                <w:bCs/>
                <w:color w:val="000000"/>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14:paraId="401764B3" w14:textId="1099FA66" w:rsidR="00F048B5" w:rsidRPr="00C64922" w:rsidRDefault="00A5789F">
      <w:pPr>
        <w:pStyle w:val="Caption"/>
      </w:pPr>
      <w:bookmarkStart w:id="296" w:name="_Toc10602112"/>
      <w:r>
        <w:t xml:space="preserve">  </w:t>
      </w:r>
      <w:bookmarkStart w:id="297" w:name="_Toc118898791"/>
      <w:bookmarkStart w:id="298" w:name="_Toc127519311"/>
      <w:bookmarkStart w:id="299" w:name="_Toc119939994"/>
      <w:r w:rsidR="00F048B5" w:rsidRPr="00C64922">
        <w:t xml:space="preserve">Table </w:t>
      </w:r>
      <w:r w:rsidR="008B59D0">
        <w:fldChar w:fldCharType="begin"/>
      </w:r>
      <w:r w:rsidR="008B59D0">
        <w:instrText xml:space="preserve"> SEQ Table \* ARABIC </w:instrText>
      </w:r>
      <w:r w:rsidR="008B59D0">
        <w:fldChar w:fldCharType="separate"/>
      </w:r>
      <w:r w:rsidR="00DC1072">
        <w:rPr>
          <w:noProof/>
        </w:rPr>
        <w:t>5</w:t>
      </w:r>
      <w:r w:rsidR="008B59D0">
        <w:rPr>
          <w:noProof/>
        </w:rPr>
        <w:fldChar w:fldCharType="end"/>
      </w:r>
      <w:r w:rsidR="00F048B5" w:rsidRPr="00C64922">
        <w:t>: Conformance Verbs, Cardinality and Use of nullFlavor</w:t>
      </w:r>
      <w:bookmarkEnd w:id="297"/>
      <w:bookmarkEnd w:id="298"/>
      <w:bookmarkEnd w:id="299"/>
    </w:p>
    <w:p w14:paraId="5C7F0CC7" w14:textId="77777777" w:rsidR="00A10C4D" w:rsidRPr="00C64922" w:rsidRDefault="00A10C4D" w:rsidP="00C17F49">
      <w:pPr>
        <w:pStyle w:val="Heading3"/>
      </w:pPr>
      <w:bookmarkStart w:id="300" w:name="_Toc10695558"/>
      <w:bookmarkStart w:id="301" w:name="_Toc11043553"/>
      <w:bookmarkStart w:id="302" w:name="_Toc11045552"/>
      <w:bookmarkStart w:id="303" w:name="_Toc11391222"/>
      <w:bookmarkStart w:id="304" w:name="_Toc127519102"/>
      <w:bookmarkStart w:id="305" w:name="_Toc119939785"/>
      <w:bookmarkEnd w:id="296"/>
      <w:r w:rsidRPr="00C64922">
        <w:lastRenderedPageBreak/>
        <w:t>Best Practice Rubric and Validation</w:t>
      </w:r>
      <w:bookmarkEnd w:id="300"/>
      <w:bookmarkEnd w:id="301"/>
      <w:bookmarkEnd w:id="302"/>
      <w:bookmarkEnd w:id="303"/>
      <w:bookmarkEnd w:id="304"/>
      <w:bookmarkEnd w:id="305"/>
    </w:p>
    <w:p w14:paraId="111A21C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254B4A">
        <w:tc>
          <w:tcPr>
            <w:tcW w:w="725" w:type="dxa"/>
            <w:tcBorders>
              <w:right w:val="nil"/>
            </w:tcBorders>
            <w:shd w:val="clear" w:color="auto" w:fill="C6D9F1"/>
          </w:tcPr>
          <w:p w14:paraId="328DE5CC" w14:textId="77777777" w:rsidR="00C246B7" w:rsidRPr="00C64922" w:rsidRDefault="00634398" w:rsidP="00C246B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254B4A">
        <w:tc>
          <w:tcPr>
            <w:tcW w:w="725" w:type="dxa"/>
            <w:tcBorders>
              <w:right w:val="nil"/>
            </w:tcBorders>
            <w:shd w:val="clear" w:color="auto" w:fill="C6D9F1"/>
          </w:tcPr>
          <w:p w14:paraId="2FFA58A7" w14:textId="77777777" w:rsidR="00C246B7" w:rsidRPr="00C64922" w:rsidRDefault="00634398" w:rsidP="00C246B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cs="Calibri"/>
              </w:rPr>
            </w:pPr>
            <w:r w:rsidRPr="00D14360">
              <w:rPr>
                <w:rFonts w:eastAsia="Calibri" w:cs="Calibri"/>
                <w:color w:val="00133B"/>
              </w:rPr>
              <w:t>SHALL violation (warning)</w:t>
            </w:r>
          </w:p>
          <w:p w14:paraId="138659E6"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SHOULD violation (</w:t>
            </w:r>
            <w:r w:rsidR="002B57F0" w:rsidRPr="00D14360">
              <w:rPr>
                <w:rFonts w:eastAsia="Calibri" w:cs="Calibri"/>
                <w:color w:val="00133B"/>
              </w:rPr>
              <w:t xml:space="preserve">not checked unless </w:t>
            </w:r>
            <w:r w:rsidR="002B57F0" w:rsidRPr="00E93A1E">
              <w:rPr>
                <w:rFonts w:eastAsia="Calibri" w:cs="Calibri"/>
                <w:color w:val="00133B"/>
              </w:rPr>
              <w:t>present)</w:t>
            </w:r>
          </w:p>
          <w:p w14:paraId="243390AB"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3E2C96">
      <w:pPr>
        <w:pStyle w:val="Heading2"/>
      </w:pPr>
      <w:r w:rsidRPr="00C64922">
        <w:t xml:space="preserve">  </w:t>
      </w:r>
      <w:bookmarkStart w:id="306" w:name="_Toc10695559"/>
      <w:bookmarkStart w:id="307" w:name="_Toc11043554"/>
      <w:bookmarkStart w:id="308" w:name="_Toc11045553"/>
      <w:bookmarkStart w:id="309" w:name="_Toc11391223"/>
      <w:bookmarkStart w:id="310" w:name="_Toc127519103"/>
      <w:bookmarkStart w:id="311" w:name="_Toc119939786"/>
      <w:r w:rsidRPr="00C64922">
        <w:t>Fundamental Concepts for Document-Based Exchange</w:t>
      </w:r>
      <w:bookmarkEnd w:id="306"/>
      <w:bookmarkEnd w:id="307"/>
      <w:bookmarkEnd w:id="308"/>
      <w:bookmarkEnd w:id="309"/>
      <w:bookmarkEnd w:id="310"/>
      <w:bookmarkEnd w:id="311"/>
    </w:p>
    <w:p w14:paraId="09FA88C6" w14:textId="531D09C5"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14:paraId="6B5DD125" w14:textId="77777777" w:rsidR="00A10C4D" w:rsidRPr="00C64922" w:rsidRDefault="00A10C4D" w:rsidP="00C17F49">
      <w:pPr>
        <w:pStyle w:val="Heading3"/>
      </w:pPr>
      <w:bookmarkStart w:id="312" w:name="_Toc10695560"/>
      <w:bookmarkStart w:id="313" w:name="_Toc11043555"/>
      <w:bookmarkStart w:id="314" w:name="_Toc11045554"/>
      <w:bookmarkStart w:id="315" w:name="_Toc11391224"/>
      <w:bookmarkStart w:id="316" w:name="_Toc127519104"/>
      <w:bookmarkStart w:id="317" w:name="_Toc119939787"/>
      <w:r w:rsidRPr="00C64922">
        <w:t>CDA and C-CDA Templates</w:t>
      </w:r>
      <w:bookmarkEnd w:id="312"/>
      <w:bookmarkEnd w:id="313"/>
      <w:bookmarkEnd w:id="314"/>
      <w:bookmarkEnd w:id="315"/>
      <w:bookmarkEnd w:id="316"/>
      <w:bookmarkEnd w:id="317"/>
    </w:p>
    <w:p w14:paraId="092D61A5"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00890FBD" w:rsidRPr="00D14360">
        <w:rPr>
          <w:rFonts w:eastAsia="Calibri" w:cs="Calibri"/>
          <w:color w:val="000000"/>
        </w:rPr>
        <w:t>“</w:t>
      </w:r>
      <w:r w:rsidRPr="00D14360">
        <w:rPr>
          <w:rFonts w:eastAsia="Calibri" w:cs="Calibri"/>
          <w:color w:val="000000"/>
        </w:rPr>
        <w:t>clinical documents</w:t>
      </w:r>
      <w:r w:rsidR="00890FBD" w:rsidRPr="00D14360">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14:paraId="2D07AB51"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00B16A45" w:rsidRPr="00D14360">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00B16A45" w:rsidRPr="00D14360">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00C246B7" w:rsidRPr="00D14360">
        <w:rPr>
          <w:rFonts w:eastAsia="Calibri" w:cs="Calibri"/>
          <w:color w:val="000000"/>
          <w:szCs w:val="22"/>
        </w:rPr>
        <w:t xml:space="preserve"> </w:t>
      </w:r>
    </w:p>
    <w:p w14:paraId="5391957B"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00B16A45" w:rsidRPr="00D14360">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14:paraId="5E999E8C" w14:textId="77777777" w:rsidR="005F2378" w:rsidRPr="00D14360" w:rsidRDefault="005F2378" w:rsidP="005F2378">
      <w:pPr>
        <w:pStyle w:val="ListParagraph"/>
        <w:spacing w:after="120"/>
        <w:rPr>
          <w:rFonts w:eastAsia="Calibri" w:cs="Calibri"/>
          <w:color w:val="000000"/>
          <w:szCs w:val="22"/>
        </w:rPr>
      </w:pPr>
    </w:p>
    <w:p w14:paraId="46644843" w14:textId="77777777" w:rsidR="00A10C4D" w:rsidRPr="00D14360" w:rsidRDefault="00A10C4D" w:rsidP="00B505D2">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2"/>
      </w:r>
    </w:p>
    <w:p w14:paraId="1034FF4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Key aspects of CDA include: </w:t>
      </w:r>
    </w:p>
    <w:p w14:paraId="5C32A8A0" w14:textId="77777777" w:rsidR="00C246B7"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14:paraId="1E7BEDCD" w14:textId="7952C246" w:rsidR="00A10C4D" w:rsidRPr="00D14360" w:rsidRDefault="007E6153" w:rsidP="003A3D50">
      <w:pPr>
        <w:pStyle w:val="ListParagraph"/>
        <w:spacing w:after="120"/>
        <w:rPr>
          <w:rFonts w:eastAsia="Calibri" w:cs="Calibri"/>
          <w:color w:val="000000"/>
          <w:szCs w:val="22"/>
        </w:rPr>
      </w:pPr>
      <w:r w:rsidRPr="00D14360">
        <w:rPr>
          <w:rFonts w:eastAsia="Calibri" w:cs="Calibri"/>
          <w:color w:val="000000"/>
          <w:szCs w:val="22"/>
        </w:rPr>
        <w:t>Language (</w:t>
      </w:r>
      <w:r w:rsidR="00A10C4D" w:rsidRPr="00D14360">
        <w:rPr>
          <w:rFonts w:eastAsia="Calibri" w:cs="Calibri"/>
          <w:color w:val="000000"/>
          <w:szCs w:val="22"/>
        </w:rPr>
        <w:t>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14:paraId="2C390EC9" w14:textId="194633C6" w:rsidR="00A10C4D" w:rsidRPr="00D14360" w:rsidRDefault="00634398" w:rsidP="008E1E6B">
      <w:pPr>
        <w:pStyle w:val="ListParagraph"/>
        <w:numPr>
          <w:ilvl w:val="0"/>
          <w:numId w:val="1"/>
        </w:numPr>
        <w:spacing w:after="120"/>
        <w:rPr>
          <w:rFonts w:eastAsia="Calibri" w:cs="Calibri"/>
          <w:color w:val="000000"/>
          <w:szCs w:val="22"/>
        </w:rPr>
      </w:pPr>
      <w:r>
        <w:rPr>
          <w:rFonts w:eastAsia="Calibri" w:cs="Calibri"/>
          <w:noProof/>
          <w:color w:val="000000"/>
          <w:szCs w:val="22"/>
        </w:rPr>
        <w:lastRenderedPageBreak/>
        <w:drawing>
          <wp:anchor distT="0" distB="0" distL="114300" distR="114300" simplePos="0" relativeHeight="251657728"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6">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szCs w:val="22"/>
        </w:rPr>
        <w:t>The CDA specification is richly expressive and flexible. Document-level, section-level and entry-level templates can be used to constrain the generic CDA specification.</w:t>
      </w:r>
      <w:r w:rsidR="00A10C4D" w:rsidRPr="00D14360">
        <w:rPr>
          <w:rStyle w:val="FootnoteReference"/>
          <w:rFonts w:eastAsia="Calibri" w:cs="Calibri"/>
          <w:color w:val="000000"/>
          <w:szCs w:val="22"/>
        </w:rPr>
        <w:footnoteReference w:id="23"/>
      </w:r>
    </w:p>
    <w:p w14:paraId="23F90FAF" w14:textId="77777777" w:rsidR="00A10C4D" w:rsidRPr="00D14360" w:rsidRDefault="00A10C4D" w:rsidP="00B505D2">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00A75661" w:rsidRPr="00D14360">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i.e.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14:paraId="13843069" w14:textId="77777777" w:rsidR="00A10C4D" w:rsidRPr="00D14360" w:rsidRDefault="00A10C4D" w:rsidP="00B505D2">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14:paraId="5141D820" w14:textId="0F6BB150" w:rsidR="00A10C4D" w:rsidRDefault="00A10C4D" w:rsidP="00B505D2">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3496D1DD"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27"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urn:oid:2.16.840.1.113883.10.20.15.3.1 (closed). Often the “urn:oid” is omitted when identifying a specific template. </w:t>
      </w:r>
    </w:p>
    <w:p w14:paraId="5B910245" w14:textId="35CF556A" w:rsidR="00CA1E8C" w:rsidRPr="00CA1E8C" w:rsidRDefault="00CA1E8C" w:rsidP="00B505D2">
      <w:pPr>
        <w:spacing w:after="120"/>
        <w:rPr>
          <w:rFonts w:eastAsia="Calibri" w:cs="Calibri"/>
          <w:color w:val="000000"/>
        </w:rPr>
      </w:pPr>
      <w:r w:rsidRPr="00CA1E8C">
        <w:rPr>
          <w:rFonts w:eastAsia="Calibri" w:cs="Calibri"/>
          <w:color w:val="000000"/>
        </w:rPr>
        <w:t xml:space="preserve">  </w:t>
      </w:r>
    </w:p>
    <w:p w14:paraId="660D355D" w14:textId="13477AE1" w:rsidR="00A10C4D" w:rsidRPr="00C64922" w:rsidRDefault="00A10C4D" w:rsidP="00C17F49">
      <w:pPr>
        <w:pStyle w:val="Heading3"/>
      </w:pPr>
      <w:bookmarkStart w:id="318" w:name="_3rdcrjn" w:colFirst="0" w:colLast="0"/>
      <w:bookmarkStart w:id="319" w:name="_Toc10695561"/>
      <w:bookmarkStart w:id="320" w:name="_Toc11043556"/>
      <w:bookmarkStart w:id="321" w:name="_Toc11045555"/>
      <w:bookmarkStart w:id="322" w:name="_Toc11391225"/>
      <w:bookmarkStart w:id="323" w:name="_Toc127519105"/>
      <w:bookmarkStart w:id="324" w:name="_Toc119939788"/>
      <w:bookmarkEnd w:id="318"/>
      <w:r w:rsidRPr="00C64922">
        <w:t xml:space="preserve">Structured </w:t>
      </w:r>
      <w:r w:rsidR="004F2C87">
        <w:t>V</w:t>
      </w:r>
      <w:r w:rsidRPr="00C64922">
        <w:t>ersus Unstructured Documents</w:t>
      </w:r>
      <w:bookmarkEnd w:id="319"/>
      <w:bookmarkEnd w:id="320"/>
      <w:bookmarkEnd w:id="321"/>
      <w:bookmarkEnd w:id="322"/>
      <w:bookmarkEnd w:id="323"/>
      <w:bookmarkEnd w:id="324"/>
    </w:p>
    <w:p w14:paraId="23C526A6" w14:textId="43D85473" w:rsidR="00A10C4D" w:rsidRPr="00D14360" w:rsidRDefault="00A454D8" w:rsidP="00B505D2">
      <w:pPr>
        <w:spacing w:after="120"/>
        <w:rPr>
          <w:rFonts w:eastAsia="Calibri" w:cs="Calibri"/>
          <w:color w:val="000000"/>
        </w:rPr>
      </w:pPr>
      <w:r>
        <w:rPr>
          <w:noProof/>
        </w:rPr>
        <w:drawing>
          <wp:anchor distT="0" distB="0" distL="114300" distR="114300" simplePos="0" relativeHeight="251660800"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8">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rPr>
        <w:t>For the purposes of this guide, a CDA document with a structured header paired with a structuredBody element will be referred to as a “structured document” and a CDA document with a structured header paired with a nonXMLBody element will be referred to as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78F90B42" w:rsidR="00A10C4D" w:rsidRPr="00C64922" w:rsidRDefault="00A10C4D" w:rsidP="00A75661">
      <w:pPr>
        <w:pStyle w:val="BodyText"/>
      </w:pPr>
      <w:r w:rsidRPr="00C64922">
        <w:t>processing of structured data is not yet available at recipient systems.</w:t>
      </w:r>
      <w:r w:rsidRPr="00D14360">
        <w:rPr>
          <w:rStyle w:val="FootnoteReference"/>
          <w:color w:val="000000"/>
        </w:rPr>
        <w:footnoteReference w:id="24"/>
      </w:r>
      <w:r w:rsidR="00C246B7" w:rsidRPr="00D14360">
        <w:rPr>
          <w:noProof/>
          <w:color w:val="000000"/>
        </w:rPr>
        <w:t xml:space="preserve"> </w:t>
      </w:r>
    </w:p>
    <w:p w14:paraId="0CB09C90" w14:textId="5F57CBD3" w:rsidR="0009537F" w:rsidRDefault="0009537F" w:rsidP="00B505D2">
      <w:pPr>
        <w:spacing w:after="120"/>
        <w:rPr>
          <w:rFonts w:eastAsia="Calibri" w:cs="Calibri"/>
          <w:color w:val="000000"/>
        </w:rPr>
      </w:pPr>
    </w:p>
    <w:p w14:paraId="6E72FF53" w14:textId="0D6354FF" w:rsidR="00A10C4D" w:rsidRDefault="00B43B35" w:rsidP="00B505D2">
      <w:pPr>
        <w:spacing w:after="120"/>
        <w:rPr>
          <w:rFonts w:eastAsia="Calibri" w:cs="Calibri"/>
          <w:color w:val="000000"/>
        </w:rPr>
      </w:pPr>
      <w:r w:rsidRPr="005E1ED2">
        <w:rPr>
          <w:rFonts w:eastAsia="Calibri" w:cs="Calibri"/>
          <w:color w:val="000000"/>
        </w:rPr>
        <w:t>NOTE:</w:t>
      </w:r>
      <w:r w:rsidR="001E65C3" w:rsidRPr="005E1ED2">
        <w:rPr>
          <w:rFonts w:eastAsia="Calibri" w:cs="Calibri"/>
          <w:color w:val="000000"/>
        </w:rPr>
        <w:t xml:space="preserve"> </w:t>
      </w:r>
      <w:r w:rsidR="001E65C3" w:rsidRPr="003A3D50">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001E65C3" w:rsidRPr="003A3D50">
        <w:rPr>
          <w:rStyle w:val="FootnoteReference"/>
          <w:rFonts w:eastAsia="Calibri" w:cs="Calibri"/>
          <w:color w:val="000000"/>
        </w:rPr>
        <w:footnoteReference w:id="25"/>
      </w:r>
    </w:p>
    <w:p w14:paraId="30480DC6" w14:textId="73B59BC8" w:rsidR="00634398" w:rsidRDefault="00634398" w:rsidP="00B505D2">
      <w:pPr>
        <w:spacing w:after="120"/>
        <w:rPr>
          <w:rFonts w:eastAsia="Calibri" w:cs="Calibri"/>
          <w:color w:val="000000"/>
        </w:rPr>
      </w:pPr>
    </w:p>
    <w:p w14:paraId="49078922" w14:textId="66825E8D" w:rsidR="00C12940" w:rsidRDefault="001E65C3" w:rsidP="00916D2D">
      <w:pPr>
        <w:pStyle w:val="Caption"/>
        <w:keepNext/>
        <w:spacing w:after="0"/>
      </w:pPr>
      <w:bookmarkStart w:id="325" w:name="_Toc118898722"/>
      <w:bookmarkStart w:id="326" w:name="_Toc127519241"/>
      <w:bookmarkStart w:id="327" w:name="_Toc119939924"/>
      <w:r>
        <w:t xml:space="preserve">Example </w:t>
      </w:r>
      <w:r w:rsidR="008B59D0">
        <w:fldChar w:fldCharType="begin"/>
      </w:r>
      <w:r w:rsidR="008B59D0">
        <w:instrText xml:space="preserve"> SEQ Example \* ARABIC </w:instrText>
      </w:r>
      <w:r w:rsidR="008B59D0">
        <w:fldChar w:fldCharType="separate"/>
      </w:r>
      <w:r w:rsidR="00DC1072">
        <w:rPr>
          <w:noProof/>
        </w:rPr>
        <w:t>1</w:t>
      </w:r>
      <w:r w:rsidR="008B59D0">
        <w:rPr>
          <w:noProof/>
        </w:rPr>
        <w:fldChar w:fldCharType="end"/>
      </w:r>
      <w:r>
        <w:t>:</w:t>
      </w:r>
      <w:r w:rsidR="00BA5010">
        <w:t xml:space="preserve"> </w:t>
      </w:r>
      <w:r w:rsidR="00C12940">
        <w:t>Pathology Narrative Note</w:t>
      </w:r>
      <w:bookmarkEnd w:id="325"/>
      <w:bookmarkEnd w:id="326"/>
      <w:bookmarkEnd w:id="327"/>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254B4A">
        <w:tc>
          <w:tcPr>
            <w:tcW w:w="9360" w:type="dxa"/>
            <w:shd w:val="clear" w:color="auto" w:fill="auto"/>
          </w:tcPr>
          <w:p w14:paraId="3A664F86" w14:textId="7131416E"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&lt;ClinicalDocument xmlns:xsi="http://www.w3.org/2001/XMLSchema-instance"</w:t>
            </w:r>
            <w:r w:rsidRPr="00916D2D">
              <w:rPr>
                <w:rFonts w:ascii="Courier New" w:hAnsi="Courier New" w:cs="Courier New"/>
                <w:sz w:val="16"/>
                <w:szCs w:val="16"/>
                <w:highlight w:val="white"/>
              </w:rPr>
              <w:br/>
              <w:t xml:space="preserve"> xmlns="urn:hl7-org:v3" xmlns:cda="urn:hl7-org:v3" xmlns:sdtc="urn:hl7-org:sdtc"&gt;</w:t>
            </w:r>
            <w:r w:rsidRPr="00916D2D">
              <w:rPr>
                <w:rFonts w:ascii="Courier New" w:hAnsi="Courier New" w:cs="Courier New"/>
                <w:sz w:val="16"/>
                <w:szCs w:val="16"/>
                <w:highlight w:val="white"/>
              </w:rPr>
              <w:br/>
              <w:t xml:space="preserve">    &lt;realmCode code="US"/&gt;</w:t>
            </w:r>
            <w:r w:rsidRPr="00916D2D">
              <w:rPr>
                <w:rFonts w:ascii="Courier New" w:hAnsi="Courier New" w:cs="Courier New"/>
                <w:sz w:val="16"/>
                <w:szCs w:val="16"/>
                <w:highlight w:val="white"/>
              </w:rPr>
              <w:br/>
              <w:t xml:space="preserve">    &lt;typeId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&lt;templateId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displayName="Clinical pathology Note" codeSystem="2.16.840.1.113883.6.1" codeSystemName="LOINC"/&gt;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&lt;structuredBody&gt;</w:t>
            </w:r>
            <w:r w:rsidRPr="00916D2D">
              <w:rPr>
                <w:rFonts w:ascii="Courier New" w:eastAsia="Calibri" w:hAnsi="Courier New" w:cs="Courier New"/>
                <w:color w:val="000000"/>
                <w:sz w:val="16"/>
                <w:szCs w:val="16"/>
                <w:highlight w:val="white"/>
              </w:rPr>
              <w:br/>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codeSystem="2.16.840.1.113883.6.1"/&gt;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&lt;/structuredBody&gt;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&lt;/ClinicalDocument&gt;</w:t>
            </w:r>
          </w:p>
        </w:tc>
      </w:tr>
    </w:tbl>
    <w:p w14:paraId="022DCB36" w14:textId="77777777" w:rsidR="001E65C3" w:rsidRPr="00D14360" w:rsidRDefault="001E65C3" w:rsidP="00B505D2">
      <w:pPr>
        <w:spacing w:after="120"/>
        <w:rPr>
          <w:rFonts w:eastAsia="Calibri" w:cs="Calibri"/>
          <w:color w:val="000000"/>
        </w:rPr>
      </w:pPr>
    </w:p>
    <w:p w14:paraId="31D97830" w14:textId="77777777" w:rsidR="00A10C4D" w:rsidRPr="00C64922" w:rsidRDefault="00A10C4D" w:rsidP="00C17F49">
      <w:pPr>
        <w:pStyle w:val="Heading3"/>
      </w:pPr>
      <w:bookmarkStart w:id="328" w:name="_oo1rahtsx485" w:colFirst="0" w:colLast="0"/>
      <w:bookmarkStart w:id="329" w:name="_Toc10695562"/>
      <w:bookmarkStart w:id="330" w:name="_Toc11043557"/>
      <w:bookmarkStart w:id="331" w:name="_Toc11045556"/>
      <w:bookmarkStart w:id="332" w:name="_Toc11391226"/>
      <w:bookmarkStart w:id="333" w:name="_Toc127519106"/>
      <w:bookmarkStart w:id="334" w:name="_Toc119939789"/>
      <w:bookmarkEnd w:id="328"/>
      <w:r w:rsidRPr="00C64922">
        <w:t xml:space="preserve">Open </w:t>
      </w:r>
      <w:r w:rsidR="004F2C87">
        <w:t>V</w:t>
      </w:r>
      <w:r w:rsidRPr="00C64922">
        <w:t>ersus Closed Templates</w:t>
      </w:r>
      <w:bookmarkEnd w:id="329"/>
      <w:bookmarkEnd w:id="330"/>
      <w:bookmarkEnd w:id="331"/>
      <w:bookmarkEnd w:id="332"/>
      <w:bookmarkEnd w:id="333"/>
      <w:bookmarkEnd w:id="334"/>
    </w:p>
    <w:p w14:paraId="7EE48B4C" w14:textId="36C081AB" w:rsidR="00A10C4D" w:rsidRPr="00D14360" w:rsidRDefault="00A10C4D" w:rsidP="00B505D2">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cs="Calibri"/>
          <w:color w:val="000000"/>
        </w:rPr>
      </w:pPr>
      <w:r w:rsidRPr="00D14360">
        <w:rPr>
          <w:rFonts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14:paraId="244B45FB" w14:textId="6357686E" w:rsidR="00A10C4D" w:rsidRPr="00D14360" w:rsidRDefault="00A10C4D" w:rsidP="00B505D2">
      <w:pPr>
        <w:spacing w:after="120"/>
        <w:rPr>
          <w:rFonts w:cs="Calibri"/>
          <w:color w:val="000000"/>
        </w:rPr>
      </w:pPr>
      <w:r w:rsidRPr="00D14360">
        <w:rPr>
          <w:rFonts w:cs="Calibri"/>
          <w:color w:val="000000"/>
        </w:rPr>
        <w:lastRenderedPageBreak/>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00FE135A" w:rsidRPr="00D14360" w:rsidDel="00FE135A">
        <w:rPr>
          <w:rFonts w:cs="Calibri"/>
          <w:color w:val="000000"/>
        </w:rPr>
        <w:t xml:space="preserve"> </w:t>
      </w:r>
    </w:p>
    <w:p w14:paraId="76C87F67" w14:textId="77777777" w:rsidR="00A10C4D" w:rsidRPr="00D14360" w:rsidRDefault="00A10C4D" w:rsidP="00B505D2">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14:paraId="04CC8EBA" w14:textId="77777777" w:rsidR="00A10C4D" w:rsidRPr="00C64922" w:rsidRDefault="00A10C4D" w:rsidP="004E29C8">
      <w:pPr>
        <w:pStyle w:val="Heading4"/>
      </w:pPr>
      <w:bookmarkStart w:id="335" w:name="_Toc10634818"/>
      <w:bookmarkStart w:id="336" w:name="_Toc11043558"/>
      <w:r w:rsidRPr="00C64922">
        <w:t>Other Templates Available for Use in C-CDA Documents</w:t>
      </w:r>
      <w:bookmarkEnd w:id="335"/>
      <w:bookmarkEnd w:id="336"/>
    </w:p>
    <w:p w14:paraId="5F22DF1B" w14:textId="77777777" w:rsidR="00A454D8" w:rsidRDefault="00A10C4D" w:rsidP="00A75661">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04CC8" w:rsidRPr="00C64922" w14:paraId="5C46B4AF" w14:textId="77777777" w:rsidTr="00254B4A">
        <w:tc>
          <w:tcPr>
            <w:tcW w:w="725" w:type="dxa"/>
            <w:tcBorders>
              <w:right w:val="nil"/>
            </w:tcBorders>
            <w:shd w:val="clear" w:color="auto" w:fill="C6D9F1"/>
          </w:tcPr>
          <w:p w14:paraId="6CBB19C2" w14:textId="77777777" w:rsidR="00804CC8" w:rsidRPr="00C64922" w:rsidRDefault="00804CC8" w:rsidP="0007159E">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0D81266" w14:textId="647A28F6" w:rsidR="00804CC8" w:rsidRPr="00C64922" w:rsidRDefault="00804CC8" w:rsidP="0007159E">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14:paraId="368C363C" w14:textId="45E8E531" w:rsidR="00A10C4D" w:rsidRPr="00D14360" w:rsidRDefault="00A10C4D" w:rsidP="00A75661">
      <w:pPr>
        <w:spacing w:after="240"/>
        <w:rPr>
          <w:rFonts w:cs="Calibri"/>
          <w:color w:val="000000"/>
        </w:rPr>
      </w:pPr>
    </w:p>
    <w:p w14:paraId="10568C86" w14:textId="12AD724E" w:rsidR="00A10C4D" w:rsidRPr="00D14360" w:rsidRDefault="00A10C4D" w:rsidP="00A75661">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14:paraId="6359B670" w14:textId="77777777" w:rsidR="00A10C4D" w:rsidRPr="00C64922" w:rsidRDefault="00A10C4D" w:rsidP="00C17F49">
      <w:pPr>
        <w:pStyle w:val="Heading3"/>
      </w:pPr>
      <w:bookmarkStart w:id="337" w:name="_Toc10695563"/>
      <w:bookmarkStart w:id="338" w:name="_Toc11043559"/>
      <w:bookmarkStart w:id="339" w:name="_Toc11045557"/>
      <w:bookmarkStart w:id="340" w:name="_Toc11391227"/>
      <w:bookmarkStart w:id="341" w:name="_Toc127519107"/>
      <w:bookmarkStart w:id="342" w:name="_Toc119939790"/>
      <w:r w:rsidRPr="00C64922">
        <w:t xml:space="preserve">Encounter Summary </w:t>
      </w:r>
      <w:r w:rsidR="006F5EDD">
        <w:t>V</w:t>
      </w:r>
      <w:r w:rsidRPr="00C64922">
        <w:t>ersus Patient Summary</w:t>
      </w:r>
      <w:bookmarkEnd w:id="337"/>
      <w:bookmarkEnd w:id="338"/>
      <w:bookmarkEnd w:id="339"/>
      <w:bookmarkEnd w:id="340"/>
      <w:bookmarkEnd w:id="341"/>
      <w:bookmarkEnd w:id="342"/>
    </w:p>
    <w:p w14:paraId="03B8C4A7" w14:textId="77777777" w:rsidR="00A10C4D" w:rsidRPr="00D14360" w:rsidRDefault="00A10C4D" w:rsidP="00B505D2">
      <w:pPr>
        <w:spacing w:after="120"/>
        <w:rPr>
          <w:rFonts w:cs="Calibri"/>
          <w:color w:val="000000"/>
        </w:rPr>
      </w:pPr>
      <w:r w:rsidRPr="00D14360">
        <w:rPr>
          <w:rFonts w:cs="Calibri"/>
          <w:color w:val="000000"/>
        </w:rPr>
        <w:t xml:space="preserve">The set of </w:t>
      </w:r>
      <w:r w:rsidR="00054263" w:rsidRPr="00D14360">
        <w:rPr>
          <w:rFonts w:cs="Calibri"/>
          <w:color w:val="000000"/>
        </w:rPr>
        <w:t>twelve</w:t>
      </w:r>
      <w:r w:rsidRPr="00D14360">
        <w:rPr>
          <w:rFonts w:cs="Calibri"/>
          <w:color w:val="000000"/>
        </w:rPr>
        <w:t xml:space="preserve"> document templates defined in C-CDA R2.1 can be summarized in the following groupings</w:t>
      </w:r>
      <w:r w:rsidR="00694762" w:rsidRPr="00D14360">
        <w:rPr>
          <w:rFonts w:cs="Calibri"/>
          <w:color w:val="000000"/>
        </w:rPr>
        <w:t xml:space="preserve"> </w:t>
      </w:r>
      <w:r w:rsidR="001104A1" w:rsidRPr="00D14360">
        <w:rPr>
          <w:rFonts w:cs="Calibri"/>
          <w:color w:val="000000"/>
        </w:rPr>
        <w:t>explained in the following chapters.</w:t>
      </w:r>
    </w:p>
    <w:p w14:paraId="625CE59A" w14:textId="77777777" w:rsidR="00A10C4D" w:rsidRPr="00C64922" w:rsidRDefault="00A10C4D" w:rsidP="004E29C8">
      <w:pPr>
        <w:pStyle w:val="Heading4"/>
      </w:pPr>
      <w:r w:rsidRPr="00C64922">
        <w:t>Encounter Summaries</w:t>
      </w:r>
    </w:p>
    <w:p w14:paraId="20E121DC"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rFonts w:cs="Calibri"/>
          <w:color w:val="000000"/>
          <w:szCs w:val="22"/>
        </w:rPr>
        <w:t>encounter</w:t>
      </w:r>
      <w:r w:rsidRPr="00D14360">
        <w:rPr>
          <w:rFonts w:cs="Calibri"/>
          <w:color w:val="000000"/>
          <w:szCs w:val="22"/>
        </w:rPr>
        <w:t xml:space="preserve"> even if all the information related to that </w:t>
      </w:r>
      <w:r w:rsidR="00CF032F" w:rsidRPr="00D14360">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6"/>
      </w:r>
    </w:p>
    <w:p w14:paraId="77DCB163" w14:textId="77777777" w:rsidR="00A10C4D" w:rsidRPr="00D14360" w:rsidRDefault="00A10C4D" w:rsidP="00CF4CB1">
      <w:pPr>
        <w:pStyle w:val="ListParagraph"/>
        <w:spacing w:after="120"/>
        <w:ind w:left="0" w:hanging="360"/>
        <w:rPr>
          <w:rFonts w:cs="Calibri"/>
          <w:color w:val="000000"/>
          <w:szCs w:val="22"/>
        </w:rPr>
      </w:pPr>
    </w:p>
    <w:p w14:paraId="688E1335"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4E29C8">
      <w:pPr>
        <w:pStyle w:val="Heading4"/>
      </w:pPr>
      <w:r w:rsidRPr="00C64922">
        <w:t>Patient Summaries</w:t>
      </w:r>
    </w:p>
    <w:p w14:paraId="30E98DAB" w14:textId="77777777" w:rsidR="00A10C4D" w:rsidRPr="00D14360" w:rsidRDefault="00A10C4D" w:rsidP="0075779F">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4E29C8">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254B4A"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rFonts w:cs="Calibri"/>
                <w:b/>
                <w:bCs/>
                <w:color w:val="FFFFFF"/>
              </w:rPr>
            </w:pPr>
            <w:r w:rsidRPr="00D14360">
              <w:rPr>
                <w:rFonts w:cs="Calibri"/>
                <w:b/>
                <w:bCs/>
                <w:color w:val="FFFFFF"/>
              </w:rPr>
              <w:t xml:space="preserve">Encounter Summary </w:t>
            </w:r>
            <w:r w:rsidRPr="00D14360">
              <w:rPr>
                <w:rFonts w:cs="Calibri"/>
                <w:b/>
                <w:bCs/>
                <w:color w:val="FFFFFF"/>
              </w:rPr>
              <w:lastRenderedPageBreak/>
              <w:t>Documents</w:t>
            </w:r>
          </w:p>
        </w:tc>
        <w:tc>
          <w:tcPr>
            <w:tcW w:w="3330" w:type="dxa"/>
            <w:shd w:val="clear" w:color="auto" w:fill="4F81BD"/>
            <w:vAlign w:val="bottom"/>
          </w:tcPr>
          <w:p w14:paraId="10270C5D" w14:textId="77777777" w:rsidR="00A10C4D" w:rsidRPr="00D14360" w:rsidRDefault="00A10C4D" w:rsidP="009C4D9F">
            <w:pPr>
              <w:rPr>
                <w:rFonts w:cs="Calibri"/>
                <w:b/>
                <w:bCs/>
                <w:color w:val="FFFFFF"/>
              </w:rPr>
            </w:pPr>
            <w:r w:rsidRPr="00D14360">
              <w:rPr>
                <w:rFonts w:cs="Calibri"/>
                <w:b/>
                <w:bCs/>
                <w:color w:val="FFFFFF"/>
              </w:rPr>
              <w:lastRenderedPageBreak/>
              <w:t>Patient Summary Documents</w:t>
            </w:r>
          </w:p>
        </w:tc>
        <w:tc>
          <w:tcPr>
            <w:tcW w:w="3605" w:type="dxa"/>
            <w:shd w:val="clear" w:color="auto" w:fill="4F81BD"/>
            <w:vAlign w:val="bottom"/>
          </w:tcPr>
          <w:p w14:paraId="4511F49F" w14:textId="77777777" w:rsidR="00A10C4D" w:rsidRPr="00D14360" w:rsidRDefault="00A10C4D" w:rsidP="009C4D9F">
            <w:pPr>
              <w:rPr>
                <w:rFonts w:cs="Calibri"/>
                <w:b/>
                <w:bCs/>
                <w:color w:val="FFFFFF"/>
              </w:rPr>
            </w:pPr>
            <w:r w:rsidRPr="00D14360">
              <w:rPr>
                <w:rFonts w:cs="Calibri"/>
                <w:b/>
                <w:bCs/>
                <w:color w:val="FFFFFF"/>
              </w:rPr>
              <w:t xml:space="preserve">Other </w:t>
            </w:r>
            <w:r w:rsidR="009E4DE7" w:rsidRPr="00D14360">
              <w:rPr>
                <w:rFonts w:cs="Calibri"/>
                <w:b/>
                <w:bCs/>
                <w:color w:val="FFFFFF"/>
              </w:rPr>
              <w:t>Categories</w:t>
            </w:r>
            <w:r w:rsidRPr="00D14360">
              <w:rPr>
                <w:rFonts w:cs="Calibri"/>
                <w:b/>
                <w:bCs/>
                <w:color w:val="FFFFFF"/>
              </w:rPr>
              <w:t xml:space="preserve"> of Clinical and Patient</w:t>
            </w:r>
            <w:r w:rsidR="009E4DE7" w:rsidRPr="00D14360">
              <w:rPr>
                <w:rFonts w:cs="Calibri"/>
                <w:b/>
                <w:bCs/>
                <w:color w:val="FFFFFF"/>
              </w:rPr>
              <w:t>-</w:t>
            </w:r>
            <w:r w:rsidRPr="00D14360">
              <w:rPr>
                <w:rFonts w:cs="Calibri"/>
                <w:b/>
                <w:bCs/>
                <w:color w:val="FFFFFF"/>
              </w:rPr>
              <w:lastRenderedPageBreak/>
              <w:t>Generated Documents</w:t>
            </w:r>
          </w:p>
        </w:tc>
      </w:tr>
      <w:tr w:rsidR="00FC6DD5" w:rsidRPr="00C64922" w14:paraId="0174F11E" w14:textId="77777777" w:rsidTr="00254B4A">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lastRenderedPageBreak/>
              <w:t>Consultation Note</w:t>
            </w:r>
          </w:p>
          <w:p w14:paraId="72D8131D"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Discharge Summary</w:t>
            </w:r>
          </w:p>
          <w:p w14:paraId="66623326"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History and Physical</w:t>
            </w:r>
            <w:r w:rsidR="009E4DE7" w:rsidRPr="003A3D50">
              <w:rPr>
                <w:rFonts w:ascii="Calibri Light" w:hAnsi="Calibri Light" w:cs="Calibri Light"/>
                <w:color w:val="000000"/>
              </w:rPr>
              <w:t xml:space="preserve"> Note</w:t>
            </w:r>
          </w:p>
          <w:p w14:paraId="60511D22" w14:textId="77777777" w:rsidR="00A10C4D" w:rsidRPr="00AE350D" w:rsidRDefault="00A10C4D" w:rsidP="009C4D9F">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Continuity of Care Document (CCD)</w:t>
            </w:r>
          </w:p>
          <w:p w14:paraId="40DCEA1E"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hAnsi="Calibri Light" w:cs="Calibri Light"/>
                <w:color w:val="000000"/>
              </w:rPr>
            </w:pPr>
            <w:r w:rsidRPr="00AE350D">
              <w:rPr>
                <w:rFonts w:ascii="Calibri Light" w:hAnsi="Calibri Light" w:cs="Calibri Light"/>
                <w:color w:val="000000"/>
              </w:rPr>
              <w:t>Care Plan</w:t>
            </w:r>
          </w:p>
          <w:p w14:paraId="201AB211"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Diagnostic Imaging Report</w:t>
            </w:r>
          </w:p>
          <w:p w14:paraId="3B2DFABC"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Operative Note</w:t>
            </w:r>
          </w:p>
          <w:p w14:paraId="6DF8DFDA"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Procedure Note</w:t>
            </w:r>
          </w:p>
          <w:p w14:paraId="7FB09B10"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Referral Note</w:t>
            </w:r>
          </w:p>
          <w:p w14:paraId="3539B22B"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00FC6DD5" w:rsidRPr="00C64922" w14:paraId="48F766DD" w14:textId="77777777" w:rsidTr="00254B4A">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00A10C4D" w:rsidRPr="003A3D50">
              <w:rPr>
                <w:rFonts w:ascii="Calibri Light" w:hAnsi="Calibri Light" w:cs="Calibri Light"/>
                <w:b/>
                <w:bCs/>
                <w:color w:val="000000"/>
                <w:szCs w:val="28"/>
              </w:rPr>
              <w:t xml:space="preserve">Unstructured Documents are classified based upon the document type associated with the LOINC code in the ClinicalDocument/code </w:t>
            </w:r>
            <w:r w:rsidR="009E4DE7" w:rsidRPr="003A3D50">
              <w:rPr>
                <w:rFonts w:ascii="Calibri Light" w:hAnsi="Calibri Light" w:cs="Calibri Light"/>
                <w:b/>
                <w:bCs/>
                <w:color w:val="000000"/>
                <w:szCs w:val="28"/>
              </w:rPr>
              <w:t>element</w:t>
            </w:r>
            <w:r w:rsidR="00A10C4D" w:rsidRPr="003A3D50">
              <w:rPr>
                <w:rFonts w:ascii="Calibri Light" w:hAnsi="Calibri Light" w:cs="Calibri Light"/>
                <w:b/>
                <w:bCs/>
                <w:color w:val="000000"/>
                <w:szCs w:val="28"/>
              </w:rPr>
              <w:t xml:space="preserve"> in the header of the document.</w:t>
            </w:r>
          </w:p>
        </w:tc>
      </w:tr>
    </w:tbl>
    <w:p w14:paraId="563216C2" w14:textId="4221A115" w:rsidR="00065A49" w:rsidRPr="00C64922" w:rsidRDefault="005C79A1">
      <w:pPr>
        <w:pStyle w:val="Caption"/>
      </w:pPr>
      <w:bookmarkStart w:id="343" w:name="_Toc10602113"/>
      <w:r>
        <w:t xml:space="preserve"> </w:t>
      </w:r>
      <w:bookmarkStart w:id="344" w:name="_Toc118898792"/>
      <w:bookmarkStart w:id="345" w:name="_Toc127519312"/>
      <w:bookmarkStart w:id="346" w:name="_Toc119939995"/>
      <w:r w:rsidR="00065A49" w:rsidRPr="00C64922">
        <w:t xml:space="preserve">Table </w:t>
      </w:r>
      <w:r w:rsidR="008B59D0">
        <w:fldChar w:fldCharType="begin"/>
      </w:r>
      <w:r w:rsidR="008B59D0">
        <w:instrText xml:space="preserve"> SEQ Table \* ARABIC </w:instrText>
      </w:r>
      <w:r w:rsidR="008B59D0">
        <w:fldChar w:fldCharType="separate"/>
      </w:r>
      <w:r w:rsidR="00DC1072">
        <w:rPr>
          <w:noProof/>
        </w:rPr>
        <w:t>6</w:t>
      </w:r>
      <w:r w:rsidR="008B59D0">
        <w:rPr>
          <w:noProof/>
        </w:rPr>
        <w:fldChar w:fldCharType="end"/>
      </w:r>
      <w:r w:rsidR="00065A49" w:rsidRPr="00C64922">
        <w:t>: Document templates defined in C-CDA R</w:t>
      </w:r>
      <w:r w:rsidR="009E4DE7">
        <w:t>2.1, sorted by category.</w:t>
      </w:r>
      <w:bookmarkEnd w:id="344"/>
      <w:bookmarkEnd w:id="345"/>
      <w:bookmarkEnd w:id="346"/>
    </w:p>
    <w:bookmarkEnd w:id="343"/>
    <w:p w14:paraId="5A9FEE96" w14:textId="77777777" w:rsidR="00A10C4D" w:rsidRPr="00D14360" w:rsidRDefault="00A10C4D" w:rsidP="00B505D2">
      <w:pPr>
        <w:spacing w:after="120"/>
        <w:rPr>
          <w:rFonts w:cs="Calibri"/>
          <w:color w:val="000000"/>
        </w:rPr>
      </w:pPr>
      <w:r w:rsidRPr="00D14360">
        <w:rPr>
          <w:rFonts w:cs="Calibri"/>
          <w:color w:val="000000"/>
        </w:rPr>
        <w:t>A great deal of clarity was added in the recent Car</w:t>
      </w:r>
      <w:r w:rsidRPr="00D14360">
        <w:rPr>
          <w:rFonts w:cs="Calibri"/>
          <w:i/>
          <w:color w:val="000000"/>
        </w:rPr>
        <w:t>e</w:t>
      </w:r>
      <w:r w:rsidRPr="00D14360">
        <w:rPr>
          <w:rFonts w:cs="Calibri"/>
          <w:color w:val="000000"/>
        </w:rPr>
        <w:t xml:space="preserve">quality CommonWell Joint </w:t>
      </w:r>
      <w:r w:rsidR="00614C1D" w:rsidRPr="00D14360">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00054263" w:rsidRPr="00D14360">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00405EC4" w:rsidRPr="00D14360">
        <w:rPr>
          <w:rFonts w:cs="Calibri"/>
          <w:color w:val="000000"/>
        </w:rPr>
        <w:t xml:space="preserve"> </w:t>
      </w:r>
      <w:r w:rsidR="00086EAB" w:rsidRPr="00D14360">
        <w:rPr>
          <w:rFonts w:cs="Calibri"/>
          <w:color w:val="000000"/>
        </w:rPr>
        <w:t>r</w:t>
      </w:r>
      <w:r w:rsidRPr="00D14360">
        <w:rPr>
          <w:rFonts w:cs="Calibri"/>
          <w:color w:val="000000"/>
        </w:rPr>
        <w:t>ecommends that future development by systems 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7"/>
      </w:r>
    </w:p>
    <w:p w14:paraId="027DE73E" w14:textId="441FFE81" w:rsidR="00086EAB" w:rsidRPr="00AD08FB" w:rsidRDefault="00086EAB" w:rsidP="00B505D2">
      <w:pPr>
        <w:spacing w:after="120"/>
        <w:rPr>
          <w:rFonts w:cs="Calibri"/>
          <w:color w:val="000000"/>
        </w:rPr>
      </w:pPr>
      <w:r w:rsidRPr="003A3D50">
        <w:rPr>
          <w:rFonts w:cs="Calibri"/>
          <w:b/>
          <w:bCs/>
          <w:color w:val="000000"/>
        </w:rPr>
        <w:t>Reference:</w:t>
      </w:r>
      <w:r w:rsidR="00280E1E">
        <w:rPr>
          <w:rFonts w:cs="Calibri"/>
          <w:color w:val="000000"/>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DC1072">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DC1072" w:rsidRPr="006C1F8B">
        <w:t>The Joint Document Content Work Group</w:t>
      </w:r>
      <w:r w:rsidR="00280E1E" w:rsidRPr="007770C6">
        <w:rPr>
          <w:rFonts w:cs="Calibri"/>
          <w:color w:val="0000FF"/>
          <w:u w:val="single"/>
        </w:rPr>
        <w:fldChar w:fldCharType="end"/>
      </w:r>
    </w:p>
    <w:p w14:paraId="331CF2BE" w14:textId="77777777" w:rsidR="00A10C4D" w:rsidRPr="00C64922" w:rsidRDefault="00A10C4D" w:rsidP="003E2C96">
      <w:pPr>
        <w:pStyle w:val="Heading2"/>
      </w:pPr>
      <w:bookmarkStart w:id="347" w:name="_t2ipolby67gc" w:colFirst="0" w:colLast="0"/>
      <w:bookmarkStart w:id="348" w:name="_g7jjit8iuxzm" w:colFirst="0" w:colLast="0"/>
      <w:bookmarkStart w:id="349" w:name="_z337ya" w:colFirst="0" w:colLast="0"/>
      <w:bookmarkStart w:id="350" w:name="_1y810tw" w:colFirst="0" w:colLast="0"/>
      <w:bookmarkStart w:id="351" w:name="_Toc10695564"/>
      <w:bookmarkStart w:id="352" w:name="_Toc11043560"/>
      <w:bookmarkStart w:id="353" w:name="_Toc11045558"/>
      <w:bookmarkStart w:id="354" w:name="_Toc11391228"/>
      <w:bookmarkStart w:id="355" w:name="_Toc127519108"/>
      <w:bookmarkStart w:id="356" w:name="_Toc119939791"/>
      <w:bookmarkEnd w:id="347"/>
      <w:bookmarkEnd w:id="348"/>
      <w:bookmarkEnd w:id="349"/>
      <w:bookmarkEnd w:id="350"/>
      <w:r w:rsidRPr="00C64922">
        <w:t>General Guidance on Document-</w:t>
      </w:r>
      <w:r w:rsidR="003F702A">
        <w:t>B</w:t>
      </w:r>
      <w:r w:rsidRPr="00C64922">
        <w:t>ased Exchange</w:t>
      </w:r>
      <w:bookmarkEnd w:id="351"/>
      <w:bookmarkEnd w:id="352"/>
      <w:bookmarkEnd w:id="353"/>
      <w:bookmarkEnd w:id="354"/>
      <w:bookmarkEnd w:id="355"/>
      <w:bookmarkEnd w:id="356"/>
    </w:p>
    <w:p w14:paraId="789925DC" w14:textId="77777777" w:rsidR="00A10C4D" w:rsidRPr="00D14360" w:rsidRDefault="00A10C4D" w:rsidP="00B505D2">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upon the packaging of CDA documents in HL7 messages. Consult the HL7 CDA standard for additional information about requirements for CDA document exchange.</w:t>
      </w:r>
      <w:r w:rsidRPr="00D14360">
        <w:rPr>
          <w:rStyle w:val="FootnoteReference"/>
          <w:rFonts w:cs="Calibri"/>
          <w:color w:val="000000"/>
        </w:rPr>
        <w:footnoteReference w:id="28"/>
      </w:r>
      <w:r w:rsidRPr="00D14360">
        <w:rPr>
          <w:rFonts w:eastAsia="Calibri" w:cs="Calibri"/>
          <w:color w:val="000000"/>
        </w:rPr>
        <w:t> </w:t>
      </w:r>
    </w:p>
    <w:p w14:paraId="264E5AAA" w14:textId="77777777" w:rsidR="00A10C4D" w:rsidRPr="00D14360" w:rsidRDefault="00A10C4D" w:rsidP="00B505D2">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9"/>
      </w:r>
    </w:p>
    <w:p w14:paraId="26F8FB69" w14:textId="77777777" w:rsidR="00054263" w:rsidRPr="00D14360" w:rsidRDefault="00A10C4D" w:rsidP="00B505D2">
      <w:pPr>
        <w:spacing w:after="120"/>
        <w:rPr>
          <w:rFonts w:eastAsia="Calibri" w:cs="Calibri"/>
          <w:color w:val="000000"/>
        </w:rPr>
      </w:pPr>
      <w:r w:rsidRPr="00D14360">
        <w:rPr>
          <w:rFonts w:eastAsia="Calibri" w:cs="Calibri"/>
          <w:color w:val="000000"/>
        </w:rPr>
        <w:t>In a chapter titled “Smart Senders and Resilient Receivers”, the Car</w:t>
      </w:r>
      <w:r w:rsidRPr="00D14360">
        <w:rPr>
          <w:rFonts w:eastAsia="Calibri" w:cs="Calibri"/>
          <w:i/>
          <w:color w:val="000000"/>
        </w:rPr>
        <w:t>e</w:t>
      </w:r>
      <w:r w:rsidRPr="00D14360">
        <w:rPr>
          <w:rFonts w:eastAsia="Calibri" w:cs="Calibri"/>
          <w:color w:val="000000"/>
        </w:rPr>
        <w:t>quality CommonWell Joint Workgroup’s Concise Consolidated CDA implementation guide states</w:t>
      </w:r>
      <w:r w:rsidR="00054263" w:rsidRPr="00D14360">
        <w:rPr>
          <w:rFonts w:eastAsia="Calibri" w:cs="Calibri"/>
          <w:color w:val="000000"/>
        </w:rPr>
        <w:t>:</w:t>
      </w:r>
    </w:p>
    <w:p w14:paraId="38D1A1D8" w14:textId="47455647" w:rsidR="00054263" w:rsidRPr="00D14360" w:rsidRDefault="00D64C1D">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 xml:space="preserve">Resilient </w:t>
      </w:r>
      <w:r w:rsidRPr="00D64C1D">
        <w:rPr>
          <w:rFonts w:eastAsia="Calibri" w:cs="Calibri"/>
          <w:color w:val="000000"/>
        </w:rPr>
        <w:lastRenderedPageBreak/>
        <w:t>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14:paraId="5D3AA5DF" w14:textId="77777777" w:rsidR="00A10C4D" w:rsidRPr="00D14360" w:rsidRDefault="00A10C4D" w:rsidP="00054263">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14:paraId="2DFA4403" w14:textId="3ECBD42A" w:rsidR="00CE769F" w:rsidRDefault="00CE769F" w:rsidP="00B505D2">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0009537F" w:rsidRPr="007770C6">
        <w:rPr>
          <w:rStyle w:val="Hyperlink"/>
          <w:rFonts w:eastAsia="Calibri" w:cs="Calibri"/>
          <w:u w:val="none"/>
        </w:rPr>
        <w:fldChar w:fldCharType="begin"/>
      </w:r>
      <w:r w:rsidR="0009537F" w:rsidRPr="007770C6">
        <w:rPr>
          <w:rStyle w:val="Hyperlink"/>
          <w:rFonts w:eastAsia="Calibri" w:cs="Calibri"/>
          <w:u w:val="none"/>
        </w:rPr>
        <w:instrText xml:space="preserve"> REF _Ref21850203 \r \h  \* MERGEFORMAT </w:instrText>
      </w:r>
      <w:r w:rsidR="0009537F" w:rsidRPr="007770C6">
        <w:rPr>
          <w:rStyle w:val="Hyperlink"/>
          <w:rFonts w:eastAsia="Calibri" w:cs="Calibri"/>
          <w:u w:val="none"/>
        </w:rPr>
      </w:r>
      <w:r w:rsidR="0009537F" w:rsidRPr="007770C6">
        <w:rPr>
          <w:rStyle w:val="Hyperlink"/>
          <w:rFonts w:eastAsia="Calibri" w:cs="Calibri"/>
          <w:u w:val="none"/>
        </w:rPr>
        <w:fldChar w:fldCharType="separate"/>
      </w:r>
      <w:r w:rsidR="00DC1072">
        <w:rPr>
          <w:rStyle w:val="Hyperlink"/>
          <w:rFonts w:eastAsia="Calibri" w:cs="Calibri"/>
          <w:u w:val="none"/>
        </w:rPr>
        <w:t>2.7.1</w:t>
      </w:r>
      <w:r w:rsidR="0009537F" w:rsidRPr="007770C6">
        <w:rPr>
          <w:rStyle w:val="Hyperlink"/>
          <w:rFonts w:eastAsia="Calibri" w:cs="Calibri"/>
          <w:u w:val="none"/>
        </w:rPr>
        <w:fldChar w:fldCharType="end"/>
      </w:r>
      <w:r w:rsidR="009D1583" w:rsidRPr="007770C6">
        <w:rPr>
          <w:rStyle w:val="Hyperlink"/>
          <w:rFonts w:eastAsia="Calibri" w:cs="Calibri"/>
        </w:rPr>
        <w:t xml:space="preserve"> </w:t>
      </w:r>
      <w:r w:rsidR="0009537F" w:rsidRPr="00CC7455">
        <w:rPr>
          <w:rStyle w:val="Hyperlink"/>
          <w:rFonts w:eastAsia="Calibri" w:cs="Calibri"/>
        </w:rPr>
        <w:fldChar w:fldCharType="begin"/>
      </w:r>
      <w:r w:rsidR="0009537F" w:rsidRPr="005632F7">
        <w:rPr>
          <w:rStyle w:val="Hyperlink"/>
          <w:rFonts w:eastAsia="Calibri" w:cs="Calibri"/>
        </w:rPr>
        <w:instrText xml:space="preserve"> REF _Ref21850211 \h  \* MERGEFORMAT </w:instrText>
      </w:r>
      <w:r w:rsidR="0009537F" w:rsidRPr="00CC7455">
        <w:rPr>
          <w:rStyle w:val="Hyperlink"/>
          <w:rFonts w:eastAsia="Calibri" w:cs="Calibri"/>
        </w:rPr>
      </w:r>
      <w:r w:rsidR="0009537F" w:rsidRPr="00CC7455">
        <w:rPr>
          <w:rStyle w:val="Hyperlink"/>
          <w:rFonts w:eastAsia="Calibri" w:cs="Calibri"/>
        </w:rPr>
        <w:fldChar w:fldCharType="separate"/>
      </w:r>
      <w:r w:rsidR="00DC1072" w:rsidRPr="00254B4A">
        <w:rPr>
          <w:rFonts w:cs="Calibri"/>
          <w:color w:val="0000FF"/>
          <w:u w:val="single"/>
        </w:rPr>
        <w:t>LOINC Coding for Clinical Notes</w:t>
      </w:r>
      <w:r w:rsidR="0009537F" w:rsidRPr="00CC7455">
        <w:rPr>
          <w:rStyle w:val="Hyperlink"/>
          <w:rFonts w:eastAsia="Calibri" w:cs="Calibri"/>
        </w:rPr>
        <w:fldChar w:fldCharType="end"/>
      </w:r>
    </w:p>
    <w:p w14:paraId="7798E4EE" w14:textId="77777777" w:rsidR="005E14ED" w:rsidRPr="00D14360" w:rsidRDefault="005E14ED" w:rsidP="00B505D2">
      <w:pPr>
        <w:spacing w:after="120"/>
        <w:rPr>
          <w:rFonts w:eastAsia="Calibri" w:cs="Calibri"/>
          <w:color w:val="000000"/>
        </w:rPr>
      </w:pPr>
    </w:p>
    <w:p w14:paraId="7510056C" w14:textId="77777777" w:rsidR="00A10C4D" w:rsidRPr="00C64922" w:rsidRDefault="00A10C4D" w:rsidP="00C17F49">
      <w:pPr>
        <w:pStyle w:val="Heading3"/>
      </w:pPr>
      <w:bookmarkStart w:id="357" w:name="_l5siid3lguhu" w:colFirst="0" w:colLast="0"/>
      <w:bookmarkStart w:id="358" w:name="_Content_Creator_Responsibilities"/>
      <w:bookmarkStart w:id="359" w:name="_Toc10695565"/>
      <w:bookmarkStart w:id="360" w:name="_Toc11043561"/>
      <w:bookmarkStart w:id="361" w:name="_Toc11045559"/>
      <w:bookmarkStart w:id="362" w:name="_Toc11391229"/>
      <w:bookmarkStart w:id="363" w:name="_Ref21897506"/>
      <w:bookmarkStart w:id="364" w:name="_Ref21897512"/>
      <w:bookmarkStart w:id="365" w:name="_Toc127519109"/>
      <w:bookmarkStart w:id="366" w:name="_Toc119939792"/>
      <w:bookmarkEnd w:id="357"/>
      <w:bookmarkEnd w:id="358"/>
      <w:r w:rsidRPr="00C64922">
        <w:t>Content Creator Responsibilities</w:t>
      </w:r>
      <w:bookmarkEnd w:id="359"/>
      <w:bookmarkEnd w:id="360"/>
      <w:bookmarkEnd w:id="361"/>
      <w:bookmarkEnd w:id="362"/>
      <w:bookmarkEnd w:id="363"/>
      <w:bookmarkEnd w:id="364"/>
      <w:bookmarkEnd w:id="365"/>
      <w:bookmarkEnd w:id="366"/>
    </w:p>
    <w:p w14:paraId="240D0BC8" w14:textId="77777777" w:rsidR="005E14ED" w:rsidRDefault="005E14ED" w:rsidP="005E14ED">
      <w:pPr>
        <w:rPr>
          <w:rFonts w:eastAsia="Calibri" w:cs="Calibri"/>
          <w:color w:val="000000"/>
        </w:rPr>
      </w:pPr>
    </w:p>
    <w:p w14:paraId="71C437ED" w14:textId="0161E7FA" w:rsidR="00054263" w:rsidRDefault="00A10C4D" w:rsidP="003B0179">
      <w:pPr>
        <w:rPr>
          <w:rFonts w:eastAsia="Calibri" w:cs="Calibri"/>
          <w:color w:val="000000"/>
        </w:rPr>
      </w:pPr>
      <w:r w:rsidRPr="00D14360">
        <w:rPr>
          <w:rFonts w:eastAsia="Calibri" w:cs="Calibri"/>
          <w:color w:val="000000"/>
        </w:rPr>
        <w:t>Volume 1 of C-CDA R2.1 includes an explicit requirement to support narrative text linking</w:t>
      </w:r>
      <w:r w:rsidR="00054263" w:rsidRPr="00D14360">
        <w:rPr>
          <w:rFonts w:eastAsia="Calibri" w:cs="Calibri"/>
          <w:color w:val="000000"/>
        </w:rPr>
        <w:t xml:space="preserve">, which </w:t>
      </w:r>
      <w:r w:rsidRPr="00D14360">
        <w:rPr>
          <w:rFonts w:eastAsia="Calibri" w:cs="Calibri"/>
          <w:color w:val="000000"/>
        </w:rPr>
        <w:t>states</w:t>
      </w:r>
      <w:r w:rsidR="00054263" w:rsidRPr="00D14360">
        <w:rPr>
          <w:rFonts w:eastAsia="Calibri" w:cs="Calibri"/>
          <w:color w:val="000000"/>
        </w:rPr>
        <w:t>:</w:t>
      </w:r>
    </w:p>
    <w:p w14:paraId="14CDB8ED" w14:textId="6FF7E278" w:rsidR="00145000" w:rsidRDefault="00145000" w:rsidP="003B0179">
      <w:pPr>
        <w:ind w:left="720"/>
        <w:rPr>
          <w:rFonts w:eastAsia="Calibri" w:cs="Calibri"/>
          <w:color w:val="000000"/>
        </w:rPr>
      </w:pPr>
      <w:r w:rsidRPr="00D14360">
        <w:rPr>
          <w:rFonts w:eastAsia="Calibri" w:cs="Calibri"/>
          <w:color w:val="000000"/>
        </w:rPr>
        <w:t xml:space="preserve">The C-CDA R1.1 release recommended that clinical statements include a link between the narrative (section.text)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14:paraId="2AC617A0" w14:textId="77777777" w:rsidR="00D12EEA" w:rsidRPr="00D14360" w:rsidRDefault="00D12EEA" w:rsidP="003B0179">
      <w:pPr>
        <w:ind w:left="720"/>
        <w:rPr>
          <w:rFonts w:eastAsia="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34"/>
      </w:tblGrid>
      <w:tr w:rsidR="00254B4A" w:rsidRPr="00C64922" w14:paraId="7CD71F09" w14:textId="77777777" w:rsidTr="00D12EEA">
        <w:trPr>
          <w:cantSplit/>
        </w:trPr>
        <w:tc>
          <w:tcPr>
            <w:tcW w:w="708" w:type="dxa"/>
            <w:tcBorders>
              <w:right w:val="nil"/>
            </w:tcBorders>
            <w:shd w:val="clear" w:color="auto" w:fill="C6D9F1"/>
          </w:tcPr>
          <w:p w14:paraId="4108A747" w14:textId="1C43D858" w:rsidR="00145000" w:rsidRPr="00C64922" w:rsidRDefault="00145000" w:rsidP="005E14ED">
            <w:pPr>
              <w:pStyle w:val="BodyText"/>
              <w:rPr>
                <w:noProof/>
              </w:rPr>
            </w:pPr>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eastAsia="Calibri" w:cs="Calibri"/>
                <w:color w:val="000000"/>
              </w:rPr>
            </w:pPr>
            <w:r w:rsidRPr="00334725">
              <w:rPr>
                <w:rFonts w:eastAsia="Calibri" w:cs="Calibri"/>
                <w:color w:val="000000"/>
              </w:rPr>
              <w:t>SHOULD contain zero or one [0..1] text (CONF:XXXX).</w:t>
            </w:r>
          </w:p>
          <w:p w14:paraId="1EC70221" w14:textId="77777777" w:rsidR="00145000" w:rsidRPr="00334725" w:rsidRDefault="00145000" w:rsidP="005E14ED">
            <w:pPr>
              <w:ind w:left="1080"/>
              <w:rPr>
                <w:rFonts w:eastAsia="Calibri" w:cs="Calibri"/>
                <w:color w:val="000000"/>
              </w:rPr>
            </w:pPr>
            <w:r w:rsidRPr="00334725">
              <w:rPr>
                <w:rFonts w:eastAsia="Calibri" w:cs="Calibri"/>
                <w:color w:val="000000"/>
              </w:rPr>
              <w:t>a. The text, if present, SHOULD contain zero or one [0..1] reference/@value</w:t>
            </w:r>
            <w:r>
              <w:rPr>
                <w:rFonts w:eastAsia="Calibri" w:cs="Calibri"/>
                <w:color w:val="000000"/>
              </w:rPr>
              <w:t xml:space="preserve"> </w:t>
            </w:r>
            <w:r w:rsidRPr="00334725">
              <w:rPr>
                <w:rFonts w:eastAsia="Calibri" w:cs="Calibri"/>
                <w:color w:val="000000"/>
              </w:rPr>
              <w:t>(CONF: XXXX).</w:t>
            </w:r>
          </w:p>
          <w:p w14:paraId="53A9605D" w14:textId="77777777" w:rsidR="00145000" w:rsidRPr="00334725" w:rsidRDefault="00145000" w:rsidP="005E14ED">
            <w:pPr>
              <w:ind w:left="720" w:firstLine="720"/>
              <w:rPr>
                <w:rFonts w:eastAsia="Calibri" w:cs="Calibri"/>
                <w:color w:val="000000"/>
              </w:rPr>
            </w:pPr>
            <w:r w:rsidRPr="00334725">
              <w:rPr>
                <w:rFonts w:eastAsia="Calibri" w:cs="Calibri"/>
                <w:color w:val="000000"/>
              </w:rPr>
              <w:t>i. This reference/@value SHALL begin with a '#' and SHALL point to its</w:t>
            </w:r>
          </w:p>
          <w:p w14:paraId="23E2A85A" w14:textId="77777777" w:rsidR="00145000" w:rsidRPr="00334725" w:rsidRDefault="00145000" w:rsidP="005E14ED">
            <w:pPr>
              <w:ind w:left="1440"/>
              <w:rPr>
                <w:rFonts w:eastAsia="Calibri" w:cs="Calibri"/>
                <w:color w:val="000000"/>
              </w:rPr>
            </w:pPr>
            <w:r w:rsidRPr="00334725">
              <w:rPr>
                <w:rFonts w:eastAsia="Calibri" w:cs="Calibri"/>
                <w:color w:val="000000"/>
              </w:rPr>
              <w:t>corresponding narrative (using the approach defined in CDA R2.0,</w:t>
            </w:r>
          </w:p>
          <w:p w14:paraId="496152FF" w14:textId="77777777" w:rsidR="00145000" w:rsidRPr="00334725" w:rsidRDefault="00145000" w:rsidP="005E14ED">
            <w:pPr>
              <w:ind w:left="1440"/>
              <w:rPr>
                <w:rFonts w:eastAsia="Calibri" w:cs="Calibri"/>
                <w:color w:val="000000"/>
              </w:rPr>
            </w:pPr>
            <w:r w:rsidRPr="00334725">
              <w:rPr>
                <w:rFonts w:eastAsia="Calibri" w:cs="Calibri"/>
                <w:color w:val="000000"/>
              </w:rPr>
              <w:t>section 4.3.5.1) (CONF: XXXX).</w:t>
            </w:r>
          </w:p>
          <w:p w14:paraId="35B9D35C" w14:textId="77777777" w:rsidR="00145000" w:rsidRPr="00334725" w:rsidRDefault="00145000" w:rsidP="005E14ED">
            <w:pPr>
              <w:ind w:left="720"/>
              <w:rPr>
                <w:rFonts w:eastAsia="Calibri" w:cs="Calibri"/>
                <w:color w:val="000000"/>
              </w:rPr>
            </w:pPr>
            <w:r w:rsidRPr="00334725">
              <w:rPr>
                <w:rFonts w:eastAsia="Calibri" w:cs="Calibri"/>
                <w:color w:val="000000"/>
              </w:rPr>
              <w:t>MAY contain zero or one [0..1] originalText (CONF:XXXX).</w:t>
            </w:r>
          </w:p>
          <w:p w14:paraId="34EE3847" w14:textId="77777777" w:rsidR="00145000" w:rsidRPr="00334725" w:rsidRDefault="00145000" w:rsidP="005E14ED">
            <w:pPr>
              <w:ind w:left="1080"/>
              <w:rPr>
                <w:rFonts w:eastAsia="Calibri" w:cs="Calibri"/>
                <w:color w:val="000000"/>
              </w:rPr>
            </w:pPr>
            <w:r w:rsidRPr="00334725">
              <w:rPr>
                <w:rFonts w:eastAsia="Calibri" w:cs="Calibri"/>
                <w:color w:val="000000"/>
              </w:rPr>
              <w:t>a. The originalText, if present, SHOULD contain zero or one [0..1]</w:t>
            </w:r>
            <w:r>
              <w:rPr>
                <w:rFonts w:eastAsia="Calibri" w:cs="Calibri"/>
                <w:color w:val="000000"/>
              </w:rPr>
              <w:t xml:space="preserve"> </w:t>
            </w:r>
            <w:r w:rsidRPr="00334725">
              <w:rPr>
                <w:rFonts w:eastAsia="Calibri" w:cs="Calibri"/>
                <w:color w:val="000000"/>
              </w:rPr>
              <w:t>reference/@value (CONF:XXXX).</w:t>
            </w:r>
          </w:p>
          <w:p w14:paraId="31F1DD0D" w14:textId="77777777" w:rsidR="00145000" w:rsidRPr="00334725" w:rsidRDefault="00145000" w:rsidP="005E14ED">
            <w:pPr>
              <w:ind w:left="1530" w:hanging="90"/>
              <w:rPr>
                <w:rFonts w:eastAsia="Calibri" w:cs="Calibri"/>
                <w:color w:val="000000"/>
              </w:rPr>
            </w:pPr>
            <w:r w:rsidRPr="00334725">
              <w:rPr>
                <w:rFonts w:eastAsia="Calibri" w:cs="Calibri"/>
                <w:color w:val="000000"/>
              </w:rPr>
              <w:t>i. This reference/@value SHALL begin with a '#' and SHALL point to its</w:t>
            </w:r>
          </w:p>
          <w:p w14:paraId="26BA0CB9" w14:textId="77777777" w:rsidR="00145000" w:rsidRPr="00334725" w:rsidRDefault="00145000" w:rsidP="005E14ED">
            <w:pPr>
              <w:ind w:left="720"/>
              <w:rPr>
                <w:rFonts w:eastAsia="Calibri" w:cs="Calibri"/>
                <w:color w:val="000000"/>
              </w:rPr>
            </w:pPr>
            <w:r w:rsidRPr="00334725">
              <w:rPr>
                <w:rFonts w:eastAsia="Calibri" w:cs="Calibri"/>
                <w:color w:val="000000"/>
              </w:rPr>
              <w:t>corresponding narrative (using the approach defined in CDA R2.0,</w:t>
            </w:r>
          </w:p>
          <w:p w14:paraId="4A86D63F" w14:textId="24F2B738" w:rsidR="00145000" w:rsidRPr="00D14360" w:rsidRDefault="00145000" w:rsidP="005E14ED">
            <w:pPr>
              <w:ind w:left="720"/>
              <w:rPr>
                <w:rFonts w:eastAsia="Calibri" w:cs="Calibri"/>
                <w:color w:val="000000"/>
              </w:rPr>
            </w:pPr>
            <w:r w:rsidRPr="00334725">
              <w:rPr>
                <w:rFonts w:eastAsia="Calibri" w:cs="Calibri"/>
                <w:color w:val="000000"/>
              </w:rPr>
              <w:t>section 4.3.5.1) (CONF:XXXX).</w:t>
            </w:r>
            <w:r w:rsidRPr="00D14360">
              <w:rPr>
                <w:rStyle w:val="FootnoteReference"/>
                <w:rFonts w:eastAsia="Calibri" w:cs="Calibri"/>
                <w:color w:val="000000"/>
              </w:rPr>
              <w:footnoteReference w:id="30"/>
            </w:r>
            <w:r w:rsidRPr="00D14360">
              <w:rPr>
                <w:rFonts w:eastAsia="Calibri" w:cs="Calibri"/>
                <w:color w:val="000000"/>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rFonts w:eastAsia="Calibri" w:cs="Calibri"/>
          <w:color w:val="000000"/>
        </w:rPr>
      </w:pPr>
    </w:p>
    <w:p w14:paraId="635A340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00AB59EC" w:rsidRPr="00D14360">
        <w:rPr>
          <w:rStyle w:val="FootnoteReference"/>
          <w:rFonts w:eastAsia="Calibri" w:cs="Calibri"/>
          <w:color w:val="000000"/>
        </w:rPr>
        <w:footnoteReference w:id="31"/>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2"/>
      </w:r>
    </w:p>
    <w:p w14:paraId="1689CE4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Resources for more information: </w:t>
      </w:r>
    </w:p>
    <w:p w14:paraId="3FBA3675" w14:textId="5584448D" w:rsidR="00A10C4D" w:rsidRPr="00D14360" w:rsidRDefault="008B59D0" w:rsidP="0054522C">
      <w:pPr>
        <w:pStyle w:val="ListParagraph"/>
        <w:numPr>
          <w:ilvl w:val="0"/>
          <w:numId w:val="21"/>
        </w:numPr>
        <w:rPr>
          <w:rFonts w:eastAsia="Calibri" w:cs="Calibri"/>
          <w:color w:val="000000"/>
          <w:szCs w:val="22"/>
        </w:rPr>
      </w:pPr>
      <w:hyperlink r:id="rId29" w:history="1">
        <w:r w:rsidR="00A10C4D" w:rsidRPr="00D14360">
          <w:rPr>
            <w:rStyle w:val="Hyperlink"/>
            <w:rFonts w:eastAsia="Calibri" w:cs="Calibri"/>
            <w:szCs w:val="22"/>
          </w:rPr>
          <w:t>How to create narrative text linking in sections that contain machine-processable entries</w:t>
        </w:r>
        <w:r w:rsidR="005E7793" w:rsidRPr="00D14360">
          <w:rPr>
            <w:rStyle w:val="Hyperlink"/>
            <w:rFonts w:eastAsia="Calibri" w:cs="Calibri"/>
            <w:szCs w:val="22"/>
          </w:rPr>
          <w:t>.</w:t>
        </w:r>
      </w:hyperlink>
      <w:r w:rsidR="004134E2" w:rsidRPr="00D14360">
        <w:rPr>
          <w:rStyle w:val="FootnoteReference"/>
          <w:rFonts w:eastAsia="Calibri" w:cs="Calibri"/>
          <w:color w:val="000000"/>
          <w:szCs w:val="22"/>
        </w:rPr>
        <w:footnoteReference w:id="33"/>
      </w:r>
      <w:r w:rsidR="00A10C4D" w:rsidRPr="00D14360">
        <w:rPr>
          <w:rFonts w:eastAsia="Calibri" w:cs="Calibri"/>
          <w:color w:val="000000"/>
          <w:szCs w:val="22"/>
        </w:rPr>
        <w:t xml:space="preserve"> </w:t>
      </w:r>
    </w:p>
    <w:p w14:paraId="65C7EBBC" w14:textId="77777777" w:rsidR="00A10C4D" w:rsidRPr="00D14360" w:rsidRDefault="00A10C4D" w:rsidP="0054522C">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005E7793" w:rsidRPr="00D14360">
        <w:rPr>
          <w:rFonts w:eastAsia="Calibri" w:cs="Calibri"/>
          <w:color w:val="000000"/>
          <w:szCs w:val="22"/>
        </w:rPr>
        <w:t>.</w:t>
      </w:r>
      <w:r w:rsidR="004134E2" w:rsidRPr="00D14360">
        <w:rPr>
          <w:rStyle w:val="FootnoteReference"/>
          <w:rFonts w:eastAsia="Calibri" w:cs="Calibri"/>
          <w:color w:val="000000"/>
          <w:szCs w:val="22"/>
        </w:rPr>
        <w:footnoteReference w:id="34"/>
      </w:r>
    </w:p>
    <w:p w14:paraId="41AB8535" w14:textId="176E2D57" w:rsidR="00E35258" w:rsidRDefault="00E35258" w:rsidP="0054522C">
      <w:pPr>
        <w:pStyle w:val="ListParagraph"/>
        <w:numPr>
          <w:ilvl w:val="0"/>
          <w:numId w:val="21"/>
        </w:numPr>
        <w:spacing w:after="120"/>
        <w:rPr>
          <w:rFonts w:eastAsia="Calibri" w:cs="Calibri"/>
          <w:color w:val="000000"/>
          <w:szCs w:val="22"/>
        </w:rPr>
      </w:pPr>
      <w:r w:rsidRPr="00D14360">
        <w:rPr>
          <w:rFonts w:eastAsia="Calibri" w:cs="Calibri"/>
          <w:color w:val="000000"/>
          <w:szCs w:val="22"/>
        </w:rPr>
        <w:lastRenderedPageBreak/>
        <w:t>See sample documents provided with this Companion Guide.</w:t>
      </w:r>
    </w:p>
    <w:p w14:paraId="78CE22E4" w14:textId="77777777" w:rsidR="00D12EEA" w:rsidRPr="00D14360" w:rsidRDefault="00D12EEA" w:rsidP="00D12EEA">
      <w:pPr>
        <w:pStyle w:val="ListParagraph"/>
        <w:spacing w:after="120"/>
        <w:ind w:left="1080"/>
        <w:rPr>
          <w:rFonts w:eastAsia="Calibri" w:cs="Calibri"/>
          <w:color w:val="000000"/>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08F8A425" w14:textId="77777777" w:rsidTr="00254B4A">
        <w:trPr>
          <w:trHeight w:val="576"/>
        </w:trPr>
        <w:tc>
          <w:tcPr>
            <w:tcW w:w="715" w:type="dxa"/>
            <w:tcBorders>
              <w:right w:val="nil"/>
            </w:tcBorders>
            <w:shd w:val="clear" w:color="auto" w:fill="C6D9F1"/>
          </w:tcPr>
          <w:p w14:paraId="6C220A08" w14:textId="77777777" w:rsidR="00C246B7" w:rsidRPr="00C64922" w:rsidRDefault="00634398" w:rsidP="00C246B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14:paraId="21597021" w14:textId="2C9723B4" w:rsidR="00A765D9" w:rsidRPr="00D14360" w:rsidRDefault="00CE769F" w:rsidP="00A75661">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_Ref21850999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5.1.4</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_Ref21851002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Use of Consistent Identifiers</w:t>
      </w:r>
      <w:r w:rsidR="0009537F" w:rsidRPr="007770C6">
        <w:rPr>
          <w:rFonts w:eastAsia="Calibri" w:cs="Calibri"/>
          <w:color w:val="0000FF"/>
          <w:u w:val="single"/>
        </w:rPr>
        <w:fldChar w:fldCharType="end"/>
      </w:r>
    </w:p>
    <w:p w14:paraId="7F2F54DC" w14:textId="77777777" w:rsidR="00A10C4D" w:rsidRPr="00D14360" w:rsidRDefault="00A10C4D" w:rsidP="00A75661">
      <w:pPr>
        <w:spacing w:before="240"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eastAsia="Calibri" w:cs="Calibri"/>
          <w:color w:val="000000"/>
        </w:rPr>
        <w:footnoteReference w:id="35"/>
      </w:r>
      <w:r w:rsidRPr="00D14360">
        <w:rPr>
          <w:rFonts w:eastAsia="Calibri" w:cs="Calibri"/>
          <w:color w:val="000000"/>
        </w:rPr>
        <w:t xml:space="preserve"> </w:t>
      </w:r>
    </w:p>
    <w:p w14:paraId="55D788F0" w14:textId="77777777" w:rsidR="00A10C4D" w:rsidRPr="00D14360" w:rsidRDefault="00A10C4D" w:rsidP="00A75661">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00614C1D" w:rsidRPr="00D14360">
        <w:rPr>
          <w:rFonts w:eastAsia="Calibri" w:cs="Calibri"/>
          <w:color w:val="000000"/>
        </w:rPr>
        <w:t xml:space="preserve">Document Content </w:t>
      </w:r>
      <w:r w:rsidRPr="00D14360">
        <w:rPr>
          <w:rFonts w:eastAsia="Calibri" w:cs="Calibri"/>
          <w:color w:val="000000"/>
        </w:rPr>
        <w:t>Work Group’s guidance adopts the practice as a strict requirement.</w:t>
      </w:r>
      <w:r w:rsidR="00CE769F" w:rsidRPr="00D14360">
        <w:rPr>
          <w:rStyle w:val="FootnoteReference"/>
          <w:rFonts w:eastAsia="Calibri" w:cs="Calibri"/>
          <w:color w:val="000000"/>
        </w:rPr>
        <w:footnoteReference w:id="36"/>
      </w:r>
      <w:r w:rsidR="00A765D9" w:rsidRPr="00D14360">
        <w:rPr>
          <w:rFonts w:eastAsia="Calibri" w:cs="Calibri"/>
          <w:color w:val="000000"/>
        </w:rPr>
        <w:t xml:space="preserve"> </w:t>
      </w:r>
      <w:r w:rsidRPr="00D14360">
        <w:rPr>
          <w:rFonts w:eastAsia="Calibri" w:cs="Calibri"/>
          <w:color w:val="000000"/>
        </w:rPr>
        <w:t>This Companion Guide recommends that implement</w:t>
      </w:r>
      <w:r w:rsidR="00A765D9" w:rsidRPr="00D14360">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3B420EAE" w14:textId="77777777" w:rsidTr="00254B4A">
        <w:trPr>
          <w:trHeight w:val="576"/>
        </w:trPr>
        <w:tc>
          <w:tcPr>
            <w:tcW w:w="715" w:type="dxa"/>
            <w:tcBorders>
              <w:right w:val="nil"/>
            </w:tcBorders>
            <w:shd w:val="clear" w:color="auto" w:fill="C6D9F1"/>
          </w:tcPr>
          <w:p w14:paraId="48AD3355" w14:textId="77777777" w:rsidR="00C246B7" w:rsidRPr="00C64922" w:rsidRDefault="00634398" w:rsidP="00C246B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2D633178" w:rsidR="00FF6B69" w:rsidRPr="00D14360" w:rsidRDefault="00A10C4D" w:rsidP="00FF6B69">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parentDocument relationship.</w:t>
      </w:r>
      <w:r w:rsidRPr="00D14360">
        <w:rPr>
          <w:rStyle w:val="FootnoteReference"/>
          <w:rFonts w:eastAsia="Calibri" w:cs="Calibri"/>
          <w:color w:val="000000"/>
        </w:rPr>
        <w:footnoteReference w:id="37"/>
      </w:r>
      <w:r w:rsidR="00FF6B69" w:rsidRPr="00D14360">
        <w:rPr>
          <w:rFonts w:eastAsia="Calibri" w:cs="Calibri"/>
          <w:color w:val="000000"/>
        </w:rPr>
        <w:t xml:space="preserve"> Since senders will not know what a receiver stored, it is preferable to always send a complete document that replaces the prior document, then indicate the parent document being replaced by including it with the replace relationship (typeCode=”RPLC”).</w:t>
      </w:r>
      <w:r w:rsidR="00FF6B69" w:rsidRPr="00D14360">
        <w:rPr>
          <w:rStyle w:val="FootnoteReference"/>
          <w:rFonts w:eastAsia="Calibri" w:cs="Calibri"/>
          <w:color w:val="000000"/>
        </w:rPr>
        <w:footnoteReference w:id="3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2D901E23" w14:textId="77777777" w:rsidTr="00254B4A">
        <w:trPr>
          <w:cantSplit/>
        </w:trPr>
        <w:tc>
          <w:tcPr>
            <w:tcW w:w="725" w:type="dxa"/>
            <w:tcBorders>
              <w:right w:val="nil"/>
            </w:tcBorders>
            <w:shd w:val="clear" w:color="auto" w:fill="C6D9F1"/>
          </w:tcPr>
          <w:p w14:paraId="7C51BE5E" w14:textId="77777777" w:rsidR="00C246B7" w:rsidRPr="00D14360" w:rsidRDefault="00634398" w:rsidP="00C246B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 xml:space="preserve">SHOULD send a complete document and use the replace relationship (typeCode=”RPLC”)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254B4A">
        <w:tc>
          <w:tcPr>
            <w:tcW w:w="725" w:type="dxa"/>
            <w:tcBorders>
              <w:right w:val="nil"/>
            </w:tcBorders>
            <w:shd w:val="clear" w:color="auto" w:fill="C6D9F1"/>
          </w:tcPr>
          <w:p w14:paraId="0CE0F797" w14:textId="77777777" w:rsidR="00FF6B69" w:rsidRPr="00AD08FB" w:rsidRDefault="00634398" w:rsidP="00FF6B69">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D870B49" w14:textId="77777777" w:rsidR="00FF6B69" w:rsidRPr="00AD08FB" w:rsidRDefault="00FF6B69" w:rsidP="00D14360">
            <w:pPr>
              <w:rPr>
                <w:rFonts w:cs="Calibri"/>
              </w:rPr>
            </w:pPr>
            <w:r w:rsidRPr="00AD08FB">
              <w:rPr>
                <w:rFonts w:cs="Calibri"/>
              </w:rPr>
              <w:t>C-CDA Content Consumers SHOULD support replacing a prior version of a document</w:t>
            </w:r>
            <w:r w:rsidR="00AE76D9" w:rsidRPr="00AD08FB">
              <w:rPr>
                <w:rFonts w:cs="Calibri"/>
              </w:rPr>
              <w:t xml:space="preserve"> </w:t>
            </w:r>
            <w:r w:rsidR="00AE76D9" w:rsidRPr="00AD08FB">
              <w:rPr>
                <w:rFonts w:cs="Calibri"/>
                <w:color w:val="000000"/>
              </w:rPr>
              <w:t xml:space="preserve">when a document is received that indicates it is a replacement for a prior document. </w:t>
            </w:r>
            <w:r w:rsidRPr="00AD08FB">
              <w:rPr>
                <w:rFonts w:cs="Calibri"/>
                <w:b/>
                <w:bCs/>
              </w:rPr>
              <w:t xml:space="preserve"> </w:t>
            </w:r>
            <w:r w:rsidR="00AA382A" w:rsidRPr="00AD08FB">
              <w:rPr>
                <w:b/>
                <w:bCs/>
                <w:color w:val="000000"/>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9"/>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17410F35" w14:textId="77777777" w:rsidTr="007770C6">
        <w:tc>
          <w:tcPr>
            <w:tcW w:w="725" w:type="dxa"/>
            <w:tcBorders>
              <w:left w:val="single" w:sz="4" w:space="0" w:color="auto"/>
              <w:right w:val="nil"/>
            </w:tcBorders>
            <w:shd w:val="clear" w:color="auto" w:fill="C6D9F1"/>
          </w:tcPr>
          <w:p w14:paraId="49F5982B" w14:textId="77777777" w:rsidR="001A1780" w:rsidRPr="00D14360" w:rsidRDefault="00634398" w:rsidP="00D14360">
            <w:pPr>
              <w:autoSpaceDE w:val="0"/>
              <w:autoSpaceDN w:val="0"/>
              <w:adjustRightInd w:val="0"/>
              <w:spacing w:after="120"/>
              <w:ind w:left="792" w:hanging="806"/>
              <w:rPr>
                <w:rFonts w:eastAsia="Calibri" w:cs="Calibri"/>
                <w:b/>
                <w:color w:val="000000"/>
              </w:rPr>
            </w:pPr>
            <w:r>
              <w:rPr>
                <w:noProof/>
              </w:rPr>
              <w:lastRenderedPageBreak/>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6DDB75BF" w14:textId="77777777" w:rsidR="001A1780" w:rsidRPr="00D14360" w:rsidRDefault="001A1780" w:rsidP="00D14360">
            <w:pPr>
              <w:autoSpaceDE w:val="0"/>
              <w:autoSpaceDN w:val="0"/>
              <w:adjustRightInd w:val="0"/>
              <w:spacing w:after="120"/>
              <w:ind w:left="-14" w:hanging="14"/>
              <w:rPr>
                <w:rFonts w:eastAsia="Calibri" w:cs="Calibri"/>
                <w:color w:val="000000"/>
              </w:rPr>
            </w:pPr>
            <w:r w:rsidRPr="00D14360">
              <w:rPr>
                <w:rFonts w:eastAsia="Calibri" w:cs="Calibri"/>
                <w:color w:val="000000"/>
              </w:rPr>
              <w:t>Document creators SHOULD use the setId and version in the US Realm Header to identify a specific document (document type, patient and visit) the initial version and any successor documents shall use the same setId and increment the version.</w:t>
            </w:r>
            <w:r w:rsidR="00F34381" w:rsidRPr="00D14360">
              <w:rPr>
                <w:rFonts w:eastAsia="Calibri" w:cs="Calibri"/>
                <w:color w:val="000000"/>
              </w:rPr>
              <w:t xml:space="preserve"> </w:t>
            </w:r>
            <w:r w:rsidR="00F34381" w:rsidRPr="00D14360">
              <w:rPr>
                <w:b/>
                <w:bCs/>
              </w:rPr>
              <w:t>[</w:t>
            </w:r>
            <w:r w:rsidR="00F34381" w:rsidRPr="00D14360">
              <w:rPr>
                <w:rFonts w:eastAsia="Calibri" w:cs="Calibri"/>
                <w:b/>
                <w:color w:val="000000"/>
              </w:rPr>
              <w:t>AIGEX-DS1</w:t>
            </w:r>
            <w:r w:rsidR="00F34381" w:rsidRPr="00D14360">
              <w:rPr>
                <w:b/>
                <w:bCs/>
              </w:rPr>
              <w:t>]</w:t>
            </w:r>
          </w:p>
        </w:tc>
      </w:tr>
    </w:tbl>
    <w:p w14:paraId="35F1309B" w14:textId="77777777" w:rsidR="00264F83" w:rsidRPr="00D14360" w:rsidRDefault="00264F83" w:rsidP="00A76075">
      <w:pPr>
        <w:spacing w:after="120"/>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254B4A">
        <w:trPr>
          <w:trHeight w:val="490"/>
        </w:trPr>
        <w:tc>
          <w:tcPr>
            <w:tcW w:w="725" w:type="dxa"/>
            <w:tcBorders>
              <w:right w:val="nil"/>
            </w:tcBorders>
            <w:shd w:val="clear" w:color="auto" w:fill="BDD6EE"/>
          </w:tcPr>
          <w:p w14:paraId="00E287AC" w14:textId="77777777" w:rsidR="00AE76D9" w:rsidRPr="00C64922" w:rsidRDefault="00634398" w:rsidP="00A75344">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setId and versionNumber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254B4A">
        <w:tc>
          <w:tcPr>
            <w:tcW w:w="725" w:type="dxa"/>
            <w:tcBorders>
              <w:right w:val="nil"/>
            </w:tcBorders>
            <w:shd w:val="clear" w:color="auto" w:fill="C6D9F1"/>
          </w:tcPr>
          <w:p w14:paraId="202C4560" w14:textId="77777777" w:rsidR="00C246B7" w:rsidRPr="00C64922" w:rsidRDefault="00634398" w:rsidP="00C246B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eastAsia="Calibri" w:cs="Calibri"/>
          <w:color w:val="000000"/>
        </w:rPr>
      </w:pPr>
      <w:r w:rsidRPr="00D14360">
        <w:rPr>
          <w:rFonts w:eastAsia="Calibri" w:cs="Calibri"/>
          <w:color w:val="000000"/>
        </w:rPr>
        <w:t>NOTE: IHE calls CDA templates “content modules”.</w:t>
      </w:r>
    </w:p>
    <w:p w14:paraId="61D04EE3" w14:textId="77777777" w:rsidR="00A10C4D" w:rsidRPr="00D14360" w:rsidRDefault="00A10C4D" w:rsidP="005E7793">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40"/>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66AE55DA" w14:textId="77777777" w:rsidTr="003A3D50">
        <w:tc>
          <w:tcPr>
            <w:tcW w:w="725" w:type="dxa"/>
            <w:tcBorders>
              <w:right w:val="nil"/>
            </w:tcBorders>
            <w:shd w:val="clear" w:color="auto" w:fill="C6D9F1"/>
          </w:tcPr>
          <w:p w14:paraId="0F6F373B" w14:textId="77777777" w:rsidR="00C246B7" w:rsidRPr="00C64922" w:rsidRDefault="00634398" w:rsidP="00C246B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4493D7E1" w:rsidR="00A10C4D"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Declaring_Business_Rules" w:history="1">
        <w:r w:rsidR="00693FC4" w:rsidRPr="00AD08FB">
          <w:rPr>
            <w:rStyle w:val="Hyperlink"/>
            <w:rFonts w:eastAsia="Calibri" w:cs="Calibri"/>
            <w:color w:val="000000"/>
            <w:u w:val="none"/>
          </w:rPr>
          <w:t xml:space="preserve"> </w:t>
        </w:r>
        <w:r w:rsidR="00693FC4" w:rsidRPr="007770C6">
          <w:rPr>
            <w:rStyle w:val="Hyperlink"/>
            <w:rFonts w:eastAsia="Calibri" w:cs="Calibri"/>
          </w:rPr>
          <w:t>4.2.8 Declaring Business Rules that Limit Section Content</w:t>
        </w:r>
        <w:r w:rsidRPr="00AD08FB">
          <w:rPr>
            <w:rStyle w:val="Hyperlink"/>
            <w:rFonts w:eastAsia="Calibri" w:cs="Calibri"/>
            <w:color w:val="000000"/>
            <w:u w:val="none"/>
          </w:rPr>
          <w:t>;</w:t>
        </w:r>
      </w:hyperlink>
      <w:r w:rsidR="00A10C4D" w:rsidRPr="00AD08FB">
        <w:rPr>
          <w:rFonts w:eastAsia="Calibri" w:cs="Calibri"/>
          <w:color w:val="000000"/>
        </w:rPr>
        <w:t xml:space="preserve"> </w:t>
      </w:r>
      <w:hyperlink w:anchor="_Specifying_Time_Intervals" w:history="1">
        <w:r w:rsidR="00A10C4D" w:rsidRPr="007770C6">
          <w:rPr>
            <w:rStyle w:val="Hyperlink"/>
            <w:rFonts w:eastAsia="Calibri" w:cs="Calibri"/>
          </w:rPr>
          <w:t>5.</w:t>
        </w:r>
        <w:r w:rsidR="00A26B75" w:rsidRPr="007770C6">
          <w:rPr>
            <w:rStyle w:val="Hyperlink"/>
            <w:rFonts w:eastAsia="Calibri" w:cs="Calibri"/>
          </w:rPr>
          <w:t>1.</w:t>
        </w:r>
        <w:r w:rsidR="00567AB0" w:rsidRPr="007770C6">
          <w:rPr>
            <w:rStyle w:val="Hyperlink"/>
            <w:rFonts w:eastAsia="Calibri" w:cs="Calibri"/>
          </w:rPr>
          <w:t>8 Specifying Time Intervals for Sections with Limits</w:t>
        </w:r>
      </w:hyperlink>
    </w:p>
    <w:p w14:paraId="3450DA91" w14:textId="77777777" w:rsidR="00A10C4D" w:rsidRDefault="00A10C4D" w:rsidP="00C17F49">
      <w:pPr>
        <w:pStyle w:val="Heading3"/>
      </w:pPr>
      <w:bookmarkStart w:id="367" w:name="_4n20rgioqf2d" w:colFirst="0" w:colLast="0"/>
      <w:bookmarkStart w:id="368" w:name="_Toc10695566"/>
      <w:bookmarkStart w:id="369" w:name="_Toc11043562"/>
      <w:bookmarkStart w:id="370" w:name="_Toc11045560"/>
      <w:bookmarkStart w:id="371" w:name="_Toc11391230"/>
      <w:bookmarkStart w:id="372" w:name="_Toc127519110"/>
      <w:bookmarkStart w:id="373" w:name="_Toc119939793"/>
      <w:bookmarkEnd w:id="367"/>
      <w:r w:rsidRPr="00C64922">
        <w:t>Content Consumer Responsibilities</w:t>
      </w:r>
      <w:bookmarkEnd w:id="368"/>
      <w:bookmarkEnd w:id="369"/>
      <w:bookmarkEnd w:id="370"/>
      <w:bookmarkEnd w:id="371"/>
      <w:bookmarkEnd w:id="372"/>
      <w:bookmarkEnd w:id="373"/>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254B4A">
        <w:tc>
          <w:tcPr>
            <w:tcW w:w="725" w:type="dxa"/>
            <w:tcBorders>
              <w:right w:val="nil"/>
            </w:tcBorders>
            <w:shd w:val="clear" w:color="auto" w:fill="C6D9F1"/>
          </w:tcPr>
          <w:p w14:paraId="1CDDC9F7" w14:textId="77777777" w:rsidR="00C246B7" w:rsidRPr="00C64922" w:rsidRDefault="00634398" w:rsidP="00C246B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DF16F7" w:rsidRPr="00D14360">
        <w:rPr>
          <w:rStyle w:val="FootnoteReference"/>
          <w:rFonts w:eastAsia="Calibri" w:cs="Calibri"/>
          <w:color w:val="000000"/>
        </w:rPr>
        <w:footnoteReference w:id="41"/>
      </w:r>
      <w:r w:rsidRPr="00D14360">
        <w:rPr>
          <w:rFonts w:eastAsia="Calibri" w:cs="Calibri"/>
          <w:color w:val="000000"/>
        </w:rPr>
        <w:t xml:space="preserve"> Chapter 7.4 establishes these conformance rules which apply to Content Consumers for handling document validation:</w:t>
      </w:r>
      <w:r w:rsidR="00C246B7" w:rsidRPr="00D14360">
        <w:rPr>
          <w:rFonts w:eastAsia="Calibri"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50"/>
      </w:tblGrid>
      <w:tr w:rsidR="00254B4A" w:rsidRPr="00C64922" w14:paraId="0B3544B3" w14:textId="77777777" w:rsidTr="00254B4A">
        <w:trPr>
          <w:trHeight w:val="503"/>
        </w:trPr>
        <w:tc>
          <w:tcPr>
            <w:tcW w:w="725" w:type="dxa"/>
            <w:tcBorders>
              <w:right w:val="nil"/>
            </w:tcBorders>
            <w:shd w:val="clear" w:color="auto" w:fill="C6D9F1"/>
          </w:tcPr>
          <w:p w14:paraId="688DB2E7" w14:textId="77777777" w:rsidR="00C246B7" w:rsidRPr="00D14360" w:rsidRDefault="00634398" w:rsidP="00D14360">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1F15323E" w14:textId="77777777" w:rsidR="00C246B7" w:rsidRPr="00D14360" w:rsidRDefault="00C246B7" w:rsidP="00D14360">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sdtc extensions included. </w:t>
            </w:r>
            <w:r w:rsidRPr="007770C6">
              <w:rPr>
                <w:rFonts w:eastAsia="Calibri" w:cs="Calibri"/>
                <w:b/>
                <w:bCs/>
                <w:color w:val="000000"/>
              </w:rPr>
              <w:t>[AIGEX-VR1]</w:t>
            </w:r>
          </w:p>
        </w:tc>
      </w:tr>
      <w:tr w:rsidR="00254B4A" w:rsidRPr="00C64922" w14:paraId="7CA30142" w14:textId="77777777" w:rsidTr="00254B4A">
        <w:tc>
          <w:tcPr>
            <w:tcW w:w="725" w:type="dxa"/>
            <w:tcBorders>
              <w:right w:val="nil"/>
            </w:tcBorders>
            <w:shd w:val="clear" w:color="auto" w:fill="C6D9F1"/>
          </w:tcPr>
          <w:p w14:paraId="15994825" w14:textId="77777777" w:rsidR="00C246B7" w:rsidRPr="00C64922" w:rsidRDefault="00634398" w:rsidP="00D14360">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4716100"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templateId and extension. </w:t>
            </w:r>
            <w:r w:rsidRPr="007770C6">
              <w:rPr>
                <w:rFonts w:eastAsia="Calibri" w:cs="Calibri"/>
                <w:b/>
                <w:bCs/>
                <w:color w:val="000000"/>
              </w:rPr>
              <w:t>[AIGEX-VR2]</w:t>
            </w:r>
          </w:p>
        </w:tc>
      </w:tr>
      <w:tr w:rsidR="00254B4A" w:rsidRPr="00C64922" w14:paraId="60952B24" w14:textId="77777777" w:rsidTr="00254B4A">
        <w:tc>
          <w:tcPr>
            <w:tcW w:w="725" w:type="dxa"/>
            <w:tcBorders>
              <w:right w:val="nil"/>
            </w:tcBorders>
            <w:shd w:val="clear" w:color="auto" w:fill="C6D9F1"/>
          </w:tcPr>
          <w:p w14:paraId="14742D07" w14:textId="77777777" w:rsidR="00C246B7" w:rsidRPr="00C64922" w:rsidRDefault="00634398" w:rsidP="00D14360">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47F01652"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00254B4A" w:rsidRPr="00C64922" w14:paraId="21EB7580" w14:textId="77777777" w:rsidTr="00254B4A">
        <w:tc>
          <w:tcPr>
            <w:tcW w:w="725" w:type="dxa"/>
            <w:tcBorders>
              <w:right w:val="nil"/>
            </w:tcBorders>
            <w:shd w:val="clear" w:color="auto" w:fill="C6D9F1"/>
          </w:tcPr>
          <w:p w14:paraId="55A4FEBC" w14:textId="77777777" w:rsidR="00C246B7" w:rsidRPr="00C64922" w:rsidRDefault="00634398" w:rsidP="00D14360">
            <w:pPr>
              <w:tabs>
                <w:tab w:val="left" w:pos="249"/>
              </w:tabs>
              <w:autoSpaceDE w:val="0"/>
              <w:autoSpaceDN w:val="0"/>
              <w:adjustRightInd w:val="0"/>
              <w:spacing w:after="120"/>
              <w:rPr>
                <w:noProof/>
              </w:rPr>
            </w:pPr>
            <w:r>
              <w:rPr>
                <w:noProof/>
              </w:rPr>
              <w:lastRenderedPageBreak/>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5CD5966" w14:textId="41660DCA" w:rsidR="00C246B7" w:rsidRPr="00D14360" w:rsidRDefault="00C246B7" w:rsidP="00D14360">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00DF16F7" w:rsidRPr="007770C6">
              <w:rPr>
                <w:rFonts w:eastAsia="Calibri" w:cs="Calibri"/>
                <w:b/>
                <w:color w:val="000000"/>
              </w:rPr>
              <w:t>-</w:t>
            </w:r>
            <w:r w:rsidRPr="007770C6">
              <w:rPr>
                <w:rFonts w:eastAsia="Calibri" w:cs="Calibri"/>
                <w:b/>
                <w:color w:val="000000"/>
              </w:rPr>
              <w:t>VR</w:t>
            </w:r>
            <w:r w:rsidR="00DF16F7" w:rsidRPr="007770C6">
              <w:rPr>
                <w:rFonts w:eastAsia="Calibri" w:cs="Calibri"/>
                <w:b/>
                <w:color w:val="000000"/>
              </w:rPr>
              <w:t>4</w:t>
            </w:r>
            <w:r w:rsidRPr="007770C6">
              <w:rPr>
                <w:rFonts w:eastAsia="Calibri" w:cs="Calibri"/>
                <w:b/>
                <w:color w:val="000000"/>
              </w:rPr>
              <w:t>]</w:t>
            </w:r>
          </w:p>
        </w:tc>
      </w:tr>
    </w:tbl>
    <w:p w14:paraId="61076200" w14:textId="77777777" w:rsidR="005E7793" w:rsidRPr="00D14360" w:rsidRDefault="005E7793" w:rsidP="003A3D50">
      <w:pPr>
        <w:rPr>
          <w:rFonts w:eastAsia="Calibri" w:cs="Calibri"/>
          <w:color w:val="000000"/>
        </w:rPr>
      </w:pPr>
    </w:p>
    <w:p w14:paraId="7347842C"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section.text information present in the document. The position suggested Content Consumers SHOULD NOT reject documents that did not conform to the C-CDA R2.1 specification for the </w:t>
      </w:r>
      <w:r w:rsidR="00264F83" w:rsidRPr="00D14360">
        <w:rPr>
          <w:rFonts w:eastAsia="Calibri" w:cs="Calibri"/>
          <w:color w:val="000000"/>
        </w:rPr>
        <w:t>declared</w:t>
      </w:r>
      <w:r w:rsidRPr="00D14360">
        <w:rPr>
          <w:rFonts w:eastAsia="Calibri" w:cs="Calibri"/>
          <w:color w:val="000000"/>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254B4A">
        <w:trPr>
          <w:trHeight w:val="953"/>
        </w:trPr>
        <w:tc>
          <w:tcPr>
            <w:tcW w:w="725" w:type="dxa"/>
            <w:tcBorders>
              <w:right w:val="nil"/>
            </w:tcBorders>
            <w:shd w:val="clear" w:color="auto" w:fill="C6D9F1"/>
          </w:tcPr>
          <w:p w14:paraId="21D367D9" w14:textId="77777777" w:rsidR="004038CF" w:rsidRPr="003B0179" w:rsidRDefault="00634398" w:rsidP="00C246B7">
            <w:pPr>
              <w:pStyle w:val="BodyText"/>
              <w:rPr>
                <w:rFonts w:asciiTheme="minorHAnsi" w:hAnsiTheme="minorHAnsi" w:cstheme="minorHAnsi"/>
                <w:noProof/>
                <w:lang w:bidi="ar-SA"/>
              </w:rPr>
            </w:pPr>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643C301" w14:textId="6339AEF6" w:rsidR="004038CF" w:rsidRPr="00DF5244" w:rsidRDefault="00010F33" w:rsidP="003B0179">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00A17D8D" w:rsidRPr="007770C6">
              <w:rPr>
                <w:rFonts w:asciiTheme="minorHAnsi" w:eastAsia="Calibri" w:hAnsiTheme="minorHAnsi" w:cstheme="minorHAnsi"/>
                <w:color w:val="000000"/>
              </w:rPr>
              <w:t>However, rejecting documents based on an entity’s validation rules or for structural issues may reduce or delay availability of valid clinical data.</w:t>
            </w:r>
            <w:r w:rsidR="004038CF" w:rsidRPr="007770C6">
              <w:rPr>
                <w:rFonts w:asciiTheme="minorHAnsi" w:eastAsia="Calibri" w:hAnsiTheme="minorHAnsi" w:cstheme="minorHAnsi"/>
                <w:color w:val="000000"/>
              </w:rPr>
              <w:t xml:space="preserve"> </w:t>
            </w:r>
            <w:r w:rsidR="00AA382A" w:rsidRPr="007770C6">
              <w:rPr>
                <w:rFonts w:asciiTheme="minorHAnsi" w:hAnsiTheme="minorHAnsi" w:cstheme="minorHAnsi"/>
                <w:b/>
                <w:bCs/>
                <w:color w:val="000000"/>
              </w:rPr>
              <w:t>[BP-020]</w:t>
            </w:r>
          </w:p>
        </w:tc>
      </w:tr>
      <w:tr w:rsidR="00C65ED0" w:rsidRPr="00C64922" w:rsidDel="00DF16F7" w14:paraId="21654848" w14:textId="77777777" w:rsidTr="00254B4A">
        <w:tc>
          <w:tcPr>
            <w:tcW w:w="725" w:type="dxa"/>
            <w:tcBorders>
              <w:right w:val="nil"/>
            </w:tcBorders>
            <w:shd w:val="clear" w:color="auto" w:fill="C6D9F1"/>
          </w:tcPr>
          <w:p w14:paraId="09CB10A8" w14:textId="77777777" w:rsidR="00C65ED0" w:rsidRDefault="00634398" w:rsidP="00A26B75">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E4AA9EA" w14:textId="77777777" w:rsidR="00C65ED0" w:rsidRPr="003A3D50" w:rsidDel="00FF6B69" w:rsidRDefault="00C65ED0" w:rsidP="00C65ED0">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2"/>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65ED0" w:rsidRPr="00C64922" w14:paraId="7CEFD758" w14:textId="77777777" w:rsidTr="00254B4A">
        <w:trPr>
          <w:trHeight w:val="827"/>
        </w:trPr>
        <w:tc>
          <w:tcPr>
            <w:tcW w:w="725" w:type="dxa"/>
            <w:tcBorders>
              <w:right w:val="nil"/>
            </w:tcBorders>
            <w:shd w:val="clear" w:color="auto" w:fill="BDD6EE"/>
          </w:tcPr>
          <w:p w14:paraId="5248AE5C" w14:textId="77777777" w:rsidR="00C65ED0" w:rsidRPr="005E1ED2" w:rsidRDefault="00634398" w:rsidP="003414CA">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4955D597" w14:textId="77777777" w:rsidR="00C65ED0" w:rsidRPr="00916D2D" w:rsidRDefault="00AA382A" w:rsidP="003A3D50">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14:paraId="182554D7" w14:textId="77777777" w:rsidR="00C65ED0" w:rsidRDefault="00C65ED0" w:rsidP="00B505D2">
      <w:pPr>
        <w:spacing w:after="120"/>
        <w:rPr>
          <w:rFonts w:eastAsia="Calibri" w:cs="Calibri"/>
          <w:color w:val="000000"/>
        </w:rPr>
      </w:pPr>
    </w:p>
    <w:p w14:paraId="6B3477F9" w14:textId="77777777" w:rsidR="00A10C4D" w:rsidRPr="00D14360" w:rsidRDefault="00A10C4D" w:rsidP="00B505D2">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r w:rsidRPr="003A3D50">
        <w:rPr>
          <w:rFonts w:eastAsia="Calibri" w:cs="Calibri"/>
          <w:i/>
          <w:iCs/>
          <w:color w:val="000000"/>
        </w:rPr>
        <w:t>e.g.</w:t>
      </w:r>
      <w:r w:rsidRPr="00D14360">
        <w:rPr>
          <w:rFonts w:eastAsia="Calibri" w:cs="Calibri"/>
          <w:color w:val="000000"/>
        </w:rPr>
        <w:t xml:space="preserve"> via Direct, query, etc.). Some systems cannot link to prior versions using relatedDocument/parentDocument/id. Due to this inconsistent implementation of linking to parent documents, receiving systems may link to prior versions by using encompassingEncounter/id.</w:t>
      </w:r>
      <w:r w:rsidRPr="00D14360">
        <w:rPr>
          <w:rStyle w:val="FootnoteReference"/>
          <w:rFonts w:eastAsia="Calibri" w:cs="Calibri"/>
          <w:color w:val="000000"/>
        </w:rPr>
        <w:footnoteReference w:id="43"/>
      </w:r>
    </w:p>
    <w:p w14:paraId="56EB6A51" w14:textId="76CD9C77" w:rsidR="00A10C4D" w:rsidRPr="00D14360" w:rsidRDefault="00212693" w:rsidP="005E7793">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Options_for_Temporarily" w:history="1">
        <w:r w:rsidR="00A10C4D" w:rsidRPr="00AD08FB">
          <w:rPr>
            <w:rStyle w:val="Hyperlink"/>
            <w:rFonts w:eastAsia="Calibri" w:cs="Calibri"/>
            <w:color w:val="000000"/>
            <w:u w:val="none"/>
          </w:rPr>
          <w:t xml:space="preserve"> </w:t>
        </w:r>
        <w:r w:rsidR="00A26B75" w:rsidRPr="007770C6">
          <w:rPr>
            <w:rStyle w:val="Hyperlink"/>
            <w:rFonts w:eastAsia="Calibri" w:cs="Calibri"/>
          </w:rPr>
          <w:t>2.8</w:t>
        </w:r>
        <w:r w:rsidR="00A10C4D" w:rsidRPr="007770C6">
          <w:rPr>
            <w:rStyle w:val="Hyperlink"/>
            <w:rFonts w:eastAsia="Calibri" w:cs="Calibri"/>
          </w:rPr>
          <w:t xml:space="preserve"> Options for </w:t>
        </w:r>
        <w:r w:rsidRPr="007770C6">
          <w:rPr>
            <w:rStyle w:val="Hyperlink"/>
            <w:rFonts w:eastAsia="Calibri" w:cs="Calibri"/>
          </w:rPr>
          <w:t>Temporarily Unavailable D</w:t>
        </w:r>
        <w:r w:rsidR="00A10C4D" w:rsidRPr="007770C6">
          <w:rPr>
            <w:rStyle w:val="Hyperlink"/>
            <w:rFonts w:eastAsia="Calibri" w:cs="Calibri"/>
          </w:rPr>
          <w:t>ata</w:t>
        </w:r>
      </w:hyperlink>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254B4A">
        <w:tc>
          <w:tcPr>
            <w:tcW w:w="725" w:type="dxa"/>
            <w:tcBorders>
              <w:right w:val="nil"/>
            </w:tcBorders>
            <w:shd w:val="clear" w:color="auto" w:fill="C6D9F1"/>
          </w:tcPr>
          <w:p w14:paraId="205A7DC5" w14:textId="77777777" w:rsidR="00C246B7" w:rsidRPr="00C64922" w:rsidRDefault="00634398" w:rsidP="00C246B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C-CDA Content Consumers SHOULD use setId and versionNumber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D53140" w14:paraId="05AF816B" w14:textId="77777777" w:rsidTr="00254B4A">
        <w:trPr>
          <w:trHeight w:val="503"/>
        </w:trPr>
        <w:tc>
          <w:tcPr>
            <w:tcW w:w="720" w:type="dxa"/>
            <w:tcBorders>
              <w:right w:val="nil"/>
            </w:tcBorders>
            <w:shd w:val="clear" w:color="auto" w:fill="C6D9F1"/>
          </w:tcPr>
          <w:p w14:paraId="62D47CE7" w14:textId="77777777" w:rsidR="00D53140" w:rsidRPr="00D14360" w:rsidRDefault="00634398" w:rsidP="007770C6">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CC892AC" w14:textId="77777777" w:rsidR="00D53140" w:rsidRPr="00D14360" w:rsidRDefault="00D53140" w:rsidP="00D14360">
            <w:pPr>
              <w:spacing w:after="60"/>
              <w:rPr>
                <w:rFonts w:eastAsia="Calibri" w:cs="Calibri"/>
                <w:color w:val="000000"/>
              </w:rPr>
            </w:pPr>
            <w:r w:rsidRPr="00D14360">
              <w:rPr>
                <w:rFonts w:eastAsia="Calibri" w:cs="Calibri"/>
                <w:color w:val="000000"/>
              </w:rPr>
              <w:t>Document recipients SHOULD recognize, associate, and make available versions of documents as defined by the setId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14:paraId="6D525882" w14:textId="77777777" w:rsidTr="00254B4A">
        <w:trPr>
          <w:trHeight w:val="368"/>
        </w:trPr>
        <w:tc>
          <w:tcPr>
            <w:tcW w:w="720" w:type="dxa"/>
            <w:tcBorders>
              <w:right w:val="nil"/>
            </w:tcBorders>
            <w:shd w:val="clear" w:color="auto" w:fill="C6D9F1"/>
          </w:tcPr>
          <w:p w14:paraId="39048A70" w14:textId="77777777" w:rsidR="00D53140" w:rsidRPr="00D14360" w:rsidRDefault="00634398" w:rsidP="007770C6">
            <w:pPr>
              <w:rPr>
                <w:rFonts w:eastAsia="Calibri" w:cs="Calibri"/>
                <w:color w:val="000000"/>
              </w:rPr>
            </w:pPr>
            <w:r>
              <w:rPr>
                <w:noProof/>
              </w:rPr>
              <w:lastRenderedPageBreak/>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7E3FB6B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setId and version. </w:t>
            </w:r>
            <w:r w:rsidRPr="007770C6">
              <w:rPr>
                <w:rFonts w:eastAsia="Calibri" w:cs="Calibri"/>
                <w:b/>
                <w:bCs/>
                <w:color w:val="000000"/>
              </w:rPr>
              <w:t>[AIGEX-DS3]</w:t>
            </w:r>
            <w:r w:rsidR="006F3BC6" w:rsidRPr="00D14360">
              <w:rPr>
                <w:rStyle w:val="FootnoteReference"/>
                <w:rFonts w:eastAsia="Calibri" w:cs="Calibri"/>
                <w:color w:val="000000"/>
              </w:rPr>
              <w:footnoteReference w:id="44"/>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254B4A">
        <w:trPr>
          <w:trHeight w:val="490"/>
        </w:trPr>
        <w:tc>
          <w:tcPr>
            <w:tcW w:w="725" w:type="dxa"/>
            <w:tcBorders>
              <w:right w:val="nil"/>
            </w:tcBorders>
            <w:shd w:val="clear" w:color="auto" w:fill="C6D9F1"/>
          </w:tcPr>
          <w:p w14:paraId="0F66A4BF" w14:textId="77777777" w:rsidR="00D53140" w:rsidRPr="00C64922" w:rsidRDefault="00634398" w:rsidP="00510672">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254B4A">
        <w:trPr>
          <w:trHeight w:val="490"/>
        </w:trPr>
        <w:tc>
          <w:tcPr>
            <w:tcW w:w="725" w:type="dxa"/>
            <w:tcBorders>
              <w:right w:val="nil"/>
            </w:tcBorders>
            <w:shd w:val="clear" w:color="auto" w:fill="C6D9F1"/>
          </w:tcPr>
          <w:p w14:paraId="1781CC07" w14:textId="77777777" w:rsidR="00616B12" w:rsidRDefault="00634398" w:rsidP="00616B12">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74" w:name="_zuu8py00blj" w:colFirst="0" w:colLast="0"/>
      <w:bookmarkStart w:id="375" w:name="_p1d4n7i07jt2" w:colFirst="0" w:colLast="0"/>
      <w:bookmarkStart w:id="376" w:name="_2kqrz14y48oq" w:colFirst="0" w:colLast="0"/>
      <w:bookmarkStart w:id="377" w:name="_41mghml" w:colFirst="0" w:colLast="0"/>
      <w:bookmarkEnd w:id="374"/>
      <w:bookmarkEnd w:id="375"/>
      <w:bookmarkEnd w:id="376"/>
      <w:bookmarkEnd w:id="377"/>
    </w:p>
    <w:p w14:paraId="3301621E" w14:textId="77777777" w:rsidR="00C246B7" w:rsidRPr="00C65ED0" w:rsidRDefault="00C246B7" w:rsidP="00C246B7">
      <w:pPr>
        <w:spacing w:after="120"/>
        <w:rPr>
          <w:rFonts w:eastAsia="Calibri" w:cs="Calibri"/>
          <w:color w:val="000000"/>
        </w:rPr>
      </w:pPr>
      <w:bookmarkStart w:id="378" w:name="_uivcnqtg0j9n" w:colFirst="0" w:colLast="0"/>
      <w:bookmarkEnd w:id="378"/>
      <w:r w:rsidRPr="00C65ED0">
        <w:rPr>
          <w:rFonts w:eastAsia="Calibri" w:cs="Calibri"/>
          <w:color w:val="000000"/>
        </w:rPr>
        <w:t xml:space="preserve">The Joint </w:t>
      </w:r>
      <w:r w:rsidR="00614C1D" w:rsidRPr="00C65ED0">
        <w:rPr>
          <w:rFonts w:eastAsia="Calibri" w:cs="Calibri"/>
          <w:color w:val="000000"/>
        </w:rPr>
        <w:t xml:space="preserve">Document Content </w:t>
      </w:r>
      <w:r w:rsidRPr="00C65ED0">
        <w:rPr>
          <w:rFonts w:eastAsia="Calibri" w:cs="Calibri"/>
          <w:color w:val="000000"/>
        </w:rPr>
        <w:t>Work Group implementation guide states, “The base CDA standard is designed so that every section’s section.text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5"/>
      </w:r>
    </w:p>
    <w:p w14:paraId="571DDEE1" w14:textId="77777777" w:rsidR="00C65ED0" w:rsidRPr="003A3D50" w:rsidRDefault="00C65ED0" w:rsidP="00C65ED0">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14:paraId="2FFC509B" w14:textId="48F8773E" w:rsidR="00C65ED0" w:rsidRPr="003A3D50" w:rsidRDefault="00C65ED0" w:rsidP="00C65ED0">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30">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14:paraId="7DAD0F3D" w14:textId="77777777" w:rsidR="00DD100C" w:rsidRDefault="0009537F" w:rsidP="00C65ED0">
      <w:pPr>
        <w:spacing w:before="240" w:after="240"/>
        <w:rPr>
          <w:rFonts w:eastAsia="Calibri" w:cs="Calibri"/>
          <w:color w:val="000000"/>
        </w:rPr>
      </w:pPr>
      <w:r>
        <w:rPr>
          <w:rFonts w:eastAsia="Calibri" w:cs="Calibri"/>
          <w:color w:val="000000"/>
        </w:rPr>
        <w:t>Shown below is “</w:t>
      </w:r>
      <w:r w:rsidR="00C65ED0" w:rsidRPr="003A3D5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00C65ED0" w:rsidRPr="003A3D50">
        <w:rPr>
          <w:rFonts w:eastAsia="Calibri" w:cs="Calibri"/>
          <w:color w:val="000000"/>
        </w:rPr>
        <w:t xml:space="preserve">the Joint Work Group implementation guide </w:t>
      </w:r>
      <w:r>
        <w:rPr>
          <w:rFonts w:eastAsia="Calibri" w:cs="Calibri"/>
          <w:color w:val="000000"/>
        </w:rPr>
        <w:t xml:space="preserve">which </w:t>
      </w:r>
      <w:r w:rsidR="00C65ED0" w:rsidRPr="003A3D5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00C65ED0" w:rsidRPr="003A3D50">
        <w:rPr>
          <w:rStyle w:val="FootnoteReference"/>
          <w:rFonts w:eastAsia="Calibri" w:cs="Calibri"/>
          <w:color w:val="000000"/>
        </w:rPr>
        <w:footnoteReference w:id="46"/>
      </w:r>
      <w:r w:rsidR="00C65ED0" w:rsidRPr="003A3D50">
        <w:rPr>
          <w:rFonts w:eastAsia="Calibri" w:cs="Calibri"/>
          <w:color w:val="000000"/>
        </w:rPr>
        <w:t xml:space="preserve">  </w:t>
      </w:r>
    </w:p>
    <w:p w14:paraId="732E9B8E" w14:textId="77777777" w:rsidR="00DD100C" w:rsidRPr="003A3D50" w:rsidRDefault="00DD100C" w:rsidP="003A3D50">
      <w:pPr>
        <w:spacing w:after="240"/>
        <w:ind w:left="907" w:right="1440"/>
        <w:rPr>
          <w:rFonts w:cs="Calibri"/>
        </w:rPr>
      </w:pPr>
      <w:r w:rsidRPr="003A3D50">
        <w:rPr>
          <w:rFonts w:cs="Calibri"/>
        </w:rPr>
        <w:t>When displaying available documents for retrieval or retrieved documents, systems should display corresponding document information. This information may be obtained from the IHE query/retrieve transaction (i.e., the same as what was displayed in the “list of available documents” during the query) or may be obtained (parsed) from within the C-CDA document header</w:t>
      </w:r>
      <w:r w:rsidRPr="003A3D50">
        <w:rPr>
          <w:rStyle w:val="FootnoteReference"/>
          <w:rFonts w:cs="Calibri"/>
        </w:rPr>
        <w:footnoteReference w:id="47"/>
      </w:r>
      <w:r w:rsidRPr="003A3D50">
        <w:rPr>
          <w:rFonts w:cs="Calibri"/>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254B4A"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254B4A">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cs="Courier New"/>
              </w:rPr>
            </w:pPr>
            <w:r w:rsidRPr="009F13BB">
              <w:rPr>
                <w:rFonts w:ascii="Courier New" w:hAnsi="Courier New" w:cs="Courier New"/>
                <w:color w:val="044444"/>
              </w:rPr>
              <w:t>DocumentEntry.</w:t>
            </w:r>
            <w:r w:rsidRPr="009F13BB">
              <w:rPr>
                <w:rFonts w:ascii="Courier New" w:eastAsia="Courier New" w:hAnsi="Courier New" w:cs="Courier New"/>
              </w:rPr>
              <w:t>serviceStartTime</w:t>
            </w:r>
          </w:p>
          <w:p w14:paraId="2ADA1FAC" w14:textId="77777777" w:rsidR="00DD100C" w:rsidRPr="009F13BB" w:rsidRDefault="00DD100C" w:rsidP="00455D1A">
            <w:pPr>
              <w:rPr>
                <w:rFonts w:ascii="Courier New" w:eastAsia="Courier New" w:hAnsi="Courier New" w:cs="Courier New"/>
              </w:rPr>
            </w:pPr>
            <w:r w:rsidRPr="009F13BB">
              <w:rPr>
                <w:rFonts w:ascii="Courier New" w:hAnsi="Courier New" w:cs="Courier New"/>
                <w:color w:val="044444"/>
              </w:rPr>
              <w:t>DocumentEntry.</w:t>
            </w:r>
            <w:r w:rsidRPr="009F13BB">
              <w:rPr>
                <w:rFonts w:ascii="Courier New" w:hAnsi="Courier New" w:cs="Courier New"/>
              </w:rPr>
              <w:t>serviceStopTime</w:t>
            </w:r>
          </w:p>
        </w:tc>
      </w:tr>
      <w:tr w:rsidR="00DD100C" w14:paraId="23E58421" w14:textId="77777777" w:rsidTr="00254B4A">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cs="Courier New"/>
              </w:rPr>
            </w:pPr>
            <w:r w:rsidRPr="009F13BB">
              <w:rPr>
                <w:rFonts w:ascii="Courier New" w:eastAsia="Courier New" w:hAnsi="Courier New" w:cs="Courier New"/>
              </w:rPr>
              <w:t>ClinicalDocument/componentOf/encompassingEncounter/</w:t>
            </w:r>
          </w:p>
          <w:p w14:paraId="653C37E6"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effectiveTime/low  </w:t>
            </w:r>
          </w:p>
          <w:p w14:paraId="52396B43"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ClinicalDocument/componentOf/encompassingEncounter/</w:t>
            </w:r>
          </w:p>
          <w:p w14:paraId="7FD4DB14"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effectiveTime/high  </w:t>
            </w:r>
          </w:p>
        </w:tc>
      </w:tr>
      <w:tr w:rsidR="00DD100C" w14:paraId="448E1F8E" w14:textId="77777777" w:rsidTr="00254B4A">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ClinicalDocument/documentationOf/serviceEvent/effectiveTime/low</w:t>
            </w:r>
          </w:p>
          <w:p w14:paraId="7A91C060"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ClinicalDocument/documentationOf/serviceEvent/effectiveTime/high</w:t>
            </w:r>
          </w:p>
        </w:tc>
      </w:tr>
      <w:tr w:rsidR="00DD100C" w14:paraId="5D7473AF" w14:textId="77777777" w:rsidTr="00254B4A">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lastRenderedPageBreak/>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title</w:t>
            </w:r>
          </w:p>
        </w:tc>
      </w:tr>
      <w:tr w:rsidR="00DD100C" w14:paraId="1DED8395" w14:textId="77777777" w:rsidTr="00254B4A">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r w:rsidRPr="009F13BB">
              <w:rPr>
                <w:rFonts w:ascii="Courier New" w:eastAsia="Courier New" w:hAnsi="Courier New" w:cs="Courier New"/>
                <w:sz w:val="19"/>
                <w:szCs w:val="19"/>
              </w:rPr>
              <w:t>ClinicalDocument</w:t>
            </w:r>
            <w:r w:rsidRPr="009F13BB">
              <w:rPr>
                <w:rFonts w:ascii="Courier New" w:eastAsia="Courier New" w:hAnsi="Courier New" w:cs="Courier New"/>
              </w:rPr>
              <w:t>/title</w:t>
            </w:r>
          </w:p>
        </w:tc>
      </w:tr>
      <w:tr w:rsidR="00DD100C" w14:paraId="435B1E16" w14:textId="77777777" w:rsidTr="00254B4A">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typeCode</w:t>
            </w:r>
          </w:p>
        </w:tc>
      </w:tr>
      <w:tr w:rsidR="00DD100C" w14:paraId="28AA796F" w14:textId="77777777" w:rsidTr="00254B4A">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r w:rsidRPr="009F13BB">
              <w:rPr>
                <w:rFonts w:ascii="Courier New" w:eastAsia="Courier New" w:hAnsi="Courier New" w:cs="Courier New"/>
              </w:rPr>
              <w:t>ClinicalDocument/code</w:t>
            </w:r>
          </w:p>
        </w:tc>
      </w:tr>
      <w:tr w:rsidR="00DD100C" w14:paraId="23F33A1B" w14:textId="77777777" w:rsidTr="00254B4A">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authorPerson</w:t>
            </w:r>
          </w:p>
        </w:tc>
      </w:tr>
      <w:tr w:rsidR="00DD100C" w14:paraId="3DEFBDD8" w14:textId="77777777" w:rsidTr="00254B4A">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r w:rsidRPr="009F13BB">
              <w:rPr>
                <w:rFonts w:ascii="Courier New" w:eastAsia="Courier New" w:hAnsi="Courier New" w:cs="Courier New"/>
              </w:rPr>
              <w:t>ClinicalDocument/author/assignedAuthor/assignedPerson</w:t>
            </w:r>
          </w:p>
        </w:tc>
      </w:tr>
      <w:tr w:rsidR="00DD100C" w14:paraId="0FF113AD" w14:textId="77777777" w:rsidTr="00254B4A">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authorInstitution</w:t>
            </w:r>
          </w:p>
        </w:tc>
      </w:tr>
      <w:tr w:rsidR="00DD100C" w14:paraId="3FCA4FAE" w14:textId="77777777" w:rsidTr="00254B4A">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ClinicalDocument/author/assignedAuthor/</w:t>
            </w:r>
            <w:r w:rsidRPr="009F13BB">
              <w:rPr>
                <w:rFonts w:ascii="Courier New" w:eastAsia="Courier New" w:hAnsi="Courier New" w:cs="Courier New"/>
              </w:rPr>
              <w:br/>
              <w:t>representedOrganization/name</w:t>
            </w:r>
          </w:p>
          <w:p w14:paraId="0FA4C947" w14:textId="77777777" w:rsidR="00DD100C" w:rsidRPr="009F13BB" w:rsidRDefault="00DD100C" w:rsidP="00455D1A"/>
        </w:tc>
      </w:tr>
      <w:tr w:rsidR="00DD100C" w14:paraId="693C1009" w14:textId="77777777" w:rsidTr="00254B4A">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eventCodeList</w:t>
            </w:r>
          </w:p>
        </w:tc>
      </w:tr>
      <w:tr w:rsidR="00DD100C" w14:paraId="3C2F35C9" w14:textId="77777777" w:rsidTr="00254B4A">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r w:rsidRPr="009F13BB">
              <w:rPr>
                <w:rFonts w:ascii="Courier New" w:eastAsia="Courier New" w:hAnsi="Courier New" w:cs="Courier New"/>
              </w:rPr>
              <w:t>ClinicalDocument/documentationOf/serviceEvent/code</w:t>
            </w:r>
          </w:p>
        </w:tc>
      </w:tr>
      <w:tr w:rsidR="00DD100C" w14:paraId="3F0E23AF" w14:textId="77777777" w:rsidTr="00254B4A">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14:paraId="3B2D0CA6" w14:textId="77777777" w:rsidTr="00254B4A">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practiceSettingCode</w:t>
            </w:r>
          </w:p>
        </w:tc>
      </w:tr>
      <w:tr w:rsidR="00DD100C" w14:paraId="29C038DD" w14:textId="77777777" w:rsidTr="00254B4A">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ClinicalDocument/componentOf/encompassingEncounter/</w:t>
            </w:r>
          </w:p>
          <w:p w14:paraId="5679B92E"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location/healthcareFacility</w:t>
            </w:r>
          </w:p>
          <w:p w14:paraId="16C1F427" w14:textId="77777777" w:rsidR="00DD100C" w:rsidRPr="009F13BB" w:rsidRDefault="00DD100C" w:rsidP="00455D1A"/>
        </w:tc>
      </w:tr>
      <w:tr w:rsidR="00DD100C" w14:paraId="378D6240" w14:textId="77777777" w:rsidTr="00254B4A">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Patient Summary may multiple practice types</w:t>
            </w:r>
          </w:p>
        </w:tc>
      </w:tr>
      <w:tr w:rsidR="00DD100C" w14:paraId="6FFE1EEB" w14:textId="77777777" w:rsidTr="00254B4A">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formatCode</w:t>
            </w:r>
          </w:p>
        </w:tc>
      </w:tr>
      <w:tr w:rsidR="00DD100C" w14:paraId="310EE2A7" w14:textId="77777777" w:rsidTr="00254B4A">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cs="Courier New"/>
              </w:rPr>
            </w:pPr>
            <w:r w:rsidRPr="009F13BB">
              <w:rPr>
                <w:rFonts w:ascii="Courier New" w:eastAsia="Courier New" w:hAnsi="Courier New" w:cs="Courier New"/>
              </w:rPr>
              <w:t>Not Applicable - the formatCode is inferred by the templateIDs asserted in the Header</w:t>
            </w:r>
          </w:p>
        </w:tc>
      </w:tr>
    </w:tbl>
    <w:p w14:paraId="2319E6BA" w14:textId="46384462" w:rsidR="0009537F" w:rsidRDefault="0009537F" w:rsidP="0009537F">
      <w:pPr>
        <w:pStyle w:val="Caption"/>
      </w:pPr>
      <w:bookmarkStart w:id="379" w:name="_Toc118898793"/>
      <w:bookmarkStart w:id="380" w:name="_Toc127519313"/>
      <w:bookmarkStart w:id="381" w:name="_Toc119939996"/>
      <w:r>
        <w:t xml:space="preserve">Table </w:t>
      </w:r>
      <w:r w:rsidR="008B59D0">
        <w:fldChar w:fldCharType="begin"/>
      </w:r>
      <w:r w:rsidR="008B59D0">
        <w:instrText xml:space="preserve"> SEQ Table \* ARABIC </w:instrText>
      </w:r>
      <w:r w:rsidR="008B59D0">
        <w:fldChar w:fldCharType="separate"/>
      </w:r>
      <w:r w:rsidR="00DC1072">
        <w:rPr>
          <w:noProof/>
        </w:rPr>
        <w:t>7</w:t>
      </w:r>
      <w:r w:rsidR="008B59D0">
        <w:rPr>
          <w:noProof/>
        </w:rPr>
        <w:fldChar w:fldCharType="end"/>
      </w:r>
      <w:r>
        <w:t xml:space="preserve">: </w:t>
      </w:r>
      <w:r w:rsidRPr="004951D5">
        <w:t>from Concise Consolidated CDA: Deploying Encounter Summary Documents with Clinical Notes. Document Information Available during the IHE Query and in the stored C-CDA</w:t>
      </w:r>
      <w:bookmarkEnd w:id="379"/>
      <w:bookmarkEnd w:id="380"/>
      <w:bookmarkEnd w:id="381"/>
    </w:p>
    <w:p w14:paraId="33B5410B" w14:textId="77777777" w:rsidR="00C65ED0" w:rsidRDefault="00C65ED0" w:rsidP="00C65ED0">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14:paraId="4B8D03CF" w14:textId="77777777" w:rsidR="00A10C4D" w:rsidRPr="00C64922" w:rsidRDefault="00A10C4D" w:rsidP="003E2C96">
      <w:pPr>
        <w:pStyle w:val="Heading2"/>
      </w:pPr>
      <w:bookmarkStart w:id="382" w:name="_Toc21691472"/>
      <w:bookmarkStart w:id="383" w:name="_Toc21845654"/>
      <w:bookmarkStart w:id="384" w:name="_Toc21851895"/>
      <w:bookmarkStart w:id="385" w:name="_Toc21871856"/>
      <w:bookmarkStart w:id="386" w:name="_Toc21872312"/>
      <w:bookmarkStart w:id="387" w:name="_Toc21880083"/>
      <w:bookmarkStart w:id="388" w:name="_Toc21889913"/>
      <w:bookmarkStart w:id="389" w:name="_Toc21894056"/>
      <w:bookmarkStart w:id="390" w:name="_Toc21897984"/>
      <w:bookmarkStart w:id="391" w:name="_Toc21926731"/>
      <w:bookmarkStart w:id="392" w:name="_Toc10695567"/>
      <w:bookmarkStart w:id="393" w:name="_Toc11043563"/>
      <w:bookmarkStart w:id="394" w:name="_Toc11045561"/>
      <w:bookmarkStart w:id="395" w:name="_Toc11391231"/>
      <w:bookmarkStart w:id="396" w:name="_Toc127519111"/>
      <w:bookmarkStart w:id="397" w:name="_Toc119939794"/>
      <w:bookmarkEnd w:id="382"/>
      <w:bookmarkEnd w:id="383"/>
      <w:bookmarkEnd w:id="384"/>
      <w:bookmarkEnd w:id="385"/>
      <w:bookmarkEnd w:id="386"/>
      <w:bookmarkEnd w:id="387"/>
      <w:bookmarkEnd w:id="388"/>
      <w:bookmarkEnd w:id="389"/>
      <w:bookmarkEnd w:id="390"/>
      <w:bookmarkEnd w:id="391"/>
      <w:r w:rsidRPr="00C64922">
        <w:t>Clinical Notes</w:t>
      </w:r>
      <w:bookmarkEnd w:id="392"/>
      <w:bookmarkEnd w:id="393"/>
      <w:bookmarkEnd w:id="394"/>
      <w:bookmarkEnd w:id="395"/>
      <w:bookmarkEnd w:id="396"/>
      <w:bookmarkEnd w:id="397"/>
    </w:p>
    <w:p w14:paraId="7BD7FA9B" w14:textId="77777777" w:rsidR="00886DDA" w:rsidRPr="00D14360" w:rsidRDefault="00A10C4D" w:rsidP="00B505D2">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14:paraId="27B6076B" w14:textId="68AE1663" w:rsidR="00A10C4D" w:rsidRPr="00D14360" w:rsidRDefault="00A10C4D" w:rsidP="00B505D2">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5DBEC809" w:rsidR="00A10C4D" w:rsidRPr="00D14360" w:rsidRDefault="00D31C7C" w:rsidP="00B505D2">
      <w:pPr>
        <w:spacing w:after="120"/>
        <w:rPr>
          <w:rFonts w:eastAsia="Calibri" w:cs="Calibri"/>
          <w:color w:val="000000"/>
        </w:rPr>
      </w:pPr>
      <w:r w:rsidRPr="00D14360">
        <w:rPr>
          <w:rFonts w:eastAsia="Calibri" w:cs="Calibri"/>
          <w:color w:val="000000"/>
        </w:rPr>
        <w:lastRenderedPageBreak/>
        <w:t>Additionally, t</w:t>
      </w:r>
      <w:r w:rsidR="00A10C4D" w:rsidRPr="00D14360">
        <w:rPr>
          <w:rFonts w:eastAsia="Calibri" w:cs="Calibri"/>
          <w:color w:val="000000"/>
        </w:rPr>
        <w:t>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Car</w:t>
      </w:r>
      <w:r w:rsidR="00A10C4D" w:rsidRPr="00D14360">
        <w:rPr>
          <w:rFonts w:eastAsia="Calibri" w:cs="Calibri"/>
          <w:i/>
          <w:color w:val="000000"/>
        </w:rPr>
        <w:t>e</w:t>
      </w:r>
      <w:r w:rsidR="00A10C4D" w:rsidRPr="00D14360">
        <w:rPr>
          <w:rFonts w:eastAsia="Calibri" w:cs="Calibri"/>
          <w:color w:val="000000"/>
        </w:rPr>
        <w:t>quality and CommonWell content work groups were discussing methods to exchange clinical notes in C-CDA. Additionally, in response to requirements within the 21</w:t>
      </w:r>
      <w:r w:rsidR="00A10C4D" w:rsidRPr="003A3D50">
        <w:rPr>
          <w:rFonts w:eastAsia="Calibri" w:cs="Calibri"/>
          <w:color w:val="000000"/>
          <w:vertAlign w:val="superscript"/>
        </w:rPr>
        <w:t>st</w:t>
      </w:r>
      <w:r w:rsidR="00A10C4D" w:rsidRPr="00D14360">
        <w:rPr>
          <w:rFonts w:eastAsia="Calibri" w:cs="Calibri"/>
          <w:color w:val="000000"/>
        </w:rPr>
        <w:t xml:space="preserve"> Century Cures Act</w:t>
      </w:r>
      <w:r w:rsidR="001E1A3D">
        <w:rPr>
          <w:rFonts w:eastAsia="Calibri" w:cs="Calibri"/>
          <w:color w:val="000000"/>
        </w:rPr>
        <w:t>,</w:t>
      </w:r>
      <w:r w:rsidR="00A10C4D" w:rsidRPr="00D14360">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w:t>
      </w:r>
      <w:del w:id="398" w:author="Ballot Reconciliation" w:date="2023-03-09T09:31:00Z">
        <w:r w:rsidR="001E1A3D">
          <w:rPr>
            <w:rFonts w:eastAsia="Calibri" w:cs="Calibri"/>
            <w:color w:val="000000"/>
          </w:rPr>
          <w:delText xml:space="preserve">the </w:delText>
        </w:r>
        <w:r w:rsidR="00A10C4D" w:rsidRPr="00D14360">
          <w:rPr>
            <w:rFonts w:eastAsia="Calibri" w:cs="Calibri"/>
            <w:color w:val="000000"/>
          </w:rPr>
          <w:delText xml:space="preserve">proposed </w:delText>
        </w:r>
      </w:del>
      <w:r w:rsidR="00A10C4D" w:rsidRPr="00D14360">
        <w:rPr>
          <w:rFonts w:eastAsia="Calibri" w:cs="Calibri"/>
          <w:color w:val="000000"/>
        </w:rPr>
        <w:t>U.S. Core Data for Interoperability (USCDI)</w:t>
      </w:r>
      <w:r w:rsidR="001E1A3D">
        <w:rPr>
          <w:rFonts w:eastAsia="Calibri" w:cs="Calibri"/>
          <w:color w:val="000000"/>
        </w:rPr>
        <w:t>.</w:t>
      </w:r>
      <w:r w:rsidR="00A10C4D" w:rsidRPr="00D14360">
        <w:rPr>
          <w:rFonts w:eastAsia="Calibri" w:cs="Calibri"/>
          <w:color w:val="000000"/>
        </w:rPr>
        <w:t xml:space="preserve"> The exchange of clinical notes is also a high priority for the further development of the Fast Healthcare Interoperability Resources (FHIR) specification as supported through the Argonaut Project.</w:t>
      </w:r>
      <w:r w:rsidR="00A10C4D" w:rsidRPr="00D14360">
        <w:rPr>
          <w:rStyle w:val="FootnoteReference"/>
          <w:rFonts w:eastAsia="Calibri" w:cs="Calibri"/>
          <w:color w:val="000000"/>
        </w:rPr>
        <w:footnoteReference w:id="48"/>
      </w:r>
    </w:p>
    <w:p w14:paraId="050CD60A" w14:textId="6B61027D" w:rsidR="00A10C4D" w:rsidRPr="00D14360" w:rsidRDefault="00A10C4D" w:rsidP="00B505D2">
      <w:pPr>
        <w:spacing w:after="120"/>
        <w:rPr>
          <w:rFonts w:eastAsia="Calibri" w:cs="Calibri"/>
          <w:color w:val="000000"/>
        </w:rPr>
      </w:pPr>
      <w:r w:rsidRPr="00D14360">
        <w:rPr>
          <w:rFonts w:eastAsia="Calibri" w:cs="Calibri"/>
          <w:color w:val="000000"/>
        </w:rPr>
        <w:t xml:space="preserve">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w:t>
      </w:r>
      <w:r w:rsidR="00351260" w:rsidRPr="00D14360">
        <w:rPr>
          <w:rFonts w:eastAsia="Calibri" w:cs="Calibri"/>
          <w:color w:val="000000"/>
        </w:rPr>
        <w:t>impression</w:t>
      </w:r>
      <w:ins w:id="399" w:author="Ballot Reconciliation" w:date="2023-03-09T09:31:00Z">
        <w:r w:rsidR="00351260" w:rsidRPr="00D14360">
          <w:rPr>
            <w:rFonts w:eastAsia="Calibri" w:cs="Calibri"/>
            <w:color w:val="000000"/>
          </w:rPr>
          <w:t>,</w:t>
        </w:r>
      </w:ins>
      <w:r w:rsidRPr="00D14360">
        <w:rPr>
          <w:rFonts w:eastAsia="Calibri" w:cs="Calibri"/>
          <w:color w:val="000000"/>
        </w:rPr>
        <w:t xml:space="preserve">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eastAsia="Calibri" w:cs="Calibri"/>
          <w:color w:val="000000"/>
        </w:rPr>
      </w:pPr>
      <w:r w:rsidRPr="00D14360">
        <w:rPr>
          <w:rFonts w:eastAsia="Calibri" w:cs="Calibri"/>
          <w:color w:val="000000"/>
        </w:rPr>
        <w:t>Regardless of the granularit</w:t>
      </w:r>
      <w:r w:rsidR="003B4535" w:rsidRPr="00D14360">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666DF7E6" w:rsidR="00A10C4D" w:rsidRPr="00D14360" w:rsidRDefault="00A10C4D" w:rsidP="00B505D2">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7B0CFC99" w:rsidR="00A10C4D" w:rsidRPr="00D14360" w:rsidRDefault="00A10C4D" w:rsidP="00B505D2">
      <w:pPr>
        <w:spacing w:after="120"/>
        <w:rPr>
          <w:rFonts w:eastAsia="Calibri" w:cs="Calibri"/>
          <w:color w:val="000000"/>
        </w:rPr>
      </w:pPr>
      <w:del w:id="400" w:author="Ballot Reconciliation" w:date="2023-03-09T09:31:00Z">
        <w:r w:rsidRPr="00D14360">
          <w:rPr>
            <w:rFonts w:eastAsia="Calibri" w:cs="Calibri"/>
            <w:color w:val="000000"/>
          </w:rPr>
          <w:delText>In order to</w:delText>
        </w:r>
      </w:del>
      <w:ins w:id="401" w:author="Ballot Reconciliation" w:date="2023-03-09T09:31:00Z">
        <w:r w:rsidR="00351260" w:rsidRPr="00D14360">
          <w:rPr>
            <w:rFonts w:eastAsia="Calibri" w:cs="Calibri"/>
            <w:color w:val="000000"/>
          </w:rPr>
          <w:t>To</w:t>
        </w:r>
      </w:ins>
      <w:r w:rsidRPr="00D14360">
        <w:rPr>
          <w:rFonts w:eastAsia="Calibri" w:cs="Calibri"/>
          <w:color w:val="000000"/>
        </w:rPr>
        <w:t xml:space="preserve"> address the challenge that clinical notes in</w:t>
      </w:r>
      <w:r w:rsidR="006F3BC6" w:rsidRPr="00D14360">
        <w:rPr>
          <w:rFonts w:eastAsia="Calibri" w:cs="Calibri"/>
          <w:color w:val="000000"/>
        </w:rPr>
        <w:t xml:space="preserve"> an </w:t>
      </w:r>
      <w:r w:rsidRPr="00D14360">
        <w:rPr>
          <w:rFonts w:eastAsia="Calibri" w:cs="Calibri"/>
          <w:color w:val="000000"/>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14:paraId="1126728A" w14:textId="77777777" w:rsidR="00A10C4D" w:rsidRPr="00D14360" w:rsidRDefault="00A10C4D" w:rsidP="00B505D2">
      <w:pPr>
        <w:spacing w:after="120"/>
        <w:rPr>
          <w:rFonts w:eastAsia="Calibri" w:cs="Calibri"/>
          <w:color w:val="000000"/>
        </w:rPr>
      </w:pPr>
      <w:r w:rsidRPr="00D14360">
        <w:rPr>
          <w:rFonts w:eastAsia="Calibri" w:cs="Calibri"/>
          <w:color w:val="000000"/>
        </w:rPr>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003B4535" w:rsidRPr="00D14360">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14:paraId="0B04CD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14:paraId="524EADF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14:paraId="2F755784" w14:textId="3CFC2B88" w:rsidR="00CE769F"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Clinical_Note" w:history="1">
        <w:r w:rsidR="00693FC4" w:rsidRPr="00AD08FB">
          <w:rPr>
            <w:rStyle w:val="Hyperlink"/>
            <w:rFonts w:eastAsia="Calibri" w:cs="Calibri"/>
            <w:color w:val="000000"/>
            <w:u w:val="none"/>
          </w:rPr>
          <w:t xml:space="preserve"> </w:t>
        </w:r>
        <w:r w:rsidR="00693FC4" w:rsidRPr="007770C6">
          <w:rPr>
            <w:rStyle w:val="Hyperlink"/>
            <w:rFonts w:eastAsia="Calibri" w:cs="Calibri"/>
          </w:rPr>
          <w:t>5.2.18 Clinical Note</w:t>
        </w:r>
      </w:hyperlink>
      <w:r w:rsidR="005632F7">
        <w:rPr>
          <w:rFonts w:eastAsia="Calibri" w:cs="Calibri"/>
          <w:color w:val="000000"/>
        </w:rPr>
        <w:t>,</w:t>
      </w:r>
      <w:hyperlink w:anchor="_The_Joint_Document" w:history="1">
        <w:r w:rsidR="00720DFB" w:rsidRPr="00AD08FB">
          <w:rPr>
            <w:rStyle w:val="Hyperlink"/>
            <w:rFonts w:eastAsia="Calibri" w:cs="Calibri"/>
            <w:color w:val="000000"/>
            <w:u w:val="non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DC1072">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DC1072" w:rsidRPr="006C1F8B">
          <w:t>The Joint Document Content Work Group</w:t>
        </w:r>
        <w:r w:rsidR="00280E1E" w:rsidRPr="007770C6">
          <w:rPr>
            <w:rFonts w:cs="Calibri"/>
            <w:color w:val="0000FF"/>
            <w:u w:val="single"/>
          </w:rPr>
          <w:fldChar w:fldCharType="end"/>
        </w:r>
      </w:hyperlink>
      <w:r w:rsidR="00720DFB" w:rsidRPr="00AD08FB">
        <w:rPr>
          <w:rFonts w:eastAsia="Calibri" w:cs="Calibri"/>
          <w:color w:val="000000"/>
        </w:rPr>
        <w:t>,</w:t>
      </w:r>
      <w:r w:rsidR="00720DFB" w:rsidRPr="00D14360">
        <w:rPr>
          <w:rFonts w:eastAsia="Calibri" w:cs="Calibri"/>
          <w:color w:val="000000"/>
        </w:rPr>
        <w:t xml:space="preserve"> </w:t>
      </w:r>
      <w:r w:rsidRPr="00D14360">
        <w:rPr>
          <w:rFonts w:eastAsia="Calibri" w:cs="Calibri"/>
          <w:color w:val="000000"/>
        </w:rPr>
        <w:t xml:space="preserve">Appendix </w:t>
      </w:r>
      <w:r w:rsidR="00F33AEE" w:rsidRPr="00D14360">
        <w:rPr>
          <w:rFonts w:eastAsia="Calibri" w:cs="Calibri"/>
          <w:color w:val="000000"/>
        </w:rPr>
        <w:t>A</w:t>
      </w:r>
      <w:r w:rsidR="00720DFB" w:rsidRPr="00D14360">
        <w:rPr>
          <w:rFonts w:eastAsia="Calibri" w:cs="Calibri"/>
          <w:color w:val="000000"/>
        </w:rPr>
        <w:t>.</w:t>
      </w:r>
    </w:p>
    <w:p w14:paraId="43AB3AEB" w14:textId="77777777" w:rsidR="00A10C4D" w:rsidRPr="00C64922" w:rsidRDefault="00A10C4D" w:rsidP="00C17F49">
      <w:pPr>
        <w:pStyle w:val="Heading3"/>
      </w:pPr>
      <w:bookmarkStart w:id="402" w:name="_LOINC_Coding_for"/>
      <w:bookmarkStart w:id="403" w:name="_Toc10695568"/>
      <w:bookmarkStart w:id="404" w:name="_Toc11043564"/>
      <w:bookmarkStart w:id="405" w:name="_Toc11045562"/>
      <w:bookmarkStart w:id="406" w:name="_Toc11391232"/>
      <w:bookmarkStart w:id="407" w:name="_Ref21850203"/>
      <w:bookmarkStart w:id="408" w:name="_Ref21850211"/>
      <w:bookmarkStart w:id="409" w:name="_Toc127519112"/>
      <w:bookmarkStart w:id="410" w:name="_Toc119939795"/>
      <w:bookmarkEnd w:id="402"/>
      <w:r w:rsidRPr="00C64922">
        <w:lastRenderedPageBreak/>
        <w:t>LOINC Coding for Clinical Notes</w:t>
      </w:r>
      <w:bookmarkEnd w:id="403"/>
      <w:bookmarkEnd w:id="404"/>
      <w:bookmarkEnd w:id="405"/>
      <w:bookmarkEnd w:id="406"/>
      <w:bookmarkEnd w:id="407"/>
      <w:bookmarkEnd w:id="408"/>
      <w:bookmarkEnd w:id="409"/>
      <w:bookmarkEnd w:id="410"/>
    </w:p>
    <w:p w14:paraId="1B002CA7" w14:textId="77777777" w:rsidR="00A10C4D" w:rsidRPr="00D14360" w:rsidRDefault="00A10C4D" w:rsidP="00B505D2">
      <w:pPr>
        <w:autoSpaceDE w:val="0"/>
        <w:autoSpaceDN w:val="0"/>
        <w:adjustRightInd w:val="0"/>
        <w:spacing w:after="120"/>
        <w:rPr>
          <w:rFonts w:eastAsia="Calibri" w:cs="Calibri"/>
          <w:color w:val="000000"/>
        </w:rPr>
      </w:pPr>
      <w:r w:rsidRPr="00D14360">
        <w:rPr>
          <w:rFonts w:eastAsia="Calibri" w:cs="Calibri"/>
          <w:color w:val="000000"/>
        </w:rPr>
        <w:t>Logical Observation Identifiers Names and Codes (LOINC) is an international standard code set developed and maintained by the Regenstrief Institute for identifying clinical information.</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49"/>
      </w:r>
      <w:r w:rsidRPr="00D14360">
        <w:rPr>
          <w:rFonts w:eastAsia="Calibri" w:cs="Calibri"/>
          <w:color w:val="000000"/>
        </w:rPr>
        <w:t xml:space="preserve"> Since its inception, Regenstrief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50"/>
      </w:r>
    </w:p>
    <w:p w14:paraId="70BDCFFE" w14:textId="78D69D8F" w:rsidR="00A10C4D" w:rsidRDefault="00A10C4D" w:rsidP="005E7793">
      <w:pPr>
        <w:spacing w:after="240"/>
        <w:rPr>
          <w:rFonts w:eastAsia="Calibri" w:cs="Calibri"/>
          <w:color w:val="000000"/>
        </w:rPr>
      </w:pPr>
      <w:r w:rsidRPr="00D14360">
        <w:rPr>
          <w:rFonts w:eastAsia="Calibri" w:cs="Calibri"/>
          <w:color w:val="000000"/>
        </w:rPr>
        <w:t>The LOINC terminology includes thousands of different clinical note types.</w:t>
      </w:r>
      <w:r w:rsidR="007F4384" w:rsidRPr="00D14360">
        <w:rPr>
          <w:rStyle w:val="FootnoteReference"/>
          <w:rFonts w:eastAsia="Calibri" w:cs="Calibri"/>
          <w:color w:val="000000"/>
        </w:rPr>
        <w:footnoteReference w:id="51"/>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eastAsia="Calibri" w:cs="Calibri"/>
          <w:color w:val="000000"/>
        </w:rPr>
        <w:footnoteReference w:id="52"/>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14:paraId="21300FE6" w14:textId="69BBC58E" w:rsidR="007C1E82" w:rsidRDefault="007C1E82" w:rsidP="005E7793">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Payer/Provider Information Exchange Work Group. The value sets use LOINC document codes, are maintained by Regenstrief Institute, and are published through the US National Library of Medicine Value Set Authority Center (VSAC).</w:t>
      </w:r>
      <w:r w:rsidR="0079470F">
        <w:rPr>
          <w:rStyle w:val="FootnoteReference"/>
          <w:rFonts w:eastAsia="Calibri" w:cs="Calibri"/>
          <w:color w:val="000000"/>
        </w:rPr>
        <w:footnoteReference w:id="53"/>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4"/>
      </w:r>
    </w:p>
    <w:p w14:paraId="05C9EF9B" w14:textId="77777777" w:rsidR="005C79A1" w:rsidRPr="00D14360" w:rsidRDefault="005C79A1" w:rsidP="005E7793">
      <w:pPr>
        <w:spacing w:after="240"/>
        <w:rPr>
          <w:rFonts w:eastAsia="Calibri" w:cs="Calibri"/>
          <w:color w:val="000000"/>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254B4A"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rFonts w:eastAsia="Calibri" w:cs="Calibri"/>
                <w:b/>
                <w:color w:val="FFFFFF"/>
              </w:rPr>
            </w:pPr>
            <w:r w:rsidRPr="00D14360">
              <w:rPr>
                <w:rFonts w:eastAsia="Calibri" w:cs="Calibri"/>
                <w:b/>
                <w:color w:val="FFFFFF"/>
              </w:rPr>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eastAsia="Calibri" w:cs="Calibri"/>
                <w:b/>
                <w:color w:val="FFFFFF"/>
              </w:rPr>
            </w:pPr>
            <w:r w:rsidRPr="00D14360">
              <w:rPr>
                <w:rFonts w:eastAsia="Calibri" w:cs="Calibri"/>
                <w:b/>
                <w:color w:val="FFFFFF"/>
              </w:rPr>
              <w:t>Complete Note Type Value Set</w:t>
            </w:r>
          </w:p>
        </w:tc>
      </w:tr>
      <w:tr w:rsidR="009D1583" w:rsidRPr="00C64922" w14:paraId="323738A2" w14:textId="77777777" w:rsidTr="00254B4A">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DischargeSummaryDocumentType</w:t>
            </w:r>
          </w:p>
          <w:p w14:paraId="33DFF7EE"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2.16.840.1.113883.11.20.4.1</w:t>
            </w:r>
          </w:p>
        </w:tc>
      </w:tr>
      <w:tr w:rsidR="009D1583" w:rsidRPr="00C64922" w14:paraId="59B762E8" w14:textId="77777777" w:rsidTr="00254B4A">
        <w:tc>
          <w:tcPr>
            <w:tcW w:w="1788" w:type="dxa"/>
            <w:tcBorders>
              <w:right w:val="nil"/>
            </w:tcBorders>
            <w:shd w:val="clear" w:color="auto" w:fill="FFFFFF"/>
          </w:tcPr>
          <w:p w14:paraId="0B846A28"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11488-4</w:t>
            </w:r>
          </w:p>
        </w:tc>
        <w:tc>
          <w:tcPr>
            <w:tcW w:w="2664" w:type="dxa"/>
          </w:tcPr>
          <w:p w14:paraId="1DA4BE0F"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ConsultDocumentType</w:t>
            </w:r>
          </w:p>
          <w:p w14:paraId="54C9B87C"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187</w:t>
            </w:r>
            <w:r>
              <w:rPr>
                <w:rFonts w:ascii="Calibri Light" w:eastAsia="Calibri" w:hAnsi="Calibri Light" w:cs="Calibri Light"/>
                <w:color w:val="000000"/>
              </w:rPr>
              <w:t>48-4</w:t>
            </w:r>
          </w:p>
        </w:tc>
        <w:tc>
          <w:tcPr>
            <w:tcW w:w="2664" w:type="dxa"/>
            <w:tcBorders>
              <w:top w:val="single" w:sz="4" w:space="0" w:color="4F81BD"/>
              <w:bottom w:val="single" w:sz="4" w:space="0" w:color="4F81BD"/>
            </w:tcBorders>
          </w:tcPr>
          <w:p w14:paraId="28B921F2" w14:textId="3C437909" w:rsidR="00C920ED" w:rsidRPr="00BF16F2" w:rsidRDefault="00C920ED" w:rsidP="00C920ED">
            <w:pPr>
              <w:rPr>
                <w:rFonts w:ascii="Calibri Light" w:hAnsi="Calibri Light" w:cs="Calibri Light"/>
              </w:rPr>
            </w:pPr>
            <w:del w:id="411" w:author="Ballot Reconciliation" w:date="2023-03-09T09:31:00Z">
              <w:r w:rsidRPr="00BF16F2">
                <w:rPr>
                  <w:rFonts w:ascii="Calibri Light" w:hAnsi="Calibri Light" w:cs="Calibri Light"/>
                  <w:color w:val="000000"/>
                </w:rPr>
                <w:delText>Used for query for all Imaging reports. Not an actual clinical note document type.</w:delText>
              </w:r>
            </w:del>
            <w:ins w:id="412" w:author="Ballot Reconciliation" w:date="2023-03-09T09:31:00Z">
              <w:r w:rsidR="00582533" w:rsidRPr="00582533">
                <w:rPr>
                  <w:rFonts w:ascii="Calibri Light" w:hAnsi="Calibri Light" w:cs="Calibri Light"/>
                  <w:color w:val="000000"/>
                </w:rPr>
                <w:t>Diagnostic imaging study</w:t>
              </w:r>
            </w:ins>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hAnsi="Calibri Light" w:cs="Calibri Light"/>
              </w:rPr>
            </w:pPr>
            <w:r w:rsidRPr="00BF16F2">
              <w:rPr>
                <w:rFonts w:ascii="Calibri Light" w:hAnsi="Calibri Light" w:cs="Calibri Light"/>
              </w:rPr>
              <w:t>CompleteNoteType</w:t>
            </w:r>
          </w:p>
          <w:p w14:paraId="090D8910" w14:textId="77777777" w:rsidR="00C920ED" w:rsidRPr="00C07C6B" w:rsidRDefault="00C920ED" w:rsidP="00C920ED">
            <w:pPr>
              <w:rPr>
                <w:rFonts w:ascii="Calibri Light" w:eastAsia="Calibri" w:hAnsi="Calibri Light" w:cs="Calibri Light"/>
                <w:color w:val="000000"/>
              </w:rPr>
            </w:pPr>
            <w:r w:rsidRPr="003A3D50">
              <w:rPr>
                <w:rFonts w:ascii="Calibri Light" w:hAnsi="Calibri Light" w:cs="Calibri Light"/>
              </w:rPr>
              <w:t>1.3.6.1.4.1.12009.10.2.5</w:t>
            </w:r>
          </w:p>
        </w:tc>
      </w:tr>
      <w:tr w:rsidR="009D1583" w:rsidRPr="00C64922" w14:paraId="24DDA6CC" w14:textId="77777777" w:rsidTr="00254B4A">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11502-2</w:t>
            </w:r>
          </w:p>
        </w:tc>
        <w:tc>
          <w:tcPr>
            <w:tcW w:w="2664" w:type="dxa"/>
          </w:tcPr>
          <w:p w14:paraId="60C779D4"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14:paraId="5B94C6AA" w14:textId="77777777" w:rsidR="00B843E4" w:rsidRDefault="007A45B6" w:rsidP="00C920ED">
            <w:pPr>
              <w:rPr>
                <w:rFonts w:ascii="Calibri Light" w:eastAsia="Calibri" w:hAnsi="Calibri Light" w:cs="Calibri Light"/>
                <w:color w:val="000000"/>
              </w:rPr>
            </w:pPr>
            <w:r w:rsidRPr="007A45B6">
              <w:rPr>
                <w:rFonts w:ascii="Calibri Light" w:eastAsia="Calibri" w:hAnsi="Calibri Light" w:cs="Calibri Light"/>
                <w:color w:val="000000"/>
              </w:rPr>
              <w:t>Note</w:t>
            </w:r>
            <w:r w:rsidR="00B843E4">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sidR="00B843E4">
              <w:rPr>
                <w:rFonts w:ascii="Calibri Light" w:eastAsia="Calibri" w:hAnsi="Calibri Light" w:cs="Calibri Light"/>
                <w:color w:val="000000"/>
              </w:rPr>
              <w:t xml:space="preserve"> </w:t>
            </w:r>
            <w:r w:rsidR="00B843E4" w:rsidRPr="00B843E4">
              <w:rPr>
                <w:rFonts w:ascii="Calibri Light" w:eastAsia="Calibri" w:hAnsi="Calibri Light" w:cs="Calibri Light"/>
                <w:color w:val="000000"/>
              </w:rPr>
              <w:t> </w:t>
            </w:r>
          </w:p>
          <w:p w14:paraId="5F99A862" w14:textId="115B71DB" w:rsidR="00C920ED" w:rsidRPr="00D14360" w:rsidRDefault="00B843E4" w:rsidP="00C920ED">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5AF112F4" w14:textId="77777777" w:rsidTr="00254B4A">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s="Calibri Light"/>
                <w:color w:val="000000"/>
              </w:rPr>
            </w:pPr>
            <w:r w:rsidRPr="007A45B6">
              <w:rPr>
                <w:rFonts w:ascii="Calibri Light" w:eastAsia="Calibri" w:hAnsi="Calibri Light" w:cs="Calibri Light"/>
                <w:color w:val="000000"/>
              </w:rPr>
              <w:t>Note</w:t>
            </w:r>
            <w:r>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Pr>
                <w:rFonts w:ascii="Calibri Light" w:eastAsia="Calibri" w:hAnsi="Calibri Light" w:cs="Calibri Light"/>
                <w:color w:val="000000"/>
              </w:rPr>
              <w:t xml:space="preserve"> </w:t>
            </w:r>
            <w:r w:rsidRPr="00B843E4">
              <w:rPr>
                <w:rFonts w:ascii="Calibri Light" w:eastAsia="Calibri" w:hAnsi="Calibri Light" w:cs="Calibri Light"/>
                <w:color w:val="000000"/>
              </w:rPr>
              <w:t> </w:t>
            </w:r>
          </w:p>
          <w:p w14:paraId="3E6C471E" w14:textId="7C2BA3B7" w:rsidR="00C920ED" w:rsidRPr="00D14360" w:rsidRDefault="0090117E" w:rsidP="0090117E">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45707158" w14:textId="77777777" w:rsidTr="00254B4A">
        <w:tc>
          <w:tcPr>
            <w:tcW w:w="1788" w:type="dxa"/>
            <w:tcBorders>
              <w:right w:val="nil"/>
            </w:tcBorders>
            <w:shd w:val="clear" w:color="auto" w:fill="FFFFFF"/>
          </w:tcPr>
          <w:p w14:paraId="6D7106A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 xml:space="preserve">History &amp; Physical </w:t>
            </w:r>
            <w:r w:rsidRPr="00D14360">
              <w:rPr>
                <w:rFonts w:eastAsia="Calibri" w:cs="Calibri"/>
                <w:b/>
                <w:bCs/>
                <w:color w:val="000000"/>
              </w:rPr>
              <w:lastRenderedPageBreak/>
              <w:t>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lastRenderedPageBreak/>
              <w:t>34117-2</w:t>
            </w:r>
          </w:p>
        </w:tc>
        <w:tc>
          <w:tcPr>
            <w:tcW w:w="2664" w:type="dxa"/>
          </w:tcPr>
          <w:p w14:paraId="239ED3F5"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HPDocumentType</w:t>
            </w:r>
          </w:p>
          <w:p w14:paraId="79BC3CA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lastRenderedPageBreak/>
              <w:t>2.16.840.1.113883.1.11.20.22</w:t>
            </w:r>
          </w:p>
        </w:tc>
      </w:tr>
      <w:tr w:rsidR="009D1583" w:rsidRPr="00C64922" w14:paraId="7E2ADC82" w14:textId="77777777" w:rsidTr="00254B4A">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lastRenderedPageBreak/>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ProgressNoteDocumentType</w:t>
            </w:r>
          </w:p>
          <w:p w14:paraId="696C6350"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2.16.840.1.113883.11.20.8.1</w:t>
            </w:r>
          </w:p>
        </w:tc>
      </w:tr>
      <w:tr w:rsidR="009D1583" w:rsidRPr="00C64922" w14:paraId="19BF094C" w14:textId="77777777" w:rsidTr="00254B4A">
        <w:tc>
          <w:tcPr>
            <w:tcW w:w="1788" w:type="dxa"/>
            <w:tcBorders>
              <w:right w:val="nil"/>
            </w:tcBorders>
            <w:shd w:val="clear" w:color="auto" w:fill="FFFFFF"/>
          </w:tcPr>
          <w:p w14:paraId="4D5A6F5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28570-0</w:t>
            </w:r>
          </w:p>
        </w:tc>
        <w:tc>
          <w:tcPr>
            <w:tcW w:w="2664" w:type="dxa"/>
          </w:tcPr>
          <w:p w14:paraId="4A68B086" w14:textId="77777777" w:rsidR="00C920ED" w:rsidRPr="00D14360" w:rsidRDefault="00C920ED" w:rsidP="00C920ED">
            <w:pPr>
              <w:keepNext/>
              <w:rPr>
                <w:rFonts w:ascii="Calibri Light" w:eastAsia="Calibri" w:hAnsi="Calibri Light"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ProcedureNoteDocumentType</w:t>
            </w:r>
          </w:p>
          <w:p w14:paraId="5D657ED1"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2.16.840.1.113883.11.20.6.1</w:t>
            </w:r>
          </w:p>
        </w:tc>
      </w:tr>
    </w:tbl>
    <w:p w14:paraId="50D45544" w14:textId="0564D334" w:rsidR="00364C2D" w:rsidRPr="00C64922" w:rsidRDefault="00A5789F">
      <w:pPr>
        <w:pStyle w:val="Caption"/>
      </w:pPr>
      <w:bookmarkStart w:id="413" w:name="_Toc10602114"/>
      <w:r>
        <w:t xml:space="preserve">   </w:t>
      </w:r>
      <w:bookmarkStart w:id="414" w:name="_Toc118898794"/>
      <w:bookmarkStart w:id="415" w:name="_Toc127519314"/>
      <w:bookmarkStart w:id="416" w:name="_Toc119939997"/>
      <w:r w:rsidR="00364C2D" w:rsidRPr="00C64922">
        <w:t xml:space="preserve">Table </w:t>
      </w:r>
      <w:r w:rsidR="008B59D0">
        <w:fldChar w:fldCharType="begin"/>
      </w:r>
      <w:r w:rsidR="008B59D0">
        <w:instrText xml:space="preserve"> SEQ Table \* ARABIC </w:instrText>
      </w:r>
      <w:r w:rsidR="008B59D0">
        <w:fldChar w:fldCharType="separate"/>
      </w:r>
      <w:r w:rsidR="00DC1072">
        <w:rPr>
          <w:noProof/>
        </w:rPr>
        <w:t>8</w:t>
      </w:r>
      <w:r w:rsidR="008B59D0">
        <w:rPr>
          <w:noProof/>
        </w:rPr>
        <w:fldChar w:fldCharType="end"/>
      </w:r>
      <w:r w:rsidR="00364C2D" w:rsidRPr="00C64922">
        <w:t>: LOINC Coding for Document Level clinical note types</w:t>
      </w:r>
      <w:bookmarkEnd w:id="414"/>
      <w:bookmarkEnd w:id="415"/>
      <w:bookmarkEnd w:id="416"/>
    </w:p>
    <w:bookmarkEnd w:id="413"/>
    <w:p w14:paraId="7CD7F56E" w14:textId="42336A11" w:rsidR="00A10C4D" w:rsidRDefault="00A10C4D" w:rsidP="005E7793">
      <w:pPr>
        <w:spacing w:after="240"/>
        <w:rPr>
          <w:rFonts w:eastAsia="Calibri" w:cs="Calibri"/>
          <w:color w:val="000000"/>
        </w:rPr>
      </w:pPr>
      <w:r w:rsidRPr="00D14360">
        <w:rPr>
          <w:rFonts w:eastAsia="Calibri" w:cs="Calibri"/>
          <w:color w:val="000000"/>
        </w:rPr>
        <w:t xml:space="preserve">The list was not provided in a priority order, nor was it intended to represent the exclusive list of what systems can and will support. Guidance from the </w:t>
      </w:r>
      <w:r w:rsidR="00904860" w:rsidRPr="00D14360">
        <w:rPr>
          <w:rFonts w:eastAsia="Calibri" w:cs="Calibri"/>
          <w:color w:val="000000"/>
        </w:rPr>
        <w:t>J</w:t>
      </w:r>
      <w:r w:rsidRPr="00D14360">
        <w:rPr>
          <w:rFonts w:eastAsia="Calibri" w:cs="Calibri"/>
          <w:color w:val="000000"/>
        </w:rPr>
        <w:t>oint</w:t>
      </w:r>
      <w:r w:rsidR="00904860" w:rsidRPr="00D143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47D77" w:rsidRPr="00C64922" w14:paraId="78B7F168" w14:textId="77777777" w:rsidTr="00254B4A">
        <w:tc>
          <w:tcPr>
            <w:tcW w:w="725" w:type="dxa"/>
            <w:tcBorders>
              <w:right w:val="nil"/>
            </w:tcBorders>
            <w:shd w:val="clear" w:color="auto" w:fill="C6D9F1"/>
          </w:tcPr>
          <w:p w14:paraId="3C83E8FB" w14:textId="77777777" w:rsidR="00F47D77" w:rsidRPr="00C64922" w:rsidRDefault="00F47D77" w:rsidP="0007159E">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B8DC47E" w14:textId="7BC2EF50" w:rsidR="00F47D77" w:rsidRPr="00C64922" w:rsidRDefault="00F47D77" w:rsidP="0007159E">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14:paraId="515987D2" w14:textId="77777777" w:rsidR="00364C2D" w:rsidRPr="00D14360" w:rsidRDefault="00364C2D" w:rsidP="00B505D2">
      <w:pPr>
        <w:spacing w:after="120"/>
        <w:rPr>
          <w:rFonts w:eastAsia="Calibri" w:cs="Calibri"/>
          <w:color w:val="000000"/>
        </w:rPr>
      </w:pPr>
    </w:p>
    <w:p w14:paraId="72BC68AA"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from the </w:t>
      </w:r>
      <w:r w:rsidR="00904860" w:rsidRPr="00D143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14:paraId="410838BF" w14:textId="0C850EE6" w:rsidR="00A10C4D" w:rsidRDefault="00E35258" w:rsidP="00BF62C7">
      <w:pPr>
        <w:rPr>
          <w:rFonts w:eastAsia="Calibri" w:cs="Calibri"/>
          <w:color w:val="000000"/>
        </w:rPr>
      </w:pPr>
      <w:r w:rsidRPr="00D14360">
        <w:rPr>
          <w:rFonts w:cs="Calibri"/>
          <w:color w:val="000000"/>
        </w:rPr>
        <w:t xml:space="preserve">The table </w:t>
      </w:r>
      <w:r w:rsidR="00C50B6E" w:rsidRPr="00D14360">
        <w:rPr>
          <w:rFonts w:eastAsia="Calibri" w:cs="Calibri"/>
          <w:color w:val="000000"/>
        </w:rPr>
        <w:t>below includes c</w:t>
      </w:r>
      <w:r w:rsidR="00A10C4D" w:rsidRPr="00D14360">
        <w:rPr>
          <w:rFonts w:eastAsia="Calibri" w:cs="Calibri"/>
          <w:color w:val="000000"/>
        </w:rPr>
        <w:t xml:space="preserve">ommon categories of clinical note information.  These LOINC codes are used to identify a section that includes narrative clinical notes </w:t>
      </w:r>
      <w:r w:rsidR="000748D5" w:rsidRPr="00D14360">
        <w:rPr>
          <w:rFonts w:eastAsia="Calibri" w:cs="Calibri"/>
          <w:color w:val="000000"/>
        </w:rPr>
        <w:t>of</w:t>
      </w:r>
      <w:r w:rsidR="00A10C4D" w:rsidRPr="00D14360">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00BF62C7" w:rsidRPr="0083506C">
        <w:rPr>
          <w:rFonts w:eastAsia="Calibri" w:cs="Calibri"/>
          <w:color w:val="000000"/>
        </w:rPr>
        <w:t>(</w:t>
      </w:r>
      <w:r w:rsidR="00BF62C7" w:rsidRPr="003A3D50">
        <w:rPr>
          <w:rFonts w:cs="Calibri"/>
          <w:color w:val="000000"/>
        </w:rPr>
        <w:t>2.16.840.1.113883.11.20.9.68</w:t>
      </w:r>
      <w:r w:rsidR="00BF62C7" w:rsidRPr="0083506C">
        <w:rPr>
          <w:rFonts w:eastAsia="Calibri" w:cs="Calibri"/>
          <w:color w:val="000000"/>
        </w:rPr>
        <w:t>)</w:t>
      </w:r>
      <w:r w:rsidR="00BF62C7" w:rsidRPr="009F13BB">
        <w:rPr>
          <w:rFonts w:eastAsia="Calibri" w:cs="Calibri"/>
          <w:color w:val="000000"/>
        </w:rPr>
        <w:t xml:space="preserve"> identifies the full set of LOINC Codes that can be used with the  Notes Section and the Note Activity entry.</w:t>
      </w:r>
    </w:p>
    <w:p w14:paraId="7375BBF1" w14:textId="77777777" w:rsidR="00BF62C7" w:rsidRPr="00D14360" w:rsidRDefault="00BF62C7" w:rsidP="003A3D50">
      <w:pPr>
        <w:rPr>
          <w:rFonts w:eastAsia="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258"/>
        <w:gridCol w:w="5120"/>
      </w:tblGrid>
      <w:tr w:rsidR="00254B4A" w:rsidRPr="00C64922" w14:paraId="251A67E4" w14:textId="77777777" w:rsidTr="00254B4A">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eastAsia="Calibri" w:cs="Calibri Light"/>
                <w:bCs/>
                <w:color w:val="FFFFFF"/>
              </w:rPr>
            </w:pPr>
            <w:r w:rsidRPr="00D14360">
              <w:rPr>
                <w:rFonts w:eastAsia="Calibri" w:cs="Calibri Light"/>
                <w:b/>
                <w:color w:val="FFFFFF"/>
              </w:rPr>
              <w:t xml:space="preserve">LOINC Code for </w:t>
            </w:r>
            <w:r w:rsidR="00DC6913" w:rsidRPr="00D14360">
              <w:rPr>
                <w:rFonts w:eastAsia="Calibri" w:cs="Calibri Light"/>
                <w:b/>
                <w:color w:val="FFFFFF"/>
              </w:rPr>
              <w:t xml:space="preserve">Note </w:t>
            </w:r>
            <w:r w:rsidRPr="00D14360">
              <w:rPr>
                <w:rFonts w:eastAsia="Calibri" w:cs="Calibri Light"/>
                <w:b/>
                <w:color w:val="FFFFFF"/>
              </w:rPr>
              <w:t>Section</w:t>
            </w:r>
            <w:r w:rsidR="006F3BC6" w:rsidRPr="00D14360">
              <w:rPr>
                <w:rFonts w:eastAsia="Calibri" w:cs="Calibri Light"/>
                <w:b/>
                <w:bCs/>
                <w:color w:val="FFFFFF"/>
              </w:rPr>
              <w:t xml:space="preserve"> </w:t>
            </w:r>
            <w:r w:rsidRPr="00D14360">
              <w:rPr>
                <w:rFonts w:eastAsia="Calibri" w:cs="Calibri Light"/>
                <w:b/>
                <w:color w:val="FFFFFF"/>
              </w:rPr>
              <w:t xml:space="preserve">and/or </w:t>
            </w:r>
            <w:r w:rsidR="00DC6913" w:rsidRPr="00D14360">
              <w:rPr>
                <w:rFonts w:eastAsia="Calibri" w:cs="Calibri Light"/>
                <w:b/>
                <w:color w:val="FFFFFF"/>
              </w:rPr>
              <w:t xml:space="preserve">Note Activity </w:t>
            </w:r>
            <w:r w:rsidRPr="00D14360">
              <w:rPr>
                <w:rFonts w:eastAsia="Calibri" w:cs="Calibri Light"/>
                <w:b/>
                <w:color w:val="FFFFFF"/>
              </w:rPr>
              <w:t xml:space="preserve">Entry  </w:t>
            </w:r>
          </w:p>
        </w:tc>
      </w:tr>
      <w:tr w:rsidR="00A10C4D" w:rsidRPr="00C64922" w14:paraId="19B219C9" w14:textId="77777777" w:rsidTr="00254B4A">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11488-4</w:t>
            </w:r>
          </w:p>
        </w:tc>
      </w:tr>
      <w:tr w:rsidR="00A10C4D" w:rsidRPr="00C64922" w14:paraId="68C88DE0" w14:textId="77777777" w:rsidTr="00254B4A">
        <w:tc>
          <w:tcPr>
            <w:tcW w:w="4258" w:type="dxa"/>
            <w:tcBorders>
              <w:right w:val="nil"/>
            </w:tcBorders>
            <w:shd w:val="clear" w:color="auto" w:fill="FFFFFF"/>
          </w:tcPr>
          <w:p w14:paraId="6093F86D"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18842-5</w:t>
            </w:r>
          </w:p>
        </w:tc>
      </w:tr>
      <w:tr w:rsidR="00A10C4D" w:rsidRPr="00C64922" w14:paraId="65E39A82" w14:textId="77777777" w:rsidTr="00254B4A">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s="Calibri Light"/>
                <w:color w:val="000000"/>
              </w:rPr>
            </w:pPr>
            <w:r w:rsidRPr="00D14360">
              <w:rPr>
                <w:rFonts w:ascii="Calibri Light" w:eastAsia="Calibri" w:hAnsi="Calibri Light" w:cs="Calibri Light"/>
                <w:color w:val="000000"/>
              </w:rPr>
              <w:t>34117-2</w:t>
            </w:r>
          </w:p>
        </w:tc>
      </w:tr>
      <w:tr w:rsidR="00A10C4D" w:rsidRPr="00C64922" w14:paraId="461F1BB3" w14:textId="77777777" w:rsidTr="00254B4A">
        <w:tc>
          <w:tcPr>
            <w:tcW w:w="4258" w:type="dxa"/>
            <w:tcBorders>
              <w:right w:val="nil"/>
            </w:tcBorders>
            <w:shd w:val="clear" w:color="auto" w:fill="FFFFFF"/>
          </w:tcPr>
          <w:p w14:paraId="67AB5680"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s="Calibri Light"/>
                <w:color w:val="000000"/>
              </w:rPr>
            </w:pPr>
            <w:r>
              <w:rPr>
                <w:rFonts w:ascii="Calibri Light" w:eastAsia="Calibri" w:hAnsi="Calibri Light" w:cs="Calibri Light"/>
                <w:color w:val="000000"/>
              </w:rPr>
              <w:t>Appropriate LOINC Code with  Scale = DOC</w:t>
            </w:r>
          </w:p>
        </w:tc>
      </w:tr>
      <w:tr w:rsidR="00A10C4D" w:rsidRPr="00C64922" w14:paraId="7FF51277" w14:textId="77777777" w:rsidTr="00254B4A">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11502-2</w:t>
            </w:r>
          </w:p>
        </w:tc>
      </w:tr>
      <w:tr w:rsidR="00A10C4D" w:rsidRPr="00C64922" w14:paraId="0365986B" w14:textId="77777777" w:rsidTr="00254B4A">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34109-9</w:t>
            </w:r>
          </w:p>
        </w:tc>
      </w:tr>
      <w:tr w:rsidR="00A10C4D" w:rsidRPr="00C64922" w14:paraId="711B62CF" w14:textId="77777777" w:rsidTr="00254B4A">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34746-8</w:t>
            </w:r>
          </w:p>
        </w:tc>
      </w:tr>
      <w:tr w:rsidR="00A10C4D" w:rsidRPr="00C64922" w14:paraId="7EE57D71" w14:textId="77777777" w:rsidTr="00254B4A">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11526-1</w:t>
            </w:r>
          </w:p>
        </w:tc>
      </w:tr>
      <w:tr w:rsidR="00A10C4D" w:rsidRPr="00C64922" w14:paraId="1EA8143E" w14:textId="77777777" w:rsidTr="00254B4A">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51855-5</w:t>
            </w:r>
          </w:p>
        </w:tc>
      </w:tr>
      <w:tr w:rsidR="00A10C4D" w:rsidRPr="00C64922" w14:paraId="0D73B735" w14:textId="77777777" w:rsidTr="00254B4A">
        <w:tc>
          <w:tcPr>
            <w:tcW w:w="4258" w:type="dxa"/>
            <w:tcBorders>
              <w:right w:val="nil"/>
            </w:tcBorders>
            <w:shd w:val="clear" w:color="auto" w:fill="FFFFFF"/>
          </w:tcPr>
          <w:p w14:paraId="311D62AB"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28570-0</w:t>
            </w:r>
          </w:p>
        </w:tc>
      </w:tr>
      <w:tr w:rsidR="00A10C4D" w:rsidRPr="00C64922" w14:paraId="7C140236" w14:textId="77777777" w:rsidTr="00254B4A">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11506-3</w:t>
            </w:r>
          </w:p>
        </w:tc>
      </w:tr>
      <w:tr w:rsidR="00A10C4D" w:rsidRPr="00C64922" w14:paraId="715B8625" w14:textId="77777777" w:rsidTr="00254B4A">
        <w:tc>
          <w:tcPr>
            <w:tcW w:w="4258" w:type="dxa"/>
            <w:tcBorders>
              <w:right w:val="nil"/>
            </w:tcBorders>
            <w:shd w:val="clear" w:color="auto" w:fill="FFFFFF"/>
          </w:tcPr>
          <w:p w14:paraId="26A5BD9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57133-1</w:t>
            </w:r>
          </w:p>
        </w:tc>
      </w:tr>
      <w:tr w:rsidR="00A10C4D" w:rsidRPr="00C64922" w14:paraId="047A92EC" w14:textId="77777777" w:rsidTr="00254B4A">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11504-8</w:t>
            </w:r>
          </w:p>
        </w:tc>
      </w:tr>
      <w:tr w:rsidR="00A10C4D" w:rsidRPr="00C64922" w14:paraId="25151060" w14:textId="77777777" w:rsidTr="00254B4A">
        <w:tc>
          <w:tcPr>
            <w:tcW w:w="4258" w:type="dxa"/>
            <w:tcBorders>
              <w:right w:val="nil"/>
            </w:tcBorders>
            <w:shd w:val="clear" w:color="auto" w:fill="FFFFFF"/>
          </w:tcPr>
          <w:p w14:paraId="6D6328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18761-7</w:t>
            </w:r>
          </w:p>
        </w:tc>
      </w:tr>
    </w:tbl>
    <w:p w14:paraId="3421F88F" w14:textId="5AF50BF2" w:rsidR="00364C2D" w:rsidRPr="00C64922" w:rsidRDefault="00CA5B48" w:rsidP="005E7793">
      <w:pPr>
        <w:pStyle w:val="Caption"/>
        <w:spacing w:after="240"/>
      </w:pPr>
      <w:bookmarkStart w:id="417" w:name="_Ref21889308"/>
      <w:bookmarkStart w:id="418" w:name="_Toc10602115"/>
      <w:r>
        <w:t xml:space="preserve">  </w:t>
      </w:r>
      <w:bookmarkStart w:id="419" w:name="_Toc118898795"/>
      <w:bookmarkStart w:id="420" w:name="_Toc127519315"/>
      <w:bookmarkStart w:id="421" w:name="_Toc119939998"/>
      <w:r w:rsidR="00364C2D" w:rsidRPr="00C64922">
        <w:t xml:space="preserve">Table </w:t>
      </w:r>
      <w:r w:rsidR="008B59D0">
        <w:fldChar w:fldCharType="begin"/>
      </w:r>
      <w:r w:rsidR="008B59D0">
        <w:instrText xml:space="preserve"> SEQ Table \* ARABIC </w:instrText>
      </w:r>
      <w:r w:rsidR="008B59D0">
        <w:fldChar w:fldCharType="separate"/>
      </w:r>
      <w:r w:rsidR="00DC1072">
        <w:rPr>
          <w:noProof/>
        </w:rPr>
        <w:t>9</w:t>
      </w:r>
      <w:r w:rsidR="008B59D0">
        <w:rPr>
          <w:noProof/>
        </w:rPr>
        <w:fldChar w:fldCharType="end"/>
      </w:r>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417"/>
      <w:bookmarkEnd w:id="419"/>
      <w:bookmarkEnd w:id="420"/>
      <w:bookmarkEnd w:id="4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743"/>
      </w:tblGrid>
      <w:tr w:rsidR="00254B4A" w:rsidRPr="00C64922" w14:paraId="0C6B2CA2" w14:textId="77777777" w:rsidTr="00254B4A">
        <w:tc>
          <w:tcPr>
            <w:tcW w:w="445" w:type="dxa"/>
            <w:tcBorders>
              <w:right w:val="nil"/>
            </w:tcBorders>
            <w:shd w:val="clear" w:color="auto" w:fill="C6D9F1"/>
          </w:tcPr>
          <w:bookmarkEnd w:id="418"/>
          <w:p w14:paraId="16495CF2" w14:textId="77777777" w:rsidR="00D53140" w:rsidRPr="00C64922" w:rsidRDefault="00634398" w:rsidP="00F8305B">
            <w:pPr>
              <w:pStyle w:val="BodyText"/>
              <w:rPr>
                <w:noProof/>
              </w:rPr>
            </w:pPr>
            <w:r>
              <w:rPr>
                <w:noProof/>
              </w:rPr>
              <w:lastRenderedPageBreak/>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03872710" w:rsidR="00A10C4D" w:rsidRPr="00D14360" w:rsidRDefault="00212693" w:rsidP="005E7793">
      <w:pPr>
        <w:spacing w:before="240" w:after="120"/>
        <w:rPr>
          <w:rFonts w:eastAsia="Calibri" w:cs="Calibri"/>
          <w:color w:val="000000"/>
        </w:rPr>
      </w:pPr>
      <w:r w:rsidRPr="00D14360">
        <w:rPr>
          <w:rFonts w:eastAsia="Calibri" w:cs="Calibri"/>
          <w:b/>
          <w:bCs/>
          <w:color w:val="000000"/>
        </w:rPr>
        <w:t>R</w:t>
      </w:r>
      <w:r w:rsidR="00B47A44" w:rsidRPr="00D14360">
        <w:rPr>
          <w:rFonts w:eastAsia="Calibri" w:cs="Calibri"/>
          <w:b/>
          <w:bCs/>
          <w:color w:val="000000"/>
        </w:rPr>
        <w:t>eference:</w:t>
      </w:r>
      <w:r w:rsidRPr="00D14360">
        <w:rPr>
          <w:rFonts w:eastAsia="Calibri" w:cs="Calibri"/>
          <w:color w:val="000000"/>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_Ref21851322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Pr>
          <w:rStyle w:val="Hyperlink"/>
          <w:rFonts w:eastAsia="Calibri" w:cs="Calibri"/>
        </w:rPr>
        <w:t>4.</w:t>
      </w:r>
      <w:del w:id="422" w:author="Ballot Reconciliation" w:date="2023-03-09T09:31:00Z">
        <w:r w:rsidR="00F10C7C">
          <w:rPr>
            <w:rStyle w:val="Hyperlink"/>
            <w:rFonts w:eastAsia="Calibri" w:cs="Calibri"/>
          </w:rPr>
          <w:delText>3</w:delText>
        </w:r>
      </w:del>
      <w:ins w:id="423" w:author="Ballot Reconciliation" w:date="2023-03-09T09:31:00Z">
        <w:r w:rsidR="00DC1072">
          <w:rPr>
            <w:rStyle w:val="Hyperlink"/>
            <w:rFonts w:eastAsia="Calibri" w:cs="Calibri"/>
          </w:rPr>
          <w:t>2</w:t>
        </w:r>
      </w:ins>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_Ref21851333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sidRPr="00254B4A">
        <w:rPr>
          <w:rFonts w:cs="Calibri"/>
          <w:color w:val="0000FF"/>
          <w:u w:val="single"/>
        </w:rPr>
        <w:t>Sections Defined in C-CDA (ordered using SOAP framework)</w:t>
      </w:r>
      <w:r w:rsidR="0009537F" w:rsidRPr="007770C6">
        <w:rPr>
          <w:rStyle w:val="Hyperlink"/>
          <w:rFonts w:eastAsia="Calibri" w:cs="Calibri"/>
        </w:rPr>
        <w:fldChar w:fldCharType="end"/>
      </w:r>
      <w:r w:rsidR="0009537F" w:rsidRPr="003A3D50">
        <w:rPr>
          <w:rStyle w:val="Hyperlink"/>
          <w:rFonts w:eastAsia="Calibri" w:cs="Calibri"/>
          <w:u w:val="none"/>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_Ref21851354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Pr>
          <w:rStyle w:val="Hyperlink"/>
          <w:rFonts w:eastAsia="Calibri" w:cs="Calibri"/>
        </w:rPr>
        <w:t>5.2.18</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_Ref21851361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sidRPr="00254B4A">
        <w:rPr>
          <w:rFonts w:cs="Calibri"/>
          <w:color w:val="0000FF"/>
          <w:u w:val="single"/>
        </w:rPr>
        <w:t>Clinical Note</w:t>
      </w:r>
      <w:r w:rsidR="0009537F" w:rsidRPr="007770C6">
        <w:rPr>
          <w:rStyle w:val="Hyperlink"/>
          <w:rFonts w:eastAsia="Calibri" w:cs="Calibri"/>
        </w:rPr>
        <w:fldChar w:fldCharType="end"/>
      </w:r>
    </w:p>
    <w:p w14:paraId="2A25D097" w14:textId="77777777" w:rsidR="00A10C4D" w:rsidRPr="00C64922" w:rsidRDefault="00212693" w:rsidP="003E2C96">
      <w:pPr>
        <w:pStyle w:val="Heading2"/>
      </w:pPr>
      <w:bookmarkStart w:id="424" w:name="_Options_for_Temporarily"/>
      <w:bookmarkStart w:id="425" w:name="_Toc127519113"/>
      <w:bookmarkStart w:id="426" w:name="_Toc119939796"/>
      <w:bookmarkStart w:id="427" w:name="_Toc11043565"/>
      <w:bookmarkStart w:id="428" w:name="_Toc11045563"/>
      <w:bookmarkStart w:id="429" w:name="_Toc11391233"/>
      <w:bookmarkStart w:id="430" w:name="_Toc10695569"/>
      <w:bookmarkStart w:id="431" w:name="_Toc10690395"/>
      <w:bookmarkEnd w:id="424"/>
      <w:r w:rsidRPr="00C64922">
        <w:t xml:space="preserve">Options for </w:t>
      </w:r>
      <w:r>
        <w:t>T</w:t>
      </w:r>
      <w:r w:rsidRPr="00C64922">
        <w:t xml:space="preserve">emporarily </w:t>
      </w:r>
      <w:r>
        <w:t>U</w:t>
      </w:r>
      <w:r w:rsidRPr="00C64922">
        <w:t>navailable</w:t>
      </w:r>
      <w:r>
        <w:t xml:space="preserve"> D</w:t>
      </w:r>
      <w:r w:rsidRPr="00C64922">
        <w:t>ata</w:t>
      </w:r>
      <w:bookmarkEnd w:id="425"/>
      <w:bookmarkEnd w:id="426"/>
      <w:r w:rsidRPr="00C64922">
        <w:t xml:space="preserve"> </w:t>
      </w:r>
      <w:bookmarkEnd w:id="427"/>
      <w:bookmarkEnd w:id="428"/>
      <w:bookmarkEnd w:id="429"/>
      <w:r w:rsidR="00A10C4D" w:rsidRPr="00C64922">
        <w:t xml:space="preserve"> </w:t>
      </w:r>
      <w:bookmarkEnd w:id="430"/>
      <w:bookmarkEnd w:id="431"/>
    </w:p>
    <w:p w14:paraId="07C00C92" w14:textId="77777777" w:rsidR="00A17D8D" w:rsidRPr="00C64922" w:rsidRDefault="00A17D8D" w:rsidP="00A17D8D">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using the</w:t>
      </w:r>
      <w:r w:rsidR="00616B12">
        <w:rPr>
          <w:color w:val="000000"/>
        </w:rPr>
        <w:t xml:space="preserve"> </w:t>
      </w:r>
      <w:r w:rsidR="00890FBD">
        <w:rPr>
          <w:color w:val="000000"/>
        </w:rPr>
        <w:t>”</w:t>
      </w:r>
      <w:r w:rsidRPr="00C64922">
        <w:rPr>
          <w:color w:val="000000"/>
        </w:rPr>
        <w:t>nul</w:t>
      </w:r>
      <w:r w:rsidR="00863460">
        <w:rPr>
          <w:color w:val="000000"/>
        </w:rPr>
        <w:t>l</w:t>
      </w:r>
      <w:r w:rsidR="00890FBD">
        <w:rPr>
          <w:color w:val="000000"/>
        </w:rPr>
        <w:t>”</w:t>
      </w:r>
      <w:r w:rsidRPr="00C64922">
        <w:rPr>
          <w:color w:val="000000"/>
        </w:rPr>
        <w:t>Flavor="NAV"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relatedDocument/typeCode=“RPLC” and the relatedDocument/typeCode=”RPLC”/parentDocument/id element will be set to reference the prior document’s </w:t>
      </w:r>
      <w:r>
        <w:rPr>
          <w:color w:val="000000"/>
        </w:rPr>
        <w:t xml:space="preserve">clinicalDocument.id.  </w:t>
      </w:r>
    </w:p>
    <w:p w14:paraId="6D30B3E5" w14:textId="77777777" w:rsidR="00A17D8D" w:rsidRPr="001C76ED" w:rsidRDefault="00A17D8D" w:rsidP="00A17D8D">
      <w:pPr>
        <w:spacing w:before="120" w:after="120"/>
        <w:rPr>
          <w:color w:val="000000"/>
          <w:sz w:val="22"/>
        </w:rPr>
      </w:pPr>
      <w:r>
        <w:rPr>
          <w:color w:val="000000"/>
        </w:rPr>
        <w:t xml:space="preserve">The setId and versionNumber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14:paraId="0072564D" w14:textId="77777777" w:rsidR="00A17D8D" w:rsidRPr="00C64922" w:rsidRDefault="00A17D8D" w:rsidP="00A17D8D">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14:paraId="3D65700F" w14:textId="786FE2B8" w:rsidR="00977E37" w:rsidRPr="00C64922" w:rsidRDefault="00CA5B48" w:rsidP="002B0644">
      <w:pPr>
        <w:pStyle w:val="Caption"/>
        <w:keepNext/>
        <w:spacing w:after="0"/>
      </w:pPr>
      <w:r>
        <w:t xml:space="preserve">  </w:t>
      </w:r>
      <w:bookmarkStart w:id="432" w:name="_Toc118898723"/>
      <w:bookmarkStart w:id="433" w:name="_Toc127519242"/>
      <w:bookmarkStart w:id="434" w:name="_Toc119939925"/>
      <w:r w:rsidR="00977E37" w:rsidRPr="00C64922">
        <w:t xml:space="preserve">Example </w:t>
      </w:r>
      <w:r w:rsidR="008B59D0">
        <w:fldChar w:fldCharType="begin"/>
      </w:r>
      <w:r w:rsidR="008B59D0">
        <w:instrText xml:space="preserve"> SEQ Example \* ARABIC </w:instrText>
      </w:r>
      <w:r w:rsidR="008B59D0">
        <w:fldChar w:fldCharType="separate"/>
      </w:r>
      <w:r w:rsidR="00DC1072">
        <w:rPr>
          <w:noProof/>
        </w:rPr>
        <w:t>2</w:t>
      </w:r>
      <w:r w:rsidR="008B59D0">
        <w:rPr>
          <w:noProof/>
        </w:rPr>
        <w:fldChar w:fldCharType="end"/>
      </w:r>
      <w:r w:rsidR="00977E37" w:rsidRPr="00C64922">
        <w:t>: Discharge Summary with no Hospital Course information (see replacement document below).</w:t>
      </w:r>
      <w:bookmarkEnd w:id="432"/>
      <w:bookmarkEnd w:id="433"/>
      <w:bookmarkEnd w:id="4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A06E6A" w:rsidRPr="00C64922" w14:paraId="4DD88CEC" w14:textId="77777777" w:rsidTr="00254B4A">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101C7A8B"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&lt;section nullFlavor=</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NAV</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&gt;</w:t>
            </w:r>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lastRenderedPageBreak/>
              <w:t>&lt;/ClinicalDocument&gt;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34BD9FD3" w:rsidR="00A17D8D" w:rsidRDefault="00977E37" w:rsidP="00A17D8D">
      <w:pPr>
        <w:pStyle w:val="Caption"/>
        <w:keepNext/>
        <w:spacing w:after="0"/>
      </w:pPr>
      <w:bookmarkStart w:id="435" w:name="_Toc118898724"/>
      <w:bookmarkStart w:id="436" w:name="_Toc127519243"/>
      <w:bookmarkStart w:id="437" w:name="_Toc119939926"/>
      <w:r w:rsidRPr="00C64922">
        <w:t xml:space="preserve">Example </w:t>
      </w:r>
      <w:r w:rsidR="008B59D0">
        <w:fldChar w:fldCharType="begin"/>
      </w:r>
      <w:r w:rsidR="008B59D0">
        <w:instrText xml:space="preserve"> SEQ Example \* ARABIC </w:instrText>
      </w:r>
      <w:r w:rsidR="008B59D0">
        <w:fldChar w:fldCharType="separate"/>
      </w:r>
      <w:r w:rsidR="00DC1072">
        <w:rPr>
          <w:noProof/>
        </w:rPr>
        <w:t>3</w:t>
      </w:r>
      <w:r w:rsidR="008B59D0">
        <w:rPr>
          <w:noProof/>
        </w:rPr>
        <w:fldChar w:fldCharType="end"/>
      </w:r>
      <w:r w:rsidRPr="00C64922">
        <w:t xml:space="preserve">: Replacement Discharge Summary document with Hospital Course </w:t>
      </w:r>
      <w:r w:rsidR="003F702A">
        <w:t>i</w:t>
      </w:r>
      <w:r w:rsidRPr="00C64922">
        <w:t>nformation</w:t>
      </w:r>
      <w:r w:rsidR="003F702A">
        <w:t>.</w:t>
      </w:r>
      <w:bookmarkEnd w:id="435"/>
      <w:bookmarkEnd w:id="436"/>
      <w:bookmarkEnd w:id="437"/>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C6913" w14:paraId="317FEAAA" w14:textId="77777777" w:rsidTr="00254B4A">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 typeCode="RPLC"&gt;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Lovenox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&lt;/ClinicalDocument&gt;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438" w:name="_Toc127519114"/>
      <w:bookmarkStart w:id="439" w:name="_Toc119939797"/>
      <w:r>
        <w:t>Do</w:t>
      </w:r>
      <w:bookmarkStart w:id="440" w:name="_4i7ojhp" w:colFirst="0" w:colLast="0"/>
      <w:bookmarkStart w:id="441" w:name="_Toc10690830"/>
      <w:bookmarkStart w:id="442" w:name="_Toc11043566"/>
      <w:bookmarkStart w:id="443" w:name="_Toc11045564"/>
      <w:bookmarkStart w:id="444" w:name="_Toc11391234"/>
      <w:bookmarkEnd w:id="440"/>
      <w:r w:rsidR="00A10C4D" w:rsidRPr="00C64922">
        <w:t>cument Level Guidance</w:t>
      </w:r>
      <w:bookmarkEnd w:id="438"/>
      <w:bookmarkEnd w:id="439"/>
      <w:bookmarkEnd w:id="441"/>
      <w:bookmarkEnd w:id="442"/>
      <w:bookmarkEnd w:id="443"/>
      <w:bookmarkEnd w:id="444"/>
    </w:p>
    <w:p w14:paraId="36114918" w14:textId="78302D4B" w:rsidR="00A10C4D" w:rsidRPr="00D14360" w:rsidRDefault="00A10C4D" w:rsidP="00B505D2">
      <w:pPr>
        <w:spacing w:after="120"/>
        <w:rPr>
          <w:rFonts w:cs="Calibri"/>
          <w:color w:val="000000"/>
        </w:rPr>
      </w:pPr>
      <w:bookmarkStart w:id="445" w:name="_jxyuyww97blw" w:colFirst="0" w:colLast="0"/>
      <w:bookmarkEnd w:id="445"/>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14:paraId="502DF469" w14:textId="77777777" w:rsidR="00A10C4D" w:rsidRPr="00D14360" w:rsidRDefault="00A10C4D" w:rsidP="00B505D2">
      <w:pPr>
        <w:spacing w:after="120"/>
        <w:rPr>
          <w:rFonts w:cs="Calibri"/>
          <w:color w:val="000000"/>
        </w:rPr>
      </w:pPr>
      <w:r w:rsidRPr="00D14360">
        <w:rPr>
          <w:rFonts w:cs="Calibri"/>
          <w:color w:val="000000"/>
        </w:rPr>
        <w:t>This chapter provides generalized document header guidance and additional guidance for specific types of C-CDA documents.</w:t>
      </w:r>
    </w:p>
    <w:p w14:paraId="0E06400E" w14:textId="77777777" w:rsidR="00A10C4D" w:rsidRPr="00C64922" w:rsidRDefault="00A10C4D" w:rsidP="003E2C96">
      <w:pPr>
        <w:pStyle w:val="Heading2"/>
      </w:pPr>
      <w:bookmarkStart w:id="446" w:name="_ankztbgy2ph6" w:colFirst="0" w:colLast="0"/>
      <w:bookmarkStart w:id="447" w:name="_Toc10690831"/>
      <w:bookmarkStart w:id="448" w:name="_Toc11043567"/>
      <w:bookmarkStart w:id="449" w:name="_Toc11045565"/>
      <w:bookmarkStart w:id="450" w:name="_Toc11391235"/>
      <w:bookmarkStart w:id="451" w:name="_Toc127519115"/>
      <w:bookmarkStart w:id="452" w:name="_Toc119939798"/>
      <w:bookmarkEnd w:id="446"/>
      <w:r w:rsidRPr="00C64922">
        <w:t>Reusable, Nesting Templates</w:t>
      </w:r>
      <w:bookmarkEnd w:id="447"/>
      <w:bookmarkEnd w:id="448"/>
      <w:bookmarkEnd w:id="449"/>
      <w:bookmarkEnd w:id="450"/>
      <w:bookmarkEnd w:id="451"/>
      <w:bookmarkEnd w:id="452"/>
    </w:p>
    <w:p w14:paraId="20D41FBF" w14:textId="6B467F38" w:rsidR="00A10C4D" w:rsidRPr="00D14360" w:rsidRDefault="00A10C4D" w:rsidP="00B505D2">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2ACCE97E" w:rsidR="00A10C4D" w:rsidRDefault="00A10C4D" w:rsidP="00B505D2">
      <w:pPr>
        <w:spacing w:after="120"/>
        <w:rPr>
          <w:rFonts w:cs="Calibri"/>
          <w:color w:val="000000"/>
        </w:rPr>
      </w:pPr>
      <w:r w:rsidRPr="00D14360">
        <w:rPr>
          <w:rFonts w:cs="Calibri"/>
          <w:color w:val="000000"/>
        </w:rPr>
        <w:lastRenderedPageBreak/>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053D8DDC" w14:textId="77777777" w:rsidTr="00254B4A">
        <w:tc>
          <w:tcPr>
            <w:tcW w:w="725" w:type="dxa"/>
            <w:tcBorders>
              <w:right w:val="nil"/>
            </w:tcBorders>
            <w:shd w:val="clear" w:color="auto" w:fill="C6D9F1"/>
          </w:tcPr>
          <w:p w14:paraId="606A315A" w14:textId="77777777" w:rsidR="00F47D77" w:rsidRPr="00C64922" w:rsidRDefault="00F47D77" w:rsidP="0007159E">
            <w:pPr>
              <w:pStyle w:val="BodyText"/>
              <w:rPr>
                <w:noProof/>
              </w:rPr>
            </w:pPr>
            <w:r>
              <w:rPr>
                <w:noProof/>
              </w:rPr>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4F42508" w14:textId="78CD4DA9" w:rsidR="00F47D77" w:rsidRPr="00C64922" w:rsidRDefault="00F47D77" w:rsidP="0007159E">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14:paraId="3957DEB9" w14:textId="77777777" w:rsidR="00086EAB" w:rsidRPr="00D14360" w:rsidRDefault="00086EAB" w:rsidP="00B505D2">
      <w:pPr>
        <w:spacing w:after="120"/>
        <w:rPr>
          <w:rFonts w:cs="Calibri"/>
          <w:color w:val="000000"/>
        </w:rPr>
      </w:pPr>
    </w:p>
    <w:p w14:paraId="7B083E5D" w14:textId="77777777" w:rsidR="00A10C4D" w:rsidRPr="00D14360" w:rsidRDefault="00A10C4D" w:rsidP="00B505D2">
      <w:pPr>
        <w:spacing w:after="120"/>
        <w:rPr>
          <w:rFonts w:cs="Calibri"/>
          <w:color w:val="000000"/>
        </w:rPr>
      </w:pPr>
      <w:r w:rsidRPr="00D14360">
        <w:rPr>
          <w:rFonts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C17F49">
      <w:pPr>
        <w:pStyle w:val="Heading3"/>
      </w:pPr>
      <w:bookmarkStart w:id="453" w:name="_Toc10690832"/>
      <w:bookmarkStart w:id="454" w:name="_Toc11043568"/>
      <w:bookmarkStart w:id="455" w:name="_Toc11045566"/>
      <w:bookmarkStart w:id="456" w:name="_Toc11391236"/>
      <w:bookmarkStart w:id="457" w:name="_Toc127519116"/>
      <w:bookmarkStart w:id="458" w:name="_Toc119939799"/>
      <w:r w:rsidRPr="00C64922">
        <w:t>Nested Content and Context Conduction</w:t>
      </w:r>
      <w:bookmarkEnd w:id="453"/>
      <w:bookmarkEnd w:id="454"/>
      <w:bookmarkEnd w:id="455"/>
      <w:bookmarkEnd w:id="456"/>
      <w:bookmarkEnd w:id="457"/>
      <w:bookmarkEnd w:id="458"/>
    </w:p>
    <w:p w14:paraId="28F8D71A" w14:textId="77777777" w:rsidR="00DE1E4B" w:rsidRPr="003A3D50" w:rsidRDefault="00DE1E4B" w:rsidP="00DE1E4B">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5"/>
      </w:r>
    </w:p>
    <w:p w14:paraId="6D60DA95" w14:textId="77777777" w:rsidR="00DE1E4B" w:rsidRPr="003A3D50" w:rsidRDefault="00DE1E4B" w:rsidP="00DE1E4B">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6"/>
      </w:r>
      <w:r w:rsidRPr="003A3D50">
        <w:rPr>
          <w:rFonts w:cs="Calibri"/>
          <w:color w:val="000000"/>
          <w:shd w:val="clear" w:color="auto" w:fill="FFFFFF"/>
        </w:rPr>
        <w:t>:</w:t>
      </w:r>
    </w:p>
    <w:p w14:paraId="37AE73AD"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Author</w:t>
      </w:r>
    </w:p>
    <w:p w14:paraId="06FC8795"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20EA148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Data enterer</w:t>
      </w:r>
    </w:p>
    <w:p w14:paraId="4F23529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192558BC"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Informant</w:t>
      </w:r>
    </w:p>
    <w:p w14:paraId="48C9D5E6"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Legal authenticator</w:t>
      </w:r>
    </w:p>
    <w:p w14:paraId="021FBBD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Participant</w:t>
      </w:r>
    </w:p>
    <w:p w14:paraId="1675CE1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Record target</w:t>
      </w:r>
    </w:p>
    <w:p w14:paraId="406F4D6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5AB80EF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6222332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14:paraId="551145D2"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lastRenderedPageBreak/>
        <w:t>Author</w:t>
      </w:r>
    </w:p>
    <w:p w14:paraId="12B05D49"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12F784C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3CAC7B5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4003836E"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61D5E4DB"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B69FA6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4BB8CE1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0BC7EFF3"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104D06B6"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Participant</w:t>
      </w:r>
    </w:p>
    <w:p w14:paraId="760727E4"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0B924360"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The outer context for an entryRelationship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rFonts w:cs="Calibri"/>
          <w:color w:val="000000"/>
        </w:rPr>
      </w:pPr>
      <w:r w:rsidRPr="003A3D50">
        <w:rPr>
          <w:rFonts w:cs="Calibri"/>
          <w:color w:val="000000"/>
        </w:rPr>
        <w:t>To override the Confidentiality at the entry level, an implementation must use Confidentiality Security Observation [Observation: templateId 2.16.840.1.113883.3.445.12] defined in "HL7 CDA® R2 Implementation Guide: Privacy Consent Directives, Release 1</w:t>
      </w:r>
      <w:r w:rsidR="00370B65" w:rsidRPr="003A3D50">
        <w:rPr>
          <w:rFonts w:cs="Calibri"/>
          <w:color w:val="000000"/>
        </w:rPr>
        <w:t>.</w:t>
      </w:r>
      <w:r w:rsidRPr="003A3D50">
        <w:rPr>
          <w:rFonts w:cs="Calibri"/>
          <w:color w:val="000000"/>
        </w:rPr>
        <w:t>"</w:t>
      </w:r>
      <w:r w:rsidR="00370B65" w:rsidRPr="003A3D50">
        <w:rPr>
          <w:rStyle w:val="FootnoteReference"/>
          <w:rFonts w:cs="Calibri"/>
          <w:color w:val="000000"/>
        </w:rPr>
        <w:footnoteReference w:id="57"/>
      </w:r>
      <w:r w:rsidRPr="003A3D50">
        <w:rPr>
          <w:rFonts w:cs="Calibri"/>
          <w:color w:val="000000"/>
        </w:rPr>
        <w:t xml:space="preserve"> </w:t>
      </w:r>
    </w:p>
    <w:p w14:paraId="5329FB0C" w14:textId="77777777" w:rsidR="00FB6C42" w:rsidRDefault="00FB6C42" w:rsidP="00FB6C42">
      <w:pPr>
        <w:shd w:val="clear" w:color="auto" w:fill="FFFFFF"/>
        <w:spacing w:after="120"/>
        <w:ind w:left="1080"/>
        <w:rPr>
          <w:rFonts w:cs="Calibri"/>
          <w:color w:val="000000"/>
        </w:rPr>
      </w:pPr>
    </w:p>
    <w:p w14:paraId="0C90E8C2" w14:textId="6292916B" w:rsidR="00C12940" w:rsidRDefault="00CC03A6" w:rsidP="00CA5B48">
      <w:pPr>
        <w:pStyle w:val="Caption"/>
        <w:keepNext/>
        <w:spacing w:after="0"/>
        <w:ind w:left="90"/>
      </w:pPr>
      <w:bookmarkStart w:id="459" w:name="_Toc118898725"/>
      <w:bookmarkStart w:id="460" w:name="_Toc127519244"/>
      <w:bookmarkStart w:id="461" w:name="_Toc119939927"/>
      <w:r>
        <w:t xml:space="preserve">Example </w:t>
      </w:r>
      <w:r w:rsidR="008B59D0">
        <w:fldChar w:fldCharType="begin"/>
      </w:r>
      <w:r w:rsidR="008B59D0">
        <w:instrText xml:space="preserve"> SEQ Example \* ARABIC </w:instrText>
      </w:r>
      <w:r w:rsidR="008B59D0">
        <w:fldChar w:fldCharType="separate"/>
      </w:r>
      <w:r w:rsidR="00DC1072">
        <w:rPr>
          <w:noProof/>
        </w:rPr>
        <w:t>4</w:t>
      </w:r>
      <w:r w:rsidR="008B59D0">
        <w:rPr>
          <w:noProof/>
        </w:rPr>
        <w:fldChar w:fldCharType="end"/>
      </w:r>
      <w:r>
        <w:t xml:space="preserve">: </w:t>
      </w:r>
      <w:r w:rsidRPr="00DD0CC8">
        <w:t>Section with narrative text and a nullFlavor for the author</w:t>
      </w:r>
      <w:bookmarkEnd w:id="459"/>
      <w:bookmarkEnd w:id="460"/>
      <w:bookmarkEnd w:id="461"/>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254B4A">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&lt;templateId root="1.3.6.1.4.1.19376.1.5.3.1.1.13.2.1"/&gt;</w:t>
            </w:r>
            <w:r w:rsidRPr="003A3D50">
              <w:rPr>
                <w:rFonts w:ascii="Courier New" w:hAnsi="Courier New" w:cs="Courier New"/>
                <w:color w:val="000000"/>
                <w:sz w:val="16"/>
                <w:szCs w:val="16"/>
                <w:highlight w:val="white"/>
              </w:rPr>
              <w:br/>
              <w:t xml:space="preserve">          &lt;code code="10154-3" displayName="Chief complaint Reported"</w:t>
            </w:r>
            <w:r w:rsidRPr="003A3D50">
              <w:rPr>
                <w:rFonts w:ascii="Courier New" w:hAnsi="Courier New" w:cs="Courier New"/>
                <w:color w:val="000000"/>
                <w:sz w:val="16"/>
                <w:szCs w:val="16"/>
                <w:highlight w:val="white"/>
              </w:rPr>
              <w:br/>
              <w:t xml:space="preserve">            codeSystem="2.16.840.1.113883.6.1" codeSystemName="LOINC"/&gt;</w:t>
            </w:r>
            <w:r w:rsidRPr="003A3D50">
              <w:rPr>
                <w:rFonts w:ascii="Courier New" w:hAnsi="Courier New" w:cs="Courier New"/>
                <w:color w:val="000000"/>
                <w:sz w:val="16"/>
                <w:szCs w:val="16"/>
                <w:highlight w:val="white"/>
              </w:rPr>
              <w:br/>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nullFlavor="UNK"&gt;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&lt;id/&gt;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cs="Calibri"/>
          <w:b/>
          <w:bCs/>
          <w:color w:val="000000"/>
        </w:rPr>
      </w:pPr>
      <w:r w:rsidRPr="00D14360">
        <w:rPr>
          <w:rFonts w:cs="Calibri"/>
          <w:b/>
          <w:bCs/>
          <w:color w:val="000000"/>
        </w:rPr>
        <w:t>Reference:</w:t>
      </w:r>
      <w:r w:rsidRPr="00D14360">
        <w:rPr>
          <w:rFonts w:cs="Calibri"/>
          <w:color w:val="000000"/>
        </w:rPr>
        <w:t xml:space="preserve"> </w:t>
      </w:r>
      <w:r w:rsidR="00A10C4D" w:rsidRPr="00D14360">
        <w:rPr>
          <w:rFonts w:cs="Calibri"/>
          <w:color w:val="000000"/>
        </w:rPr>
        <w:t>For additional information on Context Conduction mechanisms in CDA documents, consult the HL7 CDA R2.0 specification.</w:t>
      </w:r>
      <w:r w:rsidR="00265B3F" w:rsidRPr="00D14360">
        <w:rPr>
          <w:rFonts w:cs="Calibri"/>
          <w:color w:val="000000"/>
        </w:rPr>
        <w:t xml:space="preserve"> </w:t>
      </w:r>
    </w:p>
    <w:p w14:paraId="76D8329C" w14:textId="77777777" w:rsidR="00CC03A6" w:rsidRPr="00CC03A6" w:rsidRDefault="00CC03A6" w:rsidP="00CC03A6">
      <w:pPr>
        <w:spacing w:after="120"/>
        <w:rPr>
          <w:rFonts w:ascii="Calibri Light" w:hAnsi="Calibri Light" w:cs="Calibri Light"/>
          <w:color w:val="000000"/>
        </w:rPr>
      </w:pPr>
      <w:r>
        <w:rPr>
          <w:rFonts w:cs="Calibri"/>
          <w:b/>
          <w:bCs/>
          <w:color w:val="000000"/>
        </w:rPr>
        <w:lastRenderedPageBreak/>
        <w:t xml:space="preserve">Reference: </w:t>
      </w:r>
      <w:r w:rsidRPr="003A3D50">
        <w:rPr>
          <w:rFonts w:cs="Calibri"/>
          <w:color w:val="000000"/>
        </w:rPr>
        <w:t>The HL7 Data Security for Privacy</w:t>
      </w:r>
      <w:r w:rsidRPr="003A3D50">
        <w:rPr>
          <w:rStyle w:val="FootnoteReference"/>
          <w:rFonts w:cs="Calibri"/>
          <w:color w:val="000000"/>
        </w:rPr>
        <w:footnoteReference w:id="58"/>
      </w:r>
      <w:r w:rsidRPr="003A3D50">
        <w:rPr>
          <w:rFonts w:cs="Calibri"/>
          <w:color w:val="000000"/>
        </w:rPr>
        <w:t xml:space="preserve"> and HL7 Privacy Consent Directives</w:t>
      </w:r>
      <w:r w:rsidRPr="003A3D50">
        <w:rPr>
          <w:rStyle w:val="FootnoteReference"/>
          <w:rFonts w:cs="Calibri"/>
          <w:color w:val="000000"/>
        </w:rPr>
        <w:footnoteReference w:id="59"/>
      </w:r>
      <w:r w:rsidRPr="003A3D50">
        <w:rPr>
          <w:rFonts w:cs="Calibri"/>
          <w:color w:val="000000"/>
        </w:rPr>
        <w:t xml:space="preserve"> implementation guides define how to override confidentiality context at the entry level.</w:t>
      </w:r>
    </w:p>
    <w:p w14:paraId="5F1A9463" w14:textId="322E803B" w:rsidR="009A40F8" w:rsidRDefault="009A40F8" w:rsidP="00B505D2">
      <w:pPr>
        <w:spacing w:after="120"/>
        <w:rPr>
          <w:rStyle w:val="Hyperlink"/>
          <w:rFonts w:cs="Calibri"/>
        </w:rPr>
      </w:pPr>
      <w:r w:rsidRPr="00D14360">
        <w:rPr>
          <w:rFonts w:cs="Calibri"/>
          <w:b/>
          <w:bCs/>
          <w:color w:val="000000"/>
        </w:rPr>
        <w:t xml:space="preserve">Reference: </w:t>
      </w:r>
      <w:hyperlink w:anchor="_Provenance" w:history="1">
        <w:r w:rsidR="001D005F" w:rsidRPr="007770C6">
          <w:rPr>
            <w:rStyle w:val="Hyperlink"/>
            <w:rFonts w:cs="Calibri"/>
          </w:rPr>
          <w:t>5.2.1 Provenance</w:t>
        </w:r>
      </w:hyperlink>
      <w:bookmarkStart w:id="462" w:name="_Toc19870210"/>
      <w:bookmarkStart w:id="463" w:name="_Toc20480899"/>
      <w:bookmarkEnd w:id="462"/>
      <w:bookmarkEnd w:id="463"/>
      <w:r w:rsidR="00CC03A6" w:rsidRPr="00AD08FB">
        <w:rPr>
          <w:rStyle w:val="Hyperlink"/>
          <w:rFonts w:cs="Calibri"/>
          <w:color w:val="000000"/>
          <w:u w:val="none"/>
        </w:rPr>
        <w:t xml:space="preserve">, </w:t>
      </w:r>
      <w:hyperlink w:anchor="_Unknown_Data_in" w:history="1">
        <w:r w:rsidR="00CC03A6" w:rsidRPr="007770C6">
          <w:rPr>
            <w:rStyle w:val="Hyperlink"/>
            <w:rFonts w:cs="Calibri"/>
          </w:rPr>
          <w:t>5.1.6 Unknown Data in Sections</w:t>
        </w:r>
      </w:hyperlink>
    </w:p>
    <w:p w14:paraId="19BB94C6" w14:textId="77777777" w:rsidR="00FB6C42" w:rsidRPr="003A3D50" w:rsidRDefault="00FB6C42" w:rsidP="00B505D2">
      <w:pPr>
        <w:spacing w:after="120"/>
        <w:rPr>
          <w:rStyle w:val="Hyperlink"/>
          <w:rFonts w:cs="Calibri"/>
          <w:b/>
          <w:bCs/>
        </w:rPr>
      </w:pPr>
    </w:p>
    <w:p w14:paraId="4C473E9B" w14:textId="77777777" w:rsidR="00A10C4D" w:rsidRPr="00C64922" w:rsidRDefault="00A10C4D" w:rsidP="003E2C96">
      <w:pPr>
        <w:pStyle w:val="Heading2"/>
      </w:pPr>
      <w:bookmarkStart w:id="464" w:name="_Toc21529427"/>
      <w:bookmarkStart w:id="465" w:name="_Toc21691479"/>
      <w:bookmarkStart w:id="466" w:name="_Toc21845661"/>
      <w:bookmarkStart w:id="467" w:name="_Toc21851902"/>
      <w:bookmarkStart w:id="468" w:name="_Toc21871863"/>
      <w:bookmarkStart w:id="469" w:name="_Toc21872319"/>
      <w:bookmarkStart w:id="470" w:name="_Toc21880090"/>
      <w:bookmarkStart w:id="471" w:name="_Toc21889920"/>
      <w:bookmarkStart w:id="472" w:name="_Toc21894063"/>
      <w:bookmarkStart w:id="473" w:name="_Toc21897991"/>
      <w:bookmarkStart w:id="474" w:name="_Toc21926738"/>
      <w:bookmarkStart w:id="475" w:name="_Structured_Header"/>
      <w:bookmarkStart w:id="476" w:name="_Toc10690833"/>
      <w:bookmarkStart w:id="477" w:name="_Toc11043569"/>
      <w:bookmarkStart w:id="478" w:name="_Toc11045567"/>
      <w:bookmarkStart w:id="479" w:name="_Toc11391237"/>
      <w:bookmarkStart w:id="480" w:name="_Ref21849894"/>
      <w:bookmarkStart w:id="481" w:name="_Ref21849899"/>
      <w:bookmarkStart w:id="482" w:name="_Toc127519117"/>
      <w:bookmarkStart w:id="483" w:name="_Toc119939800"/>
      <w:bookmarkEnd w:id="464"/>
      <w:bookmarkEnd w:id="465"/>
      <w:bookmarkEnd w:id="466"/>
      <w:bookmarkEnd w:id="467"/>
      <w:bookmarkEnd w:id="468"/>
      <w:bookmarkEnd w:id="469"/>
      <w:bookmarkEnd w:id="470"/>
      <w:bookmarkEnd w:id="471"/>
      <w:bookmarkEnd w:id="472"/>
      <w:bookmarkEnd w:id="473"/>
      <w:bookmarkEnd w:id="474"/>
      <w:bookmarkEnd w:id="475"/>
      <w:r w:rsidRPr="00C64922">
        <w:t>Structured Header</w:t>
      </w:r>
      <w:bookmarkEnd w:id="476"/>
      <w:bookmarkEnd w:id="477"/>
      <w:bookmarkEnd w:id="478"/>
      <w:bookmarkEnd w:id="479"/>
      <w:bookmarkEnd w:id="480"/>
      <w:bookmarkEnd w:id="481"/>
      <w:bookmarkEnd w:id="482"/>
      <w:bookmarkEnd w:id="483"/>
    </w:p>
    <w:p w14:paraId="64398F82" w14:textId="77777777" w:rsidR="00A10C4D" w:rsidRPr="00D14360" w:rsidRDefault="00A10C4D" w:rsidP="00B505D2">
      <w:pPr>
        <w:spacing w:after="120"/>
        <w:rPr>
          <w:rFonts w:eastAsia="Calibri" w:cs="Calibri"/>
          <w:b/>
          <w:color w:val="000000"/>
        </w:rPr>
      </w:pPr>
      <w:r w:rsidRPr="00D14360">
        <w:rPr>
          <w:rFonts w:eastAsia="Calibri" w:cs="Calibri"/>
          <w:color w:val="000000"/>
        </w:rPr>
        <w:t>All CDA documents include a structured header regardless if the document is CDA document with a structured structuredBody element (a “structured document”) or a CDA document with a nonXMLBody element (an “unstructured document”). The structured header permits computer processing (parsing) to occur on its content.</w:t>
      </w:r>
    </w:p>
    <w:p w14:paraId="0F4347D8" w14:textId="77777777" w:rsidR="00A10C4D" w:rsidRPr="00C64922" w:rsidRDefault="00A10C4D" w:rsidP="00C17F49">
      <w:pPr>
        <w:pStyle w:val="Heading3"/>
      </w:pPr>
      <w:bookmarkStart w:id="484" w:name="_78z9pf9xkymc" w:colFirst="0" w:colLast="0"/>
      <w:bookmarkStart w:id="485" w:name="_Toc10690834"/>
      <w:bookmarkStart w:id="486" w:name="_Toc11043570"/>
      <w:bookmarkStart w:id="487" w:name="_Toc11045568"/>
      <w:bookmarkStart w:id="488" w:name="_Toc11391238"/>
      <w:bookmarkStart w:id="489" w:name="_Toc127519118"/>
      <w:bookmarkStart w:id="490" w:name="_Toc119939801"/>
      <w:bookmarkEnd w:id="484"/>
      <w:r w:rsidRPr="00C64922">
        <w:t>Patient</w:t>
      </w:r>
      <w:bookmarkEnd w:id="485"/>
      <w:bookmarkEnd w:id="486"/>
      <w:bookmarkEnd w:id="487"/>
      <w:bookmarkEnd w:id="488"/>
      <w:bookmarkEnd w:id="489"/>
      <w:bookmarkEnd w:id="490"/>
    </w:p>
    <w:p w14:paraId="2327E63D" w14:textId="77777777" w:rsidR="00A10C4D" w:rsidRPr="00D14360" w:rsidRDefault="00A10C4D" w:rsidP="00B505D2">
      <w:pPr>
        <w:spacing w:after="120"/>
        <w:rPr>
          <w:rFonts w:cs="Calibri"/>
          <w:color w:val="000000"/>
        </w:rPr>
      </w:pPr>
      <w:r w:rsidRPr="00D14360">
        <w:rPr>
          <w:rFonts w:cs="Calibri"/>
          <w:color w:val="000000"/>
          <w:shd w:val="clear" w:color="auto" w:fill="FFFFFF"/>
        </w:rPr>
        <w:t>The recordTarget represents the medical record that this document belongs to. In the uncommon case where a clinical document (such as a group encounter note) is placed into more than one patient chart, more than one recordTarget participants can be stated.</w:t>
      </w:r>
      <w:r w:rsidRPr="00D14360">
        <w:rPr>
          <w:rStyle w:val="FootnoteReference"/>
          <w:rFonts w:cs="Calibri"/>
          <w:color w:val="000000"/>
          <w:shd w:val="clear" w:color="auto" w:fill="FFFFFF"/>
        </w:rPr>
        <w:footnoteReference w:id="60"/>
      </w:r>
      <w:r w:rsidRPr="00D14360">
        <w:rPr>
          <w:rFonts w:cs="Calibri"/>
          <w:color w:val="000000"/>
          <w:shd w:val="clear" w:color="auto" w:fill="FFFFFF"/>
        </w:rPr>
        <w:t xml:space="preserve"> </w:t>
      </w:r>
      <w:r w:rsidRPr="00D14360">
        <w:rPr>
          <w:rFonts w:cs="Calibri"/>
          <w:color w:val="000000"/>
        </w:rPr>
        <w:t>The recordTarget records the administrative and demographic data of the patient whose health information is described by the clinical document; each recordTarget must contain at least one patientRole element.</w:t>
      </w:r>
      <w:r w:rsidRPr="00D14360">
        <w:rPr>
          <w:rStyle w:val="FootnoteReference"/>
          <w:rFonts w:cs="Calibri"/>
          <w:color w:val="000000"/>
        </w:rPr>
        <w:footnoteReference w:id="61"/>
      </w:r>
    </w:p>
    <w:p w14:paraId="4CB8718D" w14:textId="77777777" w:rsidR="00A10C4D" w:rsidRPr="00D14360" w:rsidRDefault="00A10C4D" w:rsidP="005E7793">
      <w:pPr>
        <w:spacing w:after="240"/>
        <w:rPr>
          <w:rFonts w:cs="Calibri"/>
          <w:color w:val="000000"/>
        </w:rPr>
      </w:pPr>
      <w:r w:rsidRPr="00D14360">
        <w:rPr>
          <w:rFonts w:cs="Calibri"/>
          <w:color w:val="000000"/>
        </w:rPr>
        <w:t>The recordTarget contains many elements that hold core data for interoperability. T</w:t>
      </w:r>
      <w:r w:rsidR="00FD2557" w:rsidRPr="00D14360">
        <w:rPr>
          <w:rFonts w:cs="Calibri"/>
          <w:color w:val="000000"/>
        </w:rPr>
        <w: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summarizes data elements present in the recordTarget.</w:t>
      </w:r>
    </w:p>
    <w:p w14:paraId="5AE8FB53" w14:textId="77777777" w:rsidR="00FF2B24" w:rsidRPr="00D14360" w:rsidRDefault="00FF2B24" w:rsidP="005E7793">
      <w:pPr>
        <w:spacing w:after="240"/>
        <w:rPr>
          <w:rFonts w:cs="Calibri"/>
          <w:color w:val="000000"/>
        </w:rPr>
      </w:pPr>
      <w:r w:rsidRPr="00D14360">
        <w:rPr>
          <w:rFonts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254B4A">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rFonts w:cs="Calibri Light"/>
                <w:b/>
                <w:color w:val="FFFFFF"/>
              </w:rPr>
            </w:pPr>
            <w:r w:rsidRPr="00D14360">
              <w:rPr>
                <w:rFonts w:cs="Calibri Light"/>
                <w:b/>
                <w:bCs/>
                <w:color w:val="FFFFFF"/>
              </w:rPr>
              <w:t>Data Element</w:t>
            </w:r>
          </w:p>
        </w:tc>
        <w:tc>
          <w:tcPr>
            <w:tcW w:w="6930" w:type="dxa"/>
            <w:shd w:val="clear" w:color="auto" w:fill="4F81BD"/>
          </w:tcPr>
          <w:p w14:paraId="5AED6006" w14:textId="77777777" w:rsidR="00A10C4D" w:rsidRPr="00D14360" w:rsidRDefault="00A10C4D" w:rsidP="00D14360">
            <w:pPr>
              <w:spacing w:after="120"/>
              <w:rPr>
                <w:rFonts w:cs="Calibri Light"/>
                <w:b/>
                <w:color w:val="FFFFFF"/>
              </w:rPr>
            </w:pPr>
            <w:r w:rsidRPr="00D14360">
              <w:rPr>
                <w:rFonts w:cs="Calibri Light"/>
                <w:b/>
                <w:bCs/>
                <w:color w:val="FFFFFF"/>
              </w:rPr>
              <w:t>Data element xPath</w:t>
            </w:r>
          </w:p>
        </w:tc>
      </w:tr>
      <w:tr w:rsidR="00AE350D" w:rsidRPr="00C64922" w14:paraId="17AA378E" w14:textId="77777777" w:rsidTr="00254B4A">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rFonts w:cs="Calibri"/>
                <w:b/>
                <w:bCs/>
                <w:color w:val="000000"/>
              </w:rPr>
            </w:pPr>
            <w:r w:rsidRPr="00D14360">
              <w:rPr>
                <w:rFonts w:cs="Calibri"/>
                <w:b/>
                <w:bCs/>
                <w:color w:val="000000"/>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/ClinicalDocument/recordTarget/patientRole/patient/name/given[1]</w:t>
            </w:r>
          </w:p>
        </w:tc>
      </w:tr>
      <w:tr w:rsidR="00AE350D" w:rsidRPr="00C64922" w14:paraId="136AFBBF" w14:textId="77777777" w:rsidTr="00254B4A">
        <w:tc>
          <w:tcPr>
            <w:tcW w:w="2448" w:type="dxa"/>
            <w:tcBorders>
              <w:right w:val="nil"/>
            </w:tcBorders>
            <w:shd w:val="clear" w:color="auto" w:fill="FFFFFF"/>
          </w:tcPr>
          <w:p w14:paraId="7821F1CA" w14:textId="77777777" w:rsidR="00A10C4D" w:rsidRPr="00D14360" w:rsidRDefault="00A10C4D" w:rsidP="00D14360">
            <w:pPr>
              <w:spacing w:after="120"/>
              <w:rPr>
                <w:rFonts w:cs="Calibri"/>
                <w:b/>
                <w:bCs/>
                <w:color w:val="000000"/>
              </w:rPr>
            </w:pPr>
            <w:r w:rsidRPr="00D14360">
              <w:rPr>
                <w:rFonts w:cs="Calibri"/>
                <w:b/>
                <w:bCs/>
                <w:color w:val="000000"/>
              </w:rPr>
              <w:t>Last Name</w:t>
            </w:r>
          </w:p>
        </w:tc>
        <w:tc>
          <w:tcPr>
            <w:tcW w:w="6930" w:type="dxa"/>
            <w:shd w:val="clear" w:color="auto" w:fill="auto"/>
          </w:tcPr>
          <w:p w14:paraId="4945BCD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/ClinicalDocument/recordTarget/patientRole/patient/name/family</w:t>
            </w:r>
          </w:p>
        </w:tc>
      </w:tr>
      <w:tr w:rsidR="00AE350D" w:rsidRPr="00C64922" w14:paraId="38E7EC5B" w14:textId="77777777" w:rsidTr="00254B4A">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rFonts w:cs="Calibri"/>
                <w:b/>
                <w:bCs/>
                <w:color w:val="000000"/>
              </w:rPr>
            </w:pPr>
            <w:r w:rsidRPr="00D14360">
              <w:rPr>
                <w:rFonts w:cs="Calibri"/>
                <w:b/>
                <w:bCs/>
                <w:color w:val="000000"/>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00AE350D" w:rsidRPr="00C64922" w14:paraId="2CF99A2B" w14:textId="77777777" w:rsidTr="00254B4A">
        <w:tc>
          <w:tcPr>
            <w:tcW w:w="2448" w:type="dxa"/>
            <w:tcBorders>
              <w:right w:val="nil"/>
            </w:tcBorders>
            <w:shd w:val="clear" w:color="auto" w:fill="FFFFFF"/>
          </w:tcPr>
          <w:p w14:paraId="34631E60" w14:textId="77777777" w:rsidR="00A10C4D" w:rsidRPr="00D14360" w:rsidRDefault="00A10C4D" w:rsidP="00D14360">
            <w:pPr>
              <w:spacing w:after="120"/>
              <w:rPr>
                <w:rFonts w:cs="Calibri"/>
                <w:b/>
                <w:bCs/>
                <w:color w:val="000000"/>
              </w:rPr>
            </w:pPr>
            <w:r w:rsidRPr="00D14360">
              <w:rPr>
                <w:rFonts w:cs="Calibri"/>
                <w:b/>
                <w:bCs/>
                <w:color w:val="000000"/>
              </w:rPr>
              <w:t>Middle Name</w:t>
            </w:r>
          </w:p>
        </w:tc>
        <w:tc>
          <w:tcPr>
            <w:tcW w:w="6930" w:type="dxa"/>
            <w:shd w:val="clear" w:color="auto" w:fill="auto"/>
          </w:tcPr>
          <w:p w14:paraId="59910F0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/ClinicalDocument/recordTarget/patientRole/patient/name/given[2]</w:t>
            </w:r>
          </w:p>
        </w:tc>
      </w:tr>
      <w:tr w:rsidR="00AE350D" w:rsidRPr="00C64922" w14:paraId="2FEC0521" w14:textId="77777777" w:rsidTr="00254B4A">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rFonts w:cs="Calibri"/>
                <w:b/>
                <w:bCs/>
                <w:color w:val="000000"/>
              </w:rPr>
            </w:pPr>
            <w:r w:rsidRPr="00D14360">
              <w:rPr>
                <w:rFonts w:cs="Calibri"/>
                <w:b/>
                <w:bCs/>
                <w:color w:val="000000"/>
              </w:rPr>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/ClinicalDocument/recordTarget/patientRole/patient/name/suffix</w:t>
            </w:r>
          </w:p>
        </w:tc>
      </w:tr>
      <w:tr w:rsidR="00AE350D" w:rsidRPr="00C64922" w14:paraId="0D4028D9" w14:textId="77777777" w:rsidTr="00254B4A">
        <w:tc>
          <w:tcPr>
            <w:tcW w:w="2448" w:type="dxa"/>
            <w:tcBorders>
              <w:right w:val="nil"/>
            </w:tcBorders>
            <w:shd w:val="clear" w:color="auto" w:fill="FFFFFF"/>
          </w:tcPr>
          <w:p w14:paraId="0C8D9FE7" w14:textId="77777777" w:rsidR="00A10C4D" w:rsidRPr="00D14360" w:rsidRDefault="00A10C4D" w:rsidP="00D14360">
            <w:pPr>
              <w:spacing w:after="120"/>
              <w:rPr>
                <w:rFonts w:cs="Calibri"/>
                <w:b/>
                <w:bCs/>
                <w:color w:val="000000"/>
              </w:rPr>
            </w:pPr>
            <w:r w:rsidRPr="00D14360">
              <w:rPr>
                <w:rFonts w:cs="Calibri"/>
                <w:b/>
                <w:bCs/>
                <w:color w:val="000000"/>
              </w:rPr>
              <w:t>Administrative Gender</w:t>
            </w:r>
          </w:p>
        </w:tc>
        <w:tc>
          <w:tcPr>
            <w:tcW w:w="6930" w:type="dxa"/>
            <w:shd w:val="clear" w:color="auto" w:fill="auto"/>
          </w:tcPr>
          <w:p w14:paraId="303C1D63"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00AE350D" w:rsidRPr="00C64922" w14:paraId="001A8C70" w14:textId="23861D7D" w:rsidTr="00254B4A">
        <w:tc>
          <w:tcPr>
            <w:tcW w:w="2448" w:type="dxa"/>
            <w:tcBorders>
              <w:top w:val="single" w:sz="4" w:space="0" w:color="4F81BD"/>
              <w:bottom w:val="single" w:sz="4" w:space="0" w:color="4F81BD"/>
              <w:right w:val="nil"/>
            </w:tcBorders>
            <w:shd w:val="clear" w:color="auto" w:fill="FFFFFF"/>
          </w:tcPr>
          <w:p w14:paraId="716BC40D" w14:textId="04797F05" w:rsidR="00A10C4D" w:rsidRPr="00D14360" w:rsidRDefault="00A10C4D" w:rsidP="00D14360">
            <w:pPr>
              <w:spacing w:after="120"/>
              <w:rPr>
                <w:rFonts w:cs="Calibri"/>
                <w:b/>
                <w:bCs/>
                <w:color w:val="000000"/>
              </w:rPr>
            </w:pPr>
            <w:r w:rsidRPr="00D14360">
              <w:rPr>
                <w:rFonts w:cs="Calibri"/>
                <w:b/>
                <w:bCs/>
                <w:color w:val="000000"/>
              </w:rPr>
              <w:t>Birth Sex</w:t>
            </w:r>
          </w:p>
        </w:tc>
        <w:tc>
          <w:tcPr>
            <w:tcW w:w="6930" w:type="dxa"/>
            <w:tcBorders>
              <w:top w:val="single" w:sz="4" w:space="0" w:color="4F81BD"/>
              <w:bottom w:val="single" w:sz="4" w:space="0" w:color="4F81BD"/>
            </w:tcBorders>
            <w:shd w:val="clear" w:color="auto" w:fill="auto"/>
          </w:tcPr>
          <w:p w14:paraId="4E4D21E7" w14:textId="2C9AA6CA"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b/>
                <w:bCs/>
                <w:color w:val="000000"/>
              </w:rPr>
              <w:t>Refer</w:t>
            </w:r>
            <w:r w:rsidR="006278CC" w:rsidRPr="00D14360">
              <w:rPr>
                <w:rFonts w:ascii="Calibri Light" w:hAnsi="Calibri Light" w:cs="Calibri Light"/>
                <w:b/>
                <w:bCs/>
                <w:color w:val="000000"/>
              </w:rPr>
              <w:t>ence:</w:t>
            </w:r>
            <w:r w:rsidRPr="00D14360">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_Ref21897277 \r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DC1072">
              <w:rPr>
                <w:rFonts w:ascii="Calibri Light" w:hAnsi="Calibri Light" w:cs="Calibri Light"/>
                <w:color w:val="000000"/>
              </w:rPr>
              <w:t>5.2.10.3</w:t>
            </w:r>
            <w:r w:rsidR="00203749" w:rsidRPr="00AD08FB">
              <w:rPr>
                <w:rFonts w:ascii="Calibri Light" w:hAnsi="Calibri Light" w:cs="Calibri Light"/>
                <w:color w:val="000000"/>
              </w:rPr>
              <w:fldChar w:fldCharType="end"/>
            </w:r>
            <w:r w:rsidR="00203749" w:rsidRPr="00AD08FB">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_Ref21897288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DC1072" w:rsidRPr="00254B4A">
              <w:rPr>
                <w:rFonts w:ascii="Calibri Light" w:hAnsi="Calibri Light" w:cs="Calibri Light"/>
              </w:rPr>
              <w:t>Birth Sex</w:t>
            </w:r>
            <w:r w:rsidR="00203749" w:rsidRPr="00AD08FB">
              <w:rPr>
                <w:rFonts w:ascii="Calibri Light" w:hAnsi="Calibri Light" w:cs="Calibri Light"/>
                <w:color w:val="000000"/>
              </w:rPr>
              <w:fldChar w:fldCharType="end"/>
            </w:r>
          </w:p>
        </w:tc>
      </w:tr>
      <w:tr w:rsidR="00AE350D" w:rsidRPr="00C64922" w14:paraId="680221D4" w14:textId="77777777" w:rsidTr="00254B4A">
        <w:tc>
          <w:tcPr>
            <w:tcW w:w="2448" w:type="dxa"/>
            <w:tcBorders>
              <w:right w:val="nil"/>
            </w:tcBorders>
            <w:shd w:val="clear" w:color="auto" w:fill="FFFFFF"/>
          </w:tcPr>
          <w:p w14:paraId="158A5F49" w14:textId="77777777" w:rsidR="00A10C4D" w:rsidRPr="00D14360" w:rsidRDefault="00A10C4D" w:rsidP="00D14360">
            <w:pPr>
              <w:spacing w:after="120"/>
              <w:rPr>
                <w:rFonts w:cs="Calibri"/>
                <w:b/>
                <w:bCs/>
                <w:color w:val="000000"/>
              </w:rPr>
            </w:pPr>
            <w:r w:rsidRPr="00D14360">
              <w:rPr>
                <w:rFonts w:cs="Calibri"/>
                <w:b/>
                <w:bCs/>
                <w:color w:val="000000"/>
              </w:rPr>
              <w:t>Date of Birth</w:t>
            </w:r>
          </w:p>
        </w:tc>
        <w:tc>
          <w:tcPr>
            <w:tcW w:w="6930" w:type="dxa"/>
            <w:shd w:val="clear" w:color="auto" w:fill="auto"/>
          </w:tcPr>
          <w:p w14:paraId="787628A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/ClinicalDocument/recordTarget/patientRole/patient/birthTime</w:t>
            </w:r>
          </w:p>
        </w:tc>
      </w:tr>
      <w:tr w:rsidR="00AE350D" w:rsidRPr="00C64922" w14:paraId="3DEE573E" w14:textId="77777777" w:rsidTr="00254B4A">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rFonts w:cs="Calibri"/>
                <w:b/>
                <w:bCs/>
                <w:color w:val="000000"/>
              </w:rPr>
            </w:pPr>
            <w:r w:rsidRPr="00D14360">
              <w:rPr>
                <w:rFonts w:cs="Calibri"/>
                <w:b/>
                <w:bCs/>
                <w:color w:val="000000"/>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/ClinicalDocument/recordTarget/patientRole/patient/raceCode</w:t>
            </w:r>
          </w:p>
        </w:tc>
      </w:tr>
      <w:tr w:rsidR="00AE350D" w:rsidRPr="00C64922" w14:paraId="351418EC" w14:textId="77777777" w:rsidTr="00254B4A">
        <w:tc>
          <w:tcPr>
            <w:tcW w:w="2448" w:type="dxa"/>
            <w:tcBorders>
              <w:right w:val="nil"/>
            </w:tcBorders>
            <w:shd w:val="clear" w:color="auto" w:fill="FFFFFF"/>
          </w:tcPr>
          <w:p w14:paraId="7B95C85A" w14:textId="77777777" w:rsidR="00A10C4D" w:rsidRPr="00D14360" w:rsidRDefault="00A10C4D" w:rsidP="00D14360">
            <w:pPr>
              <w:spacing w:after="120"/>
              <w:rPr>
                <w:rFonts w:cs="Calibri"/>
                <w:b/>
                <w:bCs/>
                <w:color w:val="000000"/>
              </w:rPr>
            </w:pPr>
            <w:r w:rsidRPr="00D14360">
              <w:rPr>
                <w:rFonts w:cs="Calibri"/>
                <w:b/>
                <w:bCs/>
                <w:color w:val="000000"/>
              </w:rPr>
              <w:t>Ethnicity</w:t>
            </w:r>
          </w:p>
        </w:tc>
        <w:tc>
          <w:tcPr>
            <w:tcW w:w="6930" w:type="dxa"/>
            <w:shd w:val="clear" w:color="auto" w:fill="auto"/>
          </w:tcPr>
          <w:p w14:paraId="3C3414F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00AE350D" w:rsidRPr="00C64922" w14:paraId="06EC27A0" w14:textId="77777777" w:rsidTr="00254B4A">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rFonts w:cs="Calibri"/>
                <w:color w:val="000000"/>
              </w:rPr>
            </w:pPr>
            <w:r w:rsidRPr="00D14360">
              <w:rPr>
                <w:rFonts w:cs="Calibri"/>
                <w:b/>
                <w:bCs/>
                <w:color w:val="000000"/>
              </w:rPr>
              <w:t>Preferred Language</w:t>
            </w:r>
          </w:p>
          <w:p w14:paraId="0FA5BCB0" w14:textId="77777777" w:rsidR="001E4DE0" w:rsidRPr="00AE350D" w:rsidRDefault="001E4DE0" w:rsidP="00D14360">
            <w:pPr>
              <w:spacing w:after="120"/>
              <w:rPr>
                <w:rFonts w:cs="Calibri"/>
                <w:color w:val="000000"/>
              </w:rPr>
            </w:pPr>
            <w:r w:rsidRPr="00D14360">
              <w:rPr>
                <w:rFonts w:cs="Calibri"/>
                <w:b/>
                <w:bCs/>
                <w:color w:val="000000"/>
              </w:rPr>
              <w:t>(requires preferenceInd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14:paraId="2F3B099A"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00AE350D" w:rsidRPr="00C64922" w14:paraId="5CB79350" w14:textId="77777777" w:rsidTr="00254B4A">
        <w:tc>
          <w:tcPr>
            <w:tcW w:w="2448" w:type="dxa"/>
            <w:tcBorders>
              <w:right w:val="nil"/>
            </w:tcBorders>
            <w:shd w:val="clear" w:color="auto" w:fill="FFFFFF"/>
          </w:tcPr>
          <w:p w14:paraId="2CB8CDF6" w14:textId="77777777" w:rsidR="00A10C4D" w:rsidRPr="00D14360" w:rsidRDefault="00A10C4D" w:rsidP="00D14360">
            <w:pPr>
              <w:spacing w:after="120"/>
              <w:rPr>
                <w:rFonts w:cs="Calibri"/>
                <w:b/>
                <w:bCs/>
                <w:color w:val="000000"/>
              </w:rPr>
            </w:pPr>
            <w:r w:rsidRPr="00D14360">
              <w:rPr>
                <w:rFonts w:cs="Calibri"/>
                <w:b/>
                <w:bCs/>
                <w:color w:val="000000"/>
              </w:rPr>
              <w:lastRenderedPageBreak/>
              <w:t>Address</w:t>
            </w:r>
          </w:p>
        </w:tc>
        <w:tc>
          <w:tcPr>
            <w:tcW w:w="6930" w:type="dxa"/>
            <w:shd w:val="clear" w:color="auto" w:fill="auto"/>
          </w:tcPr>
          <w:p w14:paraId="48C22FF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/ClinicalDocument/recordTarget/patientRole/addr</w:t>
            </w:r>
          </w:p>
        </w:tc>
      </w:tr>
      <w:tr w:rsidR="00AE350D" w:rsidRPr="00C64922" w14:paraId="2D8076DD" w14:textId="77777777" w:rsidTr="00254B4A">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rFonts w:cs="Calibri"/>
                <w:b/>
                <w:bCs/>
                <w:color w:val="000000"/>
              </w:rPr>
            </w:pPr>
            <w:r w:rsidRPr="00D14360">
              <w:rPr>
                <w:rFonts w:cs="Calibri"/>
                <w:b/>
                <w:bCs/>
                <w:color w:val="000000"/>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/ClinicalDocument/recordTarget/patientRole/telecom</w:t>
            </w:r>
          </w:p>
        </w:tc>
      </w:tr>
    </w:tbl>
    <w:p w14:paraId="345CB95A" w14:textId="027492B8" w:rsidR="00F8305B" w:rsidRPr="00C64922" w:rsidRDefault="00CA5B48">
      <w:pPr>
        <w:pStyle w:val="Caption"/>
      </w:pPr>
      <w:bookmarkStart w:id="491" w:name="_Toc10634833"/>
      <w:r>
        <w:t xml:space="preserve">  </w:t>
      </w:r>
      <w:bookmarkStart w:id="492" w:name="_Toc118898796"/>
      <w:bookmarkStart w:id="493" w:name="_Toc127519316"/>
      <w:bookmarkStart w:id="494" w:name="_Toc119939999"/>
      <w:r w:rsidR="00F8305B" w:rsidRPr="00C64922">
        <w:t xml:space="preserve">Table </w:t>
      </w:r>
      <w:r w:rsidR="008B59D0">
        <w:fldChar w:fldCharType="begin"/>
      </w:r>
      <w:r w:rsidR="008B59D0">
        <w:instrText xml:space="preserve"> SEQ Table \* ARABIC </w:instrText>
      </w:r>
      <w:r w:rsidR="008B59D0">
        <w:fldChar w:fldCharType="separate"/>
      </w:r>
      <w:r w:rsidR="00DC1072">
        <w:rPr>
          <w:noProof/>
        </w:rPr>
        <w:t>10</w:t>
      </w:r>
      <w:r w:rsidR="008B59D0">
        <w:rPr>
          <w:noProof/>
        </w:rPr>
        <w:fldChar w:fldCharType="end"/>
      </w:r>
      <w:r w:rsidR="00F8305B" w:rsidRPr="00C64922">
        <w:t>: Patient Data Elements</w:t>
      </w:r>
      <w:bookmarkEnd w:id="492"/>
      <w:bookmarkEnd w:id="493"/>
      <w:bookmarkEnd w:id="494"/>
    </w:p>
    <w:bookmarkEnd w:id="491"/>
    <w:p w14:paraId="643F8CF5" w14:textId="44D87A60" w:rsidR="00A10C4D" w:rsidRDefault="00A10C4D" w:rsidP="00B505D2">
      <w:pPr>
        <w:spacing w:after="120"/>
        <w:rPr>
          <w:rFonts w:cs="Calibri"/>
          <w:color w:val="000000"/>
        </w:rPr>
      </w:pPr>
      <w:r w:rsidRPr="00D14360">
        <w:rPr>
          <w:rFonts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54B4A" w:rsidRPr="00C64922" w14:paraId="7612A614" w14:textId="77777777" w:rsidTr="00254B4A">
        <w:tc>
          <w:tcPr>
            <w:tcW w:w="725" w:type="dxa"/>
            <w:tcBorders>
              <w:right w:val="nil"/>
            </w:tcBorders>
            <w:shd w:val="clear" w:color="auto" w:fill="C6D9F1"/>
          </w:tcPr>
          <w:p w14:paraId="6ADBDF2D" w14:textId="77777777" w:rsidR="00F47D77" w:rsidRPr="00C64922" w:rsidRDefault="00F47D77" w:rsidP="0007159E">
            <w:pPr>
              <w:pStyle w:val="BodyText"/>
              <w:rPr>
                <w:noProof/>
              </w:rPr>
            </w:pPr>
            <w:r>
              <w:rPr>
                <w:noProof/>
              </w:rPr>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00E25619" w14:textId="77777777" w:rsidR="00F47D77" w:rsidRDefault="00F47D77" w:rsidP="00F47D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14:paraId="100DA229" w14:textId="10EF180E" w:rsidR="00F47D77" w:rsidRPr="00C64922" w:rsidRDefault="00F47D77" w:rsidP="007770C6">
            <w:pPr>
              <w:pStyle w:val="BodyText"/>
              <w:ind w:left="315"/>
            </w:pPr>
            <w:r>
              <w:t>Note: Testability would require business decisions to be made about what type of identifiers improve automated matching.</w:t>
            </w:r>
          </w:p>
        </w:tc>
      </w:tr>
      <w:tr w:rsidR="00254B4A" w:rsidRPr="00C64922" w14:paraId="004B3D22" w14:textId="77777777" w:rsidTr="00254B4A">
        <w:tc>
          <w:tcPr>
            <w:tcW w:w="725" w:type="dxa"/>
            <w:tcBorders>
              <w:right w:val="nil"/>
            </w:tcBorders>
            <w:shd w:val="clear" w:color="auto" w:fill="C6D9F1"/>
          </w:tcPr>
          <w:p w14:paraId="4B683B2C" w14:textId="4F062B99" w:rsidR="00F47D77" w:rsidRDefault="00F47D77" w:rsidP="0007159E">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8B2D967" w14:textId="4E9C948C" w:rsidR="00F47D77" w:rsidRPr="00D14360" w:rsidRDefault="00F47D77" w:rsidP="0007159E">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recordTarget.</w:t>
            </w:r>
            <w:r w:rsidRPr="00D14360">
              <w:rPr>
                <w:b/>
                <w:bCs/>
              </w:rPr>
              <w:t xml:space="preserve"> [</w:t>
            </w:r>
            <w:r>
              <w:rPr>
                <w:b/>
                <w:bCs/>
              </w:rPr>
              <w:t>CONF-030</w:t>
            </w:r>
            <w:r w:rsidRPr="00D14360">
              <w:rPr>
                <w:b/>
                <w:bCs/>
              </w:rPr>
              <w:t>]</w:t>
            </w:r>
          </w:p>
        </w:tc>
      </w:tr>
      <w:tr w:rsidR="00AD0004" w:rsidRPr="00C64922" w14:paraId="7EE1380D" w14:textId="77777777" w:rsidTr="0007159E">
        <w:tc>
          <w:tcPr>
            <w:tcW w:w="725" w:type="dxa"/>
            <w:tcBorders>
              <w:right w:val="nil"/>
            </w:tcBorders>
            <w:shd w:val="clear" w:color="auto" w:fill="C6D9F1"/>
          </w:tcPr>
          <w:p w14:paraId="68509EB3" w14:textId="64ACDA93" w:rsidR="00F47D77" w:rsidRDefault="00F47D77" w:rsidP="0007159E">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7E538ED" w14:textId="300E8162" w:rsidR="00F47D77" w:rsidRPr="00D14360" w:rsidRDefault="0001473F" w:rsidP="0007159E">
            <w:pPr>
              <w:pStyle w:val="BodyText"/>
              <w:rPr>
                <w:color w:val="000000"/>
              </w:rPr>
            </w:pPr>
            <w:ins w:id="495" w:author="Ballot Reconciliation" w:date="2023-03-09T09:31:00Z">
              <w:r>
                <w:t xml:space="preserve">When </w:t>
              </w:r>
            </w:ins>
            <w:r w:rsidR="00F47D77" w:rsidRPr="00D14360">
              <w:t xml:space="preserve">C-CDA Content </w:t>
            </w:r>
            <w:r w:rsidR="00F47D77" w:rsidRPr="00D14360">
              <w:rPr>
                <w:color w:val="000000"/>
              </w:rPr>
              <w:t xml:space="preserve">Creators </w:t>
            </w:r>
            <w:del w:id="496" w:author="Ballot Reconciliation" w:date="2023-03-09T09:31:00Z">
              <w:r w:rsidR="00F47D77" w:rsidRPr="00D14360">
                <w:rPr>
                  <w:color w:val="000000"/>
                </w:rPr>
                <w:delText>SH</w:delText>
              </w:r>
              <w:r w:rsidR="00F47D77">
                <w:rPr>
                  <w:color w:val="000000"/>
                </w:rPr>
                <w:delText xml:space="preserve">ALL </w:delText>
              </w:r>
            </w:del>
            <w:r w:rsidR="00F47D77" w:rsidRPr="00D14360">
              <w:rPr>
                <w:color w:val="000000"/>
              </w:rPr>
              <w:t xml:space="preserve">include </w:t>
            </w:r>
            <w:del w:id="497" w:author="Ballot Reconciliation" w:date="2023-03-09T09:31:00Z">
              <w:r w:rsidR="00F47D77" w:rsidRPr="00D14360">
                <w:rPr>
                  <w:color w:val="000000"/>
                </w:rPr>
                <w:delText xml:space="preserve">the patient’s </w:delText>
              </w:r>
            </w:del>
            <w:r w:rsidR="00F47D77" w:rsidRPr="00D14360">
              <w:rPr>
                <w:color w:val="000000"/>
              </w:rPr>
              <w:t xml:space="preserve">birth sex </w:t>
            </w:r>
            <w:del w:id="498" w:author="Ballot Reconciliation" w:date="2023-03-09T09:31:00Z">
              <w:r w:rsidR="00F47D77" w:rsidRPr="00D14360">
                <w:rPr>
                  <w:color w:val="000000"/>
                </w:rPr>
                <w:delText>as a Social History</w:delText>
              </w:r>
            </w:del>
            <w:ins w:id="499" w:author="Ballot Reconciliation" w:date="2023-03-09T09:31:00Z">
              <w:r>
                <w:rPr>
                  <w:color w:val="000000"/>
                </w:rPr>
                <w:t>they SHALL use the Birth Sex</w:t>
              </w:r>
            </w:ins>
            <w:r w:rsidR="00F47D77" w:rsidRPr="00D14360">
              <w:rPr>
                <w:color w:val="000000"/>
              </w:rPr>
              <w:t xml:space="preserve"> Observation in the Social History Section.</w:t>
            </w:r>
            <w:r w:rsidR="00F47D77" w:rsidRPr="00D14360">
              <w:rPr>
                <w:b/>
                <w:bCs/>
              </w:rPr>
              <w:t xml:space="preserve"> [CONF-</w:t>
            </w:r>
            <w:r w:rsidR="00F47D77">
              <w:rPr>
                <w:b/>
                <w:bCs/>
              </w:rPr>
              <w:t>031</w:t>
            </w:r>
            <w:r w:rsidR="00F47D77" w:rsidRPr="00D14360">
              <w:rPr>
                <w:b/>
                <w:bCs/>
              </w:rPr>
              <w:t>]</w:t>
            </w:r>
          </w:p>
        </w:tc>
      </w:tr>
      <w:tr w:rsidR="00B7549A" w:rsidRPr="00C64922" w14:paraId="44AE8DC2" w14:textId="77777777" w:rsidTr="0007159E">
        <w:trPr>
          <w:ins w:id="500" w:author="Ballot Reconciliation" w:date="2023-03-09T09:31:00Z"/>
        </w:trPr>
        <w:tc>
          <w:tcPr>
            <w:tcW w:w="725" w:type="dxa"/>
            <w:tcBorders>
              <w:right w:val="nil"/>
            </w:tcBorders>
            <w:shd w:val="clear" w:color="auto" w:fill="C6D9F1"/>
          </w:tcPr>
          <w:p w14:paraId="7179DCE8" w14:textId="2C59503E" w:rsidR="00003742" w:rsidRDefault="00003742" w:rsidP="00003742">
            <w:pPr>
              <w:pStyle w:val="BodyText"/>
              <w:rPr>
                <w:ins w:id="501" w:author="Ballot Reconciliation" w:date="2023-03-09T09:31:00Z"/>
                <w:noProof/>
              </w:rPr>
            </w:pPr>
            <w:ins w:id="502" w:author="Ballot Reconciliation" w:date="2023-03-09T09:31:00Z">
              <w:r w:rsidRPr="008615D4">
                <w:rPr>
                  <w:noProof/>
                </w:rPr>
                <w:drawing>
                  <wp:inline distT="0" distB="0" distL="0" distR="0" wp14:anchorId="79682393" wp14:editId="2B29C26D">
                    <wp:extent cx="323215" cy="323215"/>
                    <wp:effectExtent l="0" t="0" r="0" b="635"/>
                    <wp:docPr id="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6B1CA338" w14:textId="0652CAB4" w:rsidR="00003742" w:rsidRPr="00254B4A" w:rsidRDefault="00003742" w:rsidP="00003742">
            <w:pPr>
              <w:pStyle w:val="BodyText"/>
              <w:rPr>
                <w:ins w:id="503" w:author="Ballot Reconciliation" w:date="2023-03-09T09:31:00Z"/>
                <w:rFonts w:asciiTheme="minorHAnsi" w:hAnsiTheme="minorHAnsi" w:cstheme="minorHAnsi"/>
              </w:rPr>
            </w:pPr>
            <w:ins w:id="504" w:author="Ballot Reconciliation" w:date="2023-03-09T09:31:00Z">
              <w:r w:rsidRPr="00254B4A">
                <w:rPr>
                  <w:rFonts w:asciiTheme="minorHAnsi" w:hAnsiTheme="minorHAnsi" w:cstheme="minorHAnsi"/>
                  <w:color w:val="5E6C84"/>
                  <w:shd w:val="clear" w:color="auto" w:fill="FFFFFF"/>
                </w:rPr>
                <w:t xml:space="preserve">C-CDA Content Creators who choose to include a non-null patient address SHOULD follow the guidance in the </w:t>
              </w:r>
              <w:r w:rsidR="00BE54C3">
                <w:rPr>
                  <w:rFonts w:asciiTheme="minorHAnsi" w:hAnsiTheme="minorHAnsi" w:cstheme="minorHAnsi"/>
                  <w:color w:val="5E6C84"/>
                  <w:shd w:val="clear" w:color="auto" w:fill="FFFFFF"/>
                </w:rPr>
                <w:fldChar w:fldCharType="begin"/>
              </w:r>
              <w:r w:rsidR="00BE54C3">
                <w:rPr>
                  <w:rFonts w:asciiTheme="minorHAnsi" w:hAnsiTheme="minorHAnsi" w:cstheme="minorHAnsi"/>
                  <w:color w:val="5E6C84"/>
                  <w:shd w:val="clear" w:color="auto" w:fill="FFFFFF"/>
                </w:rPr>
                <w:instrText xml:space="preserve"> HYPERLINK "https://oncprojectracking.healthit.gov/wiki/pages/viewpage.action?pageId=180486153&amp;preview=/180486153/237306191/Project%20US%40%20FINAL%20Technical%20Specification%20Version%201.0.pdf" </w:instrText>
              </w:r>
              <w:r w:rsidR="00BE54C3">
                <w:rPr>
                  <w:rFonts w:asciiTheme="minorHAnsi" w:hAnsiTheme="minorHAnsi" w:cstheme="minorHAnsi"/>
                  <w:color w:val="5E6C84"/>
                  <w:shd w:val="clear" w:color="auto" w:fill="FFFFFF"/>
                </w:rPr>
              </w:r>
              <w:r w:rsidR="00BE54C3">
                <w:rPr>
                  <w:rFonts w:asciiTheme="minorHAnsi" w:hAnsiTheme="minorHAnsi" w:cstheme="minorHAnsi"/>
                  <w:color w:val="5E6C84"/>
                  <w:shd w:val="clear" w:color="auto" w:fill="FFFFFF"/>
                </w:rPr>
                <w:fldChar w:fldCharType="separate"/>
              </w:r>
              <w:r w:rsidRPr="00254B4A">
                <w:rPr>
                  <w:rStyle w:val="Hyperlink"/>
                  <w:rFonts w:asciiTheme="minorHAnsi" w:hAnsiTheme="minorHAnsi" w:cstheme="minorHAnsi"/>
                </w:rPr>
                <w:t>Project US@ Technical Specification</w:t>
              </w:r>
              <w:r w:rsidR="00BE54C3">
                <w:rPr>
                  <w:rFonts w:asciiTheme="minorHAnsi" w:hAnsiTheme="minorHAnsi" w:cstheme="minorHAnsi"/>
                  <w:color w:val="5E6C84"/>
                  <w:shd w:val="clear" w:color="auto" w:fill="FFFFFF"/>
                </w:rPr>
                <w:fldChar w:fldCharType="end"/>
              </w:r>
              <w:r w:rsidRPr="00254B4A">
                <w:rPr>
                  <w:rFonts w:asciiTheme="minorHAnsi" w:hAnsiTheme="minorHAnsi" w:cstheme="minorHAnsi"/>
                  <w:color w:val="5E6C84"/>
                  <w:shd w:val="clear" w:color="auto" w:fill="FFFFFF"/>
                </w:rPr>
                <w:t xml:space="preserve">. </w:t>
              </w:r>
              <w:r w:rsidRPr="00254B4A">
                <w:rPr>
                  <w:rFonts w:asciiTheme="minorHAnsi" w:hAnsiTheme="minorHAnsi" w:cstheme="minorHAnsi"/>
                  <w:b/>
                  <w:bCs/>
                  <w:color w:val="5E6C84"/>
                  <w:shd w:val="clear" w:color="auto" w:fill="FFFFFF"/>
                </w:rPr>
                <w:t>[BP-</w:t>
              </w:r>
              <w:r w:rsidR="001F44D2">
                <w:rPr>
                  <w:rFonts w:asciiTheme="minorHAnsi" w:hAnsiTheme="minorHAnsi" w:cstheme="minorHAnsi"/>
                  <w:b/>
                  <w:bCs/>
                  <w:color w:val="5E6C84"/>
                  <w:shd w:val="clear" w:color="auto" w:fill="FFFFFF"/>
                </w:rPr>
                <w:t>099</w:t>
              </w:r>
              <w:r w:rsidRPr="00254B4A">
                <w:rPr>
                  <w:rFonts w:asciiTheme="minorHAnsi" w:hAnsiTheme="minorHAnsi" w:cstheme="minorHAnsi"/>
                  <w:b/>
                  <w:bCs/>
                  <w:color w:val="5E6C84"/>
                  <w:shd w:val="clear" w:color="auto" w:fill="FFFFFF"/>
                </w:rPr>
                <w:t>]</w:t>
              </w:r>
              <w:r w:rsidR="00BE54C3">
                <w:rPr>
                  <w:rStyle w:val="FootnoteReference"/>
                  <w:rFonts w:asciiTheme="minorHAnsi" w:hAnsiTheme="minorHAnsi" w:cstheme="minorHAnsi"/>
                  <w:b/>
                  <w:bCs/>
                  <w:color w:val="5E6C84"/>
                  <w:shd w:val="clear" w:color="auto" w:fill="FFFFFF"/>
                </w:rPr>
                <w:footnoteReference w:id="62"/>
              </w:r>
            </w:ins>
          </w:p>
        </w:tc>
      </w:tr>
    </w:tbl>
    <w:p w14:paraId="74583E95" w14:textId="77777777" w:rsidR="00E35258" w:rsidRPr="00D14360" w:rsidRDefault="00E35258" w:rsidP="00B505D2">
      <w:pPr>
        <w:spacing w:after="120"/>
        <w:rPr>
          <w:rFonts w:cs="Calibri"/>
          <w:color w:val="000000"/>
        </w:rPr>
      </w:pPr>
    </w:p>
    <w:p w14:paraId="7865CC2B" w14:textId="0C754749" w:rsidR="00CA3E84" w:rsidRPr="00C64922" w:rsidRDefault="00CA5B48" w:rsidP="00510672">
      <w:pPr>
        <w:pStyle w:val="Caption"/>
        <w:keepNext/>
        <w:spacing w:after="0"/>
      </w:pPr>
      <w:bookmarkStart w:id="506" w:name="_Ref21853893"/>
      <w:bookmarkStart w:id="507" w:name="_Ref21853899"/>
      <w:bookmarkStart w:id="508" w:name="Example3"/>
      <w:r>
        <w:t xml:space="preserve">  </w:t>
      </w:r>
      <w:bookmarkStart w:id="509" w:name="_Toc118898726"/>
      <w:bookmarkStart w:id="510" w:name="_Toc127519245"/>
      <w:bookmarkStart w:id="511" w:name="_Toc119939928"/>
      <w:r w:rsidR="00CA3E84" w:rsidRPr="00C64922">
        <w:t xml:space="preserve">Example </w:t>
      </w:r>
      <w:r w:rsidR="008B59D0">
        <w:fldChar w:fldCharType="begin"/>
      </w:r>
      <w:r w:rsidR="008B59D0">
        <w:instrText xml:space="preserve"> SEQ Example \* ARABIC </w:instrText>
      </w:r>
      <w:r w:rsidR="008B59D0">
        <w:fldChar w:fldCharType="separate"/>
      </w:r>
      <w:r w:rsidR="00DC1072">
        <w:rPr>
          <w:noProof/>
        </w:rPr>
        <w:t>5</w:t>
      </w:r>
      <w:r w:rsidR="008B59D0">
        <w:rPr>
          <w:noProof/>
        </w:rPr>
        <w:fldChar w:fldCharType="end"/>
      </w:r>
      <w:bookmarkEnd w:id="506"/>
      <w:r w:rsidR="00CA3E84" w:rsidRPr="00C64922">
        <w:t>: recordTarget</w:t>
      </w:r>
      <w:r w:rsidR="0075779F">
        <w:t xml:space="preserve"> </w:t>
      </w:r>
      <w:r w:rsidR="009108A4">
        <w:t>with</w:t>
      </w:r>
      <w:r w:rsidR="0075779F">
        <w:t xml:space="preserve"> demographic data</w:t>
      </w:r>
      <w:bookmarkEnd w:id="507"/>
      <w:bookmarkEnd w:id="509"/>
      <w:bookmarkEnd w:id="510"/>
      <w:bookmarkEnd w:id="511"/>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A10C4D" w:rsidRPr="00C64922" w14:paraId="407F0EDA" w14:textId="77777777" w:rsidTr="003A3D50">
        <w:tc>
          <w:tcPr>
            <w:tcW w:w="9350" w:type="dxa"/>
            <w:shd w:val="clear" w:color="auto" w:fill="auto"/>
          </w:tcPr>
          <w:bookmarkEnd w:id="508"/>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&lt;recordTarget&gt;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&lt;patientRole&gt;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publically identifiable. --&gt; </w:t>
            </w:r>
          </w:p>
          <w:p w14:paraId="6396AA84" w14:textId="37866A43"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root="1.3.6.1.4.1.41179.2.4" is the </w:t>
            </w:r>
            <w:del w:id="512" w:author="Ballot Reconciliation" w:date="2023-03-09T09:31:00Z">
              <w:r w:rsidRPr="00D14360">
                <w:rPr>
                  <w:rFonts w:ascii="Courier New" w:hAnsi="Courier New" w:cs="Courier New"/>
                  <w:color w:val="000000"/>
                  <w:sz w:val="16"/>
                </w:rPr>
                <w:delText>assigningAutorityName</w:delText>
              </w:r>
            </w:del>
            <w:ins w:id="513" w:author="Ballot Reconciliation" w:date="2023-03-09T09:31:00Z">
              <w:r w:rsidRPr="00D14360">
                <w:rPr>
                  <w:rFonts w:ascii="Courier New" w:hAnsi="Courier New" w:cs="Courier New"/>
                  <w:color w:val="000000"/>
                  <w:sz w:val="16"/>
                </w:rPr>
                <w:t>assigning</w:t>
              </w:r>
              <w:r w:rsidR="00C765ED">
                <w:rPr>
                  <w:rFonts w:ascii="Courier New" w:hAnsi="Courier New" w:cs="Courier New"/>
                  <w:color w:val="000000"/>
                  <w:sz w:val="16"/>
                </w:rPr>
                <w:t>Authority</w:t>
              </w:r>
              <w:r w:rsidRPr="00D14360">
                <w:rPr>
                  <w:rFonts w:ascii="Courier New" w:hAnsi="Courier New" w:cs="Courier New"/>
                  <w:color w:val="000000"/>
                  <w:sz w:val="16"/>
                </w:rPr>
                <w:t>Name</w:t>
              </w:r>
            </w:ins>
            <w:r w:rsidRPr="00D14360">
              <w:rPr>
                <w:rFonts w:ascii="Courier New" w:hAnsi="Courier New" w:cs="Courier New"/>
                <w:color w:val="000000"/>
                <w:sz w:val="16"/>
              </w:rPr>
              <w:t xml:space="preserv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DirectTrust's Patient/Consumer addresses "DT.org PATIENT" --&gt;</w:t>
            </w:r>
          </w:p>
          <w:p w14:paraId="15BB3ABE" w14:textId="3AA76821"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w:t>
            </w:r>
            <w:del w:id="514" w:author="Ballot Reconciliation" w:date="2023-03-09T09:31:00Z">
              <w:r w:rsidRPr="00D14360">
                <w:rPr>
                  <w:rFonts w:ascii="Courier New" w:hAnsi="Courier New" w:cs="Courier New"/>
                  <w:color w:val="000000"/>
                  <w:sz w:val="16"/>
                </w:rPr>
                <w:delText>assigningAutorityName</w:delText>
              </w:r>
            </w:del>
            <w:ins w:id="515" w:author="Ballot Reconciliation" w:date="2023-03-09T09:31:00Z">
              <w:r w:rsidRPr="00D14360">
                <w:rPr>
                  <w:rFonts w:ascii="Courier New" w:hAnsi="Courier New" w:cs="Courier New"/>
                  <w:color w:val="000000"/>
                  <w:sz w:val="16"/>
                </w:rPr>
                <w:t>assigning</w:t>
              </w:r>
              <w:r w:rsidR="00C765ED">
                <w:rPr>
                  <w:rFonts w:ascii="Courier New" w:hAnsi="Courier New" w:cs="Courier New"/>
                  <w:color w:val="000000"/>
                  <w:sz w:val="16"/>
                </w:rPr>
                <w:t>Authority</w:t>
              </w:r>
              <w:r w:rsidRPr="00D14360">
                <w:rPr>
                  <w:rFonts w:ascii="Courier New" w:hAnsi="Courier New" w:cs="Courier New"/>
                  <w:color w:val="000000"/>
                  <w:sz w:val="16"/>
                </w:rPr>
                <w:t>Name</w:t>
              </w:r>
            </w:ins>
            <w:r w:rsidRPr="00D14360">
              <w:rPr>
                <w:rFonts w:ascii="Courier New" w:hAnsi="Courier New" w:cs="Courier New"/>
                <w:color w:val="000000"/>
                <w:sz w:val="16"/>
              </w:rPr>
              <w:t>="DT.org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&lt;streetAddressLine&gt;1 Happy Valley Road&lt;/streetAddressLine&gt;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&lt;postalCode&gt;02891&lt;/postalCode&gt;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nullFlavor="UNK"/&gt;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value="tel:+1-4013482345"/&gt;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value="tel:+1-4016412345"/&gt;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&lt;administrativeGenderCode code="F" displayName="Female"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codeSystem="2.16.840.1.113883.5.1" codeSystemName="HL7 AdministrativeGender"/&gt;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&lt;birthTime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&lt;maritalStatusCode code="M" displayName="Married"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codeSystem="2.16.840.1.113883.5.2"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codeSystemName="HL7 MaritalStatus"/&gt;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lastRenderedPageBreak/>
              <w:tab/>
              <w:t xml:space="preserve">                &lt;raceCode code="2106-3" displayName="White" codeSystem="2.16.840.1.113883.6.238"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&lt;ethnicGroupCode code="2186-5" displayName="Not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codeSystem="2.16.840.1.113883.6.238" codeSystemName="CDC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&lt;templateId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&lt;languageCode code="eng"/&gt;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&lt;preferenceInd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&lt;providerOrganization&gt;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assigningAuthorityName="National Provider ID"/&gt;</w:t>
            </w:r>
          </w:p>
        </w:tc>
      </w:tr>
    </w:tbl>
    <w:p w14:paraId="65699377" w14:textId="77777777" w:rsidR="00A10C4D" w:rsidRPr="00D14360" w:rsidRDefault="00A10C4D" w:rsidP="00B505D2">
      <w:pPr>
        <w:spacing w:after="120"/>
        <w:rPr>
          <w:rFonts w:cs="Calibri"/>
          <w:color w:val="000000"/>
        </w:rPr>
      </w:pPr>
    </w:p>
    <w:p w14:paraId="1E4B2701" w14:textId="2FA6DBE6" w:rsidR="00CA3E84" w:rsidRPr="00A76075" w:rsidRDefault="00CA5B48" w:rsidP="00992A23">
      <w:pPr>
        <w:pStyle w:val="Caption"/>
        <w:spacing w:after="0"/>
      </w:pPr>
      <w:bookmarkStart w:id="516" w:name="Example4"/>
      <w:r>
        <w:t xml:space="preserve">  </w:t>
      </w:r>
      <w:bookmarkStart w:id="517" w:name="_Toc118898727"/>
      <w:bookmarkStart w:id="518" w:name="_Toc127519246"/>
      <w:bookmarkStart w:id="519" w:name="_Toc119939929"/>
      <w:r w:rsidR="00CA3E84" w:rsidRPr="00C64922">
        <w:t xml:space="preserve">Example </w:t>
      </w:r>
      <w:r w:rsidR="008B59D0">
        <w:fldChar w:fldCharType="begin"/>
      </w:r>
      <w:r w:rsidR="008B59D0">
        <w:instrText xml:space="preserve"> SEQ Example \* ARABIC </w:instrText>
      </w:r>
      <w:r w:rsidR="008B59D0">
        <w:fldChar w:fldCharType="separate"/>
      </w:r>
      <w:r w:rsidR="00DC1072">
        <w:rPr>
          <w:noProof/>
        </w:rPr>
        <w:t>6</w:t>
      </w:r>
      <w:r w:rsidR="008B59D0">
        <w:rPr>
          <w:noProof/>
        </w:rPr>
        <w:fldChar w:fldCharType="end"/>
      </w:r>
      <w:r w:rsidR="00CA3E84" w:rsidRPr="00C64922">
        <w:t xml:space="preserve">: recordTarget </w:t>
      </w:r>
      <w:r w:rsidR="0075779F">
        <w:t xml:space="preserve">including the provider organization context for the clinical </w:t>
      </w:r>
      <w:r w:rsidR="009108A4">
        <w:t>documentation</w:t>
      </w:r>
      <w:bookmarkEnd w:id="516"/>
      <w:bookmarkEnd w:id="517"/>
      <w:bookmarkEnd w:id="518"/>
      <w:bookmarkEnd w:id="5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8"/>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70068C" w:rsidRPr="00C64922" w14:paraId="39ABA64C" w14:textId="77777777" w:rsidTr="003A3D50">
              <w:tc>
                <w:tcPr>
                  <w:tcW w:w="8640" w:type="dxa"/>
                  <w:shd w:val="clear" w:color="auto" w:fill="FFFFFF"/>
                </w:tcPr>
                <w:p w14:paraId="442424FC" w14:textId="5BBC9729" w:rsidR="0070068C" w:rsidRPr="00D14360" w:rsidDel="006948A3"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&lt;recordTarget&gt;</w:t>
                  </w:r>
                </w:p>
              </w:tc>
            </w:tr>
            <w:tr w:rsidR="0070068C" w:rsidRPr="00C64922" w14:paraId="5E06B8B1" w14:textId="77777777" w:rsidTr="003A3D50">
              <w:tc>
                <w:tcPr>
                  <w:tcW w:w="8640" w:type="dxa"/>
                  <w:shd w:val="clear" w:color="auto" w:fill="FFFFFF"/>
                </w:tcPr>
                <w:p w14:paraId="2E005697" w14:textId="42E8565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760B605" w14:textId="77777777" w:rsidTr="003A3D50">
              <w:tc>
                <w:tcPr>
                  <w:tcW w:w="8640" w:type="dxa"/>
                  <w:shd w:val="clear" w:color="auto" w:fill="FFFFFF"/>
                </w:tcPr>
                <w:p w14:paraId="7F4FE713" w14:textId="1433A9DF"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0070068C" w:rsidRPr="00C64922" w14:paraId="03496C94" w14:textId="77777777" w:rsidTr="003A3D50">
              <w:tc>
                <w:tcPr>
                  <w:tcW w:w="8640" w:type="dxa"/>
                  <w:shd w:val="clear" w:color="auto" w:fill="FFFFFF"/>
                </w:tcPr>
                <w:p w14:paraId="6CC2ABE5" w14:textId="43528105"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w:t>
                  </w:r>
                  <w:del w:id="520" w:author="Ballot Reconciliation" w:date="2023-03-09T09:31:00Z">
                    <w:r w:rsidRPr="00D14360">
                      <w:rPr>
                        <w:rFonts w:ascii="Courier New" w:hAnsi="Courier New" w:cs="Courier New"/>
                        <w:color w:val="000000"/>
                        <w:sz w:val="16"/>
                        <w:szCs w:val="16"/>
                      </w:rPr>
                      <w:delText>assigningAutorityName</w:delText>
                    </w:r>
                  </w:del>
                  <w:ins w:id="521" w:author="Ballot Reconciliation" w:date="2023-03-09T09:31:00Z">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ins>
                  <w:r w:rsidRPr="00D14360">
                    <w:rPr>
                      <w:rFonts w:ascii="Courier New" w:hAnsi="Courier New" w:cs="Courier New"/>
                      <w:color w:val="000000"/>
                      <w:sz w:val="16"/>
                      <w:szCs w:val="16"/>
                    </w:rPr>
                    <w:t xml:space="preserve"> for </w:t>
                  </w:r>
                </w:p>
              </w:tc>
            </w:tr>
            <w:tr w:rsidR="0070068C" w:rsidRPr="00C64922" w14:paraId="440944A2" w14:textId="77777777" w:rsidTr="003A3D50">
              <w:tc>
                <w:tcPr>
                  <w:tcW w:w="8640" w:type="dxa"/>
                  <w:shd w:val="clear" w:color="auto" w:fill="FFFFFF"/>
                </w:tcPr>
                <w:p w14:paraId="7D76723B" w14:textId="329AD6CA"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Patient/Consumer addresses "DT.org PATIENT" --&gt;</w:t>
                  </w:r>
                </w:p>
              </w:tc>
            </w:tr>
            <w:tr w:rsidR="0070068C" w:rsidRPr="00C64922" w14:paraId="3F9970CF" w14:textId="77777777" w:rsidTr="003A3D50">
              <w:tc>
                <w:tcPr>
                  <w:tcW w:w="8640" w:type="dxa"/>
                  <w:shd w:val="clear" w:color="auto" w:fill="FFFFFF"/>
                </w:tcPr>
                <w:p w14:paraId="152ECDCA" w14:textId="7C89986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70068C" w:rsidRPr="00C64922" w14:paraId="3620E003" w14:textId="77777777" w:rsidTr="003A3D50">
              <w:tc>
                <w:tcPr>
                  <w:tcW w:w="8640" w:type="dxa"/>
                  <w:shd w:val="clear" w:color="auto" w:fill="FFFFFF"/>
                </w:tcPr>
                <w:p w14:paraId="263EAF07" w14:textId="4F2C7E2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del w:id="522" w:author="Ballot Reconciliation" w:date="2023-03-09T09:31:00Z">
                    <w:r w:rsidRPr="00D14360">
                      <w:rPr>
                        <w:rFonts w:ascii="Courier New" w:hAnsi="Courier New" w:cs="Courier New"/>
                        <w:color w:val="000000"/>
                        <w:sz w:val="16"/>
                        <w:szCs w:val="16"/>
                      </w:rPr>
                      <w:delText>assigningAutorityName</w:delText>
                    </w:r>
                  </w:del>
                  <w:ins w:id="523" w:author="Ballot Reconciliation" w:date="2023-03-09T09:31:00Z">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ins>
                  <w:r w:rsidRPr="00D14360">
                    <w:rPr>
                      <w:rFonts w:ascii="Courier New" w:hAnsi="Courier New" w:cs="Courier New"/>
                      <w:color w:val="000000"/>
                      <w:sz w:val="16"/>
                      <w:szCs w:val="16"/>
                    </w:rPr>
                    <w:t>="DT.org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70068C" w:rsidRPr="00C64922" w14:paraId="190351EE" w14:textId="77777777" w:rsidTr="00E14386">
                    <w:tc>
                      <w:tcPr>
                        <w:tcW w:w="320" w:type="dxa"/>
                        <w:shd w:val="clear" w:color="auto" w:fill="FFFFFF"/>
                        <w:noWrap/>
                        <w:tcMar>
                          <w:top w:w="0" w:type="dxa"/>
                          <w:left w:w="150" w:type="dxa"/>
                          <w:bottom w:w="0" w:type="dxa"/>
                          <w:right w:w="150" w:type="dxa"/>
                        </w:tcMar>
                        <w:hideMark/>
                      </w:tcPr>
                      <w:p w14:paraId="4DCD748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FB9EA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0070068C" w:rsidRPr="00C64922" w14:paraId="4A5E4FD0" w14:textId="77777777" w:rsidTr="00E14386">
                    <w:tc>
                      <w:tcPr>
                        <w:tcW w:w="320" w:type="dxa"/>
                        <w:shd w:val="clear" w:color="auto" w:fill="FFFFFF"/>
                        <w:noWrap/>
                        <w:tcMar>
                          <w:top w:w="0" w:type="dxa"/>
                          <w:left w:w="150" w:type="dxa"/>
                          <w:bottom w:w="0" w:type="dxa"/>
                          <w:right w:w="150" w:type="dxa"/>
                        </w:tcMar>
                        <w:hideMark/>
                      </w:tcPr>
                      <w:p w14:paraId="2F6ACD5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426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0070068C" w:rsidRPr="00C64922" w14:paraId="1C2A7233" w14:textId="77777777" w:rsidTr="00E14386">
                    <w:tc>
                      <w:tcPr>
                        <w:tcW w:w="320" w:type="dxa"/>
                        <w:shd w:val="clear" w:color="auto" w:fill="FFFFFF"/>
                        <w:noWrap/>
                        <w:tcMar>
                          <w:top w:w="0" w:type="dxa"/>
                          <w:left w:w="150" w:type="dxa"/>
                          <w:bottom w:w="0" w:type="dxa"/>
                          <w:right w:w="150" w:type="dxa"/>
                        </w:tcMar>
                        <w:hideMark/>
                      </w:tcPr>
                      <w:p w14:paraId="1F28B8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5787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70068C" w:rsidRPr="00C64922" w14:paraId="610872AC" w14:textId="77777777" w:rsidTr="00E14386">
                    <w:tc>
                      <w:tcPr>
                        <w:tcW w:w="320" w:type="dxa"/>
                        <w:shd w:val="clear" w:color="auto" w:fill="FFFFFF"/>
                        <w:noWrap/>
                        <w:tcMar>
                          <w:top w:w="0" w:type="dxa"/>
                          <w:left w:w="150" w:type="dxa"/>
                          <w:bottom w:w="0" w:type="dxa"/>
                          <w:right w:w="150" w:type="dxa"/>
                        </w:tcMar>
                        <w:hideMark/>
                      </w:tcPr>
                      <w:p w14:paraId="236BDE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C4E40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6FF011E4" w14:textId="77777777" w:rsidTr="00E14386">
                    <w:tc>
                      <w:tcPr>
                        <w:tcW w:w="320" w:type="dxa"/>
                        <w:shd w:val="clear" w:color="auto" w:fill="FFFFFF"/>
                        <w:noWrap/>
                        <w:tcMar>
                          <w:top w:w="0" w:type="dxa"/>
                          <w:left w:w="150" w:type="dxa"/>
                          <w:bottom w:w="0" w:type="dxa"/>
                          <w:right w:w="150" w:type="dxa"/>
                        </w:tcMar>
                        <w:hideMark/>
                      </w:tcPr>
                      <w:p w14:paraId="1C241B8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42061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59E5412" w14:textId="77777777" w:rsidTr="00E14386">
                    <w:tc>
                      <w:tcPr>
                        <w:tcW w:w="320" w:type="dxa"/>
                        <w:shd w:val="clear" w:color="auto" w:fill="FFFFFF"/>
                        <w:noWrap/>
                        <w:tcMar>
                          <w:top w:w="0" w:type="dxa"/>
                          <w:left w:w="150" w:type="dxa"/>
                          <w:bottom w:w="0" w:type="dxa"/>
                          <w:right w:w="150" w:type="dxa"/>
                        </w:tcMar>
                        <w:hideMark/>
                      </w:tcPr>
                      <w:p w14:paraId="67EB55D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49A07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&lt;streetAddressLine&gt;1 Happy Valley Road&lt;/streetAddressLine&gt;</w:t>
                        </w:r>
                      </w:p>
                    </w:tc>
                  </w:tr>
                  <w:tr w:rsidR="0070068C" w:rsidRPr="00C64922" w14:paraId="1DFE6EDD" w14:textId="77777777" w:rsidTr="00E14386">
                    <w:tc>
                      <w:tcPr>
                        <w:tcW w:w="320" w:type="dxa"/>
                        <w:shd w:val="clear" w:color="auto" w:fill="FFFFFF"/>
                        <w:noWrap/>
                        <w:tcMar>
                          <w:top w:w="0" w:type="dxa"/>
                          <w:left w:w="150" w:type="dxa"/>
                          <w:bottom w:w="0" w:type="dxa"/>
                          <w:right w:w="150" w:type="dxa"/>
                        </w:tcMar>
                        <w:hideMark/>
                      </w:tcPr>
                      <w:p w14:paraId="260BF1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429FE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70068C" w:rsidRPr="00C64922" w14:paraId="41B5332A" w14:textId="77777777" w:rsidTr="00E14386">
                    <w:tc>
                      <w:tcPr>
                        <w:tcW w:w="320" w:type="dxa"/>
                        <w:shd w:val="clear" w:color="auto" w:fill="FFFFFF"/>
                        <w:noWrap/>
                        <w:tcMar>
                          <w:top w:w="0" w:type="dxa"/>
                          <w:left w:w="150" w:type="dxa"/>
                          <w:bottom w:w="0" w:type="dxa"/>
                          <w:right w:w="150" w:type="dxa"/>
                        </w:tcMar>
                        <w:hideMark/>
                      </w:tcPr>
                      <w:p w14:paraId="44EFE25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1CBC79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7563E051" w14:textId="77777777" w:rsidTr="00E14386">
                    <w:tc>
                      <w:tcPr>
                        <w:tcW w:w="320" w:type="dxa"/>
                        <w:shd w:val="clear" w:color="auto" w:fill="FFFFFF"/>
                        <w:noWrap/>
                        <w:tcMar>
                          <w:top w:w="0" w:type="dxa"/>
                          <w:left w:w="150" w:type="dxa"/>
                          <w:bottom w:w="0" w:type="dxa"/>
                          <w:right w:w="150" w:type="dxa"/>
                        </w:tcMar>
                        <w:hideMark/>
                      </w:tcPr>
                      <w:p w14:paraId="5F78B26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46081E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&lt;postalCode&gt;02891&lt;/postalCode&gt;</w:t>
                        </w:r>
                      </w:p>
                    </w:tc>
                  </w:tr>
                  <w:tr w:rsidR="0070068C" w:rsidRPr="00C64922" w14:paraId="7201984A" w14:textId="77777777" w:rsidTr="00E14386">
                    <w:tc>
                      <w:tcPr>
                        <w:tcW w:w="320" w:type="dxa"/>
                        <w:shd w:val="clear" w:color="auto" w:fill="FFFFFF"/>
                        <w:noWrap/>
                        <w:tcMar>
                          <w:top w:w="0" w:type="dxa"/>
                          <w:left w:w="150" w:type="dxa"/>
                          <w:bottom w:w="0" w:type="dxa"/>
                          <w:right w:w="150" w:type="dxa"/>
                        </w:tcMar>
                        <w:hideMark/>
                      </w:tcPr>
                      <w:p w14:paraId="13A1712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7D891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nullFlavor="UNK"/&gt;</w:t>
                        </w:r>
                      </w:p>
                    </w:tc>
                  </w:tr>
                  <w:tr w:rsidR="0070068C" w:rsidRPr="00C64922" w14:paraId="24535F0A" w14:textId="77777777" w:rsidTr="00E14386">
                    <w:tc>
                      <w:tcPr>
                        <w:tcW w:w="320" w:type="dxa"/>
                        <w:shd w:val="clear" w:color="auto" w:fill="FFFFFF"/>
                        <w:noWrap/>
                        <w:tcMar>
                          <w:top w:w="0" w:type="dxa"/>
                          <w:left w:w="150" w:type="dxa"/>
                          <w:bottom w:w="0" w:type="dxa"/>
                          <w:right w:w="150" w:type="dxa"/>
                        </w:tcMar>
                        <w:hideMark/>
                      </w:tcPr>
                      <w:p w14:paraId="423C33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6C01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4A683FC" w14:textId="77777777" w:rsidTr="00E14386">
                    <w:tc>
                      <w:tcPr>
                        <w:tcW w:w="320" w:type="dxa"/>
                        <w:shd w:val="clear" w:color="auto" w:fill="FFFFFF"/>
                        <w:noWrap/>
                        <w:tcMar>
                          <w:top w:w="0" w:type="dxa"/>
                          <w:left w:w="150" w:type="dxa"/>
                          <w:bottom w:w="0" w:type="dxa"/>
                          <w:right w:w="150" w:type="dxa"/>
                        </w:tcMar>
                        <w:hideMark/>
                      </w:tcPr>
                      <w:p w14:paraId="2D71B6B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7B20C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value="tel:+1-4013482345"/&gt;</w:t>
                        </w:r>
                      </w:p>
                    </w:tc>
                  </w:tr>
                  <w:tr w:rsidR="0070068C" w:rsidRPr="00C64922" w14:paraId="05DE9E13" w14:textId="77777777" w:rsidTr="00E14386">
                    <w:tc>
                      <w:tcPr>
                        <w:tcW w:w="320" w:type="dxa"/>
                        <w:shd w:val="clear" w:color="auto" w:fill="FFFFFF"/>
                        <w:noWrap/>
                        <w:tcMar>
                          <w:top w:w="0" w:type="dxa"/>
                          <w:left w:w="150" w:type="dxa"/>
                          <w:bottom w:w="0" w:type="dxa"/>
                          <w:right w:w="150" w:type="dxa"/>
                        </w:tcMar>
                        <w:hideMark/>
                      </w:tcPr>
                      <w:p w14:paraId="13222BD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8DA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value="tel:+1-4016412345"/&gt;</w:t>
                        </w:r>
                      </w:p>
                    </w:tc>
                  </w:tr>
                  <w:tr w:rsidR="0070068C" w:rsidRPr="00C64922" w14:paraId="333F5D53" w14:textId="77777777" w:rsidTr="00E14386">
                    <w:tc>
                      <w:tcPr>
                        <w:tcW w:w="320" w:type="dxa"/>
                        <w:shd w:val="clear" w:color="auto" w:fill="FFFFFF"/>
                        <w:noWrap/>
                        <w:tcMar>
                          <w:top w:w="0" w:type="dxa"/>
                          <w:left w:w="150" w:type="dxa"/>
                          <w:bottom w:w="0" w:type="dxa"/>
                          <w:right w:w="150" w:type="dxa"/>
                        </w:tcMar>
                        <w:hideMark/>
                      </w:tcPr>
                      <w:p w14:paraId="4862E26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495007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70068C" w:rsidRPr="00C64922" w14:paraId="2CCDE9BC" w14:textId="77777777" w:rsidTr="00E14386">
                    <w:tc>
                      <w:tcPr>
                        <w:tcW w:w="320" w:type="dxa"/>
                        <w:shd w:val="clear" w:color="auto" w:fill="FFFFFF"/>
                        <w:noWrap/>
                        <w:tcMar>
                          <w:top w:w="0" w:type="dxa"/>
                          <w:left w:w="150" w:type="dxa"/>
                          <w:bottom w:w="0" w:type="dxa"/>
                          <w:right w:w="150" w:type="dxa"/>
                        </w:tcMar>
                        <w:hideMark/>
                      </w:tcPr>
                      <w:p w14:paraId="20EC044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6E054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70068C" w:rsidRPr="00C64922" w14:paraId="2E34D891" w14:textId="77777777" w:rsidTr="00E14386">
                    <w:tc>
                      <w:tcPr>
                        <w:tcW w:w="320" w:type="dxa"/>
                        <w:shd w:val="clear" w:color="auto" w:fill="FFFFFF"/>
                        <w:noWrap/>
                        <w:tcMar>
                          <w:top w:w="0" w:type="dxa"/>
                          <w:left w:w="150" w:type="dxa"/>
                          <w:bottom w:w="0" w:type="dxa"/>
                          <w:right w:w="150" w:type="dxa"/>
                        </w:tcMar>
                        <w:hideMark/>
                      </w:tcPr>
                      <w:p w14:paraId="728CA2D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84F1DB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0B036600" w14:textId="77777777" w:rsidTr="00E14386">
                    <w:tc>
                      <w:tcPr>
                        <w:tcW w:w="320" w:type="dxa"/>
                        <w:shd w:val="clear" w:color="auto" w:fill="FFFFFF"/>
                        <w:noWrap/>
                        <w:tcMar>
                          <w:top w:w="0" w:type="dxa"/>
                          <w:left w:w="150" w:type="dxa"/>
                          <w:bottom w:w="0" w:type="dxa"/>
                          <w:right w:w="150" w:type="dxa"/>
                        </w:tcMar>
                        <w:hideMark/>
                      </w:tcPr>
                      <w:p w14:paraId="3C6504A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70233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70068C" w:rsidRPr="00C64922" w14:paraId="4FE00A08" w14:textId="77777777" w:rsidTr="00E14386">
                    <w:tc>
                      <w:tcPr>
                        <w:tcW w:w="320" w:type="dxa"/>
                        <w:shd w:val="clear" w:color="auto" w:fill="FFFFFF"/>
                        <w:noWrap/>
                        <w:tcMar>
                          <w:top w:w="0" w:type="dxa"/>
                          <w:left w:w="150" w:type="dxa"/>
                          <w:bottom w:w="0" w:type="dxa"/>
                          <w:right w:w="150" w:type="dxa"/>
                        </w:tcMar>
                        <w:hideMark/>
                      </w:tcPr>
                      <w:p w14:paraId="1C6CB4E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644C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70068C" w:rsidRPr="00C64922" w14:paraId="03F0C2AC" w14:textId="77777777" w:rsidTr="00E14386">
                    <w:tc>
                      <w:tcPr>
                        <w:tcW w:w="320" w:type="dxa"/>
                        <w:shd w:val="clear" w:color="auto" w:fill="FFFFFF"/>
                        <w:noWrap/>
                        <w:tcMar>
                          <w:top w:w="0" w:type="dxa"/>
                          <w:left w:w="150" w:type="dxa"/>
                          <w:bottom w:w="0" w:type="dxa"/>
                          <w:right w:w="150" w:type="dxa"/>
                        </w:tcMar>
                        <w:hideMark/>
                      </w:tcPr>
                      <w:p w14:paraId="60EDB0E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90350"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70068C" w:rsidRPr="00C64922" w14:paraId="1E22941E" w14:textId="77777777" w:rsidTr="00E14386">
                    <w:tc>
                      <w:tcPr>
                        <w:tcW w:w="320" w:type="dxa"/>
                        <w:shd w:val="clear" w:color="auto" w:fill="FFFFFF"/>
                        <w:noWrap/>
                        <w:tcMar>
                          <w:top w:w="0" w:type="dxa"/>
                          <w:left w:w="150" w:type="dxa"/>
                          <w:bottom w:w="0" w:type="dxa"/>
                          <w:right w:w="150" w:type="dxa"/>
                        </w:tcMar>
                        <w:hideMark/>
                      </w:tcPr>
                      <w:p w14:paraId="4668F3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347375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70068C" w:rsidRPr="00C64922" w14:paraId="12E3DAAF" w14:textId="77777777" w:rsidTr="00E14386">
                    <w:tc>
                      <w:tcPr>
                        <w:tcW w:w="320" w:type="dxa"/>
                        <w:shd w:val="clear" w:color="auto" w:fill="FFFFFF"/>
                        <w:noWrap/>
                        <w:tcMar>
                          <w:top w:w="0" w:type="dxa"/>
                          <w:left w:w="150" w:type="dxa"/>
                          <w:bottom w:w="0" w:type="dxa"/>
                          <w:right w:w="150" w:type="dxa"/>
                        </w:tcMar>
                        <w:hideMark/>
                      </w:tcPr>
                      <w:p w14:paraId="2F990D6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A30AD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&lt;administrativeGenderCode code="F" displayName="Female"</w:t>
                        </w:r>
                      </w:p>
                    </w:tc>
                  </w:tr>
                  <w:tr w:rsidR="0070068C" w:rsidRPr="00C64922" w14:paraId="6AC8C828" w14:textId="77777777" w:rsidTr="00E14386">
                    <w:tc>
                      <w:tcPr>
                        <w:tcW w:w="320" w:type="dxa"/>
                        <w:shd w:val="clear" w:color="auto" w:fill="FFFFFF"/>
                        <w:noWrap/>
                        <w:tcMar>
                          <w:top w:w="0" w:type="dxa"/>
                          <w:left w:w="150" w:type="dxa"/>
                          <w:bottom w:w="0" w:type="dxa"/>
                          <w:right w:w="150" w:type="dxa"/>
                        </w:tcMar>
                        <w:hideMark/>
                      </w:tcPr>
                      <w:p w14:paraId="4A4939B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638595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codeSystem="2.16.840.1.113883.5.1" codeSystemName="HL7 AdministrativeGender"/&gt;</w:t>
                        </w:r>
                      </w:p>
                    </w:tc>
                  </w:tr>
                  <w:tr w:rsidR="0070068C" w:rsidRPr="00C64922" w14:paraId="5A2F947E" w14:textId="77777777" w:rsidTr="00E14386">
                    <w:tc>
                      <w:tcPr>
                        <w:tcW w:w="320" w:type="dxa"/>
                        <w:shd w:val="clear" w:color="auto" w:fill="FFFFFF"/>
                        <w:noWrap/>
                        <w:tcMar>
                          <w:top w:w="0" w:type="dxa"/>
                          <w:left w:w="150" w:type="dxa"/>
                          <w:bottom w:w="0" w:type="dxa"/>
                          <w:right w:w="150" w:type="dxa"/>
                        </w:tcMar>
                        <w:hideMark/>
                      </w:tcPr>
                      <w:p w14:paraId="33B3871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5342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&lt;birthTime value="19620828"/&gt;</w:t>
                        </w:r>
                      </w:p>
                    </w:tc>
                  </w:tr>
                  <w:tr w:rsidR="0070068C" w:rsidRPr="00C64922" w14:paraId="66F5EE0D" w14:textId="77777777" w:rsidTr="00E14386">
                    <w:tc>
                      <w:tcPr>
                        <w:tcW w:w="320" w:type="dxa"/>
                        <w:shd w:val="clear" w:color="auto" w:fill="FFFFFF"/>
                        <w:noWrap/>
                        <w:tcMar>
                          <w:top w:w="0" w:type="dxa"/>
                          <w:left w:w="150" w:type="dxa"/>
                          <w:bottom w:w="0" w:type="dxa"/>
                          <w:right w:w="150" w:type="dxa"/>
                        </w:tcMar>
                        <w:hideMark/>
                      </w:tcPr>
                      <w:p w14:paraId="6E60919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BE5CA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&lt;maritalStatusCode code="M" displayName="Married" codeSystem="2.16.840.1.113883.5.2"</w:t>
                        </w:r>
                      </w:p>
                    </w:tc>
                  </w:tr>
                  <w:tr w:rsidR="0070068C" w:rsidRPr="00C64922" w14:paraId="6A96BF4D" w14:textId="77777777" w:rsidTr="00E14386">
                    <w:tc>
                      <w:tcPr>
                        <w:tcW w:w="320" w:type="dxa"/>
                        <w:shd w:val="clear" w:color="auto" w:fill="FFFFFF"/>
                        <w:noWrap/>
                        <w:tcMar>
                          <w:top w:w="0" w:type="dxa"/>
                          <w:left w:w="150" w:type="dxa"/>
                          <w:bottom w:w="0" w:type="dxa"/>
                          <w:right w:w="150" w:type="dxa"/>
                        </w:tcMar>
                        <w:hideMark/>
                      </w:tcPr>
                      <w:p w14:paraId="03BA52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EB653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codeSystemName="HL7 MaritalStatus"/&gt;</w:t>
                        </w:r>
                      </w:p>
                    </w:tc>
                  </w:tr>
                  <w:tr w:rsidR="0070068C" w:rsidRPr="00C64922" w14:paraId="723D6DF3" w14:textId="77777777" w:rsidTr="00E14386">
                    <w:tc>
                      <w:tcPr>
                        <w:tcW w:w="320" w:type="dxa"/>
                        <w:shd w:val="clear" w:color="auto" w:fill="FFFFFF"/>
                        <w:noWrap/>
                        <w:tcMar>
                          <w:top w:w="0" w:type="dxa"/>
                          <w:left w:w="150" w:type="dxa"/>
                          <w:bottom w:w="0" w:type="dxa"/>
                          <w:right w:w="150" w:type="dxa"/>
                        </w:tcMar>
                        <w:hideMark/>
                      </w:tcPr>
                      <w:p w14:paraId="3435E26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23ABBA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&lt;raceCode code="2106-3" displayName="White" codeSystem="2.16.840.1.113883.6.238"</w:t>
                        </w:r>
                      </w:p>
                    </w:tc>
                  </w:tr>
                  <w:tr w:rsidR="0070068C" w:rsidRPr="00C64922" w14:paraId="3585F123" w14:textId="77777777" w:rsidTr="00E14386">
                    <w:tc>
                      <w:tcPr>
                        <w:tcW w:w="320" w:type="dxa"/>
                        <w:shd w:val="clear" w:color="auto" w:fill="FFFFFF"/>
                        <w:noWrap/>
                        <w:tcMar>
                          <w:top w:w="0" w:type="dxa"/>
                          <w:left w:w="150" w:type="dxa"/>
                          <w:bottom w:w="0" w:type="dxa"/>
                          <w:right w:w="150" w:type="dxa"/>
                        </w:tcMar>
                        <w:hideMark/>
                      </w:tcPr>
                      <w:p w14:paraId="39AFE84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C6EE64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codeSystemName="CDC Race and Ethnicity"/&gt;</w:t>
                        </w:r>
                      </w:p>
                    </w:tc>
                  </w:tr>
                  <w:tr w:rsidR="0070068C" w:rsidRPr="00C64922" w14:paraId="7776A2D6" w14:textId="77777777" w:rsidTr="00E14386">
                    <w:tc>
                      <w:tcPr>
                        <w:tcW w:w="320" w:type="dxa"/>
                        <w:shd w:val="clear" w:color="auto" w:fill="FFFFFF"/>
                        <w:noWrap/>
                        <w:tcMar>
                          <w:top w:w="0" w:type="dxa"/>
                          <w:left w:w="150" w:type="dxa"/>
                          <w:bottom w:w="0" w:type="dxa"/>
                          <w:right w:w="150" w:type="dxa"/>
                        </w:tcMar>
                        <w:hideMark/>
                      </w:tcPr>
                      <w:p w14:paraId="6E80AB6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93C40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&lt;ethnicGroupCode code="2186-5" displayName="Not Hispanic or Latino"</w:t>
                        </w:r>
                      </w:p>
                    </w:tc>
                  </w:tr>
                  <w:tr w:rsidR="0070068C" w:rsidRPr="00C64922" w14:paraId="47BBA3E9" w14:textId="77777777" w:rsidTr="00E14386">
                    <w:tc>
                      <w:tcPr>
                        <w:tcW w:w="320" w:type="dxa"/>
                        <w:shd w:val="clear" w:color="auto" w:fill="FFFFFF"/>
                        <w:noWrap/>
                        <w:tcMar>
                          <w:top w:w="0" w:type="dxa"/>
                          <w:left w:w="150" w:type="dxa"/>
                          <w:bottom w:w="0" w:type="dxa"/>
                          <w:right w:w="150" w:type="dxa"/>
                        </w:tcMar>
                        <w:hideMark/>
                      </w:tcPr>
                      <w:p w14:paraId="1D51D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7B9388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codeSystem="2.16.840.1.113883.6.238" codeSystemName="CDC Race and Ethnicity"/&gt;</w:t>
                        </w:r>
                      </w:p>
                    </w:tc>
                  </w:tr>
                  <w:tr w:rsidR="0070068C" w:rsidRPr="00C64922" w14:paraId="329065B3" w14:textId="77777777" w:rsidTr="00E14386">
                    <w:tc>
                      <w:tcPr>
                        <w:tcW w:w="320" w:type="dxa"/>
                        <w:shd w:val="clear" w:color="auto" w:fill="FFFFFF"/>
                        <w:noWrap/>
                        <w:tcMar>
                          <w:top w:w="0" w:type="dxa"/>
                          <w:left w:w="150" w:type="dxa"/>
                          <w:bottom w:w="0" w:type="dxa"/>
                          <w:right w:w="150" w:type="dxa"/>
                        </w:tcMar>
                        <w:hideMark/>
                      </w:tcPr>
                      <w:p w14:paraId="048BF2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7F3E47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0C610B79" w14:textId="77777777" w:rsidTr="00E14386">
                    <w:tc>
                      <w:tcPr>
                        <w:tcW w:w="320" w:type="dxa"/>
                        <w:shd w:val="clear" w:color="auto" w:fill="FFFFFF"/>
                        <w:noWrap/>
                        <w:tcMar>
                          <w:top w:w="0" w:type="dxa"/>
                          <w:left w:w="150" w:type="dxa"/>
                          <w:bottom w:w="0" w:type="dxa"/>
                          <w:right w:w="150" w:type="dxa"/>
                        </w:tcMar>
                        <w:hideMark/>
                      </w:tcPr>
                      <w:p w14:paraId="689A4DE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AB9AD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root="2.16.840.1.113883.3.88.11.32.2"/&gt;</w:t>
                        </w:r>
                      </w:p>
                    </w:tc>
                  </w:tr>
                  <w:tr w:rsidR="0070068C" w:rsidRPr="00C64922" w14:paraId="027454C7" w14:textId="77777777" w:rsidTr="00E14386">
                    <w:tc>
                      <w:tcPr>
                        <w:tcW w:w="320" w:type="dxa"/>
                        <w:shd w:val="clear" w:color="auto" w:fill="FFFFFF"/>
                        <w:noWrap/>
                        <w:tcMar>
                          <w:top w:w="0" w:type="dxa"/>
                          <w:left w:w="150" w:type="dxa"/>
                          <w:bottom w:w="0" w:type="dxa"/>
                          <w:right w:w="150" w:type="dxa"/>
                        </w:tcMar>
                        <w:hideMark/>
                      </w:tcPr>
                      <w:p w14:paraId="0201C5C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0C285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code="eng"/&gt;</w:t>
                        </w:r>
                      </w:p>
                    </w:tc>
                  </w:tr>
                  <w:tr w:rsidR="0070068C" w:rsidRPr="00C64922" w14:paraId="77EC5BAE" w14:textId="77777777" w:rsidTr="00E14386">
                    <w:tc>
                      <w:tcPr>
                        <w:tcW w:w="320" w:type="dxa"/>
                        <w:shd w:val="clear" w:color="auto" w:fill="FFFFFF"/>
                        <w:noWrap/>
                        <w:tcMar>
                          <w:top w:w="0" w:type="dxa"/>
                          <w:left w:w="150" w:type="dxa"/>
                          <w:bottom w:w="0" w:type="dxa"/>
                          <w:right w:w="150" w:type="dxa"/>
                        </w:tcMar>
                        <w:hideMark/>
                      </w:tcPr>
                      <w:p w14:paraId="43E4F83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13428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&lt;preferenceInd value="true"/&gt;</w:t>
                        </w:r>
                      </w:p>
                    </w:tc>
                  </w:tr>
                  <w:tr w:rsidR="0070068C" w:rsidRPr="00C64922" w14:paraId="2A4015B9" w14:textId="77777777" w:rsidTr="00E14386">
                    <w:tc>
                      <w:tcPr>
                        <w:tcW w:w="320" w:type="dxa"/>
                        <w:shd w:val="clear" w:color="auto" w:fill="FFFFFF"/>
                        <w:noWrap/>
                        <w:tcMar>
                          <w:top w:w="0" w:type="dxa"/>
                          <w:left w:w="150" w:type="dxa"/>
                          <w:bottom w:w="0" w:type="dxa"/>
                          <w:right w:w="150" w:type="dxa"/>
                        </w:tcMar>
                        <w:hideMark/>
                      </w:tcPr>
                      <w:p w14:paraId="4186213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1B5105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56185201" w14:textId="77777777" w:rsidTr="00E14386">
                    <w:tc>
                      <w:tcPr>
                        <w:tcW w:w="320" w:type="dxa"/>
                        <w:shd w:val="clear" w:color="auto" w:fill="FFFFFF"/>
                        <w:noWrap/>
                        <w:tcMar>
                          <w:top w:w="0" w:type="dxa"/>
                          <w:left w:w="150" w:type="dxa"/>
                          <w:bottom w:w="0" w:type="dxa"/>
                          <w:right w:w="150" w:type="dxa"/>
                        </w:tcMar>
                        <w:hideMark/>
                      </w:tcPr>
                      <w:p w14:paraId="778E1E5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22DE7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628B2952" w14:textId="77777777" w:rsidTr="00E14386">
                    <w:tc>
                      <w:tcPr>
                        <w:tcW w:w="320" w:type="dxa"/>
                        <w:shd w:val="clear" w:color="auto" w:fill="FFFFFF"/>
                        <w:noWrap/>
                        <w:tcMar>
                          <w:top w:w="0" w:type="dxa"/>
                          <w:left w:w="150" w:type="dxa"/>
                          <w:bottom w:w="0" w:type="dxa"/>
                          <w:right w:w="150" w:type="dxa"/>
                        </w:tcMar>
                        <w:hideMark/>
                      </w:tcPr>
                      <w:p w14:paraId="7E0EC50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7A9A77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109F9ECF" w14:textId="77777777" w:rsidTr="00E14386">
                    <w:tc>
                      <w:tcPr>
                        <w:tcW w:w="320" w:type="dxa"/>
                        <w:shd w:val="clear" w:color="auto" w:fill="FFFFFF"/>
                        <w:noWrap/>
                        <w:tcMar>
                          <w:top w:w="0" w:type="dxa"/>
                          <w:left w:w="150" w:type="dxa"/>
                          <w:bottom w:w="0" w:type="dxa"/>
                          <w:right w:w="150" w:type="dxa"/>
                        </w:tcMar>
                        <w:hideMark/>
                      </w:tcPr>
                      <w:p w14:paraId="0FBD108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2EAC9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0070068C" w:rsidRPr="00C64922" w14:paraId="32129F3C" w14:textId="77777777" w:rsidTr="00E14386">
                    <w:tc>
                      <w:tcPr>
                        <w:tcW w:w="320" w:type="dxa"/>
                        <w:shd w:val="clear" w:color="auto" w:fill="FFFFFF"/>
                        <w:noWrap/>
                        <w:tcMar>
                          <w:top w:w="0" w:type="dxa"/>
                          <w:left w:w="150" w:type="dxa"/>
                          <w:bottom w:w="0" w:type="dxa"/>
                          <w:right w:w="150" w:type="dxa"/>
                        </w:tcMar>
                        <w:hideMark/>
                      </w:tcPr>
                      <w:p w14:paraId="569C140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CB976E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70068C" w:rsidRPr="00C64922" w14:paraId="50484A73" w14:textId="77777777" w:rsidTr="00E14386">
                    <w:tc>
                      <w:tcPr>
                        <w:tcW w:w="320" w:type="dxa"/>
                        <w:shd w:val="clear" w:color="auto" w:fill="FFFFFF"/>
                        <w:noWrap/>
                        <w:tcMar>
                          <w:top w:w="0" w:type="dxa"/>
                          <w:left w:w="150" w:type="dxa"/>
                          <w:bottom w:w="0" w:type="dxa"/>
                          <w:right w:w="150" w:type="dxa"/>
                        </w:tcMar>
                        <w:hideMark/>
                      </w:tcPr>
                      <w:p w14:paraId="0F7380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097E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assigningAuthorityName="National Provider ID"/&gt;</w:t>
                        </w:r>
                      </w:p>
                    </w:tc>
                  </w:tr>
                  <w:tr w:rsidR="0070068C" w:rsidRPr="00C64922" w14:paraId="39B98FF0" w14:textId="77777777" w:rsidTr="00E14386">
                    <w:tc>
                      <w:tcPr>
                        <w:tcW w:w="320" w:type="dxa"/>
                        <w:shd w:val="clear" w:color="auto" w:fill="FFFFFF"/>
                        <w:noWrap/>
                        <w:tcMar>
                          <w:top w:w="0" w:type="dxa"/>
                          <w:left w:w="150" w:type="dxa"/>
                          <w:bottom w:w="0" w:type="dxa"/>
                          <w:right w:w="150" w:type="dxa"/>
                        </w:tcMar>
                        <w:hideMark/>
                      </w:tcPr>
                      <w:p w14:paraId="005D01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04298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0070068C" w:rsidRPr="00C64922" w14:paraId="3ED0381F" w14:textId="77777777" w:rsidTr="00E14386">
                    <w:tc>
                      <w:tcPr>
                        <w:tcW w:w="320" w:type="dxa"/>
                        <w:shd w:val="clear" w:color="auto" w:fill="FFFFFF"/>
                        <w:noWrap/>
                        <w:tcMar>
                          <w:top w:w="0" w:type="dxa"/>
                          <w:left w:w="150" w:type="dxa"/>
                          <w:bottom w:w="0" w:type="dxa"/>
                          <w:right w:w="150" w:type="dxa"/>
                        </w:tcMar>
                        <w:hideMark/>
                      </w:tcPr>
                      <w:p w14:paraId="1ED3AA0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2E4314" w14:textId="78F04FC4"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w:t>
                        </w:r>
                        <w:del w:id="524" w:author="Ballot Reconciliation" w:date="2023-03-09T09:31:00Z">
                          <w:r w:rsidRPr="00D14360">
                            <w:rPr>
                              <w:rFonts w:ascii="Courier New" w:hAnsi="Courier New" w:cs="Courier New"/>
                              <w:color w:val="000000"/>
                              <w:sz w:val="16"/>
                              <w:szCs w:val="16"/>
                            </w:rPr>
                            <w:delText>assigningAutorityName</w:delText>
                          </w:r>
                        </w:del>
                        <w:ins w:id="525" w:author="Ballot Reconciliation" w:date="2023-03-09T09:31:00Z">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ins>
                        <w:r w:rsidRPr="00D14360">
                          <w:rPr>
                            <w:rFonts w:ascii="Courier New" w:hAnsi="Courier New" w:cs="Courier New"/>
                            <w:color w:val="000000"/>
                            <w:sz w:val="16"/>
                            <w:szCs w:val="16"/>
                          </w:rPr>
                          <w:t xml:space="preserve"> for </w:t>
                        </w:r>
                      </w:p>
                    </w:tc>
                  </w:tr>
                  <w:tr w:rsidR="0070068C" w:rsidRPr="00C64922" w14:paraId="00F9C9D4" w14:textId="77777777" w:rsidTr="00E14386">
                    <w:tc>
                      <w:tcPr>
                        <w:tcW w:w="320" w:type="dxa"/>
                        <w:shd w:val="clear" w:color="auto" w:fill="FFFFFF"/>
                        <w:noWrap/>
                        <w:tcMar>
                          <w:top w:w="0" w:type="dxa"/>
                          <w:left w:w="150" w:type="dxa"/>
                          <w:bottom w:w="0" w:type="dxa"/>
                          <w:right w:w="150" w:type="dxa"/>
                        </w:tcMar>
                        <w:hideMark/>
                      </w:tcPr>
                      <w:p w14:paraId="5505DFA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6183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Covered Entity addresses "DT.org CE" --&gt;</w:t>
                        </w:r>
                      </w:p>
                    </w:tc>
                  </w:tr>
                  <w:tr w:rsidR="0070068C" w:rsidRPr="00C64922" w14:paraId="68F106E9" w14:textId="77777777" w:rsidTr="00E14386">
                    <w:tc>
                      <w:tcPr>
                        <w:tcW w:w="320" w:type="dxa"/>
                        <w:shd w:val="clear" w:color="auto" w:fill="FFFFFF"/>
                        <w:noWrap/>
                        <w:tcMar>
                          <w:top w:w="0" w:type="dxa"/>
                          <w:left w:w="150" w:type="dxa"/>
                          <w:bottom w:w="0" w:type="dxa"/>
                          <w:right w:w="150" w:type="dxa"/>
                        </w:tcMar>
                        <w:hideMark/>
                      </w:tcPr>
                      <w:p w14:paraId="09C0763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8448FE" w14:textId="36311BD9"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w:t>
                        </w:r>
                        <w:del w:id="526" w:author="Ballot Reconciliation" w:date="2023-03-09T09:31:00Z">
                          <w:r w:rsidRPr="00D14360">
                            <w:rPr>
                              <w:rFonts w:ascii="Courier New" w:hAnsi="Courier New" w:cs="Courier New"/>
                              <w:color w:val="000000"/>
                              <w:sz w:val="16"/>
                              <w:szCs w:val="16"/>
                            </w:rPr>
                            <w:delText>assigningAutorityName</w:delText>
                          </w:r>
                        </w:del>
                        <w:ins w:id="527" w:author="Ballot Reconciliation" w:date="2023-03-09T09:31:00Z">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ins>
                        <w:r w:rsidRPr="00D14360">
                          <w:rPr>
                            <w:rFonts w:ascii="Courier New" w:hAnsi="Courier New" w:cs="Courier New"/>
                            <w:color w:val="000000"/>
                            <w:sz w:val="16"/>
                            <w:szCs w:val="16"/>
                          </w:rPr>
                          <w:t>="DT.org CE (Covered Entity)"/&gt;</w:t>
                        </w:r>
                      </w:p>
                    </w:tc>
                  </w:tr>
                  <w:tr w:rsidR="0070068C" w:rsidRPr="00C64922" w14:paraId="1EBC32E9" w14:textId="77777777" w:rsidTr="00E14386">
                    <w:tc>
                      <w:tcPr>
                        <w:tcW w:w="320" w:type="dxa"/>
                        <w:shd w:val="clear" w:color="auto" w:fill="FFFFFF"/>
                        <w:noWrap/>
                        <w:tcMar>
                          <w:top w:w="0" w:type="dxa"/>
                          <w:left w:w="150" w:type="dxa"/>
                          <w:bottom w:w="0" w:type="dxa"/>
                          <w:right w:w="150" w:type="dxa"/>
                        </w:tcMar>
                        <w:hideMark/>
                      </w:tcPr>
                      <w:p w14:paraId="01A2F78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FDE80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organization, you can use this information to </w:t>
                        </w:r>
                      </w:p>
                    </w:tc>
                  </w:tr>
                  <w:tr w:rsidR="0070068C" w:rsidRPr="00C64922" w14:paraId="326A4DCE" w14:textId="77777777" w:rsidTr="00E14386">
                    <w:tc>
                      <w:tcPr>
                        <w:tcW w:w="320" w:type="dxa"/>
                        <w:shd w:val="clear" w:color="auto" w:fill="FFFFFF"/>
                        <w:noWrap/>
                        <w:tcMar>
                          <w:top w:w="0" w:type="dxa"/>
                          <w:left w:w="150" w:type="dxa"/>
                          <w:bottom w:w="0" w:type="dxa"/>
                          <w:right w:w="150" w:type="dxa"/>
                        </w:tcMar>
                        <w:hideMark/>
                      </w:tcPr>
                      <w:p w14:paraId="34F9E1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3C53D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0070068C" w:rsidRPr="00C64922" w14:paraId="4534D954" w14:textId="77777777" w:rsidTr="00E14386">
                    <w:tc>
                      <w:tcPr>
                        <w:tcW w:w="320" w:type="dxa"/>
                        <w:shd w:val="clear" w:color="auto" w:fill="FFFFFF"/>
                        <w:noWrap/>
                        <w:tcMar>
                          <w:top w:w="0" w:type="dxa"/>
                          <w:left w:w="150" w:type="dxa"/>
                          <w:bottom w:w="0" w:type="dxa"/>
                          <w:right w:w="150" w:type="dxa"/>
                        </w:tcMar>
                        <w:hideMark/>
                      </w:tcPr>
                      <w:p w14:paraId="3337AFE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630E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70068C" w:rsidRPr="00C64922" w14:paraId="03ACA24E" w14:textId="77777777" w:rsidTr="00E14386">
                    <w:tc>
                      <w:tcPr>
                        <w:tcW w:w="320" w:type="dxa"/>
                        <w:shd w:val="clear" w:color="auto" w:fill="FFFFFF"/>
                        <w:noWrap/>
                        <w:tcMar>
                          <w:top w:w="0" w:type="dxa"/>
                          <w:left w:w="150" w:type="dxa"/>
                          <w:bottom w:w="0" w:type="dxa"/>
                          <w:right w:w="150" w:type="dxa"/>
                        </w:tcMar>
                        <w:hideMark/>
                      </w:tcPr>
                      <w:p w14:paraId="17825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57A6F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48179BE0" w14:textId="77777777" w:rsidTr="00E14386">
                    <w:tc>
                      <w:tcPr>
                        <w:tcW w:w="320" w:type="dxa"/>
                        <w:shd w:val="clear" w:color="auto" w:fill="FFFFFF"/>
                        <w:noWrap/>
                        <w:tcMar>
                          <w:top w:w="0" w:type="dxa"/>
                          <w:left w:w="150" w:type="dxa"/>
                          <w:bottom w:w="0" w:type="dxa"/>
                          <w:right w:w="150" w:type="dxa"/>
                        </w:tcMar>
                        <w:hideMark/>
                      </w:tcPr>
                      <w:p w14:paraId="10DB3EB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01A4A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70068C" w:rsidRPr="00C64922" w14:paraId="31E41172" w14:textId="77777777" w:rsidTr="00E14386">
                    <w:tc>
                      <w:tcPr>
                        <w:tcW w:w="320" w:type="dxa"/>
                        <w:shd w:val="clear" w:color="auto" w:fill="FFFFFF"/>
                        <w:noWrap/>
                        <w:tcMar>
                          <w:top w:w="0" w:type="dxa"/>
                          <w:left w:w="150" w:type="dxa"/>
                          <w:bottom w:w="0" w:type="dxa"/>
                          <w:right w:w="150" w:type="dxa"/>
                        </w:tcMar>
                        <w:hideMark/>
                      </w:tcPr>
                      <w:p w14:paraId="4CC3B31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BA8DF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value="tel:+1-4015394321"/&gt;</w:t>
                        </w:r>
                      </w:p>
                    </w:tc>
                  </w:tr>
                  <w:tr w:rsidR="0070068C" w:rsidRPr="00C64922" w14:paraId="55BEE9CF" w14:textId="77777777" w:rsidTr="00E14386">
                    <w:tc>
                      <w:tcPr>
                        <w:tcW w:w="320" w:type="dxa"/>
                        <w:shd w:val="clear" w:color="auto" w:fill="FFFFFF"/>
                        <w:noWrap/>
                        <w:tcMar>
                          <w:top w:w="0" w:type="dxa"/>
                          <w:left w:w="150" w:type="dxa"/>
                          <w:bottom w:w="0" w:type="dxa"/>
                          <w:right w:w="150" w:type="dxa"/>
                        </w:tcMar>
                        <w:hideMark/>
                      </w:tcPr>
                      <w:p w14:paraId="157E136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BB8A8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70068C" w:rsidRPr="00C64922" w14:paraId="35E70239" w14:textId="77777777" w:rsidTr="00E14386">
                    <w:tc>
                      <w:tcPr>
                        <w:tcW w:w="320" w:type="dxa"/>
                        <w:shd w:val="clear" w:color="auto" w:fill="FFFFFF"/>
                        <w:noWrap/>
                        <w:tcMar>
                          <w:top w:w="0" w:type="dxa"/>
                          <w:left w:w="150" w:type="dxa"/>
                          <w:bottom w:w="0" w:type="dxa"/>
                          <w:right w:w="150" w:type="dxa"/>
                        </w:tcMar>
                        <w:hideMark/>
                      </w:tcPr>
                      <w:p w14:paraId="181C98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24413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0F8754F" w14:textId="77777777" w:rsidTr="00E14386">
                    <w:tc>
                      <w:tcPr>
                        <w:tcW w:w="320" w:type="dxa"/>
                        <w:shd w:val="clear" w:color="auto" w:fill="FFFFFF"/>
                        <w:noWrap/>
                        <w:tcMar>
                          <w:top w:w="0" w:type="dxa"/>
                          <w:left w:w="150" w:type="dxa"/>
                          <w:bottom w:w="0" w:type="dxa"/>
                          <w:right w:w="150" w:type="dxa"/>
                        </w:tcMar>
                        <w:hideMark/>
                      </w:tcPr>
                      <w:p w14:paraId="7A4D085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6D8C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&lt;streetAddressLine&gt;823 Main Street&lt;/streetAddressLine&gt;</w:t>
                        </w:r>
                      </w:p>
                    </w:tc>
                  </w:tr>
                  <w:tr w:rsidR="0070068C" w:rsidRPr="00C64922" w14:paraId="46F9BA9B" w14:textId="77777777" w:rsidTr="00E14386">
                    <w:tc>
                      <w:tcPr>
                        <w:tcW w:w="320" w:type="dxa"/>
                        <w:shd w:val="clear" w:color="auto" w:fill="FFFFFF"/>
                        <w:noWrap/>
                        <w:tcMar>
                          <w:top w:w="0" w:type="dxa"/>
                          <w:left w:w="150" w:type="dxa"/>
                          <w:bottom w:w="0" w:type="dxa"/>
                          <w:right w:w="150" w:type="dxa"/>
                        </w:tcMar>
                        <w:hideMark/>
                      </w:tcPr>
                      <w:p w14:paraId="66B9382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AAB416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70068C" w:rsidRPr="00C64922" w14:paraId="1023299B" w14:textId="77777777" w:rsidTr="00E14386">
                    <w:tc>
                      <w:tcPr>
                        <w:tcW w:w="320" w:type="dxa"/>
                        <w:shd w:val="clear" w:color="auto" w:fill="FFFFFF"/>
                        <w:noWrap/>
                        <w:tcMar>
                          <w:top w:w="0" w:type="dxa"/>
                          <w:left w:w="150" w:type="dxa"/>
                          <w:bottom w:w="0" w:type="dxa"/>
                          <w:right w:w="150" w:type="dxa"/>
                        </w:tcMar>
                        <w:hideMark/>
                      </w:tcPr>
                      <w:p w14:paraId="7578952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FE4ED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1C84AAA1" w14:textId="77777777" w:rsidTr="00E14386">
                    <w:tc>
                      <w:tcPr>
                        <w:tcW w:w="320" w:type="dxa"/>
                        <w:shd w:val="clear" w:color="auto" w:fill="FFFFFF"/>
                        <w:noWrap/>
                        <w:tcMar>
                          <w:top w:w="0" w:type="dxa"/>
                          <w:left w:w="150" w:type="dxa"/>
                          <w:bottom w:w="0" w:type="dxa"/>
                          <w:right w:w="150" w:type="dxa"/>
                        </w:tcMar>
                        <w:hideMark/>
                      </w:tcPr>
                      <w:p w14:paraId="2FFFEC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814AED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&lt;postalCode&gt;028321&lt;/postalCode&gt;</w:t>
                        </w:r>
                      </w:p>
                    </w:tc>
                  </w:tr>
                  <w:tr w:rsidR="0070068C" w:rsidRPr="00C64922" w14:paraId="59064E5E" w14:textId="77777777" w:rsidTr="00E14386">
                    <w:tc>
                      <w:tcPr>
                        <w:tcW w:w="320" w:type="dxa"/>
                        <w:shd w:val="clear" w:color="auto" w:fill="FFFFFF"/>
                        <w:noWrap/>
                        <w:tcMar>
                          <w:top w:w="0" w:type="dxa"/>
                          <w:left w:w="150" w:type="dxa"/>
                          <w:bottom w:w="0" w:type="dxa"/>
                          <w:right w:w="150" w:type="dxa"/>
                        </w:tcMar>
                        <w:hideMark/>
                      </w:tcPr>
                      <w:p w14:paraId="2892964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B75E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70068C" w:rsidRPr="00C64922" w14:paraId="59AD3A4C" w14:textId="77777777" w:rsidTr="00E14386">
                    <w:tc>
                      <w:tcPr>
                        <w:tcW w:w="320" w:type="dxa"/>
                        <w:shd w:val="clear" w:color="auto" w:fill="FFFFFF"/>
                        <w:noWrap/>
                        <w:tcMar>
                          <w:top w:w="0" w:type="dxa"/>
                          <w:left w:w="150" w:type="dxa"/>
                          <w:bottom w:w="0" w:type="dxa"/>
                          <w:right w:w="150" w:type="dxa"/>
                        </w:tcMar>
                        <w:hideMark/>
                      </w:tcPr>
                      <w:p w14:paraId="61F9623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3A7BD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E1613F5" w14:textId="77777777" w:rsidTr="00E14386">
                    <w:tc>
                      <w:tcPr>
                        <w:tcW w:w="320" w:type="dxa"/>
                        <w:shd w:val="clear" w:color="auto" w:fill="FFFFFF"/>
                        <w:noWrap/>
                        <w:tcMar>
                          <w:top w:w="0" w:type="dxa"/>
                          <w:left w:w="150" w:type="dxa"/>
                          <w:bottom w:w="0" w:type="dxa"/>
                          <w:right w:w="150" w:type="dxa"/>
                        </w:tcMar>
                        <w:hideMark/>
                      </w:tcPr>
                      <w:p w14:paraId="65A25DF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C675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37A0AA52" w14:textId="77777777" w:rsidTr="00E14386">
                    <w:tc>
                      <w:tcPr>
                        <w:tcW w:w="320" w:type="dxa"/>
                        <w:shd w:val="clear" w:color="auto" w:fill="FFFFFF"/>
                        <w:noWrap/>
                        <w:tcMar>
                          <w:top w:w="0" w:type="dxa"/>
                          <w:left w:w="150" w:type="dxa"/>
                          <w:bottom w:w="0" w:type="dxa"/>
                          <w:right w:w="150" w:type="dxa"/>
                        </w:tcMar>
                        <w:hideMark/>
                      </w:tcPr>
                      <w:p w14:paraId="000868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91A6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49830A1" w14:textId="77777777" w:rsidTr="00E14386">
                    <w:tc>
                      <w:tcPr>
                        <w:tcW w:w="320" w:type="dxa"/>
                        <w:shd w:val="clear" w:color="auto" w:fill="FFFFFF"/>
                        <w:noWrap/>
                        <w:tcMar>
                          <w:top w:w="0" w:type="dxa"/>
                          <w:left w:w="150" w:type="dxa"/>
                          <w:bottom w:w="0" w:type="dxa"/>
                          <w:right w:w="150" w:type="dxa"/>
                        </w:tcMar>
                        <w:hideMark/>
                      </w:tcPr>
                      <w:p w14:paraId="29B2E61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3162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&lt;/recordTarget&gt;</w:t>
                        </w:r>
                      </w:p>
                    </w:tc>
                  </w:tr>
                </w:tbl>
                <w:p w14:paraId="6F47F221" w14:textId="4D8E60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w:t>
                  </w:r>
                  <w:r w:rsidRPr="00D14360">
                    <w:rPr>
                      <w:rFonts w:ascii="Courier New" w:hAnsi="Courier New" w:cs="Courier New"/>
                      <w:color w:val="000000"/>
                      <w:sz w:val="16"/>
                    </w:rPr>
                    <w:t>&gt;</w:t>
                  </w:r>
                  <w:r w:rsidRPr="00D14360">
                    <w:rPr>
                      <w:rFonts w:ascii="Courier New" w:hAnsi="Courier New" w:cs="Courier New"/>
                      <w:color w:val="000000"/>
                      <w:sz w:val="16"/>
                    </w:rPr>
                    <w:br/>
                    <w:t xml:space="preserve">  &lt;/recordTarget&gt;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cs="Calibri"/>
          <w:color w:val="000000"/>
        </w:rPr>
      </w:pPr>
      <w:bookmarkStart w:id="528" w:name="_d508cmuylgpv" w:colFirst="0" w:colLast="0"/>
      <w:bookmarkEnd w:id="528"/>
      <w:r w:rsidRPr="00D14360">
        <w:rPr>
          <w:rFonts w:cs="Calibri"/>
          <w:color w:val="000000"/>
        </w:rPr>
        <w:t xml:space="preserve">The CDA Examples Search tool provides useful examples showing the Patient Demographic data elements represented in a C-CDA document. </w:t>
      </w:r>
      <w:r w:rsidR="00BB1A49" w:rsidRPr="003A3D50">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00B17E3F" w:rsidRPr="00BF16F2">
        <w:rPr>
          <w:rFonts w:cs="Calibri"/>
          <w:color w:val="000000"/>
        </w:rPr>
        <w:t>o</w:t>
      </w:r>
      <w:r w:rsidR="00BB1A49" w:rsidRPr="003A3D50">
        <w:rPr>
          <w:rFonts w:cs="Calibri"/>
          <w:color w:val="000000"/>
        </w:rPr>
        <w:t>n to be made by organizations engaged in sharing information.</w:t>
      </w:r>
    </w:p>
    <w:p w14:paraId="16729B6A" w14:textId="77777777" w:rsidR="00B17E3F" w:rsidRDefault="00B17E3F" w:rsidP="00B17E3F">
      <w:bookmarkStart w:id="529" w:name="_Toc10634834"/>
    </w:p>
    <w:p w14:paraId="45C0ED86" w14:textId="7342E779" w:rsidR="00B17E3F" w:rsidRDefault="00B17E3F" w:rsidP="003A3D50">
      <w:pPr>
        <w:pStyle w:val="Caption"/>
        <w:keepNext/>
        <w:spacing w:after="0"/>
      </w:pPr>
      <w:bookmarkStart w:id="530" w:name="_Toc118898728"/>
      <w:bookmarkStart w:id="531" w:name="_Toc127519247"/>
      <w:bookmarkStart w:id="532" w:name="_Toc119939930"/>
      <w:r>
        <w:t xml:space="preserve">Example </w:t>
      </w:r>
      <w:r w:rsidR="008B59D0">
        <w:fldChar w:fldCharType="begin"/>
      </w:r>
      <w:r w:rsidR="008B59D0">
        <w:instrText xml:space="preserve"> SEQ Example \* ARABIC </w:instrText>
      </w:r>
      <w:r w:rsidR="008B59D0">
        <w:fldChar w:fldCharType="separate"/>
      </w:r>
      <w:r w:rsidR="00DC1072">
        <w:rPr>
          <w:noProof/>
        </w:rPr>
        <w:t>7</w:t>
      </w:r>
      <w:r w:rsidR="008B59D0">
        <w:rPr>
          <w:noProof/>
        </w:rPr>
        <w:fldChar w:fldCharType="end"/>
      </w:r>
      <w:r>
        <w:t xml:space="preserve">: How to represent </w:t>
      </w:r>
      <w:r w:rsidRPr="007042DB">
        <w:t>Patient demographic Information</w:t>
      </w:r>
      <w:r>
        <w:rPr>
          <w:rStyle w:val="FootnoteReference"/>
        </w:rPr>
        <w:footnoteReference w:id="63"/>
      </w:r>
      <w:bookmarkEnd w:id="530"/>
      <w:bookmarkEnd w:id="531"/>
      <w:bookmarkEnd w:id="5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7D034779" w14:textId="77777777" w:rsidTr="00254B4A">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&lt;!-- You can have multiple [1..4] streetAddressLine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&lt;streetAddressLine&gt;1436 Jennyhill Ln.&lt;/streetAddressLine&gt;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&lt;!-- 5 or 9 digit zip codes from valueSet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&lt;!-- PostalCode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&lt;!-- is something other than US, the postalCode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&lt;postalCode&gt;90068&lt;/postalCode&gt;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t xml:space="preserve">            &lt;!--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&lt;!-- OR is "Oregon" from valueSet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&lt;!-- MC is "mobile contact" from HL7 AddressUse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&lt;!-- From CDA R2 on administrativeGender Code: This attribute does not include terms 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genetic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high level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be used for the appropriate allocation of inpatient bed assignment.--&gt;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&lt;!--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758DDB5F" w14:textId="181391E8" w:rsidR="00B17E3F" w:rsidRPr="00C07C6B" w:rsidRDefault="00B17E3F" w:rsidP="00B17E3F">
            <w:pPr>
              <w:pStyle w:val="HTMLPreformatted"/>
              <w:rPr>
                <w:color w:val="000000"/>
                <w:sz w:val="16"/>
                <w:szCs w:val="16"/>
              </w:rPr>
            </w:pPr>
            <w:r w:rsidRPr="00C07C6B">
              <w:rPr>
                <w:color w:val="000000"/>
                <w:sz w:val="16"/>
                <w:szCs w:val="16"/>
              </w:rPr>
              <w:t xml:space="preserve">            </w:t>
            </w:r>
            <w:r w:rsidR="00C7233C" w:rsidRPr="00C7233C">
              <w:rPr>
                <w:color w:val="000000"/>
                <w:sz w:val="16"/>
                <w:szCs w:val="16"/>
              </w:rPr>
              <w:t>&lt;!-- CDC Race and Ethnicity code set contains the five minimum race and the two minimum 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&lt;!-- "eng"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languages are permitted. Only one should have a preferenceInd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&lt;!-- "ita"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&lt;!--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EDCF07F" w14:textId="77777777" w:rsidR="00B17E3F" w:rsidRDefault="00B17E3F" w:rsidP="00B17E3F"/>
        </w:tc>
      </w:tr>
    </w:tbl>
    <w:p w14:paraId="01D9D93C" w14:textId="77777777" w:rsidR="00B17E3F" w:rsidRDefault="00B17E3F" w:rsidP="00B17E3F"/>
    <w:p w14:paraId="1D6F720B" w14:textId="7F8A53E7" w:rsidR="00B17E3F" w:rsidRDefault="00B17E3F" w:rsidP="003A3D50">
      <w:pPr>
        <w:pStyle w:val="Caption"/>
        <w:keepNext/>
        <w:spacing w:after="0"/>
      </w:pPr>
      <w:bookmarkStart w:id="533" w:name="_Toc118898729"/>
      <w:bookmarkStart w:id="534" w:name="_Toc127519248"/>
      <w:bookmarkStart w:id="535" w:name="_Toc119939931"/>
      <w:r>
        <w:t xml:space="preserve">Example </w:t>
      </w:r>
      <w:r w:rsidR="008B59D0">
        <w:fldChar w:fldCharType="begin"/>
      </w:r>
      <w:r w:rsidR="008B59D0">
        <w:instrText xml:space="preserve"> SEQ Example \* ARABIC </w:instrText>
      </w:r>
      <w:r w:rsidR="008B59D0">
        <w:fldChar w:fldCharType="separate"/>
      </w:r>
      <w:r w:rsidR="00DC1072">
        <w:rPr>
          <w:noProof/>
        </w:rPr>
        <w:t>8</w:t>
      </w:r>
      <w:r w:rsidR="008B59D0">
        <w:rPr>
          <w:noProof/>
        </w:rP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4"/>
      </w:r>
      <w:bookmarkEnd w:id="533"/>
      <w:bookmarkEnd w:id="534"/>
      <w:bookmarkEnd w:id="5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0381D081" w14:textId="77777777" w:rsidTr="00254B4A">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t xml:space="preserve">    &lt;!--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lastRenderedPageBreak/>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&lt;!--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&lt;!--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&lt;!--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&lt;/recordTarget&gt;</w:t>
            </w:r>
          </w:p>
        </w:tc>
      </w:tr>
    </w:tbl>
    <w:p w14:paraId="26289232" w14:textId="77777777" w:rsidR="00B17E3F" w:rsidRDefault="00B17E3F" w:rsidP="00B17E3F"/>
    <w:p w14:paraId="7D7D5DE1" w14:textId="5EBF9A7A" w:rsidR="00B17E3F" w:rsidRDefault="00B17E3F" w:rsidP="003A3D50">
      <w:pPr>
        <w:pStyle w:val="Caption"/>
        <w:keepNext/>
        <w:spacing w:after="0"/>
      </w:pPr>
      <w:bookmarkStart w:id="538" w:name="_Toc118898730"/>
      <w:bookmarkStart w:id="539" w:name="_Toc127519249"/>
      <w:bookmarkStart w:id="540" w:name="_Toc119939932"/>
      <w:r>
        <w:t xml:space="preserve">Example </w:t>
      </w:r>
      <w:r w:rsidR="008B59D0">
        <w:fldChar w:fldCharType="begin"/>
      </w:r>
      <w:r w:rsidR="008B59D0">
        <w:instrText xml:space="preserve"> SEQ Example \* ARABIC </w:instrText>
      </w:r>
      <w:r w:rsidR="008B59D0">
        <w:fldChar w:fldCharType="separate"/>
      </w:r>
      <w:r w:rsidR="00DC1072">
        <w:rPr>
          <w:noProof/>
        </w:rPr>
        <w:t>9</w:t>
      </w:r>
      <w:r w:rsidR="008B59D0">
        <w:rPr>
          <w:noProof/>
        </w:rP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5"/>
      </w:r>
      <w:bookmarkEnd w:id="538"/>
      <w:bookmarkEnd w:id="539"/>
      <w:bookmarkEnd w:id="5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5EDA367A" w14:textId="77777777" w:rsidTr="00254B4A">
        <w:tc>
          <w:tcPr>
            <w:tcW w:w="9576" w:type="dxa"/>
            <w:shd w:val="clear" w:color="auto" w:fill="auto"/>
          </w:tcPr>
          <w:p w14:paraId="4D877926" w14:textId="77777777" w:rsidR="00B17E3F" w:rsidRPr="00C07C6B" w:rsidRDefault="00B17E3F" w:rsidP="00B17E3F">
            <w:pPr>
              <w:pStyle w:val="HTMLPreformatted"/>
              <w:rPr>
                <w:color w:val="000000"/>
                <w:sz w:val="16"/>
                <w:szCs w:val="16"/>
              </w:rPr>
            </w:pPr>
            <w:r w:rsidRPr="00C07C6B">
              <w:rPr>
                <w:color w:val="000000"/>
                <w:sz w:val="16"/>
                <w:szCs w:val="16"/>
              </w:rPr>
              <w:t xml:space="preserve">&lt;!-- recordTarget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&lt;streetAddressLine&gt;152 Creek Lane&lt;/streetAddressLine&gt;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&lt;postalCode&gt;05455&lt;/postalCode&gt;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high element or use nullFlavor='NA'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&lt;streetAddressLine&gt;191 S OAK AVE&lt;/streetAddressLine&gt;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&lt;postalCode&gt;05422&lt;/postalCode&gt;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&lt;streetAddressLine&gt;1141 W MAIN AVE&lt;/streetAddressLine&gt;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&lt;postalCode&gt;60613&lt;/postalCode&gt;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&lt;/recordTarget&gt;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4E29C8">
      <w:pPr>
        <w:pStyle w:val="Heading4"/>
      </w:pPr>
      <w:bookmarkStart w:id="541" w:name="_Toc11043571"/>
      <w:bookmarkEnd w:id="529"/>
      <w:r w:rsidRPr="00C64922">
        <w:t>@use and @qualifier attributes for Patient name</w:t>
      </w:r>
      <w:bookmarkEnd w:id="541"/>
    </w:p>
    <w:p w14:paraId="5CEFDC17" w14:textId="77777777" w:rsidR="00A10C4D" w:rsidRPr="007770C6" w:rsidRDefault="00A10C4D" w:rsidP="00B505D2">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14:paraId="78DB4F92" w14:textId="695C777A" w:rsidR="00A10C4D" w:rsidRPr="007770C6" w:rsidRDefault="00A10C4D" w:rsidP="00B505D2">
      <w:pPr>
        <w:pStyle w:val="Default"/>
        <w:spacing w:after="120"/>
        <w:rPr>
          <w:sz w:val="20"/>
        </w:rPr>
      </w:pPr>
      <w:r w:rsidRPr="007770C6">
        <w:rPr>
          <w:sz w:val="20"/>
        </w:rPr>
        <w:t>These value sets are available in the C-CDA Value Set Release Package available from the Downloads page of the Value Set Authority Center</w:t>
      </w:r>
      <w:r w:rsidR="00CA3E84" w:rsidRPr="007770C6">
        <w:rPr>
          <w:sz w:val="20"/>
        </w:rPr>
        <w:t>.</w:t>
      </w:r>
      <w:r w:rsidR="00CA3E84" w:rsidRPr="007770C6">
        <w:rPr>
          <w:rStyle w:val="FootnoteReference"/>
          <w:sz w:val="20"/>
        </w:rPr>
        <w:footnoteReference w:id="66"/>
      </w:r>
      <w:r w:rsidRPr="007770C6">
        <w:rPr>
          <w:sz w:val="2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F491A" w:rsidRPr="00C64922" w14:paraId="16A7EDF2" w14:textId="77777777" w:rsidTr="00254B4A">
        <w:tc>
          <w:tcPr>
            <w:tcW w:w="725" w:type="dxa"/>
            <w:tcBorders>
              <w:right w:val="nil"/>
            </w:tcBorders>
            <w:shd w:val="clear" w:color="auto" w:fill="C6D9F1"/>
          </w:tcPr>
          <w:p w14:paraId="78B06024" w14:textId="77777777" w:rsidR="002F491A" w:rsidRPr="00C64922" w:rsidRDefault="002F491A" w:rsidP="0007159E">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448753D5" w14:textId="4A98E71C" w:rsidR="002F491A" w:rsidRPr="00C64922" w:rsidRDefault="002F491A" w:rsidP="007770C6">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EntityNameUse value set (2.16.840.1.113883.1.11.15913 ). </w:t>
            </w:r>
            <w:r w:rsidRPr="00D14360">
              <w:rPr>
                <w:b/>
                <w:bCs/>
              </w:rPr>
              <w:t xml:space="preserve"> [CONF-</w:t>
            </w:r>
            <w:r>
              <w:rPr>
                <w:b/>
                <w:bCs/>
              </w:rPr>
              <w:t>032</w:t>
            </w:r>
            <w:r w:rsidRPr="00D14360">
              <w:rPr>
                <w:b/>
                <w:bCs/>
              </w:rPr>
              <w:t>]</w:t>
            </w:r>
          </w:p>
        </w:tc>
      </w:tr>
      <w:tr w:rsidR="002F491A" w:rsidRPr="00C64922" w14:paraId="1603CD5C" w14:textId="77777777" w:rsidTr="00254B4A">
        <w:tc>
          <w:tcPr>
            <w:tcW w:w="725" w:type="dxa"/>
            <w:tcBorders>
              <w:right w:val="nil"/>
            </w:tcBorders>
            <w:shd w:val="clear" w:color="auto" w:fill="C6D9F1"/>
          </w:tcPr>
          <w:p w14:paraId="43600F0B" w14:textId="77777777" w:rsidR="002F491A" w:rsidRDefault="002F491A" w:rsidP="0007159E">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572DE054" w14:textId="45FF40EB" w:rsidR="002F491A" w:rsidRPr="00D14360" w:rsidRDefault="002F491A" w:rsidP="0007159E">
            <w:pPr>
              <w:pStyle w:val="BodyText"/>
              <w:rPr>
                <w:color w:val="000000"/>
              </w:rPr>
            </w:pPr>
            <w:r w:rsidRPr="00CD76EA">
              <w:t xml:space="preserve">Concepts available for use with the @qualifier attribute of the name element SHALL be selected from the EntityPersonNamePartQualifier value set (2.16.840.1.113883.11.20.9.26 ). </w:t>
            </w:r>
            <w:r w:rsidRPr="00CD76EA">
              <w:rPr>
                <w:b/>
                <w:bCs/>
              </w:rPr>
              <w:t>[CONF-033]</w:t>
            </w:r>
          </w:p>
        </w:tc>
      </w:tr>
    </w:tbl>
    <w:p w14:paraId="4E2B92ED" w14:textId="77777777" w:rsidR="002F491A" w:rsidRPr="00D14360" w:rsidRDefault="002F491A" w:rsidP="00B505D2">
      <w:pPr>
        <w:pStyle w:val="Default"/>
        <w:spacing w:after="120"/>
        <w:rPr>
          <w:szCs w:val="22"/>
        </w:rPr>
      </w:pPr>
    </w:p>
    <w:p w14:paraId="2F6A040F" w14:textId="1492AF35" w:rsidR="00CC03A6" w:rsidRDefault="00CC03A6" w:rsidP="00C65E25">
      <w:pPr>
        <w:pStyle w:val="Caption"/>
        <w:keepNext/>
        <w:spacing w:after="0"/>
        <w:ind w:left="90"/>
      </w:pPr>
      <w:bookmarkStart w:id="542" w:name="_Toc118898731"/>
      <w:bookmarkStart w:id="543" w:name="_Toc127519250"/>
      <w:bookmarkStart w:id="544" w:name="_Toc119939933"/>
      <w:r>
        <w:t xml:space="preserve">Example </w:t>
      </w:r>
      <w:r w:rsidR="008B59D0">
        <w:fldChar w:fldCharType="begin"/>
      </w:r>
      <w:r w:rsidR="008B59D0">
        <w:instrText xml:space="preserve"> SEQ Example \* ARABIC </w:instrText>
      </w:r>
      <w:r w:rsidR="008B59D0">
        <w:fldChar w:fldCharType="separate"/>
      </w:r>
      <w:r w:rsidR="00DC1072">
        <w:rPr>
          <w:noProof/>
        </w:rPr>
        <w:t>10</w:t>
      </w:r>
      <w:r w:rsidR="008B59D0">
        <w:rPr>
          <w:noProof/>
        </w:rPr>
        <w:fldChar w:fldCharType="end"/>
      </w:r>
      <w:r>
        <w:t xml:space="preserve">: </w:t>
      </w:r>
      <w:r w:rsidR="009D1583">
        <w:t>Logical display order of name pieces</w:t>
      </w:r>
      <w:bookmarkEnd w:id="542"/>
      <w:bookmarkEnd w:id="543"/>
      <w:bookmarkEnd w:id="544"/>
    </w:p>
    <w:p w14:paraId="7CAD23E0" w14:textId="0A6D33F3" w:rsidR="005632F7" w:rsidRPr="0018603D" w:rsidRDefault="00616B12">
      <w:pPr>
        <w:ind w:left="90"/>
        <w:rPr>
          <w:rFonts w:cs="Calibri"/>
          <w:i/>
          <w:iCs/>
          <w:color w:val="2F5496"/>
          <w:sz w:val="18"/>
          <w:szCs w:val="18"/>
        </w:rPr>
      </w:pPr>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254B4A">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&lt;recordTarget&gt;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nullFlavor="NI"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Lastname, Firstname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725"/>
      </w:tblGrid>
      <w:tr w:rsidR="00CC03A6" w:rsidRPr="00D14360" w14:paraId="63FE48D5" w14:textId="77777777" w:rsidTr="003A3D50">
        <w:tc>
          <w:tcPr>
            <w:tcW w:w="625" w:type="dxa"/>
            <w:tcBorders>
              <w:right w:val="nil"/>
            </w:tcBorders>
            <w:shd w:val="clear" w:color="auto" w:fill="B8CCE4"/>
          </w:tcPr>
          <w:p w14:paraId="70B66BB3" w14:textId="77777777" w:rsidR="00CC03A6" w:rsidRPr="00D14360" w:rsidRDefault="00634398" w:rsidP="003414CA">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14:paraId="214EB83A" w14:textId="1506213C"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 xml:space="preserve">Content Consumers SHALL NOT treat id elements that include a nullFlavor attribute </w:t>
            </w:r>
            <w:del w:id="545" w:author="Ballot Reconciliation" w:date="2023-03-09T09:31:00Z">
              <w:r w:rsidRPr="003A3D50">
                <w:rPr>
                  <w:rFonts w:cs="Calibri"/>
                  <w:color w:val="000000"/>
                </w:rPr>
                <w:delText>and</w:delText>
              </w:r>
            </w:del>
            <w:ins w:id="546" w:author="Ballot Reconciliation" w:date="2023-03-09T09:31:00Z">
              <w:r w:rsidRPr="003A3D50">
                <w:rPr>
                  <w:rFonts w:cs="Calibri"/>
                  <w:color w:val="000000"/>
                </w:rPr>
                <w:t>a</w:t>
              </w:r>
              <w:r w:rsidR="00C765ED">
                <w:rPr>
                  <w:rFonts w:cs="Calibri"/>
                  <w:color w:val="000000"/>
                </w:rPr>
                <w:t>s</w:t>
              </w:r>
            </w:ins>
            <w:r w:rsidRPr="003A3D50">
              <w:rPr>
                <w:rFonts w:cs="Calibri"/>
                <w:color w:val="000000"/>
              </w:rPr>
              <w:t xml:space="preserve">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14:paraId="2D3D0353" w14:textId="77777777" w:rsidR="00CC03A6" w:rsidRDefault="00CC03A6" w:rsidP="00B505D2">
      <w:pPr>
        <w:pStyle w:val="Default"/>
        <w:spacing w:after="120"/>
        <w:rPr>
          <w:szCs w:val="22"/>
        </w:rPr>
      </w:pPr>
    </w:p>
    <w:p w14:paraId="18B548DE" w14:textId="2B5A17FC" w:rsidR="00CC03A6" w:rsidRDefault="00CC03A6" w:rsidP="00C65E25">
      <w:pPr>
        <w:pStyle w:val="Caption"/>
        <w:keepNext/>
        <w:spacing w:after="0"/>
        <w:ind w:firstLine="90"/>
      </w:pPr>
      <w:bookmarkStart w:id="547" w:name="_Toc118898732"/>
      <w:bookmarkStart w:id="548" w:name="_Toc127519251"/>
      <w:bookmarkStart w:id="549" w:name="_Toc119939934"/>
      <w:r>
        <w:t xml:space="preserve">Example </w:t>
      </w:r>
      <w:r w:rsidR="008B59D0">
        <w:fldChar w:fldCharType="begin"/>
      </w:r>
      <w:r w:rsidR="008B59D0">
        <w:instrText xml:space="preserve"> SEQ Example \* ARABIC </w:instrText>
      </w:r>
      <w:r w:rsidR="008B59D0">
        <w:fldChar w:fldCharType="separate"/>
      </w:r>
      <w:r w:rsidR="00DC1072">
        <w:rPr>
          <w:noProof/>
        </w:rPr>
        <w:t>11</w:t>
      </w:r>
      <w:r w:rsidR="008B59D0">
        <w:rPr>
          <w:noProof/>
        </w:rPr>
        <w:fldChar w:fldCharType="end"/>
      </w:r>
      <w:r>
        <w:t>: H</w:t>
      </w:r>
      <w:r w:rsidRPr="00954BCD">
        <w:t>ow to represent a social security number (SSN) that has been masked to show only the last four digits</w:t>
      </w:r>
      <w:r>
        <w:t>.</w:t>
      </w:r>
      <w:bookmarkEnd w:id="547"/>
      <w:bookmarkEnd w:id="548"/>
      <w:bookmarkEnd w:id="549"/>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254B4A">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&lt;recordTarget&gt;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ion assigningAuthority.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nullFlavor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nullFlavor="MSK"/&gt;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codeSystem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&lt;streetAddressLine&gt;1357 Amber Dr&lt;/streetAddressLine&gt;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&lt;postalCode&gt;97006&lt;/postalCode&gt;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AddressUse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4E29C8">
      <w:pPr>
        <w:pStyle w:val="Heading4"/>
      </w:pPr>
      <w:bookmarkStart w:id="550" w:name="_Toc11043572"/>
      <w:r w:rsidRPr="00C64922">
        <w:t>Representing Multiple Races or Multiple Ethnicities</w:t>
      </w:r>
      <w:bookmarkEnd w:id="550"/>
    </w:p>
    <w:p w14:paraId="49129D83" w14:textId="77777777" w:rsidR="00A10C4D" w:rsidRPr="00D14360" w:rsidRDefault="00A10C4D" w:rsidP="00B505D2">
      <w:pPr>
        <w:spacing w:after="120"/>
        <w:rPr>
          <w:rFonts w:cs="Calibri"/>
          <w:color w:val="000000"/>
        </w:rPr>
      </w:pPr>
      <w:r w:rsidRPr="00D14360">
        <w:rPr>
          <w:rFonts w:cs="Calibri"/>
          <w:color w:val="000000"/>
        </w:rPr>
        <w:t>The recordTarget utilizes two CDA R2 extensions for representing multiple races and multiple ethnicities.</w:t>
      </w:r>
    </w:p>
    <w:p w14:paraId="6A3176DD" w14:textId="77777777" w:rsidR="00A10C4D" w:rsidRPr="00D14360" w:rsidRDefault="00A10C4D" w:rsidP="00B505D2">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7"/>
      </w:r>
      <w:r w:rsidRPr="00D14360">
        <w:rPr>
          <w:rFonts w:cs="Calibri"/>
          <w:color w:val="000000"/>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58"/>
      </w:tblGrid>
      <w:tr w:rsidR="00254B4A" w:rsidRPr="00C64922" w14:paraId="12500D0D" w14:textId="77777777" w:rsidTr="00254B4A">
        <w:trPr>
          <w:cantSplit/>
          <w:trHeight w:val="818"/>
        </w:trPr>
        <w:tc>
          <w:tcPr>
            <w:tcW w:w="725" w:type="dxa"/>
            <w:tcBorders>
              <w:right w:val="nil"/>
            </w:tcBorders>
            <w:shd w:val="clear" w:color="auto" w:fill="C6D9F1"/>
          </w:tcPr>
          <w:p w14:paraId="06A9F90B" w14:textId="77777777" w:rsidR="00253D2B" w:rsidRPr="00D14360" w:rsidRDefault="00634398" w:rsidP="00D14360">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1C3DF08" w14:textId="77777777" w:rsidR="00253D2B" w:rsidRPr="00D14360" w:rsidRDefault="00253D2B"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00E2676D" w:rsidRPr="00D14360">
              <w:rPr>
                <w:rFonts w:cs="Courier New"/>
                <w:color w:val="000000"/>
              </w:rPr>
              <w:t>[</w:t>
            </w:r>
            <w:r w:rsidRPr="00D14360">
              <w:rPr>
                <w:rFonts w:cs="Courier New"/>
                <w:color w:val="000000"/>
              </w:rPr>
              <w:t>CONF:1198-5322</w:t>
            </w:r>
            <w:r w:rsidR="00E2676D" w:rsidRPr="00D14360">
              <w:rPr>
                <w:rFonts w:cs="Courier New"/>
                <w:color w:val="000000"/>
              </w:rPr>
              <w:t>]</w:t>
            </w:r>
            <w:r w:rsidRPr="00D14360">
              <w:rPr>
                <w:rFonts w:cs="Courier New"/>
                <w:color w:val="000000"/>
              </w:rPr>
              <w:t>.</w:t>
            </w:r>
          </w:p>
        </w:tc>
      </w:tr>
      <w:tr w:rsidR="00254B4A" w:rsidRPr="00C64922" w14:paraId="35BC7B08" w14:textId="77777777" w:rsidTr="00254B4A">
        <w:trPr>
          <w:cantSplit/>
        </w:trPr>
        <w:tc>
          <w:tcPr>
            <w:tcW w:w="725" w:type="dxa"/>
            <w:tcBorders>
              <w:right w:val="nil"/>
            </w:tcBorders>
            <w:shd w:val="clear" w:color="auto" w:fill="C6D9F1"/>
          </w:tcPr>
          <w:p w14:paraId="241168B7" w14:textId="77777777" w:rsidR="00E2676D" w:rsidRPr="00C64922" w:rsidRDefault="00634398" w:rsidP="00D14360">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AEB08C6"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 xml:space="preserve">contain zero or more [0..*] </w:t>
            </w:r>
            <w:r w:rsidRPr="00D14360">
              <w:rPr>
                <w:rFonts w:cs="Courier New"/>
                <w:b/>
                <w:bCs/>
                <w:color w:val="000000"/>
              </w:rPr>
              <w:t>sdtc:raceCode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 a. If sdtc:raceCode is present, then the patient </w:t>
            </w:r>
            <w:r w:rsidRPr="00D14360">
              <w:rPr>
                <w:rFonts w:cs="Courier New"/>
                <w:b/>
                <w:bCs/>
                <w:color w:val="000000"/>
              </w:rPr>
              <w:t xml:space="preserve">SHALL </w:t>
            </w:r>
            <w:r w:rsidRPr="00D14360">
              <w:rPr>
                <w:rFonts w:cs="Courier New"/>
                <w:color w:val="000000"/>
              </w:rPr>
              <w:t xml:space="preserve">contain [1..1] raceCode [CONF:1198-31347]. </w:t>
            </w:r>
          </w:p>
        </w:tc>
      </w:tr>
      <w:tr w:rsidR="00254B4A" w:rsidRPr="00C64922" w14:paraId="15BFBC57" w14:textId="77777777" w:rsidTr="00254B4A">
        <w:trPr>
          <w:cantSplit/>
          <w:trHeight w:val="746"/>
        </w:trPr>
        <w:tc>
          <w:tcPr>
            <w:tcW w:w="725" w:type="dxa"/>
            <w:tcBorders>
              <w:right w:val="nil"/>
            </w:tcBorders>
            <w:shd w:val="clear" w:color="auto" w:fill="C6D9F1"/>
          </w:tcPr>
          <w:p w14:paraId="1AC8B95A"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17B6433"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ethnicGroupCode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00254B4A" w:rsidRPr="00C64922" w14:paraId="3D9E68D4" w14:textId="77777777" w:rsidTr="00254B4A">
        <w:trPr>
          <w:cantSplit/>
          <w:trHeight w:val="296"/>
        </w:trPr>
        <w:tc>
          <w:tcPr>
            <w:tcW w:w="725" w:type="dxa"/>
            <w:tcBorders>
              <w:right w:val="nil"/>
            </w:tcBorders>
            <w:shd w:val="clear" w:color="auto" w:fill="C6D9F1"/>
          </w:tcPr>
          <w:p w14:paraId="77A917D7"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D0482D3" w14:textId="77777777" w:rsidR="00AC0293" w:rsidRPr="00AE350D" w:rsidRDefault="00AC0293" w:rsidP="00AC0293">
            <w:pPr>
              <w:rPr>
                <w:rFonts w:cs="Calibri"/>
              </w:rPr>
            </w:pPr>
            <w:r w:rsidRPr="00AE350D">
              <w:rPr>
                <w:rFonts w:cs="Calibri"/>
                <w:color w:val="000000"/>
              </w:rPr>
              <w:t xml:space="preserve">This patient MAY contain zero or more [0..*] sdtc:ethnicGroupCode, which </w:t>
            </w:r>
            <w:r w:rsidRPr="00AE350D">
              <w:rPr>
                <w:rFonts w:cs="Calibri"/>
                <w:b/>
                <w:bCs/>
                <w:color w:val="000000"/>
              </w:rPr>
              <w:t>SHALL</w:t>
            </w:r>
            <w:r w:rsidRPr="00AE350D">
              <w:rPr>
                <w:rFonts w:cs="Calibri"/>
                <w:color w:val="000000"/>
              </w:rPr>
              <w:t xml:space="preserve"> be selected from ValueSet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4E29C8">
      <w:pPr>
        <w:pStyle w:val="Heading4"/>
      </w:pPr>
      <w:bookmarkStart w:id="551" w:name="_Toc11043573"/>
      <w:r w:rsidRPr="00C64922">
        <w:t>Patient Identifiers</w:t>
      </w:r>
      <w:bookmarkEnd w:id="551"/>
    </w:p>
    <w:p w14:paraId="02C89639" w14:textId="77777777" w:rsidR="00A10C4D" w:rsidRPr="00D14360" w:rsidRDefault="00A10C4D" w:rsidP="005E7793">
      <w:pPr>
        <w:spacing w:after="240"/>
        <w:rPr>
          <w:rFonts w:cs="Calibri"/>
          <w:color w:val="000000"/>
        </w:rPr>
      </w:pPr>
      <w:r w:rsidRPr="00D14360">
        <w:rPr>
          <w:rFonts w:cs="Calibri"/>
          <w:color w:val="000000"/>
        </w:rPr>
        <w:t xml:space="preserve">Patient identifiers are included in a C-CDA within the patientRole structure of the recordTarget. The @extension attribute </w:t>
      </w:r>
      <w:r w:rsidR="00F8349F" w:rsidRPr="00D14360">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00FD2557" w:rsidRPr="00D14360">
        <w:rPr>
          <w:rFonts w:cs="Calibri"/>
          <w:color w:val="000000"/>
        </w:rPr>
        <w:t>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254B4A">
        <w:tc>
          <w:tcPr>
            <w:tcW w:w="5065" w:type="dxa"/>
            <w:tcBorders>
              <w:bottom w:val="nil"/>
              <w:right w:val="nil"/>
            </w:tcBorders>
            <w:shd w:val="clear" w:color="auto" w:fill="4F81BD"/>
          </w:tcPr>
          <w:p w14:paraId="6437B118" w14:textId="77777777" w:rsidR="00A10C4D" w:rsidRPr="00D14360" w:rsidRDefault="00A10C4D" w:rsidP="00D14360">
            <w:pPr>
              <w:spacing w:after="120"/>
              <w:rPr>
                <w:rFonts w:cs="Calibri"/>
                <w:b/>
                <w:bCs/>
                <w:color w:val="FFFFFF"/>
              </w:rPr>
            </w:pPr>
            <w:r w:rsidRPr="00D14360">
              <w:rPr>
                <w:rFonts w:cs="Calibri"/>
                <w:b/>
                <w:bCs/>
                <w:color w:val="FFFFFF"/>
              </w:rPr>
              <w:lastRenderedPageBreak/>
              <w:t>Assigning Authority Name</w:t>
            </w:r>
          </w:p>
        </w:tc>
        <w:tc>
          <w:tcPr>
            <w:tcW w:w="4295" w:type="dxa"/>
            <w:shd w:val="clear" w:color="auto" w:fill="4F81BD"/>
          </w:tcPr>
          <w:p w14:paraId="4791C763" w14:textId="77777777" w:rsidR="00A10C4D" w:rsidRPr="00D14360" w:rsidRDefault="00A10C4D" w:rsidP="00D14360">
            <w:pPr>
              <w:spacing w:after="120"/>
              <w:rPr>
                <w:rFonts w:cs="Calibri"/>
                <w:b/>
                <w:bCs/>
                <w:color w:val="FFFFFF"/>
              </w:rPr>
            </w:pPr>
            <w:r w:rsidRPr="00D14360">
              <w:rPr>
                <w:rFonts w:cs="Calibri"/>
                <w:b/>
                <w:bCs/>
                <w:color w:val="FFFFFF"/>
              </w:rPr>
              <w:t>Assigning Authority OID identifier</w:t>
            </w:r>
          </w:p>
        </w:tc>
      </w:tr>
      <w:tr w:rsidR="008E236E" w:rsidRPr="00C64922" w14:paraId="558E1F5B" w14:textId="77777777" w:rsidTr="00254B4A">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rFonts w:cs="Calibri Light"/>
                <w:b/>
                <w:bCs/>
                <w:color w:val="000000"/>
              </w:rPr>
            </w:pPr>
            <w:r w:rsidRPr="00D14360">
              <w:rPr>
                <w:rFonts w:cs="Calibri Light"/>
                <w:b/>
                <w:bCs/>
                <w:color w:val="000000"/>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008E236E" w:rsidRPr="00C64922" w14:paraId="69100C42" w14:textId="77777777" w:rsidTr="00254B4A">
        <w:tc>
          <w:tcPr>
            <w:tcW w:w="5065" w:type="dxa"/>
            <w:tcBorders>
              <w:right w:val="nil"/>
            </w:tcBorders>
            <w:shd w:val="clear" w:color="auto" w:fill="FFFFFF"/>
          </w:tcPr>
          <w:p w14:paraId="4855C584" w14:textId="77777777" w:rsidR="00A10C4D" w:rsidRPr="00D14360" w:rsidRDefault="00A10C4D" w:rsidP="00D14360">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008E236E" w:rsidRPr="00C64922" w14:paraId="57F51EEB" w14:textId="77777777" w:rsidTr="00254B4A">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rFonts w:cs="Calibri Light"/>
                <w:b/>
                <w:bCs/>
                <w:color w:val="000000"/>
              </w:rPr>
            </w:pPr>
            <w:r w:rsidRPr="00D14360">
              <w:rPr>
                <w:rFonts w:cs="Calibri Light"/>
                <w:b/>
                <w:bCs/>
                <w:color w:val="000000"/>
                <w:shd w:val="clear" w:color="auto" w:fill="FFFFFF"/>
              </w:rPr>
              <w:t>DT.org PATIENT (DirectTrust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14:paraId="71AFF14A" w14:textId="1CD1F0A4" w:rsidR="00E73A9F" w:rsidRDefault="00CA5B48">
      <w:pPr>
        <w:pStyle w:val="Caption"/>
      </w:pPr>
      <w:bookmarkStart w:id="552" w:name="_Toc10634835"/>
      <w:r>
        <w:t xml:space="preserve">  </w:t>
      </w:r>
      <w:bookmarkStart w:id="553" w:name="_Toc118898797"/>
      <w:bookmarkStart w:id="554" w:name="_Toc127519317"/>
      <w:bookmarkStart w:id="555" w:name="_Toc119940000"/>
      <w:r w:rsidR="00E73A9F" w:rsidRPr="00C64922">
        <w:t xml:space="preserve">Table </w:t>
      </w:r>
      <w:r w:rsidR="008B59D0">
        <w:fldChar w:fldCharType="begin"/>
      </w:r>
      <w:r w:rsidR="008B59D0">
        <w:instrText xml:space="preserve"> SEQ Table \* ARABIC </w:instrText>
      </w:r>
      <w:r w:rsidR="008B59D0">
        <w:fldChar w:fldCharType="separate"/>
      </w:r>
      <w:r w:rsidR="00DC1072">
        <w:rPr>
          <w:noProof/>
        </w:rPr>
        <w:t>11</w:t>
      </w:r>
      <w:r w:rsidR="008B59D0">
        <w:rPr>
          <w:noProof/>
        </w:rPr>
        <w:fldChar w:fldCharType="end"/>
      </w:r>
      <w:r w:rsidR="00E73A9F" w:rsidRPr="00C64922">
        <w:t>: Patient Identifiers</w:t>
      </w:r>
      <w:bookmarkEnd w:id="553"/>
      <w:bookmarkEnd w:id="554"/>
      <w:bookmarkEnd w:id="555"/>
    </w:p>
    <w:p w14:paraId="05C88E82" w14:textId="77777777" w:rsidR="00840ED9" w:rsidRDefault="00840ED9" w:rsidP="00840ED9"/>
    <w:p w14:paraId="7A0FD6FB" w14:textId="22D50CB8" w:rsidR="00510672" w:rsidRDefault="00510672" w:rsidP="00C65E25">
      <w:pPr>
        <w:pStyle w:val="Caption"/>
        <w:keepNext/>
        <w:spacing w:after="0"/>
        <w:ind w:firstLine="90"/>
      </w:pPr>
      <w:bookmarkStart w:id="556" w:name="_Toc118898733"/>
      <w:bookmarkStart w:id="557" w:name="_Toc127519252"/>
      <w:bookmarkStart w:id="558" w:name="_Toc119939935"/>
      <w:r>
        <w:t xml:space="preserve">Example </w:t>
      </w:r>
      <w:r w:rsidR="008B59D0">
        <w:fldChar w:fldCharType="begin"/>
      </w:r>
      <w:r w:rsidR="008B59D0">
        <w:instrText xml:space="preserve"> SEQ Example \* ARABIC </w:instrText>
      </w:r>
      <w:r w:rsidR="008B59D0">
        <w:fldChar w:fldCharType="separate"/>
      </w:r>
      <w:r w:rsidR="00DC1072">
        <w:rPr>
          <w:noProof/>
        </w:rPr>
        <w:t>12</w:t>
      </w:r>
      <w:r w:rsidR="008B59D0">
        <w:rPr>
          <w:noProof/>
        </w:rPr>
        <w:fldChar w:fldCharType="end"/>
      </w:r>
      <w:r>
        <w:t xml:space="preserve">: </w:t>
      </w:r>
      <w:r w:rsidRPr="000B77E4">
        <w:t xml:space="preserve">How to </w:t>
      </w:r>
      <w:r w:rsidR="007D7146" w:rsidRPr="000B77E4">
        <w:t>represe</w:t>
      </w:r>
      <w:r w:rsidR="007D7146">
        <w:t>nt</w:t>
      </w:r>
      <w:r w:rsidRPr="000B77E4">
        <w:t xml:space="preserve"> a patient's social security number</w:t>
      </w:r>
      <w:bookmarkEnd w:id="556"/>
      <w:bookmarkEnd w:id="557"/>
      <w:bookmarkEnd w:id="558"/>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254B4A">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&lt;recordTarget&gt;</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 xml:space="preserve">            &lt;id assigningAuthorityName="EPI" </w:t>
            </w:r>
          </w:p>
          <w:p w14:paraId="31D7CFAD"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t xml:space="preserve">            &lt;id assigningAuthorityName="US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t xml:space="preserve">            &lt;id assigningAuthorityName="Driver’s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t xml:space="preserve">                      &lt;name use="L"&gt;&lt;given&gt;Barbara&lt;/given&gt;&lt;family&gt;Epic&lt;/family&gt;&lt;/name&gt;</w:t>
            </w:r>
            <w:r w:rsidRPr="00D14360">
              <w:rPr>
                <w:rFonts w:ascii="Courier New" w:hAnsi="Courier New" w:cs="Courier New"/>
                <w:color w:val="000000"/>
                <w:sz w:val="16"/>
                <w:szCs w:val="16"/>
                <w:highlight w:val="white"/>
              </w:rPr>
              <w:br/>
              <w:t xml:space="preserve">   . . .</w:t>
            </w:r>
            <w:r w:rsidRPr="00D14360">
              <w:rPr>
                <w:rFonts w:ascii="Courier New"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&lt;/recordTarget&gt;</w:t>
            </w:r>
          </w:p>
          <w:p w14:paraId="5D35E09B" w14:textId="77777777" w:rsidR="00D54C53" w:rsidRPr="00D14360" w:rsidDel="00D54C53" w:rsidRDefault="00D54C53" w:rsidP="00D14360">
            <w:pPr>
              <w:shd w:val="clear" w:color="auto" w:fill="FFFFFF"/>
              <w:autoSpaceDE w:val="0"/>
              <w:autoSpaceDN w:val="0"/>
              <w:adjustRightInd w:val="0"/>
              <w:rPr>
                <w:rFonts w:ascii="Courier New" w:hAnsi="Courier New" w:cs="Courier New"/>
                <w:color w:val="000000"/>
                <w:sz w:val="16"/>
                <w:szCs w:val="16"/>
                <w:highlight w:val="white"/>
              </w:rPr>
            </w:pPr>
          </w:p>
        </w:tc>
      </w:tr>
    </w:tbl>
    <w:p w14:paraId="695C75C2" w14:textId="77777777" w:rsidR="00A10C4D" w:rsidRPr="00C64922" w:rsidRDefault="00C32D0D" w:rsidP="004E29C8">
      <w:pPr>
        <w:pStyle w:val="Heading4"/>
      </w:pPr>
      <w:bookmarkStart w:id="559" w:name="_Toc11043574"/>
      <w:bookmarkEnd w:id="552"/>
      <w:r>
        <w:t>r</w:t>
      </w:r>
      <w:r w:rsidR="00840ED9">
        <w:t xml:space="preserve">ecordTarget </w:t>
      </w:r>
      <w:r w:rsidR="00A10C4D" w:rsidRPr="00C64922">
        <w:t>Provider Organization</w:t>
      </w:r>
      <w:bookmarkEnd w:id="559"/>
    </w:p>
    <w:p w14:paraId="1B1E77CF" w14:textId="77777777" w:rsidR="00A10C4D" w:rsidRPr="00D14360" w:rsidRDefault="00A10C4D" w:rsidP="00B505D2">
      <w:pPr>
        <w:spacing w:after="120"/>
        <w:rPr>
          <w:rFonts w:cs="Calibri"/>
          <w:color w:val="000000"/>
          <w:shd w:val="clear" w:color="auto" w:fill="FFFFFF"/>
        </w:rPr>
      </w:pPr>
      <w:r w:rsidRPr="00D14360">
        <w:rPr>
          <w:rFonts w:cs="Calibri"/>
          <w:color w:val="000000"/>
          <w:shd w:val="clear" w:color="auto" w:fill="FFFFFF"/>
        </w:rPr>
        <w:t xml:space="preserve">While the recordTarget represents the medical record that this document belongs to, the providerOrganization within the recordTarget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623"/>
      </w:tblGrid>
      <w:tr w:rsidR="00254B4A" w14:paraId="56AB82A5" w14:textId="77777777" w:rsidTr="00683E9B">
        <w:tc>
          <w:tcPr>
            <w:tcW w:w="619" w:type="dxa"/>
            <w:tcBorders>
              <w:right w:val="nil"/>
            </w:tcBorders>
            <w:shd w:val="clear" w:color="auto" w:fill="B8CCE4"/>
          </w:tcPr>
          <w:p w14:paraId="7AE6FBFD"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0A5E172B" w14:textId="77777777" w:rsidR="00510672" w:rsidRPr="007770C6" w:rsidRDefault="00510672" w:rsidP="00D14360">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00A12DC0" w:rsidRPr="007770C6">
              <w:rPr>
                <w:rFonts w:ascii="Calibri" w:hAnsi="Calibri" w:cs="Calibri"/>
                <w:b/>
                <w:bCs/>
              </w:rPr>
              <w:t>[CONF-</w:t>
            </w:r>
            <w:r w:rsidR="00B3590A" w:rsidRPr="007770C6">
              <w:rPr>
                <w:rFonts w:ascii="Calibri" w:hAnsi="Calibri" w:cs="Calibri"/>
                <w:b/>
                <w:bCs/>
              </w:rPr>
              <w:t>035</w:t>
            </w:r>
            <w:r w:rsidR="00A12DC0" w:rsidRPr="007770C6">
              <w:rPr>
                <w:rFonts w:ascii="Calibri" w:hAnsi="Calibri" w:cs="Calibri"/>
                <w:b/>
                <w:bCs/>
              </w:rPr>
              <w:t>]</w:t>
            </w:r>
          </w:p>
        </w:tc>
      </w:tr>
      <w:tr w:rsidR="00254B4A" w14:paraId="3457EAFC" w14:textId="77777777" w:rsidTr="00683E9B">
        <w:tc>
          <w:tcPr>
            <w:tcW w:w="619" w:type="dxa"/>
            <w:tcBorders>
              <w:right w:val="nil"/>
            </w:tcBorders>
            <w:shd w:val="clear" w:color="auto" w:fill="B8CCE4"/>
          </w:tcPr>
          <w:p w14:paraId="0CBFCC5C"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350FA5C9" w14:textId="77777777" w:rsidR="00510672" w:rsidRPr="007770C6" w:rsidRDefault="00510672" w:rsidP="00D14360">
            <w:pPr>
              <w:pStyle w:val="BodyText0"/>
              <w:ind w:left="-31"/>
              <w:rPr>
                <w:rFonts w:ascii="Calibri" w:hAnsi="Calibri" w:cs="Calibri"/>
              </w:rPr>
            </w:pPr>
            <w:r w:rsidRPr="007770C6">
              <w:rPr>
                <w:rFonts w:ascii="Calibri" w:hAnsi="Calibri" w:cs="Calibri"/>
              </w:rPr>
              <w:t>C-CDA Content Creators SHOULD include an identifier for th</w:t>
            </w:r>
            <w:r w:rsidR="00B3590A" w:rsidRPr="007770C6">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00A12DC0" w:rsidRPr="00DF5244">
              <w:rPr>
                <w:b/>
                <w:bCs/>
              </w:rPr>
              <w:t xml:space="preserve"> </w:t>
            </w:r>
            <w:r w:rsidR="003D5288" w:rsidRPr="007770C6">
              <w:rPr>
                <w:rFonts w:ascii="Calibri" w:hAnsi="Calibri" w:cs="Calibri"/>
                <w:b/>
                <w:bCs/>
              </w:rPr>
              <w:t>[CONF-</w:t>
            </w:r>
            <w:r w:rsidR="00B3590A" w:rsidRPr="007770C6">
              <w:rPr>
                <w:rFonts w:ascii="Calibri" w:hAnsi="Calibri" w:cs="Calibri"/>
                <w:b/>
                <w:bCs/>
              </w:rPr>
              <w:t>036</w:t>
            </w:r>
            <w:r w:rsidR="003D5288" w:rsidRPr="007770C6">
              <w:rPr>
                <w:rFonts w:ascii="Calibri" w:hAnsi="Calibri" w:cs="Calibri"/>
                <w:b/>
                <w:bCs/>
              </w:rPr>
              <w:t>]</w:t>
            </w:r>
          </w:p>
        </w:tc>
      </w:tr>
    </w:tbl>
    <w:p w14:paraId="681E5DD7" w14:textId="77777777" w:rsidR="00C32D0D" w:rsidRPr="00D14360" w:rsidRDefault="00C32D0D" w:rsidP="00B505D2">
      <w:pPr>
        <w:spacing w:after="120"/>
        <w:rPr>
          <w:rFonts w:cs="Calibri"/>
          <w:color w:val="000000"/>
          <w:shd w:val="clear" w:color="auto" w:fill="FFFFFF"/>
        </w:rPr>
      </w:pPr>
    </w:p>
    <w:p w14:paraId="7002F145" w14:textId="507BECCF" w:rsidR="009D1583" w:rsidRDefault="00C32D0D" w:rsidP="00B505D2">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00596CA4" w:rsidRPr="00AD08FB">
        <w:rPr>
          <w:rFonts w:cs="Calibri"/>
          <w:b/>
          <w:bCs/>
          <w:color w:val="000000"/>
          <w:shd w:val="clear" w:color="auto" w:fill="FFFFFF"/>
        </w:rPr>
        <w:fldChar w:fldCharType="begin"/>
      </w:r>
      <w:r w:rsidR="00596CA4" w:rsidRPr="00AD08FB">
        <w:rPr>
          <w:rFonts w:cs="Calibri"/>
          <w:b/>
          <w:bCs/>
          <w:color w:val="000000"/>
          <w:shd w:val="clear" w:color="auto" w:fill="FFFFFF"/>
        </w:rPr>
        <w:instrText xml:space="preserve"> REF _Ref21853899 \h  \* MERGEFORMAT </w:instrText>
      </w:r>
      <w:r w:rsidR="00596CA4" w:rsidRPr="00AD08FB">
        <w:rPr>
          <w:rFonts w:cs="Calibri"/>
          <w:b/>
          <w:bCs/>
          <w:color w:val="000000"/>
          <w:shd w:val="clear" w:color="auto" w:fill="FFFFFF"/>
        </w:rPr>
      </w:r>
      <w:r w:rsidR="00596CA4" w:rsidRPr="00AD08FB">
        <w:rPr>
          <w:rFonts w:cs="Calibri"/>
          <w:b/>
          <w:bCs/>
          <w:color w:val="000000"/>
          <w:shd w:val="clear" w:color="auto" w:fill="FFFFFF"/>
        </w:rPr>
        <w:fldChar w:fldCharType="separate"/>
      </w:r>
      <w:r w:rsidR="00DC1072" w:rsidRPr="00DC1072">
        <w:rPr>
          <w:rFonts w:cs="Calibri"/>
        </w:rPr>
        <w:t xml:space="preserve">  </w:t>
      </w:r>
      <w:r w:rsidR="00DC1072" w:rsidRPr="00254B4A">
        <w:rPr>
          <w:rFonts w:cs="Calibri"/>
          <w:color w:val="0000FF"/>
          <w:u w:val="single"/>
        </w:rPr>
        <w:t>Example</w:t>
      </w:r>
      <w:r w:rsidR="00DC1072" w:rsidRPr="00254B4A">
        <w:rPr>
          <w:rFonts w:cs="Calibri"/>
          <w:noProof/>
          <w:color w:val="0000FF"/>
          <w:u w:val="single"/>
        </w:rPr>
        <w:t xml:space="preserve"> </w:t>
      </w:r>
      <w:r w:rsidR="00DC1072" w:rsidRPr="00254B4A">
        <w:rPr>
          <w:rFonts w:cs="Calibri"/>
          <w:color w:val="0000FF"/>
          <w:u w:val="single"/>
        </w:rPr>
        <w:t xml:space="preserve">5: recordTarget with demographic </w:t>
      </w:r>
      <w:r w:rsidR="00DC1072" w:rsidRPr="00254B4A">
        <w:rPr>
          <w:color w:val="0000FF"/>
          <w:u w:val="single"/>
        </w:rPr>
        <w:t>data</w:t>
      </w:r>
      <w:r w:rsidR="00596CA4" w:rsidRPr="00AD08FB">
        <w:rPr>
          <w:rFonts w:cs="Calibri"/>
          <w:b/>
          <w:bCs/>
          <w:color w:val="000000"/>
          <w:shd w:val="clear" w:color="auto" w:fill="FFFFFF"/>
        </w:rPr>
        <w:fldChar w:fldCharType="end"/>
      </w:r>
      <w:r w:rsidR="00596CA4" w:rsidRPr="00AD08FB">
        <w:rPr>
          <w:rFonts w:cs="Calibri"/>
          <w:b/>
          <w:bCs/>
          <w:color w:val="000000"/>
          <w:shd w:val="clear" w:color="auto" w:fill="FFFFFF"/>
        </w:rPr>
        <w:t xml:space="preserve">, </w:t>
      </w:r>
      <w:r w:rsidR="00596CA4" w:rsidRPr="007770C6">
        <w:rPr>
          <w:rFonts w:cs="Calibri"/>
          <w:b/>
          <w:bCs/>
          <w:color w:val="0000FF"/>
          <w:u w:val="single"/>
          <w:shd w:val="clear" w:color="auto" w:fill="FFFFFF"/>
        </w:rPr>
        <w:fldChar w:fldCharType="begin"/>
      </w:r>
      <w:r w:rsidR="00596CA4" w:rsidRPr="007770C6">
        <w:rPr>
          <w:rFonts w:cs="Calibri"/>
          <w:b/>
          <w:bCs/>
          <w:color w:val="0000FF"/>
          <w:u w:val="single"/>
          <w:shd w:val="clear" w:color="auto" w:fill="FFFFFF"/>
        </w:rPr>
        <w:instrText xml:space="preserve"> REF Example4 \h  \* MERGEFORMAT </w:instrText>
      </w:r>
      <w:r w:rsidR="00596CA4" w:rsidRPr="007770C6">
        <w:rPr>
          <w:rFonts w:cs="Calibri"/>
          <w:b/>
          <w:bCs/>
          <w:color w:val="0000FF"/>
          <w:u w:val="single"/>
          <w:shd w:val="clear" w:color="auto" w:fill="FFFFFF"/>
        </w:rPr>
      </w:r>
      <w:r w:rsidR="00596CA4" w:rsidRPr="007770C6">
        <w:rPr>
          <w:rFonts w:cs="Calibri"/>
          <w:b/>
          <w:bCs/>
          <w:color w:val="0000FF"/>
          <w:u w:val="single"/>
          <w:shd w:val="clear" w:color="auto" w:fill="FFFFFF"/>
        </w:rPr>
        <w:fldChar w:fldCharType="separate"/>
      </w:r>
      <w:r w:rsidR="00DC1072" w:rsidRPr="00254B4A">
        <w:rPr>
          <w:rFonts w:cs="Calibri"/>
          <w:color w:val="0000FF"/>
        </w:rPr>
        <w:t xml:space="preserve">  </w:t>
      </w:r>
      <w:r w:rsidR="00DC1072" w:rsidRPr="00254B4A">
        <w:rPr>
          <w:rFonts w:cs="Calibri"/>
          <w:color w:val="0000FF"/>
          <w:u w:val="single"/>
        </w:rPr>
        <w:t>Example</w:t>
      </w:r>
      <w:r w:rsidR="00DC1072" w:rsidRPr="00254B4A">
        <w:rPr>
          <w:rFonts w:cs="Calibri"/>
          <w:noProof/>
          <w:color w:val="0000FF"/>
          <w:u w:val="single"/>
        </w:rPr>
        <w:t xml:space="preserve"> </w:t>
      </w:r>
      <w:r w:rsidR="00DC1072" w:rsidRPr="00254B4A">
        <w:rPr>
          <w:rFonts w:cs="Calibri"/>
          <w:color w:val="0000FF"/>
          <w:u w:val="single"/>
        </w:rPr>
        <w:t xml:space="preserve">6: recordTarget including the provider organization context for the clinical </w:t>
      </w:r>
      <w:r w:rsidR="00DC1072" w:rsidRPr="00254B4A">
        <w:rPr>
          <w:color w:val="0000FF"/>
          <w:u w:val="single"/>
        </w:rPr>
        <w:t>documentation</w:t>
      </w:r>
      <w:r w:rsidR="00596CA4" w:rsidRPr="007770C6">
        <w:rPr>
          <w:rFonts w:cs="Calibri"/>
          <w:b/>
          <w:bCs/>
          <w:color w:val="0000FF"/>
          <w:u w:val="single"/>
          <w:shd w:val="clear" w:color="auto" w:fill="FFFFFF"/>
        </w:rPr>
        <w:fldChar w:fldCharType="end"/>
      </w:r>
      <w:r w:rsidR="009D1583" w:rsidRPr="00AD08FB">
        <w:rPr>
          <w:rFonts w:cs="Calibri"/>
          <w:b/>
          <w:bCs/>
          <w:color w:val="000000"/>
          <w:shd w:val="clear" w:color="auto" w:fill="FFFFFF"/>
        </w:rPr>
        <w:t xml:space="preserve"> </w:t>
      </w:r>
    </w:p>
    <w:p w14:paraId="3BEEE10C" w14:textId="77777777" w:rsidR="00A10C4D" w:rsidRPr="00C64922" w:rsidRDefault="00A10C4D" w:rsidP="00C17F49">
      <w:pPr>
        <w:pStyle w:val="Heading3"/>
      </w:pPr>
      <w:bookmarkStart w:id="560" w:name="_Toc21871866"/>
      <w:bookmarkStart w:id="561" w:name="_Toc21872322"/>
      <w:bookmarkStart w:id="562" w:name="_Toc21880093"/>
      <w:bookmarkStart w:id="563" w:name="_Toc21889923"/>
      <w:bookmarkStart w:id="564" w:name="_Toc21894066"/>
      <w:bookmarkStart w:id="565" w:name="_Toc21897994"/>
      <w:bookmarkStart w:id="566" w:name="_Toc21926741"/>
      <w:bookmarkStart w:id="567" w:name="_daxj1nuvz8q0" w:colFirst="0" w:colLast="0"/>
      <w:bookmarkStart w:id="568" w:name="_Toc10690835"/>
      <w:bookmarkStart w:id="569" w:name="_Toc11043575"/>
      <w:bookmarkStart w:id="570" w:name="_Toc11045569"/>
      <w:bookmarkStart w:id="571" w:name="_Toc11391239"/>
      <w:bookmarkStart w:id="572" w:name="_Toc127519119"/>
      <w:bookmarkStart w:id="573" w:name="_Toc119939802"/>
      <w:bookmarkStart w:id="574" w:name="_Hlk10869185"/>
      <w:bookmarkEnd w:id="560"/>
      <w:bookmarkEnd w:id="561"/>
      <w:bookmarkEnd w:id="562"/>
      <w:bookmarkEnd w:id="563"/>
      <w:bookmarkEnd w:id="564"/>
      <w:bookmarkEnd w:id="565"/>
      <w:bookmarkEnd w:id="566"/>
      <w:bookmarkEnd w:id="567"/>
      <w:r w:rsidRPr="00C64922">
        <w:t>Author</w:t>
      </w:r>
      <w:r w:rsidR="00F9096E" w:rsidRPr="00C64922">
        <w:t>s</w:t>
      </w:r>
      <w:r w:rsidRPr="00C64922">
        <w:t xml:space="preserve"> </w:t>
      </w:r>
      <w:r w:rsidR="006F5EDD">
        <w:t>V</w:t>
      </w:r>
      <w:r w:rsidRPr="00C64922">
        <w:t>ersus Performer</w:t>
      </w:r>
      <w:bookmarkEnd w:id="568"/>
      <w:r w:rsidR="00F9096E" w:rsidRPr="00C64922">
        <w:t>s</w:t>
      </w:r>
      <w:bookmarkEnd w:id="569"/>
      <w:bookmarkEnd w:id="570"/>
      <w:bookmarkEnd w:id="571"/>
      <w:bookmarkEnd w:id="572"/>
      <w:bookmarkEnd w:id="573"/>
    </w:p>
    <w:p w14:paraId="563C624C" w14:textId="77777777" w:rsidR="00CB74A7" w:rsidRPr="00D14360" w:rsidRDefault="00CB74A7" w:rsidP="00CB74A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14:paraId="6593EEC0" w14:textId="77777777" w:rsidR="00CB74A7" w:rsidRPr="00D14360" w:rsidRDefault="00CB74A7" w:rsidP="00CB74A7">
      <w:pPr>
        <w:shd w:val="clear" w:color="auto" w:fill="FFFFFF"/>
        <w:spacing w:after="120"/>
        <w:rPr>
          <w:rFonts w:cs="Calibri"/>
          <w:color w:val="000000"/>
        </w:rPr>
      </w:pPr>
      <w:r w:rsidRPr="00D14360">
        <w:rPr>
          <w:rFonts w:cs="Calibri"/>
          <w:color w:val="000000"/>
          <w:shd w:val="clear" w:color="auto" w:fill="FFFFFF"/>
        </w:rPr>
        <w:t>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serviceEvent in the 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w:t>
      </w:r>
      <w:r w:rsidRPr="00D14360">
        <w:rPr>
          <w:rFonts w:cs="Calibri"/>
          <w:color w:val="000000"/>
        </w:rPr>
        <w:lastRenderedPageBreak/>
        <w:t xml:space="preserve">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009B14AB" w:rsidRPr="00D14360">
        <w:rPr>
          <w:rFonts w:cs="Calibri"/>
          <w:color w:val="000000"/>
        </w:rPr>
        <w:t>The provider who documents the diagnosis (data enterer or author) may not be the provider who makes the diagnosis (performer).</w:t>
      </w:r>
    </w:p>
    <w:p w14:paraId="3250412A" w14:textId="643463E2" w:rsidR="00CB74A7" w:rsidRPr="007770C6" w:rsidRDefault="00CB74A7" w:rsidP="00CB74A7">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author.time elements associated with individual entries. </w:t>
      </w:r>
      <w:r w:rsidRPr="007770C6">
        <w:rPr>
          <w:sz w:val="20"/>
        </w:rPr>
        <w:t>The HL7 Basic Provenance project</w:t>
      </w:r>
      <w:r w:rsidRPr="007770C6">
        <w:rPr>
          <w:rStyle w:val="FootnoteReference"/>
          <w:sz w:val="20"/>
        </w:rPr>
        <w:footnoteReference w:id="68"/>
      </w:r>
      <w:r w:rsidRPr="007770C6">
        <w:rPr>
          <w:sz w:val="20"/>
        </w:rPr>
        <w:t xml:space="preserve"> </w:t>
      </w:r>
      <w:r w:rsidR="007A30A1" w:rsidRPr="007770C6">
        <w:rPr>
          <w:sz w:val="20"/>
        </w:rPr>
        <w:t>also developed</w:t>
      </w:r>
      <w:r w:rsidRPr="007770C6">
        <w:rPr>
          <w:sz w:val="20"/>
        </w:rPr>
        <w:t xml:space="preserve"> additional guidance </w:t>
      </w:r>
      <w:r w:rsidR="007A30A1" w:rsidRPr="007770C6">
        <w:rPr>
          <w:sz w:val="20"/>
        </w:rPr>
        <w:t xml:space="preserve">on </w:t>
      </w:r>
      <w:r w:rsidRPr="007770C6">
        <w:rPr>
          <w:sz w:val="20"/>
        </w:rPr>
        <w:t xml:space="preserve">sharing the Author in the Provenance - Author Participation template in Appendix </w:t>
      </w:r>
      <w:r w:rsidR="00F175BD" w:rsidRPr="007770C6">
        <w:rPr>
          <w:sz w:val="20"/>
        </w:rPr>
        <w:t>A.</w:t>
      </w:r>
    </w:p>
    <w:p w14:paraId="4BE0B7E8" w14:textId="77777777" w:rsidR="00CB74A7" w:rsidRPr="007770C6" w:rsidRDefault="00CB74A7" w:rsidP="00CB74A7">
      <w:pPr>
        <w:pStyle w:val="Default"/>
        <w:spacing w:after="120"/>
        <w:rPr>
          <w:sz w:val="20"/>
        </w:rPr>
      </w:pPr>
      <w:r w:rsidRPr="007770C6">
        <w:rPr>
          <w:sz w:val="20"/>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CB74A7" w:rsidRPr="00C64922" w14:paraId="0E2DF870" w14:textId="77777777" w:rsidTr="00254B4A">
        <w:tc>
          <w:tcPr>
            <w:tcW w:w="725" w:type="dxa"/>
            <w:tcBorders>
              <w:right w:val="nil"/>
            </w:tcBorders>
            <w:shd w:val="clear" w:color="auto" w:fill="C6D9F1"/>
          </w:tcPr>
          <w:p w14:paraId="06FC1C59" w14:textId="77777777" w:rsidR="00CB74A7" w:rsidRPr="00D14360" w:rsidRDefault="00634398" w:rsidP="00D14360">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10D82660" w14:textId="77777777" w:rsidR="00CB74A7" w:rsidRPr="007770C6" w:rsidRDefault="00CB74A7" w:rsidP="00D14360">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 xml:space="preserve">contain exactly one [1..1] </w:t>
            </w:r>
            <w:r w:rsidRPr="00CC7455">
              <w:rPr>
                <w:rFonts w:cs="Calibri"/>
                <w:b/>
                <w:bCs/>
                <w:color w:val="000000"/>
              </w:rPr>
              <w:t xml:space="preserve">templateId </w:t>
            </w:r>
            <w:r w:rsidRPr="007770C6">
              <w:rPr>
                <w:rFonts w:cs="Calibri"/>
                <w:color w:val="000000"/>
              </w:rPr>
              <w:t xml:space="preserve">(CONF:1098-32017) such that it </w:t>
            </w:r>
          </w:p>
          <w:p w14:paraId="4F44F283" w14:textId="77777777" w:rsidR="00CB74A7" w:rsidRPr="007770C6" w:rsidRDefault="00CB74A7" w:rsidP="00D14360">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r w:rsidR="00890FBD" w:rsidRPr="007770C6">
              <w:rPr>
                <w:rFonts w:cs="Calibri"/>
                <w:color w:val="000000"/>
              </w:rPr>
              <w:t>”</w:t>
            </w:r>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00890FBD" w:rsidRPr="007770C6">
              <w:rPr>
                <w:rFonts w:cs="Calibri"/>
                <w:color w:val="000000"/>
              </w:rPr>
              <w:t>”</w:t>
            </w:r>
            <w:r w:rsidRPr="007770C6">
              <w:rPr>
                <w:rFonts w:cs="Calibri"/>
                <w:color w:val="000000"/>
              </w:rPr>
              <w:t xml:space="preserve">20.22.4.119" (CONF:1098-32018). </w:t>
            </w:r>
          </w:p>
          <w:p w14:paraId="231869ED" w14:textId="77777777" w:rsidR="00CB74A7" w:rsidRPr="007770C6" w:rsidRDefault="00CB74A7" w:rsidP="00D14360">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 xml:space="preserve">contain exactly one [1..1] </w:t>
            </w:r>
            <w:r w:rsidRPr="007770C6">
              <w:rPr>
                <w:rFonts w:cs="Calibri"/>
                <w:b/>
                <w:bCs/>
                <w:color w:val="000000"/>
              </w:rPr>
              <w:t xml:space="preserve">time </w:t>
            </w:r>
            <w:r w:rsidRPr="007770C6">
              <w:rPr>
                <w:rFonts w:cs="Calibri"/>
                <w:color w:val="000000"/>
              </w:rPr>
              <w:t xml:space="preserve">(CONF:1098-31471). </w:t>
            </w:r>
          </w:p>
          <w:p w14:paraId="7AA476DF" w14:textId="77777777" w:rsidR="00CB74A7" w:rsidRPr="007770C6" w:rsidRDefault="00CB74A7" w:rsidP="00D14360">
            <w:pPr>
              <w:pStyle w:val="Default"/>
              <w:spacing w:after="120"/>
              <w:rPr>
                <w:sz w:val="20"/>
              </w:rPr>
            </w:pPr>
            <w:r w:rsidRPr="007770C6">
              <w:rPr>
                <w:sz w:val="20"/>
              </w:rPr>
              <w:t xml:space="preserve">3. </w:t>
            </w:r>
            <w:r w:rsidRPr="007770C6">
              <w:rPr>
                <w:b/>
                <w:bCs/>
                <w:sz w:val="20"/>
              </w:rPr>
              <w:t xml:space="preserve">SHALL </w:t>
            </w:r>
            <w:r w:rsidRPr="007770C6">
              <w:rPr>
                <w:sz w:val="20"/>
              </w:rPr>
              <w:t xml:space="preserve">contain exactly one [1..1] </w:t>
            </w:r>
            <w:r w:rsidRPr="007770C6">
              <w:rPr>
                <w:b/>
                <w:bCs/>
                <w:sz w:val="20"/>
              </w:rPr>
              <w:t xml:space="preserve">assignedAuthor </w:t>
            </w:r>
            <w:r w:rsidRPr="007770C6">
              <w:rPr>
                <w:sz w:val="20"/>
              </w:rPr>
              <w:t xml:space="preserve">(CONF:1098-31472). </w:t>
            </w:r>
          </w:p>
          <w:p w14:paraId="127137AF" w14:textId="77777777" w:rsidR="00CB74A7" w:rsidRPr="007770C6" w:rsidRDefault="00CB74A7" w:rsidP="00D14360">
            <w:pPr>
              <w:pStyle w:val="Default"/>
              <w:spacing w:after="120"/>
              <w:ind w:left="880" w:hanging="880"/>
              <w:rPr>
                <w:sz w:val="20"/>
              </w:rPr>
            </w:pPr>
            <w:r w:rsidRPr="007770C6">
              <w:rPr>
                <w:sz w:val="20"/>
              </w:rPr>
              <w:t xml:space="preserve">              a. This assignedAuthor </w:t>
            </w:r>
            <w:r w:rsidRPr="007770C6">
              <w:rPr>
                <w:b/>
                <w:bCs/>
                <w:sz w:val="20"/>
              </w:rPr>
              <w:t xml:space="preserve">SHALL </w:t>
            </w:r>
            <w:r w:rsidRPr="007770C6">
              <w:rPr>
                <w:sz w:val="20"/>
              </w:rPr>
              <w:t xml:space="preserve">contain at least one [1..*] </w:t>
            </w:r>
            <w:r w:rsidRPr="007770C6">
              <w:rPr>
                <w:b/>
                <w:bCs/>
                <w:sz w:val="20"/>
              </w:rPr>
              <w:t xml:space="preserve">id </w:t>
            </w:r>
            <w:r w:rsidRPr="007770C6">
              <w:rPr>
                <w:sz w:val="20"/>
              </w:rPr>
              <w:t xml:space="preserve">(CONF:1098-31473). </w:t>
            </w:r>
          </w:p>
          <w:p w14:paraId="1C71F2FE" w14:textId="77777777" w:rsidR="00CB74A7" w:rsidRPr="007770C6" w:rsidRDefault="00CB74A7" w:rsidP="00D14360">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F5244" w:rsidRDefault="00CB74A7" w:rsidP="00D14360">
            <w:pPr>
              <w:autoSpaceDE w:val="0"/>
              <w:autoSpaceDN w:val="0"/>
              <w:adjustRightInd w:val="0"/>
              <w:spacing w:after="120"/>
              <w:rPr>
                <w:rFonts w:cs="Calibri"/>
                <w:color w:val="000000"/>
              </w:rPr>
            </w:pPr>
            <w:r w:rsidRPr="00DF5244">
              <w:rPr>
                <w:rFonts w:cs="Calibri"/>
                <w:color w:val="000000"/>
              </w:rPr>
              <w:t>If</w:t>
            </w:r>
            <w:r w:rsidR="00890FBD" w:rsidRPr="00DF5244">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14:paraId="0A70BC1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 b. This assignedAuthor </w:t>
            </w:r>
            <w:r w:rsidRPr="00DF5244">
              <w:rPr>
                <w:rFonts w:cs="Calibri"/>
                <w:b/>
                <w:bCs/>
                <w:color w:val="000000"/>
              </w:rPr>
              <w:t xml:space="preserve">SHOULD </w:t>
            </w:r>
            <w:r w:rsidRPr="00DF5244">
              <w:rPr>
                <w:rFonts w:cs="Calibri"/>
                <w:color w:val="000000"/>
              </w:rPr>
              <w:t xml:space="preserve">contain zero or one [0..1]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ValueSet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i. If the content is patient authored the code </w:t>
            </w:r>
            <w:r w:rsidRPr="00DF5244">
              <w:rPr>
                <w:rFonts w:cs="Calibri"/>
                <w:b/>
                <w:bCs/>
                <w:color w:val="000000"/>
              </w:rPr>
              <w:t xml:space="preserve">SHOULD </w:t>
            </w:r>
            <w:r w:rsidRPr="00DF5244">
              <w:rPr>
                <w:rFonts w:cs="Calibri"/>
                <w:color w:val="000000"/>
              </w:rPr>
              <w:t xml:space="preserve">be selected from Personal And Legal Relationship Role Type (2.16.840.1.113883.11.20.12.1) (CONF:1098-32315). </w:t>
            </w:r>
          </w:p>
          <w:p w14:paraId="21EDA976"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c.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assignedPerson </w:t>
            </w:r>
            <w:r w:rsidRPr="00DF5244">
              <w:rPr>
                <w:rFonts w:cs="Calibri"/>
                <w:color w:val="000000"/>
              </w:rPr>
              <w:t xml:space="preserve">(CONF:1098-31474). i. The assignedPerson,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(CONF:1098-31475). </w:t>
            </w:r>
          </w:p>
          <w:p w14:paraId="358AD02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d.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representedOrganization </w:t>
            </w:r>
            <w:r w:rsidRPr="00DF5244">
              <w:rPr>
                <w:rFonts w:cs="Calibri"/>
                <w:color w:val="000000"/>
              </w:rPr>
              <w:t>(</w:t>
            </w:r>
            <w:r w:rsidR="00203749" w:rsidRPr="00DF5244">
              <w:rPr>
                <w:rFonts w:cs="Calibri"/>
              </w:rPr>
              <w:t>CONF:1098-31476</w:t>
            </w:r>
            <w:r w:rsidRPr="00DF5244">
              <w:rPr>
                <w:rFonts w:cs="Calibri"/>
                <w:color w:val="000000"/>
              </w:rPr>
              <w:t xml:space="preserve">). </w:t>
            </w:r>
          </w:p>
          <w:p w14:paraId="29617D62"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id </w:t>
            </w:r>
            <w:r w:rsidRPr="00DF5244">
              <w:rPr>
                <w:rFonts w:cs="Calibri"/>
                <w:color w:val="000000"/>
              </w:rPr>
              <w:t xml:space="preserve">(CONF:1098-31478). </w:t>
            </w:r>
          </w:p>
          <w:p w14:paraId="1C13D811"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(CONF:1098-31479). </w:t>
            </w:r>
          </w:p>
          <w:p w14:paraId="4054D83F"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telecom </w:t>
            </w:r>
            <w:r w:rsidRPr="00DF5244">
              <w:rPr>
                <w:rFonts w:cs="Calibri"/>
                <w:color w:val="000000"/>
              </w:rPr>
              <w:lastRenderedPageBreak/>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cs="Calibri"/>
                <w:color w:val="000000"/>
                <w:sz w:val="21"/>
                <w:szCs w:val="21"/>
              </w:rPr>
            </w:pPr>
            <w:r w:rsidRPr="00DF5244">
              <w:rPr>
                <w:rFonts w:cs="Calibri"/>
                <w:color w:val="000000"/>
              </w:rPr>
              <w:t xml:space="preserve">iv.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addr </w:t>
            </w:r>
            <w:r w:rsidRPr="00DF5244">
              <w:rPr>
                <w:rFonts w:cs="Calibri"/>
                <w:color w:val="000000"/>
              </w:rPr>
              <w:t xml:space="preserve">(CONF:1098-31481). </w:t>
            </w:r>
          </w:p>
        </w:tc>
      </w:tr>
    </w:tbl>
    <w:p w14:paraId="14A09211" w14:textId="4F114C5B" w:rsidR="00CB74A7" w:rsidRPr="003A3D50" w:rsidRDefault="00CA5B48" w:rsidP="00CB74A7">
      <w:pPr>
        <w:pStyle w:val="Caption"/>
        <w:spacing w:after="120"/>
        <w:rPr>
          <w:rFonts w:cs="Calibri"/>
          <w:szCs w:val="22"/>
        </w:rPr>
      </w:pPr>
      <w:bookmarkStart w:id="575" w:name="_Toc11660161"/>
      <w:r>
        <w:rPr>
          <w:rFonts w:cs="Calibri"/>
          <w:szCs w:val="22"/>
        </w:rPr>
        <w:lastRenderedPageBreak/>
        <w:t xml:space="preserve">  </w:t>
      </w:r>
      <w:bookmarkStart w:id="576" w:name="_Toc127519235"/>
      <w:bookmarkStart w:id="577" w:name="_Toc119939918"/>
      <w:r w:rsidR="00CB74A7" w:rsidRPr="003A3D50">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DC1072">
        <w:rPr>
          <w:rFonts w:cs="Calibri"/>
          <w:noProof/>
          <w:szCs w:val="22"/>
        </w:rPr>
        <w:t>4</w:t>
      </w:r>
      <w:r w:rsidR="00B852E7">
        <w:rPr>
          <w:rFonts w:cs="Calibri"/>
          <w:szCs w:val="22"/>
        </w:rPr>
        <w:fldChar w:fldCharType="end"/>
      </w:r>
      <w:r w:rsidR="00CB74A7" w:rsidRPr="003A3D50">
        <w:rPr>
          <w:rFonts w:cs="Calibri"/>
          <w:szCs w:val="22"/>
        </w:rPr>
        <w:t>: Author Participation</w:t>
      </w:r>
      <w:bookmarkEnd w:id="575"/>
      <w:bookmarkEnd w:id="576"/>
      <w:bookmarkEnd w:id="577"/>
    </w:p>
    <w:p w14:paraId="6F10648C" w14:textId="70BBA683" w:rsidR="00157204" w:rsidRPr="00D14360" w:rsidRDefault="005A1675" w:rsidP="00CB74A7">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00CB74A7" w:rsidRPr="00D14360">
        <w:rPr>
          <w:rFonts w:cs="Calibri"/>
          <w:color w:val="000000"/>
        </w:rPr>
        <w:t xml:space="preserve">Its use is required on only one entry </w:t>
      </w:r>
      <w:r w:rsidR="00157204" w:rsidRPr="00D14360">
        <w:rPr>
          <w:rFonts w:cs="Calibri"/>
          <w:color w:val="000000"/>
        </w:rPr>
        <w:t>template, the Handoff Communication Participants template (2.16.840.1.113883.10.20.22.4.141).</w:t>
      </w:r>
      <w:r w:rsidR="00157204" w:rsidRPr="00D14360">
        <w:rPr>
          <w:rStyle w:val="FootnoteReference"/>
          <w:rFonts w:cs="Calibri"/>
          <w:color w:val="000000"/>
        </w:rPr>
        <w:footnoteReference w:id="69"/>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449C012C" w:rsidR="00157204" w:rsidRPr="005607EE" w:rsidRDefault="00634398" w:rsidP="00157204">
            <w:pPr>
              <w:pStyle w:val="BodyText"/>
              <w:rPr>
                <w:b/>
              </w:rPr>
            </w:pPr>
            <w:r>
              <w:rPr>
                <w:noProof/>
              </w:rPr>
              <w:drawing>
                <wp:anchor distT="0" distB="0" distL="114300" distR="114300" simplePos="0" relativeHeight="251654656"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4E29C8">
      <w:pPr>
        <w:pStyle w:val="Heading4"/>
      </w:pPr>
      <w:r>
        <w:t xml:space="preserve">Identifying Practitioners </w:t>
      </w:r>
    </w:p>
    <w:p w14:paraId="44771066" w14:textId="68FA369C" w:rsidR="00157204" w:rsidRPr="003A3D50" w:rsidRDefault="00157204" w:rsidP="00157204">
      <w:pPr>
        <w:rPr>
          <w:rFonts w:cs="Calibri"/>
        </w:rPr>
      </w:pPr>
      <w:r w:rsidRPr="003A3D50">
        <w:rPr>
          <w:rFonts w:cs="Calibri"/>
        </w:rPr>
        <w:t>The example below shows how to identify a practitioner playing the role of author, performer or other roles such at authenticator, legal authenticator.  It shows how to represent the provider’s</w:t>
      </w:r>
      <w:r w:rsidR="00F200C6">
        <w:rPr>
          <w:rFonts w:cs="Calibri"/>
        </w:rPr>
        <w:t xml:space="preserve"> </w:t>
      </w:r>
      <w:r w:rsidR="00F200C6" w:rsidRP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461D0AC3" w:rsidR="00C12940" w:rsidRDefault="00157204" w:rsidP="00157204">
      <w:pPr>
        <w:pStyle w:val="Caption"/>
        <w:keepNext/>
        <w:spacing w:after="0"/>
        <w:rPr>
          <w:rStyle w:val="BodyTextChar0"/>
        </w:rPr>
      </w:pPr>
      <w:bookmarkStart w:id="580" w:name="_Toc118898734"/>
      <w:bookmarkStart w:id="581" w:name="_Toc127519253"/>
      <w:bookmarkStart w:id="582" w:name="_Toc119939936"/>
      <w:r>
        <w:t xml:space="preserve">Example </w:t>
      </w:r>
      <w:r w:rsidR="008B59D0">
        <w:fldChar w:fldCharType="begin"/>
      </w:r>
      <w:r w:rsidR="008B59D0">
        <w:instrText xml:space="preserve"> SEQ Example \* ARABIC </w:instrText>
      </w:r>
      <w:r w:rsidR="008B59D0">
        <w:fldChar w:fldCharType="separate"/>
      </w:r>
      <w:r w:rsidR="00DC1072">
        <w:rPr>
          <w:noProof/>
        </w:rPr>
        <w:t>13</w:t>
      </w:r>
      <w:r w:rsidR="008B59D0">
        <w:rPr>
          <w:noProof/>
        </w:rPr>
        <w:fldChar w:fldCharType="end"/>
      </w:r>
      <w:r>
        <w:t xml:space="preserve">: </w:t>
      </w:r>
      <w:r w:rsidRPr="000C6323">
        <w:t>How to represent a provider and the provider’s organization in the role of author</w:t>
      </w:r>
      <w:r w:rsidRPr="003A3D50">
        <w:rPr>
          <w:rStyle w:val="BodyTextChar0"/>
        </w:rPr>
        <w:t>.</w:t>
      </w:r>
      <w:bookmarkEnd w:id="580"/>
      <w:bookmarkEnd w:id="581"/>
      <w:bookmarkEnd w:id="582"/>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author/assignedAuthor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1E017878" w14:textId="25F424D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w:t>
            </w:r>
            <w:del w:id="583" w:author="Ballot Reconciliation" w:date="2023-03-09T09:31:00Z">
              <w:r w:rsidRPr="005A615D">
                <w:rPr>
                  <w:rFonts w:ascii="Courier New" w:hAnsi="Courier New" w:cs="Courier New"/>
                  <w:sz w:val="16"/>
                  <w:szCs w:val="16"/>
                </w:rPr>
                <w:delText>assigningAutorityName</w:delText>
              </w:r>
            </w:del>
            <w:ins w:id="584" w:author="Ballot Reconciliation" w:date="2023-03-09T09:31:00Z">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ins>
            <w:r w:rsidRPr="005A615D">
              <w:rPr>
                <w:rFonts w:ascii="Courier New" w:hAnsi="Courier New" w:cs="Courier New"/>
                <w:sz w:val="16"/>
                <w:szCs w:val="16"/>
              </w:rPr>
              <w:t xml:space="preserv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22372AC6"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del w:id="585" w:author="Ballot Reconciliation" w:date="2023-03-09T09:31:00Z">
              <w:r w:rsidRPr="005A615D">
                <w:rPr>
                  <w:rFonts w:ascii="Courier New" w:hAnsi="Courier New" w:cs="Courier New"/>
                  <w:sz w:val="16"/>
                  <w:szCs w:val="16"/>
                </w:rPr>
                <w:delText>assigningAutorityName</w:delText>
              </w:r>
            </w:del>
            <w:ins w:id="586" w:author="Ballot Reconciliation" w:date="2023-03-09T09:31:00Z">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ins>
            <w:r w:rsidRPr="005A615D">
              <w:rPr>
                <w:rFonts w:ascii="Courier New" w:hAnsi="Courier New" w:cs="Courier New"/>
                <w:sz w:val="16"/>
                <w:szCs w:val="16"/>
              </w:rPr>
              <w:t>="DT.org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&lt;/assignedPerson&gt;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0384B6A5" w14:textId="3970A46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w:t>
            </w:r>
            <w:del w:id="587" w:author="Ballot Reconciliation" w:date="2023-03-09T09:31:00Z">
              <w:r w:rsidRPr="005A615D">
                <w:rPr>
                  <w:rFonts w:ascii="Courier New" w:hAnsi="Courier New" w:cs="Courier New"/>
                  <w:sz w:val="16"/>
                  <w:szCs w:val="16"/>
                </w:rPr>
                <w:delText>assigningAutorityName</w:delText>
              </w:r>
            </w:del>
            <w:ins w:id="588" w:author="Ballot Reconciliation" w:date="2023-03-09T09:31:00Z">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ins>
            <w:r w:rsidRPr="005A615D">
              <w:rPr>
                <w:rFonts w:ascii="Courier New" w:hAnsi="Courier New" w:cs="Courier New"/>
                <w:sz w:val="16"/>
                <w:szCs w:val="16"/>
              </w:rPr>
              <w:t xml:space="preserv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315FDF48"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del w:id="589" w:author="Ballot Reconciliation" w:date="2023-03-09T09:31:00Z">
              <w:r w:rsidRPr="005A615D">
                <w:rPr>
                  <w:rFonts w:ascii="Courier New" w:hAnsi="Courier New" w:cs="Courier New"/>
                  <w:sz w:val="16"/>
                  <w:szCs w:val="16"/>
                </w:rPr>
                <w:delText>assigningAutorityName</w:delText>
              </w:r>
            </w:del>
            <w:ins w:id="590" w:author="Ballot Reconciliation" w:date="2023-03-09T09:31:00Z">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ins>
            <w:r w:rsidRPr="005A615D">
              <w:rPr>
                <w:rFonts w:ascii="Courier New" w:hAnsi="Courier New" w:cs="Courier New"/>
                <w:sz w:val="16"/>
                <w:szCs w:val="16"/>
              </w:rPr>
              <w:t>="DT.org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  end of the appropriate role block --&gt;</w:t>
            </w:r>
          </w:p>
          <w:p w14:paraId="6A77180D" w14:textId="77777777" w:rsidR="00157204" w:rsidRPr="009F13BB" w:rsidRDefault="00157204" w:rsidP="00157204">
            <w:pPr>
              <w:rPr>
                <w:rFonts w:cs="Calibri"/>
                <w:color w:val="000000"/>
              </w:rPr>
            </w:pPr>
          </w:p>
        </w:tc>
      </w:tr>
    </w:tbl>
    <w:p w14:paraId="0F8588A8" w14:textId="77777777" w:rsidR="00157204" w:rsidRDefault="00157204" w:rsidP="00157204"/>
    <w:p w14:paraId="10D85F4A" w14:textId="77777777" w:rsidR="00157204" w:rsidRPr="009F13BB" w:rsidRDefault="00157204" w:rsidP="00157204">
      <w:pPr>
        <w:rPr>
          <w:rFonts w:cs="Calibri"/>
        </w:rPr>
      </w:pPr>
      <w:r w:rsidRPr="003A3D50">
        <w:rPr>
          <w:rFonts w:cs="Calibri"/>
        </w:rPr>
        <w:t>If a provider’s NPI number is not know</w:t>
      </w:r>
      <w:r w:rsidR="00863460">
        <w:rPr>
          <w:rFonts w:cs="Calibri"/>
        </w:rPr>
        <w:t>n</w:t>
      </w:r>
      <w:r w:rsidRPr="003A3D50">
        <w:rPr>
          <w:rFonts w:cs="Calibri"/>
        </w:rPr>
        <w:t>, it can be represented using a nullFlavor of UNK. However</w:t>
      </w:r>
      <w:r w:rsidR="00863460">
        <w:rPr>
          <w:rFonts w:cs="Calibri"/>
        </w:rPr>
        <w:t>,</w:t>
      </w:r>
      <w:r w:rsidRPr="003A3D50">
        <w:rPr>
          <w:rFonts w:cs="Calibri"/>
        </w:rPr>
        <w:t xml:space="preserve"> is it important to note the id’s populated with a nullFlavor cannot me used as a globally unique identifier.</w:t>
      </w:r>
    </w:p>
    <w:p w14:paraId="57CC4D95" w14:textId="77777777" w:rsidR="00157204" w:rsidRPr="003A3D50" w:rsidRDefault="00157204" w:rsidP="003A3D50">
      <w:pPr>
        <w:tabs>
          <w:tab w:val="left" w:pos="450"/>
        </w:tabs>
        <w:rPr>
          <w:rFonts w:cs="Calibri"/>
        </w:rPr>
      </w:pPr>
    </w:p>
    <w:p w14:paraId="53C933B4" w14:textId="01CFB93E" w:rsidR="00157204" w:rsidRDefault="00157204" w:rsidP="003A3D50">
      <w:pPr>
        <w:pStyle w:val="Caption"/>
        <w:keepNext/>
        <w:spacing w:after="0"/>
      </w:pPr>
      <w:bookmarkStart w:id="591" w:name="_Toc118898735"/>
      <w:bookmarkStart w:id="592" w:name="_Toc127519254"/>
      <w:bookmarkStart w:id="593" w:name="_Toc119939937"/>
      <w:r>
        <w:t xml:space="preserve">Example </w:t>
      </w:r>
      <w:r w:rsidR="008B59D0">
        <w:fldChar w:fldCharType="begin"/>
      </w:r>
      <w:r w:rsidR="008B59D0">
        <w:instrText xml:space="preserve"> SEQ Example \* ARABIC </w:instrText>
      </w:r>
      <w:r w:rsidR="008B59D0">
        <w:fldChar w:fldCharType="separate"/>
      </w:r>
      <w:r w:rsidR="00DC1072">
        <w:rPr>
          <w:noProof/>
        </w:rPr>
        <w:t>14</w:t>
      </w:r>
      <w:r w:rsidR="008B59D0">
        <w:rPr>
          <w:noProof/>
        </w:rPr>
        <w:fldChar w:fldCharType="end"/>
      </w:r>
      <w:r>
        <w:t xml:space="preserve">: </w:t>
      </w:r>
      <w:r w:rsidRPr="00A66C06">
        <w:t>Provider with an unknown NPI number.</w:t>
      </w:r>
      <w:bookmarkEnd w:id="591"/>
      <w:bookmarkEnd w:id="592"/>
      <w:bookmarkEnd w:id="5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&lt;assigne</w:t>
            </w:r>
            <w:r w:rsidRPr="005A615D">
              <w:rPr>
                <w:rFonts w:ascii="Courier New" w:hAnsi="Courier New" w:cs="Courier New"/>
                <w:sz w:val="16"/>
                <w:szCs w:val="16"/>
              </w:rPr>
              <w:t>dAuthor&gt;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&lt;!—Use nullFlavor UNK if the provider’s NPI number is not known. --&gt;</w:t>
            </w:r>
          </w:p>
          <w:p w14:paraId="7809EBE5" w14:textId="245645E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nullFlavor</w:t>
            </w:r>
            <w:r w:rsidR="00947B4B" w:rsidRPr="005A615D">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58DFBCAD" w14:textId="46059B28"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w:t>
            </w:r>
            <w:del w:id="594" w:author="Ballot Reconciliation" w:date="2023-03-09T09:31:00Z">
              <w:r w:rsidRPr="005A615D">
                <w:rPr>
                  <w:rFonts w:ascii="Courier New" w:hAnsi="Courier New" w:cs="Courier New"/>
                  <w:sz w:val="16"/>
                  <w:szCs w:val="16"/>
                </w:rPr>
                <w:delText>assigningAutorityName</w:delText>
              </w:r>
            </w:del>
            <w:ins w:id="595" w:author="Ballot Reconciliation" w:date="2023-03-09T09:31:00Z">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ins>
            <w:r w:rsidRPr="005A615D">
              <w:rPr>
                <w:rFonts w:ascii="Courier New" w:hAnsi="Courier New" w:cs="Courier New"/>
                <w:sz w:val="16"/>
                <w:szCs w:val="16"/>
              </w:rPr>
              <w:t xml:space="preserv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601E2AB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del w:id="596" w:author="Ballot Reconciliation" w:date="2023-03-09T09:31:00Z">
              <w:r w:rsidRPr="005A615D">
                <w:rPr>
                  <w:rFonts w:ascii="Courier New" w:hAnsi="Courier New" w:cs="Courier New"/>
                  <w:sz w:val="16"/>
                  <w:szCs w:val="16"/>
                </w:rPr>
                <w:delText>assigningAutorityName</w:delText>
              </w:r>
            </w:del>
            <w:ins w:id="597" w:author="Ballot Reconciliation" w:date="2023-03-09T09:31:00Z">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ins>
            <w:r w:rsidRPr="005A615D">
              <w:rPr>
                <w:rFonts w:ascii="Courier New" w:hAnsi="Courier New" w:cs="Courier New"/>
                <w:sz w:val="16"/>
                <w:szCs w:val="16"/>
              </w:rPr>
              <w:t>="DT.org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&lt;/assignedAuthor&gt;</w:t>
            </w:r>
          </w:p>
        </w:tc>
      </w:tr>
    </w:tbl>
    <w:p w14:paraId="5D161AE9" w14:textId="77777777" w:rsidR="00157204" w:rsidRPr="00D14360" w:rsidRDefault="00157204" w:rsidP="00CB74A7">
      <w:pPr>
        <w:shd w:val="clear" w:color="auto" w:fill="FFFFFF"/>
        <w:spacing w:after="240"/>
        <w:rPr>
          <w:rFonts w:cs="Calibri"/>
          <w:color w:val="000000"/>
        </w:rPr>
      </w:pPr>
    </w:p>
    <w:p w14:paraId="34134026" w14:textId="10FBCE66" w:rsidR="00A10C4D" w:rsidRPr="00C64922" w:rsidRDefault="00A10C4D" w:rsidP="00C17F49">
      <w:pPr>
        <w:pStyle w:val="Heading3"/>
      </w:pPr>
      <w:bookmarkStart w:id="598" w:name="_Toc21529431"/>
      <w:bookmarkStart w:id="599" w:name="_Toc21691483"/>
      <w:bookmarkStart w:id="600" w:name="_Toc21845667"/>
      <w:bookmarkStart w:id="601" w:name="_Toc21851908"/>
      <w:bookmarkStart w:id="602" w:name="_Toc21871870"/>
      <w:bookmarkStart w:id="603" w:name="_Toc21872326"/>
      <w:bookmarkStart w:id="604" w:name="_Toc21880097"/>
      <w:bookmarkStart w:id="605" w:name="_Toc21889927"/>
      <w:bookmarkStart w:id="606" w:name="_Toc21894070"/>
      <w:bookmarkStart w:id="607" w:name="_Toc21897998"/>
      <w:bookmarkStart w:id="608" w:name="_Toc21926745"/>
      <w:bookmarkStart w:id="609" w:name="_h71287zd4c1d" w:colFirst="0" w:colLast="0"/>
      <w:bookmarkStart w:id="610" w:name="_Toc10690836"/>
      <w:bookmarkStart w:id="611" w:name="_Toc11043576"/>
      <w:bookmarkStart w:id="612" w:name="_Toc11045570"/>
      <w:bookmarkStart w:id="613" w:name="_Toc11391240"/>
      <w:bookmarkStart w:id="614" w:name="_Toc127519120"/>
      <w:bookmarkStart w:id="615" w:name="_Toc119939803"/>
      <w:bookmarkEnd w:id="574"/>
      <w:bookmarkEnd w:id="598"/>
      <w:bookmarkEnd w:id="599"/>
      <w:bookmarkEnd w:id="600"/>
      <w:bookmarkEnd w:id="601"/>
      <w:bookmarkEnd w:id="602"/>
      <w:bookmarkEnd w:id="603"/>
      <w:bookmarkEnd w:id="604"/>
      <w:bookmarkEnd w:id="605"/>
      <w:bookmarkEnd w:id="606"/>
      <w:bookmarkEnd w:id="607"/>
      <w:bookmarkEnd w:id="608"/>
      <w:bookmarkEnd w:id="609"/>
      <w:r w:rsidRPr="00C64922">
        <w:lastRenderedPageBreak/>
        <w:t>Custodian</w:t>
      </w:r>
      <w:bookmarkEnd w:id="610"/>
      <w:bookmarkEnd w:id="611"/>
      <w:bookmarkEnd w:id="612"/>
      <w:bookmarkEnd w:id="613"/>
      <w:bookmarkEnd w:id="614"/>
      <w:bookmarkEnd w:id="615"/>
    </w:p>
    <w:p w14:paraId="6190D409" w14:textId="77777777" w:rsidR="00FF07A9" w:rsidRPr="00D14360" w:rsidRDefault="00FF07A9" w:rsidP="00FF07A9">
      <w:pPr>
        <w:rPr>
          <w:rFonts w:cs="Calibri"/>
        </w:rPr>
      </w:pPr>
      <w:bookmarkStart w:id="616" w:name="_Toc10690837"/>
      <w:bookmarkStart w:id="617" w:name="_Toc11043577"/>
      <w:bookmarkStart w:id="618" w:name="_Toc11045571"/>
      <w:r w:rsidRPr="00D14360">
        <w:rPr>
          <w:rFonts w:cs="Calibri"/>
          <w:color w:val="000000"/>
        </w:rPr>
        <w:t>Every CDA document has exactly one custodian. The custodian represents the organization who i</w:t>
      </w:r>
      <w:r w:rsidR="00F8349F" w:rsidRPr="00D14360">
        <w:rPr>
          <w:rFonts w:cs="Calibri"/>
          <w:color w:val="000000"/>
        </w:rPr>
        <w:t>s</w:t>
      </w:r>
      <w:r w:rsidRPr="00D14360">
        <w:rPr>
          <w:rFonts w:cs="Calibri"/>
          <w:color w:val="000000"/>
        </w:rPr>
        <w:t xml:space="preserve"> </w:t>
      </w:r>
      <w:r w:rsidR="003D5288" w:rsidRPr="00D14360">
        <w:rPr>
          <w:rFonts w:cs="Calibri"/>
          <w:color w:val="000000"/>
        </w:rPr>
        <w:t xml:space="preserve">in </w:t>
      </w:r>
      <w:r w:rsidRPr="00D14360">
        <w:rPr>
          <w:rFonts w:cs="Calibri"/>
          <w:color w:val="000000"/>
        </w:rPr>
        <w:t>charge of maintaining the document. The custodian is the steward that is entrusted with the care of the document. The custodian participation satisfies the CDA definition of Stewardship.</w:t>
      </w:r>
    </w:p>
    <w:p w14:paraId="0C233C22" w14:textId="05E6224A" w:rsidR="00A10C4D" w:rsidRPr="00C64922" w:rsidRDefault="00A10C4D" w:rsidP="00C17F49">
      <w:pPr>
        <w:pStyle w:val="Heading3"/>
      </w:pPr>
      <w:bookmarkStart w:id="619" w:name="_Care_Team_Members"/>
      <w:bookmarkStart w:id="620" w:name="_Toc11391241"/>
      <w:bookmarkStart w:id="621" w:name="_Ref21896240"/>
      <w:bookmarkStart w:id="622" w:name="_Ref21896245"/>
      <w:bookmarkStart w:id="623" w:name="_Toc127519121"/>
      <w:bookmarkStart w:id="624" w:name="_Toc119939804"/>
      <w:bookmarkEnd w:id="619"/>
      <w:r w:rsidRPr="00C64922">
        <w:t>Care Team Members</w:t>
      </w:r>
      <w:bookmarkEnd w:id="616"/>
      <w:bookmarkEnd w:id="617"/>
      <w:bookmarkEnd w:id="618"/>
      <w:bookmarkEnd w:id="620"/>
      <w:bookmarkEnd w:id="621"/>
      <w:bookmarkEnd w:id="622"/>
      <w:bookmarkEnd w:id="623"/>
      <w:bookmarkEnd w:id="624"/>
    </w:p>
    <w:p w14:paraId="3EC6962E"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Recommendations for care team </w:t>
      </w:r>
      <w:r w:rsidR="00AF33C2" w:rsidRPr="00D14360">
        <w:rPr>
          <w:rFonts w:cs="Calibri"/>
          <w:color w:val="000000"/>
        </w:rPr>
        <w:t xml:space="preserve">member </w:t>
      </w:r>
      <w:r w:rsidRPr="00D14360">
        <w:rPr>
          <w:rFonts w:cs="Calibri"/>
          <w:color w:val="000000"/>
        </w:rPr>
        <w:t xml:space="preserve">representation </w:t>
      </w:r>
      <w:r w:rsidR="00AF33C2" w:rsidRPr="00D14360">
        <w:rPr>
          <w:rFonts w:cs="Calibri"/>
          <w:color w:val="000000"/>
        </w:rPr>
        <w:t xml:space="preserve">in the header of documents </w:t>
      </w:r>
      <w:r w:rsidRPr="00D14360">
        <w:rPr>
          <w:rFonts w:cs="Calibri"/>
          <w:color w:val="000000"/>
        </w:rPr>
        <w:t>are included below</w:t>
      </w:r>
      <w:r w:rsidR="00AF33C2" w:rsidRPr="00D14360">
        <w:rPr>
          <w:rFonts w:cs="Calibri"/>
          <w:color w:val="000000"/>
        </w:rPr>
        <w:t xml:space="preserve">. This </w:t>
      </w:r>
      <w:r w:rsidRPr="00D14360">
        <w:rPr>
          <w:rFonts w:cs="Calibri"/>
          <w:color w:val="000000"/>
        </w:rPr>
        <w:t xml:space="preserve">guidance </w:t>
      </w:r>
      <w:r w:rsidR="00AF33C2" w:rsidRPr="00D14360">
        <w:rPr>
          <w:rFonts w:cs="Calibri"/>
          <w:color w:val="000000"/>
        </w:rPr>
        <w:t>aims to explain</w:t>
      </w:r>
      <w:r w:rsidRPr="00D14360">
        <w:rPr>
          <w:rFonts w:cs="Calibri"/>
          <w:color w:val="000000"/>
        </w:rPr>
        <w:t xml:space="preserve"> the options </w:t>
      </w:r>
      <w:r w:rsidR="00AF33C2" w:rsidRPr="00D14360">
        <w:rPr>
          <w:rFonts w:cs="Calibri"/>
          <w:color w:val="000000"/>
        </w:rPr>
        <w:t xml:space="preserve">available </w:t>
      </w:r>
      <w:r w:rsidRPr="00D14360">
        <w:rPr>
          <w:rFonts w:cs="Calibri"/>
          <w:color w:val="000000"/>
        </w:rPr>
        <w:t>for representation of care team members</w:t>
      </w:r>
      <w:r w:rsidR="00AF33C2" w:rsidRPr="00D14360">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However, implementers can help reduce variability in the representation of care team members by adopting these recommendations. </w:t>
      </w:r>
    </w:p>
    <w:p w14:paraId="637C3488" w14:textId="77777777" w:rsidR="00630186" w:rsidRPr="003A3D50" w:rsidRDefault="00630186" w:rsidP="00630186">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rFonts w:cs="Calibri"/>
          <w:color w:val="000000"/>
        </w:rPr>
      </w:pPr>
    </w:p>
    <w:p w14:paraId="01D8EE49" w14:textId="64676A7E" w:rsidR="00630186" w:rsidRPr="003A3D50" w:rsidRDefault="00630186" w:rsidP="00630186">
      <w:pPr>
        <w:rPr>
          <w:rFonts w:cs="Calibri"/>
          <w:color w:val="000000"/>
        </w:rPr>
      </w:pPr>
      <w:r w:rsidRPr="003A3D50">
        <w:rPr>
          <w:rFonts w:cs="Calibri"/>
          <w:b/>
          <w:bCs/>
          <w:color w:val="000000"/>
        </w:rPr>
        <w:t>Reference:</w:t>
      </w:r>
      <w:r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DC1072" w:rsidRPr="00254B4A">
        <w:rPr>
          <w:color w:val="0000FF"/>
          <w:u w:val="single"/>
        </w:rPr>
        <w:t>Care Team</w:t>
      </w:r>
      <w:r w:rsidR="00203749" w:rsidRPr="007770C6">
        <w:rPr>
          <w:rFonts w:cs="Calibri"/>
          <w:color w:val="0000FF"/>
          <w:u w:val="single"/>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006A785F" w:rsidRPr="00D14360">
        <w:rPr>
          <w:rFonts w:cs="Calibri"/>
          <w:color w:val="000000"/>
        </w:rPr>
        <w:t>s</w:t>
      </w:r>
      <w:r w:rsidRPr="00D14360">
        <w:rPr>
          <w:rFonts w:cs="Calibri"/>
          <w:color w:val="000000"/>
        </w:rPr>
        <w:t xml:space="preserve"> complete participant rendering</w:t>
      </w:r>
      <w:r w:rsidR="009B30E1" w:rsidRPr="00D14360">
        <w:rPr>
          <w:rFonts w:cs="Calibri"/>
          <w:color w:val="000000"/>
        </w:rPr>
        <w:t>.</w:t>
      </w:r>
      <w:r w:rsidRPr="00D14360">
        <w:rPr>
          <w:rStyle w:val="FootnoteReference"/>
          <w:rFonts w:cs="Calibri"/>
          <w:color w:val="000000"/>
        </w:rPr>
        <w:footnoteReference w:id="70"/>
      </w:r>
      <w:r w:rsidRPr="00D14360">
        <w:rPr>
          <w:rFonts w:cs="Calibri"/>
          <w:color w:val="000000"/>
        </w:rPr>
        <w:t xml:space="preserve"> </w:t>
      </w:r>
    </w:p>
    <w:p w14:paraId="65EFAFA0"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14:paraId="373189A8"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Within CDA, care team members are represented as participants in elements of the document header and may be associated with the patient (i.e.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254B4A"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lastRenderedPageBreak/>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00254B4A"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documentationOf/</w:t>
            </w:r>
          </w:p>
          <w:p w14:paraId="5E9D2A2F"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 xml:space="preserve">serviceEvent/ </w:t>
            </w:r>
          </w:p>
          <w:p w14:paraId="4E683034"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00065389" w:rsidRPr="00E35258" w14:paraId="4C2C74D1" w14:textId="77777777" w:rsidTr="004E29C8">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encompassingEncounter/</w:t>
            </w:r>
          </w:p>
          <w:p w14:paraId="5EF03C09"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responsibleParty</w:t>
            </w:r>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00254B4A"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recordTarget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00890FBD" w:rsidRPr="00D14360">
              <w:rPr>
                <w:rFonts w:ascii="Calibri Light" w:hAnsi="Calibri Light" w:cs="Calibri Light"/>
              </w:rPr>
              <w:t>C</w:t>
            </w:r>
            <w:r w:rsidRPr="00D14360">
              <w:rPr>
                <w:rFonts w:ascii="Calibri Light" w:hAnsi="Calibri Light" w:cs="Calibri Light"/>
              </w:rPr>
              <w:t>are team.</w:t>
            </w:r>
          </w:p>
        </w:tc>
      </w:tr>
      <w:tr w:rsidR="00065389" w:rsidRPr="00E35258" w14:paraId="7D3D8B47" w14:textId="77777777" w:rsidTr="004E29C8">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00254B4A"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006A785F" w:rsidRPr="00D14360">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00065389" w:rsidRPr="00E35258" w14:paraId="6C9B043D" w14:textId="77777777" w:rsidTr="004E29C8">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legalAuthenticator</w:t>
            </w:r>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254B4A"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74633F07" w14:textId="77777777" w:rsidTr="004E29C8">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informationRecipient</w:t>
            </w:r>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00254B4A"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14:paraId="22212FE8" w14:textId="2A8414E1" w:rsidR="00E35258" w:rsidRPr="00D14360" w:rsidRDefault="00E35258" w:rsidP="00C65E25">
      <w:pPr>
        <w:pStyle w:val="Caption"/>
        <w:ind w:firstLine="90"/>
        <w:rPr>
          <w:rFonts w:cs="Calibri"/>
          <w:color w:val="000000"/>
        </w:rPr>
      </w:pPr>
      <w:bookmarkStart w:id="625" w:name="_Toc118898798"/>
      <w:bookmarkStart w:id="626" w:name="_Toc127519318"/>
      <w:bookmarkStart w:id="627" w:name="_Toc119940001"/>
      <w:r>
        <w:t xml:space="preserve">Table </w:t>
      </w:r>
      <w:r w:rsidR="008B59D0">
        <w:fldChar w:fldCharType="begin"/>
      </w:r>
      <w:r w:rsidR="008B59D0">
        <w:instrText xml:space="preserve"> SEQ Table \* ARABIC </w:instrText>
      </w:r>
      <w:r w:rsidR="008B59D0">
        <w:fldChar w:fldCharType="separate"/>
      </w:r>
      <w:r w:rsidR="00DC1072">
        <w:rPr>
          <w:noProof/>
        </w:rPr>
        <w:t>12</w:t>
      </w:r>
      <w:r w:rsidR="008B59D0">
        <w:rPr>
          <w:noProof/>
        </w:rPr>
        <w:fldChar w:fldCharType="end"/>
      </w:r>
      <w:r>
        <w:t>: Header Elements for Care Team Members</w:t>
      </w:r>
      <w:bookmarkEnd w:id="625"/>
      <w:bookmarkEnd w:id="626"/>
      <w:bookmarkEnd w:id="627"/>
    </w:p>
    <w:p w14:paraId="1FB8753D" w14:textId="7AA53DF0" w:rsidR="00E86E64" w:rsidRDefault="00A10C4D" w:rsidP="00B505D2">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14:paraId="22E6671C" w14:textId="07F53236" w:rsidR="00A3258D" w:rsidRDefault="00E86E64" w:rsidP="00A3258D">
      <w:pPr>
        <w:autoSpaceDE w:val="0"/>
        <w:autoSpaceDN w:val="0"/>
        <w:adjustRightInd w:val="0"/>
        <w:spacing w:after="120"/>
        <w:ind w:left="720"/>
        <w:rPr>
          <w:rFonts w:cs="Calibri"/>
          <w:color w:val="000000"/>
        </w:rPr>
      </w:pPr>
      <w:r>
        <w:rPr>
          <w:rFonts w:cs="Calibri"/>
          <w:color w:val="000000"/>
        </w:rPr>
        <w:t xml:space="preserve">1. </w:t>
      </w:r>
      <w:r w:rsidR="00A10C4D" w:rsidRPr="00D14360">
        <w:rPr>
          <w:rFonts w:cs="Calibri"/>
          <w:color w:val="000000"/>
        </w:rPr>
        <w:t xml:space="preserve"> </w:t>
      </w:r>
      <w:r w:rsidR="00A3258D">
        <w:rPr>
          <w:rFonts w:cs="Calibri"/>
          <w:color w:val="000000"/>
        </w:rPr>
        <w:t xml:space="preserve">the </w:t>
      </w:r>
      <w:r w:rsidR="00A3258D" w:rsidRPr="00D14360">
        <w:rPr>
          <w:rFonts w:cs="Calibri"/>
          <w:color w:val="000000"/>
        </w:rPr>
        <w:t xml:space="preserve">author </w:t>
      </w:r>
      <w:r w:rsidR="00A3258D">
        <w:rPr>
          <w:rFonts w:cs="Calibri"/>
          <w:color w:val="000000"/>
        </w:rPr>
        <w:t>of the</w:t>
      </w:r>
      <w:r w:rsidR="00A3258D" w:rsidRPr="00D14360">
        <w:rPr>
          <w:rFonts w:cs="Calibri"/>
          <w:color w:val="000000"/>
        </w:rPr>
        <w:t xml:space="preserve"> Consultation Note</w:t>
      </w:r>
      <w:r w:rsidR="00A3258D">
        <w:rPr>
          <w:rFonts w:cs="Calibri"/>
          <w:color w:val="000000"/>
        </w:rPr>
        <w:t>,</w:t>
      </w:r>
      <w:r w:rsidR="00A3258D" w:rsidRPr="00D14360">
        <w:rPr>
          <w:rFonts w:cs="Calibri"/>
          <w:color w:val="000000"/>
        </w:rPr>
        <w:t xml:space="preserve"> </w:t>
      </w:r>
    </w:p>
    <w:p w14:paraId="1148710E" w14:textId="159CFC55" w:rsidR="00E86E64" w:rsidRDefault="00E86E64" w:rsidP="003B0179">
      <w:pPr>
        <w:autoSpaceDE w:val="0"/>
        <w:autoSpaceDN w:val="0"/>
        <w:adjustRightInd w:val="0"/>
        <w:spacing w:after="120"/>
        <w:ind w:left="720"/>
        <w:rPr>
          <w:rFonts w:cs="Calibri"/>
          <w:color w:val="000000"/>
        </w:rPr>
      </w:pPr>
      <w:r>
        <w:rPr>
          <w:rFonts w:cs="Calibri"/>
          <w:color w:val="000000"/>
        </w:rPr>
        <w:t>2.</w:t>
      </w:r>
      <w:r w:rsidR="00A3258D" w:rsidRPr="00A3258D">
        <w:rPr>
          <w:rFonts w:cs="Calibri"/>
          <w:color w:val="000000"/>
        </w:rPr>
        <w:t xml:space="preserve"> </w:t>
      </w:r>
      <w:r w:rsidR="00A3258D" w:rsidRPr="00D14360">
        <w:rPr>
          <w:rFonts w:cs="Calibri"/>
          <w:color w:val="000000"/>
        </w:rPr>
        <w:t>the responsible party for the Encounter</w:t>
      </w:r>
      <w:r w:rsidR="00A3258D">
        <w:rPr>
          <w:rFonts w:cs="Calibri"/>
          <w:color w:val="000000"/>
        </w:rPr>
        <w:t xml:space="preserve"> </w:t>
      </w:r>
      <w:r w:rsidR="00A3258D" w:rsidRPr="00D14360">
        <w:rPr>
          <w:rFonts w:cs="Calibri"/>
          <w:color w:val="000000"/>
        </w:rPr>
        <w:t>(rendering physician)</w:t>
      </w:r>
      <w:r w:rsidR="000B7B5A">
        <w:rPr>
          <w:rFonts w:cs="Calibri"/>
          <w:color w:val="000000"/>
        </w:rPr>
        <w:t>,</w:t>
      </w:r>
      <w:r w:rsidR="00A3258D">
        <w:rPr>
          <w:rFonts w:cs="Calibri"/>
          <w:color w:val="000000"/>
        </w:rPr>
        <w:t xml:space="preserve"> or</w:t>
      </w:r>
      <w:r w:rsidR="00A10C4D" w:rsidRPr="00D14360">
        <w:rPr>
          <w:rFonts w:cs="Calibri"/>
          <w:color w:val="000000"/>
        </w:rPr>
        <w:t xml:space="preserve"> </w:t>
      </w:r>
    </w:p>
    <w:p w14:paraId="57CE1DFF" w14:textId="1D823282" w:rsidR="00E86E64" w:rsidRDefault="00E86E64" w:rsidP="003B0179">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00A10C4D" w:rsidRPr="00D14360">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00A10C4D" w:rsidRPr="00D14360">
        <w:rPr>
          <w:rFonts w:cs="Calibri"/>
          <w:color w:val="000000"/>
        </w:rPr>
        <w:t xml:space="preserve">. </w:t>
      </w:r>
    </w:p>
    <w:p w14:paraId="6E379E3C" w14:textId="7219834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physician also may be the person who legally authenticates the information contained in the document. In this example, the consulting physician is participating as the encompassingEncounter/responsibleParty, the author, the authenticator and the legalAuthenticator.</w:t>
      </w:r>
    </w:p>
    <w:p w14:paraId="66BE6486"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In the header of a Patient Summary, it is most common to see care team members identified in the documentationOf/serviceEvent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legalAuthenticator.</w:t>
      </w:r>
    </w:p>
    <w:p w14:paraId="312344EB" w14:textId="77777777" w:rsidR="00510672" w:rsidRPr="00D14360" w:rsidRDefault="00A10C4D" w:rsidP="00510672">
      <w:pPr>
        <w:autoSpaceDE w:val="0"/>
        <w:autoSpaceDN w:val="0"/>
        <w:adjustRightInd w:val="0"/>
        <w:spacing w:after="120"/>
        <w:rPr>
          <w:rFonts w:cs="Calibri"/>
          <w:color w:val="000000"/>
        </w:rPr>
      </w:pPr>
      <w:r w:rsidRPr="00D14360">
        <w:rPr>
          <w:rFonts w:cs="Calibri"/>
          <w:color w:val="000000"/>
        </w:rPr>
        <w:t>Semantically, the actRelationships hold the key data elements for documenting Care Team members in the header.  These are the data elements that 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4E29C8" w:rsidRPr="00C64922" w14:paraId="4D1C0C16" w14:textId="77777777" w:rsidTr="004E29C8">
        <w:trPr>
          <w:cantSplit/>
        </w:trPr>
        <w:tc>
          <w:tcPr>
            <w:tcW w:w="756" w:type="dxa"/>
            <w:tcBorders>
              <w:right w:val="nil"/>
            </w:tcBorders>
            <w:shd w:val="clear" w:color="auto" w:fill="C6D9F1"/>
          </w:tcPr>
          <w:p w14:paraId="75A834CC" w14:textId="77777777" w:rsidR="00510672" w:rsidRPr="00C64922" w:rsidRDefault="00634398" w:rsidP="007770C6">
            <w:pPr>
              <w:pStyle w:val="BodyText"/>
              <w:ind w:left="-45"/>
              <w:rPr>
                <w:noProof/>
              </w:rPr>
            </w:pPr>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50FE76B0" w14:textId="77777777" w:rsidR="00510672" w:rsidRPr="00C64922" w:rsidRDefault="00510672" w:rsidP="007770C6">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componentOf/encompassingEncounter/responsibleParty.  </w:t>
            </w:r>
            <w:r w:rsidRPr="00D14360">
              <w:rPr>
                <w:b/>
              </w:rPr>
              <w:t>[</w:t>
            </w:r>
            <w:r w:rsidR="00B3590A">
              <w:rPr>
                <w:b/>
              </w:rPr>
              <w:t>BP-039</w:t>
            </w:r>
            <w:r w:rsidRPr="00D14360">
              <w:rPr>
                <w:b/>
              </w:rPr>
              <w:t>]</w:t>
            </w:r>
          </w:p>
        </w:tc>
      </w:tr>
      <w:tr w:rsidR="004E29C8" w:rsidRPr="00C64922" w14:paraId="34D14ADB" w14:textId="77777777" w:rsidTr="004E29C8">
        <w:trPr>
          <w:cantSplit/>
        </w:trPr>
        <w:tc>
          <w:tcPr>
            <w:tcW w:w="756" w:type="dxa"/>
            <w:tcBorders>
              <w:right w:val="nil"/>
            </w:tcBorders>
            <w:shd w:val="clear" w:color="auto" w:fill="C6D9F1"/>
          </w:tcPr>
          <w:p w14:paraId="48089324" w14:textId="77777777" w:rsidR="00510672" w:rsidRPr="00C64922" w:rsidRDefault="00634398" w:rsidP="007770C6">
            <w:pPr>
              <w:pStyle w:val="BodyText"/>
              <w:ind w:left="-45"/>
              <w:rPr>
                <w:noProof/>
              </w:rPr>
            </w:pPr>
            <w:r>
              <w:rPr>
                <w:noProof/>
              </w:rPr>
              <w:lastRenderedPageBreak/>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0C019C2E" w14:textId="77777777" w:rsidR="00510672" w:rsidRPr="00C64922" w:rsidRDefault="00510672" w:rsidP="007770C6">
            <w:pPr>
              <w:pStyle w:val="BodyText"/>
              <w:tabs>
                <w:tab w:val="left" w:pos="306"/>
              </w:tabs>
              <w:ind w:left="-75"/>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documentationOf/serviceEvent/performer. </w:t>
            </w:r>
            <w:r w:rsidRPr="00D14360">
              <w:rPr>
                <w:b/>
              </w:rPr>
              <w:t>[</w:t>
            </w:r>
            <w:r w:rsidR="00B3590A">
              <w:rPr>
                <w:b/>
              </w:rPr>
              <w:t>BP-040</w:t>
            </w:r>
            <w:r w:rsidRPr="00D14360">
              <w:rPr>
                <w:b/>
              </w:rPr>
              <w:t>]</w:t>
            </w:r>
          </w:p>
        </w:tc>
      </w:tr>
      <w:tr w:rsidR="004E29C8" w:rsidRPr="00C64922" w14:paraId="74A0F295" w14:textId="77777777" w:rsidTr="004E29C8">
        <w:trPr>
          <w:cantSplit/>
        </w:trPr>
        <w:tc>
          <w:tcPr>
            <w:tcW w:w="756" w:type="dxa"/>
            <w:tcBorders>
              <w:right w:val="nil"/>
            </w:tcBorders>
            <w:shd w:val="clear" w:color="auto" w:fill="C6D9F1"/>
          </w:tcPr>
          <w:p w14:paraId="5C318B99" w14:textId="77777777" w:rsidR="00510672" w:rsidRPr="00C64922" w:rsidRDefault="00634398" w:rsidP="007770C6">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73C556D4" w14:textId="77777777" w:rsidR="00510672" w:rsidRPr="00C64922" w:rsidRDefault="00510672" w:rsidP="007770C6">
            <w:pPr>
              <w:pStyle w:val="BodyText"/>
              <w:tabs>
                <w:tab w:val="left" w:pos="306"/>
              </w:tabs>
              <w:ind w:left="-75"/>
            </w:pPr>
            <w:r w:rsidRPr="00C64922">
              <w:t xml:space="preserve">C-CDA Content Creators SHALL populate the functionCode element with the provider’s or person’s role on the patient’s care team. </w:t>
            </w:r>
            <w:r w:rsidR="00313A5B">
              <w:t>Coded c</w:t>
            </w:r>
            <w:r w:rsidRPr="00C64922">
              <w:t xml:space="preserve">oncepts for the functionCode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14:paraId="255B7810" w14:textId="6E6D603A" w:rsidR="00A10C4D" w:rsidRPr="00D14360" w:rsidRDefault="009456DE" w:rsidP="00B505D2">
      <w:pPr>
        <w:spacing w:after="120"/>
        <w:rPr>
          <w:rFonts w:cs="Calibri"/>
          <w:color w:val="000000"/>
        </w:rPr>
      </w:pPr>
      <w:r w:rsidRPr="00D14360">
        <w:rPr>
          <w:rFonts w:cs="Calibri"/>
          <w:b/>
          <w:bCs/>
          <w:color w:val="000000"/>
        </w:rPr>
        <w:t>Reference:</w:t>
      </w:r>
      <w:r w:rsidRPr="00D1436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DC1072" w:rsidRPr="00254B4A">
        <w:rPr>
          <w:color w:val="0000FF"/>
          <w:u w:val="single"/>
        </w:rPr>
        <w:t>Care Team</w:t>
      </w:r>
      <w:r w:rsidR="00203749" w:rsidRPr="007770C6">
        <w:rPr>
          <w:rFonts w:cs="Calibri"/>
          <w:color w:val="0000FF"/>
          <w:u w:val="single"/>
        </w:rPr>
        <w:fldChar w:fldCharType="end"/>
      </w:r>
    </w:p>
    <w:p w14:paraId="4119C871" w14:textId="77777777" w:rsidR="00A10C4D" w:rsidRPr="004E29C8" w:rsidRDefault="00A10C4D" w:rsidP="00C17F49">
      <w:pPr>
        <w:pStyle w:val="Heading3"/>
        <w:rPr>
          <w:highlight w:val="yellow"/>
        </w:rPr>
      </w:pPr>
      <w:bookmarkStart w:id="628" w:name="_3edwsw57my8s" w:colFirst="0" w:colLast="0"/>
      <w:bookmarkStart w:id="629" w:name="_Toc10690838"/>
      <w:bookmarkStart w:id="630" w:name="_Toc11043578"/>
      <w:bookmarkStart w:id="631" w:name="_Toc11045572"/>
      <w:bookmarkStart w:id="632" w:name="_Toc11391242"/>
      <w:bookmarkStart w:id="633" w:name="_Toc127519122"/>
      <w:bookmarkStart w:id="634" w:name="_Toc119939805"/>
      <w:bookmarkEnd w:id="628"/>
      <w:r w:rsidRPr="004E29C8">
        <w:rPr>
          <w:highlight w:val="yellow"/>
        </w:rPr>
        <w:t xml:space="preserve">sdtc:signatureText in Authenticator and </w:t>
      </w:r>
      <w:r w:rsidR="006F5EDD" w:rsidRPr="004E29C8">
        <w:rPr>
          <w:highlight w:val="yellow"/>
        </w:rPr>
        <w:t>l</w:t>
      </w:r>
      <w:r w:rsidRPr="004E29C8">
        <w:rPr>
          <w:highlight w:val="yellow"/>
        </w:rPr>
        <w:t>egalAuthenticator</w:t>
      </w:r>
      <w:bookmarkEnd w:id="629"/>
      <w:bookmarkEnd w:id="630"/>
      <w:bookmarkEnd w:id="631"/>
      <w:bookmarkEnd w:id="632"/>
      <w:bookmarkEnd w:id="633"/>
      <w:bookmarkEnd w:id="634"/>
    </w:p>
    <w:p w14:paraId="152B6D99" w14:textId="77777777" w:rsidR="00A10C4D" w:rsidRPr="00D14360" w:rsidRDefault="00A10C4D" w:rsidP="00B505D2">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14:paraId="3E183231" w14:textId="77777777" w:rsidR="00A10C4D" w:rsidRPr="00D14360" w:rsidRDefault="00A10C4D" w:rsidP="00B505D2">
      <w:pPr>
        <w:spacing w:after="120"/>
        <w:rPr>
          <w:rFonts w:cs="Calibri"/>
          <w:color w:val="000000"/>
        </w:rPr>
      </w:pPr>
      <w:r w:rsidRPr="00D14360">
        <w:rPr>
          <w:rFonts w:cs="Calibri"/>
          <w:color w:val="000000"/>
        </w:rPr>
        <w:t>The HL7 CDA R2 Attachment IG: Exchange of C-CDA Based Documents, R1 – US Realm explains, “The legalAuthenticator is recorded in ClinicalDocument.legalAuthenticator, and represents a participant who has legally authenticated the document. Authenticators are recorded in ClinicalDocument.authenticator,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009B30E1" w:rsidRPr="00D14360">
        <w:rPr>
          <w:rFonts w:cs="Calibri"/>
          <w:color w:val="000000"/>
        </w:rPr>
        <w:t>”</w:t>
      </w:r>
      <w:r w:rsidRPr="00D14360">
        <w:rPr>
          <w:rStyle w:val="FootnoteReference"/>
          <w:rFonts w:cs="Calibri"/>
          <w:color w:val="000000"/>
        </w:rPr>
        <w:footnoteReference w:id="71"/>
      </w:r>
    </w:p>
    <w:p w14:paraId="414A50B3" w14:textId="77777777" w:rsidR="00D42FF7" w:rsidRPr="00D14360" w:rsidRDefault="00D42FF7" w:rsidP="00D42FF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2"/>
      </w:r>
      <w:r w:rsidRPr="00D14360">
        <w:rPr>
          <w:rFonts w:cs="Calibri"/>
          <w:color w:val="000000"/>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253D2B" w:rsidRPr="00C64922" w14:paraId="0ADF6834" w14:textId="77777777" w:rsidTr="004E29C8">
        <w:tc>
          <w:tcPr>
            <w:tcW w:w="725" w:type="dxa"/>
            <w:tcBorders>
              <w:right w:val="nil"/>
            </w:tcBorders>
            <w:shd w:val="clear" w:color="auto" w:fill="C6D9F1"/>
          </w:tcPr>
          <w:p w14:paraId="5B06C721" w14:textId="77777777" w:rsidR="00253D2B" w:rsidRPr="00D14360" w:rsidRDefault="00634398" w:rsidP="00D14360">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2E12309B" w14:textId="7C10ACAC" w:rsidR="00253D2B" w:rsidRPr="00D14360" w:rsidRDefault="00253D2B" w:rsidP="00D14360">
            <w:pPr>
              <w:autoSpaceDE w:val="0"/>
              <w:autoSpaceDN w:val="0"/>
              <w:adjustRightInd w:val="0"/>
              <w:spacing w:after="120"/>
              <w:rPr>
                <w:rFonts w:cs="Calibri"/>
                <w:i/>
                <w:iCs/>
                <w:color w:val="000000"/>
              </w:rPr>
            </w:pPr>
            <w:r w:rsidRPr="00D14360">
              <w:rPr>
                <w:rFonts w:cs="Calibri"/>
                <w:color w:val="000000"/>
              </w:rPr>
              <w:t xml:space="preserve">All documents SHALL have a </w:t>
            </w:r>
            <w:r w:rsidRPr="00D14360">
              <w:rPr>
                <w:rFonts w:cs="Calibri"/>
                <w:i/>
                <w:iCs/>
                <w:color w:val="000000"/>
              </w:rPr>
              <w:t xml:space="preserve">legalAuthenticator. </w:t>
            </w:r>
            <w:r w:rsidRPr="00D14360">
              <w:rPr>
                <w:rFonts w:cs="Calibri"/>
                <w:color w:val="000000"/>
              </w:rPr>
              <w:t>In the case of generated summary documents, institutions may meet the requirement for a Legal Authenticator by extending the practice of maintaining a “Signature on File”. The person</w:t>
            </w:r>
            <w:r w:rsidR="00D27E26">
              <w:rPr>
                <w:rFonts w:cs="Calibri"/>
                <w:color w:val="000000"/>
              </w:rPr>
              <w:t xml:space="preserve">, </w:t>
            </w:r>
            <w:r w:rsidRPr="00D14360">
              <w:rPr>
                <w:rFonts w:cs="Calibri"/>
                <w:color w:val="000000"/>
              </w:rPr>
              <w:t>entity</w:t>
            </w:r>
            <w:r w:rsidR="00D27E26">
              <w:rPr>
                <w:rFonts w:cs="Calibri"/>
                <w:color w:val="000000"/>
              </w:rPr>
              <w:t>, organization, role, etc.</w:t>
            </w:r>
            <w:r w:rsidRPr="00D14360">
              <w:rPr>
                <w:rFonts w:cs="Calibri"/>
                <w:color w:val="000000"/>
              </w:rPr>
              <w:t xml:space="preserve">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rFonts w:cs="Calibri"/>
                <w:color w:val="000000"/>
              </w:rPr>
              <w:t xml:space="preserve"> </w:t>
            </w:r>
            <w:r w:rsidR="00D27E26">
              <w:rPr>
                <w:rFonts w:cs="Calibri"/>
                <w:color w:val="000000"/>
              </w:rPr>
              <w:t xml:space="preserve">In real-world exchange, organizations and roles are being used as legalAuthenticators; this is consistent with the CDA base standard. </w:t>
            </w:r>
            <w:r w:rsidR="009456DE" w:rsidRPr="007770C6">
              <w:rPr>
                <w:rFonts w:cs="Calibri"/>
                <w:b/>
                <w:bCs/>
                <w:color w:val="000000"/>
              </w:rPr>
              <w:t>[AIGEX-HD4]</w:t>
            </w:r>
          </w:p>
        </w:tc>
      </w:tr>
      <w:tr w:rsidR="009456DE" w:rsidRPr="00C64922" w14:paraId="10E9A4B7" w14:textId="77777777" w:rsidTr="004E29C8">
        <w:tc>
          <w:tcPr>
            <w:tcW w:w="725" w:type="dxa"/>
            <w:tcBorders>
              <w:right w:val="nil"/>
            </w:tcBorders>
            <w:shd w:val="clear" w:color="auto" w:fill="C6D9F1"/>
          </w:tcPr>
          <w:p w14:paraId="37AD47B7" w14:textId="77777777" w:rsidR="009456DE" w:rsidRPr="00C64922" w:rsidRDefault="00634398" w:rsidP="00D14360">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0DA5137F" w14:textId="77777777" w:rsidR="009456DE" w:rsidRPr="00D14360" w:rsidRDefault="009456DE" w:rsidP="00D14360">
            <w:pPr>
              <w:autoSpaceDE w:val="0"/>
              <w:autoSpaceDN w:val="0"/>
              <w:adjustRightInd w:val="0"/>
              <w:spacing w:after="120"/>
              <w:rPr>
                <w:rFonts w:cs="Calibri"/>
                <w:color w:val="000000"/>
              </w:rPr>
            </w:pPr>
            <w:r w:rsidRPr="00D14360">
              <w:rPr>
                <w:rFonts w:cs="Calibri"/>
                <w:color w:val="000000"/>
              </w:rPr>
              <w:t xml:space="preserve">All documents that contain </w:t>
            </w:r>
            <w:r w:rsidRPr="00D14360">
              <w:rPr>
                <w:rFonts w:cs="Calibri"/>
                <w:i/>
                <w:iCs/>
                <w:color w:val="000000"/>
              </w:rPr>
              <w:t>sdtc:signatureText</w:t>
            </w:r>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14:paraId="0E29B816" w14:textId="77777777" w:rsidR="00A10C4D" w:rsidRPr="00D14360" w:rsidRDefault="00A10C4D" w:rsidP="005E7793">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009B30E1" w:rsidRPr="00D14360">
        <w:rPr>
          <w:rFonts w:cs="Calibri"/>
          <w:color w:val="000000"/>
        </w:rPr>
        <w:t>.</w:t>
      </w:r>
      <w:r w:rsidRPr="00D14360">
        <w:rPr>
          <w:rStyle w:val="FootnoteReference"/>
          <w:rFonts w:cs="Calibri"/>
          <w:color w:val="000000"/>
        </w:rPr>
        <w:footnoteReference w:id="73"/>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4E29C8">
        <w:tc>
          <w:tcPr>
            <w:tcW w:w="725" w:type="dxa"/>
            <w:tcBorders>
              <w:right w:val="nil"/>
            </w:tcBorders>
            <w:shd w:val="clear" w:color="auto" w:fill="C6D9F1"/>
          </w:tcPr>
          <w:p w14:paraId="7187D66B" w14:textId="77777777" w:rsidR="00510672" w:rsidRPr="00C64922" w:rsidRDefault="00634398" w:rsidP="00510672">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sdtc:signatureText extension for Authenticators and LegalAuthenticators. </w:t>
            </w:r>
            <w:r w:rsidRPr="00D14360">
              <w:rPr>
                <w:b/>
              </w:rPr>
              <w:t>[</w:t>
            </w:r>
            <w:r w:rsidR="00B3590A">
              <w:rPr>
                <w:b/>
              </w:rPr>
              <w:t>BP-042</w:t>
            </w:r>
            <w:r w:rsidRPr="00D14360">
              <w:rPr>
                <w:b/>
              </w:rPr>
              <w:t>]</w:t>
            </w:r>
          </w:p>
        </w:tc>
      </w:tr>
      <w:tr w:rsidR="008E236E" w:rsidRPr="00C64922" w14:paraId="33C55EB5" w14:textId="77777777" w:rsidTr="004E29C8">
        <w:tc>
          <w:tcPr>
            <w:tcW w:w="725" w:type="dxa"/>
            <w:tcBorders>
              <w:right w:val="nil"/>
            </w:tcBorders>
            <w:shd w:val="clear" w:color="auto" w:fill="C6D9F1"/>
          </w:tcPr>
          <w:p w14:paraId="37E5CE1C" w14:textId="77777777" w:rsidR="00510672" w:rsidRPr="00C64922" w:rsidRDefault="00634398" w:rsidP="00510672">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C17F49">
      <w:pPr>
        <w:pStyle w:val="Heading3"/>
      </w:pPr>
      <w:bookmarkStart w:id="635" w:name="_smomuu27l9l7" w:colFirst="0" w:colLast="0"/>
      <w:bookmarkStart w:id="636" w:name="_Toc10690839"/>
      <w:bookmarkStart w:id="637" w:name="_Toc11043579"/>
      <w:bookmarkStart w:id="638" w:name="_Toc11045573"/>
      <w:bookmarkStart w:id="639" w:name="_Toc11391243"/>
      <w:bookmarkStart w:id="640" w:name="_Toc127519123"/>
      <w:bookmarkStart w:id="641" w:name="_Toc119939806"/>
      <w:bookmarkEnd w:id="635"/>
      <w:r w:rsidRPr="00C64922">
        <w:t>Context of Care</w:t>
      </w:r>
      <w:bookmarkEnd w:id="636"/>
      <w:bookmarkEnd w:id="637"/>
      <w:bookmarkEnd w:id="638"/>
      <w:bookmarkEnd w:id="639"/>
      <w:bookmarkEnd w:id="640"/>
      <w:bookmarkEnd w:id="641"/>
    </w:p>
    <w:p w14:paraId="633B9B93" w14:textId="77777777" w:rsidR="00A10C4D" w:rsidRPr="00D14360" w:rsidRDefault="00A10C4D" w:rsidP="00B505D2">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actRelationships present </w:t>
      </w:r>
      <w:r w:rsidRPr="00D14360">
        <w:rPr>
          <w:rFonts w:cs="Calibri"/>
          <w:color w:val="000000"/>
        </w:rPr>
        <w:lastRenderedPageBreak/>
        <w:t xml:space="preserve">in the header.  In a Patient Summary, the documentationOf/serviceEvent holds the key information about the range of time covered by the document and the key providers involved in the provision of the summarized care. </w:t>
      </w:r>
    </w:p>
    <w:p w14:paraId="00CC3C02" w14:textId="77777777" w:rsidR="00A10C4D" w:rsidRPr="00D14360" w:rsidRDefault="00A10C4D" w:rsidP="00B505D2">
      <w:pPr>
        <w:spacing w:after="120"/>
        <w:rPr>
          <w:rFonts w:cs="Calibri"/>
          <w:color w:val="000000"/>
        </w:rPr>
      </w:pPr>
      <w:r w:rsidRPr="00D14360">
        <w:rPr>
          <w:rFonts w:cs="Calibri"/>
          <w:color w:val="000000"/>
        </w:rPr>
        <w:t>In an Encounter Summary, the header needs to capture the context of care for a particular encounter.</w:t>
      </w:r>
    </w:p>
    <w:p w14:paraId="3626D7E4" w14:textId="77777777" w:rsidR="00A10C4D" w:rsidRDefault="00A10C4D" w:rsidP="004E29C8">
      <w:pPr>
        <w:pStyle w:val="Heading4"/>
      </w:pPr>
      <w:bookmarkStart w:id="642" w:name="_yz4s52wzzqyr" w:colFirst="0" w:colLast="0"/>
      <w:bookmarkStart w:id="643" w:name="_Toc11043580"/>
      <w:bookmarkEnd w:id="642"/>
      <w:r w:rsidRPr="00C64922">
        <w:t>Encompassing Encounter</w:t>
      </w:r>
      <w:bookmarkEnd w:id="6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9D1583" w:rsidRPr="00C64922" w14:paraId="778C8475" w14:textId="77777777" w:rsidTr="004E29C8">
        <w:tc>
          <w:tcPr>
            <w:tcW w:w="614" w:type="dxa"/>
            <w:tcBorders>
              <w:right w:val="nil"/>
            </w:tcBorders>
            <w:shd w:val="clear" w:color="auto" w:fill="C6D9F1"/>
          </w:tcPr>
          <w:p w14:paraId="0B352464" w14:textId="77777777" w:rsidR="00510672" w:rsidRPr="00C64922" w:rsidRDefault="00634398" w:rsidP="00510672">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encompassingEncounter/effectiveTime and the encompassingEncounter/location/healthCareFacility/serviceProviderOrganization and the encompassingEncounter/responsibleParty/assignedEntity.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Fonts w:cs="Calibri"/>
        </w:rPr>
      </w:pPr>
    </w:p>
    <w:p w14:paraId="1381E594" w14:textId="77777777" w:rsidR="00A10C4D" w:rsidRDefault="00A10C4D" w:rsidP="004E29C8">
      <w:pPr>
        <w:pStyle w:val="Heading4"/>
      </w:pPr>
      <w:bookmarkStart w:id="644" w:name="_4cuakiil2kfm" w:colFirst="0" w:colLast="0"/>
      <w:bookmarkStart w:id="645" w:name="_Toc11043581"/>
      <w:bookmarkEnd w:id="644"/>
      <w:r w:rsidRPr="00C64922">
        <w:t>Service Events</w:t>
      </w:r>
      <w:bookmarkEnd w:id="645"/>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4E29C8">
        <w:tc>
          <w:tcPr>
            <w:tcW w:w="725" w:type="dxa"/>
            <w:tcBorders>
              <w:right w:val="nil"/>
            </w:tcBorders>
            <w:shd w:val="clear" w:color="auto" w:fill="C6D9F1"/>
          </w:tcPr>
          <w:p w14:paraId="795108DF" w14:textId="77777777" w:rsidR="00510672" w:rsidRPr="00C64922" w:rsidRDefault="00634398" w:rsidP="00510672">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documentationOf/serviceEvent, including the serviceEvent/effectiveTime, serviceEvent/code, and serviceEvent/performer(s). </w:t>
            </w:r>
            <w:r w:rsidRPr="00D14360">
              <w:rPr>
                <w:b/>
              </w:rPr>
              <w:t>[</w:t>
            </w:r>
            <w:r w:rsidR="00B3590A">
              <w:rPr>
                <w:b/>
              </w:rPr>
              <w:t>BP-045</w:t>
            </w:r>
            <w:r w:rsidRPr="00D14360">
              <w:rPr>
                <w:b/>
              </w:rPr>
              <w:t>]</w:t>
            </w:r>
          </w:p>
        </w:tc>
      </w:tr>
      <w:tr w:rsidR="00510672" w:rsidRPr="00C64922" w14:paraId="0451054E" w14:textId="77777777" w:rsidTr="004E29C8">
        <w:tc>
          <w:tcPr>
            <w:tcW w:w="725" w:type="dxa"/>
            <w:tcBorders>
              <w:right w:val="nil"/>
            </w:tcBorders>
            <w:shd w:val="clear" w:color="auto" w:fill="C6D9F1"/>
          </w:tcPr>
          <w:p w14:paraId="5FDCBD56" w14:textId="77777777" w:rsidR="00510672" w:rsidRPr="00C64922" w:rsidRDefault="00634398" w:rsidP="00510672">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documentationOf/serviceEvent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4E29C8">
      <w:pPr>
        <w:pStyle w:val="Heading4"/>
      </w:pPr>
      <w:bookmarkStart w:id="646" w:name="_mlwlkhjn108d" w:colFirst="0" w:colLast="0"/>
      <w:bookmarkStart w:id="647" w:name="_Toc11043582"/>
      <w:bookmarkEnd w:id="646"/>
      <w:r w:rsidRPr="00C64922">
        <w:t>Orders Fulfilled</w:t>
      </w:r>
      <w:bookmarkEnd w:id="647"/>
    </w:p>
    <w:p w14:paraId="00F6A204" w14:textId="77777777" w:rsidR="004A156E" w:rsidRPr="003A3D50" w:rsidRDefault="004A156E" w:rsidP="004A156E">
      <w:pPr>
        <w:rPr>
          <w:rFonts w:cs="Calibri"/>
        </w:rPr>
      </w:pPr>
      <w:r w:rsidRPr="003A3D50">
        <w:rPr>
          <w:rFonts w:cs="Calibri"/>
        </w:rPr>
        <w:t>If an Encounter occurred as a result of a previously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4E29C8">
        <w:tc>
          <w:tcPr>
            <w:tcW w:w="725" w:type="dxa"/>
            <w:tcBorders>
              <w:right w:val="nil"/>
            </w:tcBorders>
            <w:shd w:val="clear" w:color="auto" w:fill="C6D9F1"/>
          </w:tcPr>
          <w:p w14:paraId="1B6FE273" w14:textId="77777777" w:rsidR="00510672" w:rsidRPr="00C64922" w:rsidRDefault="00634398" w:rsidP="00510672">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infulfillmentOf/order and the infulfillmentOf/order/id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4E29C8">
        <w:tc>
          <w:tcPr>
            <w:tcW w:w="725" w:type="dxa"/>
            <w:tcBorders>
              <w:right w:val="nil"/>
            </w:tcBorders>
            <w:shd w:val="clear" w:color="auto" w:fill="C6D9F1"/>
          </w:tcPr>
          <w:p w14:paraId="554A2DD9" w14:textId="77777777" w:rsidR="005A1675" w:rsidRPr="00C64922" w:rsidRDefault="00634398" w:rsidP="00510672">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C17F49">
      <w:pPr>
        <w:pStyle w:val="Heading3"/>
      </w:pPr>
      <w:bookmarkStart w:id="648" w:name="_da1n83j3qwjr" w:colFirst="0" w:colLast="0"/>
      <w:bookmarkStart w:id="649" w:name="_xh7pd8p88wxn" w:colFirst="0" w:colLast="0"/>
      <w:bookmarkStart w:id="650" w:name="_Toc10690840"/>
      <w:bookmarkStart w:id="651" w:name="_Toc11043583"/>
      <w:bookmarkStart w:id="652" w:name="_Toc11045574"/>
      <w:bookmarkStart w:id="653" w:name="_Toc11391244"/>
      <w:bookmarkStart w:id="654" w:name="_Toc127519124"/>
      <w:bookmarkStart w:id="655" w:name="_Toc119939807"/>
      <w:bookmarkEnd w:id="648"/>
      <w:bookmarkEnd w:id="649"/>
      <w:r w:rsidRPr="00C64922">
        <w:t>Related Parent Document</w:t>
      </w:r>
      <w:bookmarkEnd w:id="650"/>
      <w:bookmarkEnd w:id="651"/>
      <w:bookmarkEnd w:id="652"/>
      <w:bookmarkEnd w:id="653"/>
      <w:bookmarkEnd w:id="654"/>
      <w:bookmarkEnd w:id="655"/>
    </w:p>
    <w:p w14:paraId="6A4E1E3F" w14:textId="34DFEDA2" w:rsidR="001A3E99" w:rsidRDefault="004A552E" w:rsidP="004A552E">
      <w:pPr>
        <w:spacing w:before="100" w:beforeAutospacing="1" w:after="100" w:afterAutospacing="1"/>
        <w:rPr>
          <w:rFonts w:cs="Calibri"/>
        </w:rPr>
      </w:pPr>
      <w:r w:rsidRPr="00D14360">
        <w:rPr>
          <w:rFonts w:cs="Calibri"/>
          <w:color w:val="000000"/>
        </w:rPr>
        <w:t>The ParentDocument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4"/>
      </w:r>
      <w:r w:rsidR="00B854E1" w:rsidRPr="00D14360">
        <w:rPr>
          <w:rFonts w:cs="Calibri"/>
          <w:color w:val="000000"/>
        </w:rPr>
        <w:t xml:space="preserve"> The relatedDocument/parentDocument/id element is a mechanism used to link a revised, addend</w:t>
      </w:r>
      <w:r w:rsidR="00721EC9">
        <w:rPr>
          <w:rFonts w:cs="Calibri"/>
          <w:color w:val="000000"/>
        </w:rPr>
        <w:t>um</w:t>
      </w:r>
      <w:r w:rsidR="00B854E1" w:rsidRPr="00D14360">
        <w:rPr>
          <w:rFonts w:cs="Calibri"/>
          <w:color w:val="000000"/>
        </w:rPr>
        <w:t xml:space="preserve">, or transformed document to its original source document.  </w:t>
      </w:r>
      <w:r w:rsidR="00B854E1" w:rsidRPr="00D14360">
        <w:rPr>
          <w:rFonts w:cs="Calibri"/>
        </w:rPr>
        <w:t>There are many situations where a document may be updated. For example, a pending lab</w:t>
      </w:r>
      <w:r w:rsidR="001E18AB">
        <w:rPr>
          <w:rFonts w:cs="Calibri"/>
        </w:rPr>
        <w:t>oratory</w:t>
      </w:r>
      <w:r w:rsidR="00B854E1" w:rsidRPr="00D14360">
        <w:rPr>
          <w:rFonts w:cs="Calibri"/>
        </w:rPr>
        <w:t xml:space="preserve"> result or a missing note may trigger an update. The base CDA standard provides this mechanism to replace or append a previously sent document through the parentDocument relationship. </w:t>
      </w:r>
    </w:p>
    <w:p w14:paraId="4B4150E0" w14:textId="048D68FD" w:rsidR="004A552E" w:rsidRPr="00D14360" w:rsidRDefault="00484D15" w:rsidP="004A552E">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cs="Calibri"/>
        </w:rPr>
        <w:t xml:space="preserve"> </w:t>
      </w:r>
      <w:r w:rsidRPr="00D14360">
        <w:rPr>
          <w:rFonts w:cs="Calibri"/>
        </w:rPr>
        <w:t>Indicate the parent document is being replaced by using a replace relationship (typeCode=”RPLC”).</w:t>
      </w:r>
      <w:r w:rsidR="00A519FD">
        <w:rPr>
          <w:rStyle w:val="FootnoteReference"/>
          <w:rFonts w:cs="Calibri"/>
        </w:rPr>
        <w:footnoteReference w:id="75"/>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4E29C8">
        <w:trPr>
          <w:trHeight w:val="288"/>
        </w:trPr>
        <w:tc>
          <w:tcPr>
            <w:tcW w:w="810" w:type="dxa"/>
            <w:tcBorders>
              <w:right w:val="nil"/>
            </w:tcBorders>
            <w:shd w:val="clear" w:color="auto" w:fill="C6D9F1"/>
          </w:tcPr>
          <w:p w14:paraId="23C8851B" w14:textId="77777777" w:rsidR="003776E2" w:rsidRPr="00C64922" w:rsidRDefault="00634398" w:rsidP="004134E2">
            <w:pPr>
              <w:pStyle w:val="BodyText"/>
              <w:rPr>
                <w:noProof/>
              </w:rPr>
            </w:pPr>
            <w:r>
              <w:rPr>
                <w:noProof/>
              </w:rPr>
              <w:lastRenderedPageBreak/>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C-CDA Content Creators SHOULD populate the ClinicalDocument/relatedDocument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5644496D" w:rsidR="002B406D" w:rsidRDefault="00CA5B48" w:rsidP="00B85A9E">
      <w:pPr>
        <w:pStyle w:val="Caption"/>
        <w:keepNext/>
        <w:spacing w:before="240" w:after="0" w:line="276" w:lineRule="auto"/>
      </w:pPr>
      <w:r>
        <w:t xml:space="preserve">  </w:t>
      </w:r>
      <w:bookmarkStart w:id="656" w:name="_Toc118898736"/>
      <w:bookmarkStart w:id="657" w:name="_Toc127519255"/>
      <w:bookmarkStart w:id="658" w:name="_Toc119939938"/>
      <w:r w:rsidR="002B406D">
        <w:t xml:space="preserve">Example </w:t>
      </w:r>
      <w:r w:rsidR="008B59D0">
        <w:fldChar w:fldCharType="begin"/>
      </w:r>
      <w:r w:rsidR="008B59D0">
        <w:instrText xml:space="preserve"> SEQ Example \* ARABIC </w:instrText>
      </w:r>
      <w:r w:rsidR="008B59D0">
        <w:fldChar w:fldCharType="separate"/>
      </w:r>
      <w:r w:rsidR="00DC1072">
        <w:rPr>
          <w:noProof/>
        </w:rPr>
        <w:t>15</w:t>
      </w:r>
      <w:r w:rsidR="008B59D0">
        <w:rPr>
          <w:noProof/>
        </w:rPr>
        <w:fldChar w:fldCharType="end"/>
      </w:r>
      <w:r w:rsidR="002B406D">
        <w:t>:</w:t>
      </w:r>
      <w:r w:rsidR="00BA5010">
        <w:t xml:space="preserve"> </w:t>
      </w:r>
      <w:r w:rsidR="002B406D" w:rsidRPr="00685788">
        <w:t>Replacement Discharge Summary Document with Hospital Course Added</w:t>
      </w:r>
      <w:bookmarkEnd w:id="656"/>
      <w:bookmarkEnd w:id="657"/>
      <w:bookmarkEnd w:id="6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B96" w:rsidRPr="001D005F" w14:paraId="52EE05DB" w14:textId="77777777" w:rsidTr="004E29C8">
        <w:tc>
          <w:tcPr>
            <w:tcW w:w="9350" w:type="dxa"/>
            <w:shd w:val="clear" w:color="auto" w:fill="auto"/>
          </w:tcPr>
          <w:p w14:paraId="15E3144F" w14:textId="2AFD89B3"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&lt;ClinicalDocument&gt; &lt;realmCode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438EEAA6" w14:textId="250CF91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&lt;typeId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5CCCB4E0" w14:textId="162A186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3443D5A9" w14:textId="2DFEF08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9687788" w14:textId="1BCD148D"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7BE6CA8" w14:textId="1DC32504"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14:paraId="4F5B311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/&gt; </w:t>
            </w:r>
          </w:p>
          <w:p w14:paraId="7877F55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 value="20160414145050-0500"&gt; </w:t>
            </w:r>
          </w:p>
          <w:p w14:paraId="335A81E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&lt;confidentialityCode codeSystem="2.16.840.1.113883.5.25" code="N"&gt; </w:t>
            </w:r>
          </w:p>
          <w:p w14:paraId="32363D4E"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code="en-US"&gt; </w:t>
            </w:r>
          </w:p>
          <w:p w14:paraId="65DAB0A0"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 I&gt; </w:t>
            </w:r>
          </w:p>
          <w:p w14:paraId="11B6DB6B"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value="2"&gt; </w:t>
            </w:r>
          </w:p>
          <w:p w14:paraId="2F0C63E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 typeCode="RPLC"› </w:t>
            </w:r>
          </w:p>
          <w:p w14:paraId="09623C9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&lt;parentDocument&gt; &lt;id root="2.16.840.1.113883.19.5.99999.1" extension="20160414014447"&gt; </w:t>
            </w:r>
          </w:p>
          <w:p w14:paraId="18BB16E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codeSystem="2.16.840.1.113883.6.1" codeSystemName="LOINC" code="18842-5" </w:t>
            </w:r>
          </w:p>
          <w:p w14:paraId="5C69FED8"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I&gt; </w:t>
            </w:r>
          </w:p>
          <w:p w14:paraId="69629263"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root="2.16.840.1.113883.19.5.99999.19"&gt; </w:t>
            </w:r>
          </w:p>
          <w:p w14:paraId="0596CBB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value="1"&gt; &lt;/parentDocument&gt; </w:t>
            </w:r>
          </w:p>
          <w:p w14:paraId="0511E69A"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&lt;/relatedDocument&gt;</w:t>
            </w:r>
          </w:p>
          <w:p w14:paraId="1AC8617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root="1.3.6.1.4.1.19376.1.5.3.1.3.5"/&gt; </w:t>
            </w:r>
          </w:p>
          <w:p w14:paraId="69D5B7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displayName="HOSPITAL COURSE" codeSystem="2.16.840.1.113883.6.1"      </w:t>
            </w:r>
          </w:p>
          <w:p w14:paraId="46E7F2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codeSystemName="LOINC"/&gt; </w:t>
            </w:r>
          </w:p>
          <w:p w14:paraId="4B494DCC"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6DB4FA2A" w14:textId="77777777" w:rsidR="000F4B96" w:rsidRPr="00D14360" w:rsidRDefault="00D54C53" w:rsidP="001D005F">
            <w:pPr>
              <w:rPr>
                <w:rFonts w:cs="Calibri"/>
                <w:b/>
                <w:bCs/>
                <w:color w:val="000000"/>
              </w:rPr>
            </w:pPr>
            <w:r w:rsidRPr="00D14360">
              <w:rPr>
                <w:rFonts w:ascii="Courier New" w:hAnsi="Courier New" w:cs="Courier New"/>
                <w:color w:val="000000"/>
                <w:sz w:val="16"/>
                <w:szCs w:val="16"/>
              </w:rPr>
              <w:t xml:space="preserve">       &lt;/text&gt;</w:t>
            </w:r>
          </w:p>
        </w:tc>
      </w:tr>
    </w:tbl>
    <w:p w14:paraId="10639248" w14:textId="77777777" w:rsidR="00C65E25" w:rsidRDefault="00C65E25" w:rsidP="00B505D2">
      <w:pPr>
        <w:spacing w:after="120"/>
        <w:rPr>
          <w:rFonts w:cs="Calibri"/>
          <w:b/>
          <w:bCs/>
          <w:color w:val="000000"/>
        </w:rPr>
      </w:pPr>
    </w:p>
    <w:p w14:paraId="56EF80F6" w14:textId="751185F5" w:rsidR="00A10C4D" w:rsidRPr="00D14360" w:rsidRDefault="009456DE" w:rsidP="00B505D2">
      <w:pPr>
        <w:spacing w:after="120"/>
        <w:rPr>
          <w:rFonts w:cs="Calibri"/>
          <w:color w:val="000000"/>
        </w:rPr>
      </w:pPr>
      <w:r w:rsidRPr="00D14360">
        <w:rPr>
          <w:rFonts w:cs="Calibri"/>
          <w:b/>
          <w:bCs/>
          <w:color w:val="000000"/>
        </w:rPr>
        <w:t>Reference:</w:t>
      </w:r>
      <w:r w:rsidR="00203749"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_Ref21897506 \w \h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2.6.1</w:t>
      </w:r>
      <w:r w:rsidR="00203749" w:rsidRPr="007770C6">
        <w:rPr>
          <w:rFonts w:cs="Calibri"/>
          <w:color w:val="0000FF"/>
          <w:u w:val="single"/>
        </w:rPr>
        <w:fldChar w:fldCharType="end"/>
      </w:r>
      <w:r w:rsidR="00203749" w:rsidRPr="007770C6">
        <w:rPr>
          <w:rFonts w:cs="Calibri"/>
          <w:b/>
          <w:bCs/>
          <w:color w:val="0000FF"/>
          <w:u w:val="single"/>
        </w:rPr>
        <w:t xml:space="preserve"> </w:t>
      </w:r>
      <w:r w:rsidR="00203749" w:rsidRPr="007770C6">
        <w:rPr>
          <w:rFonts w:cs="Calibri"/>
          <w:b/>
          <w:bCs/>
          <w:color w:val="0000FF"/>
          <w:u w:val="single"/>
        </w:rPr>
        <w:fldChar w:fldCharType="begin"/>
      </w:r>
      <w:r w:rsidR="00203749" w:rsidRPr="007770C6">
        <w:rPr>
          <w:rFonts w:cs="Calibri"/>
          <w:b/>
          <w:bCs/>
          <w:color w:val="0000FF"/>
          <w:u w:val="single"/>
        </w:rPr>
        <w:instrText xml:space="preserve"> REF _Ref21897512 \h  \* MERGEFORMAT </w:instrText>
      </w:r>
      <w:r w:rsidR="00203749" w:rsidRPr="007770C6">
        <w:rPr>
          <w:rFonts w:cs="Calibri"/>
          <w:b/>
          <w:bCs/>
          <w:color w:val="0000FF"/>
          <w:u w:val="single"/>
        </w:rPr>
      </w:r>
      <w:r w:rsidR="00203749" w:rsidRPr="007770C6">
        <w:rPr>
          <w:rFonts w:cs="Calibri"/>
          <w:b/>
          <w:bCs/>
          <w:color w:val="0000FF"/>
          <w:u w:val="single"/>
        </w:rPr>
        <w:fldChar w:fldCharType="separate"/>
      </w:r>
      <w:r w:rsidR="00DC1072" w:rsidRPr="00254B4A">
        <w:rPr>
          <w:color w:val="0000FF"/>
          <w:u w:val="single"/>
        </w:rPr>
        <w:t>Content Creator Responsibilities</w:t>
      </w:r>
      <w:r w:rsidR="00203749" w:rsidRPr="007770C6">
        <w:rPr>
          <w:rFonts w:cs="Calibri"/>
          <w:b/>
          <w:bCs/>
          <w:color w:val="0000FF"/>
          <w:u w:val="single"/>
        </w:rPr>
        <w:fldChar w:fldCharType="end"/>
      </w:r>
    </w:p>
    <w:p w14:paraId="3D334F09" w14:textId="77777777" w:rsidR="00A10C4D" w:rsidRPr="00C64922" w:rsidRDefault="00A10C4D" w:rsidP="00C17F49">
      <w:pPr>
        <w:pStyle w:val="Heading3"/>
      </w:pPr>
      <w:bookmarkStart w:id="659" w:name="_C-CDA_R2.1_Document"/>
      <w:bookmarkStart w:id="660" w:name="_Toc10690841"/>
      <w:bookmarkStart w:id="661" w:name="_Toc11043584"/>
      <w:bookmarkStart w:id="662" w:name="_Toc11045575"/>
      <w:bookmarkStart w:id="663" w:name="_Toc11391245"/>
      <w:bookmarkStart w:id="664" w:name="_Toc127519125"/>
      <w:bookmarkStart w:id="665" w:name="_Toc119939808"/>
      <w:bookmarkEnd w:id="659"/>
      <w:r w:rsidRPr="00C64922">
        <w:t>C-CDA R2.1 Document Templates</w:t>
      </w:r>
      <w:bookmarkEnd w:id="660"/>
      <w:bookmarkEnd w:id="661"/>
      <w:bookmarkEnd w:id="662"/>
      <w:bookmarkEnd w:id="663"/>
      <w:bookmarkEnd w:id="664"/>
      <w:bookmarkEnd w:id="665"/>
    </w:p>
    <w:p w14:paraId="746BD4CC" w14:textId="78DC143E" w:rsidR="00A10C4D" w:rsidRPr="007770C6" w:rsidRDefault="00A10C4D" w:rsidP="00B505D2">
      <w:pPr>
        <w:pStyle w:val="Default"/>
        <w:spacing w:after="120"/>
        <w:rPr>
          <w:rFonts w:eastAsia="Calibri"/>
          <w:sz w:val="20"/>
        </w:rPr>
      </w:pPr>
      <w:r w:rsidRPr="007770C6">
        <w:rPr>
          <w:rFonts w:eastAsia="Calibri"/>
          <w:sz w:val="20"/>
        </w:rPr>
        <w:t>While all C-CDA document</w:t>
      </w:r>
      <w:r w:rsidR="00C14E97" w:rsidRPr="007770C6">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14:paraId="67CF8FB7" w14:textId="77777777" w:rsidR="00A10C4D" w:rsidRPr="007770C6" w:rsidRDefault="00A10C4D" w:rsidP="00B505D2">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9A2A86" w:rsidRDefault="00A10C4D" w:rsidP="00B505D2">
      <w:pPr>
        <w:spacing w:after="120"/>
        <w:rPr>
          <w:rFonts w:cs="Calibri"/>
          <w:color w:val="000000"/>
        </w:rPr>
      </w:pPr>
      <w:r w:rsidRPr="009A2A86">
        <w:rPr>
          <w:rFonts w:cs="Calibri"/>
          <w:color w:val="000000"/>
        </w:rPr>
        <w:t xml:space="preserve">Each document-level template contains the following information: </w:t>
      </w:r>
    </w:p>
    <w:p w14:paraId="67491B2D"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Scope and intended use of the document type</w:t>
      </w:r>
      <w:r w:rsidR="001F7773" w:rsidRPr="009A2A86">
        <w:rPr>
          <w:rFonts w:cs="Calibri"/>
          <w:color w:val="000000"/>
        </w:rPr>
        <w:t>.</w:t>
      </w:r>
      <w:r w:rsidRPr="009A2A86">
        <w:rPr>
          <w:rFonts w:cs="Calibri"/>
          <w:color w:val="000000"/>
        </w:rPr>
        <w:t xml:space="preserve"> </w:t>
      </w:r>
    </w:p>
    <w:p w14:paraId="7AA48335"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144A7DBF"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001F7773" w:rsidRPr="009A2A86">
        <w:rPr>
          <w:rFonts w:cs="Calibri"/>
          <w:color w:val="000000"/>
        </w:rPr>
        <w:t>.</w:t>
      </w:r>
      <w:r w:rsidRPr="009A2A86">
        <w:rPr>
          <w:rFonts w:cs="Calibri"/>
          <w:color w:val="000000"/>
        </w:rPr>
        <w:t xml:space="preserve"> </w:t>
      </w:r>
    </w:p>
    <w:p w14:paraId="08C6B4AC"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Header constraints (</w:t>
      </w:r>
      <w:r w:rsidR="00BD526A" w:rsidRPr="009A2A86">
        <w:rPr>
          <w:rFonts w:cs="Calibri"/>
          <w:i/>
          <w:color w:val="000000"/>
        </w:rPr>
        <w:t>e.g.</w:t>
      </w:r>
      <w:r w:rsidRPr="009A2A86">
        <w:rPr>
          <w:rFonts w:cs="Calibri"/>
          <w:color w:val="000000"/>
        </w:rPr>
        <w:t xml:space="preserve">, document type, template id, participants) </w:t>
      </w:r>
    </w:p>
    <w:p w14:paraId="4A0DEB5F" w14:textId="77777777" w:rsidR="00A10C4D" w:rsidRPr="009A2A86" w:rsidRDefault="00A10C4D" w:rsidP="0054522C">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14:paraId="130B80E5"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Templates for structured documents (those that include a structuredBody) also define required and optional section-level templates. </w:t>
      </w:r>
    </w:p>
    <w:p w14:paraId="3B5C7B74" w14:textId="77777777" w:rsidR="00A10C4D" w:rsidRPr="009A2A86" w:rsidRDefault="00A10C4D" w:rsidP="00B505D2">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14:paraId="65F8D5B3"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Scope and intended use within a document</w:t>
      </w:r>
      <w:r w:rsidR="001F7773" w:rsidRPr="009A2A86">
        <w:rPr>
          <w:rFonts w:cs="Calibri"/>
          <w:color w:val="000000"/>
        </w:rPr>
        <w:t>.</w:t>
      </w:r>
      <w:r w:rsidRPr="009A2A86">
        <w:rPr>
          <w:rFonts w:cs="Calibri"/>
          <w:color w:val="000000"/>
        </w:rPr>
        <w:t xml:space="preserve"> </w:t>
      </w:r>
    </w:p>
    <w:p w14:paraId="162B1596"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0DE7E201"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001F7773" w:rsidRPr="009A2A86">
        <w:rPr>
          <w:rFonts w:cs="Calibri"/>
          <w:color w:val="000000"/>
        </w:rPr>
        <w:t>.</w:t>
      </w:r>
      <w:r w:rsidRPr="009A2A86">
        <w:rPr>
          <w:rFonts w:cs="Calibri"/>
          <w:color w:val="000000"/>
        </w:rPr>
        <w:t xml:space="preserve"> </w:t>
      </w:r>
    </w:p>
    <w:p w14:paraId="13D5F0EB" w14:textId="77777777" w:rsidR="00A10C4D" w:rsidRPr="009A2A86" w:rsidRDefault="00A10C4D" w:rsidP="00B505D2">
      <w:pPr>
        <w:spacing w:after="120"/>
        <w:rPr>
          <w:rFonts w:eastAsia="Calibri" w:cs="Calibri"/>
          <w:color w:val="000000"/>
        </w:rPr>
      </w:pPr>
      <w:r w:rsidRPr="009A2A86">
        <w:rPr>
          <w:rFonts w:eastAsia="Calibri" w:cs="Calibri"/>
          <w:color w:val="000000"/>
        </w:rPr>
        <w:lastRenderedPageBreak/>
        <w:t xml:space="preserve">The section may also define required and optional entry-level templates. Entry-level templates are structures for representing the information in the Narrative Block using machine representations that facilitates computerized information processing. </w:t>
      </w:r>
    </w:p>
    <w:p w14:paraId="118835D3" w14:textId="77777777" w:rsidR="00A10C4D" w:rsidRPr="009A2A86" w:rsidRDefault="00E35258" w:rsidP="00293C53">
      <w:pPr>
        <w:spacing w:after="120"/>
        <w:rPr>
          <w:rFonts w:eastAsia="Calibri" w:cs="Calibri"/>
          <w:color w:val="000000"/>
        </w:rPr>
      </w:pPr>
      <w:r w:rsidRPr="009A2A86">
        <w:rPr>
          <w:rFonts w:cs="Calibri"/>
          <w:color w:val="000000"/>
        </w:rPr>
        <w:t xml:space="preserve">The table below </w:t>
      </w:r>
      <w:r w:rsidR="00A10C4D" w:rsidRPr="009A2A86">
        <w:rPr>
          <w:rFonts w:eastAsia="Calibri" w:cs="Calibri"/>
          <w:color w:val="000000"/>
        </w:rPr>
        <w:t xml:space="preserve">describes the various document types defined by C-CDA R2.1 for use in representing clinical notes as structured documents that facilitate digital information exchange. </w:t>
      </w:r>
      <w:bookmarkStart w:id="666" w:name="_lnxbz9" w:colFirst="0" w:colLast="0"/>
      <w:bookmarkEnd w:id="666"/>
    </w:p>
    <w:p w14:paraId="318599F3" w14:textId="77777777" w:rsidR="00B3590A" w:rsidRPr="00D14360" w:rsidRDefault="00B3590A" w:rsidP="00293C53">
      <w:pPr>
        <w:spacing w:after="120"/>
        <w:rPr>
          <w:rFonts w:eastAsia="Calibri" w:cs="Calibri"/>
          <w:b/>
          <w:color w:val="000000"/>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4E29C8" w:rsidRPr="00C64922" w14:paraId="250E65B3" w14:textId="77777777" w:rsidTr="004E29C8">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rFonts w:cs="Calibri"/>
                <w:b/>
                <w:bCs/>
                <w:color w:val="FFFFFF"/>
              </w:rPr>
            </w:pPr>
            <w:r w:rsidRPr="00D14360">
              <w:rPr>
                <w:rFonts w:eastAsia="Calibri" w:cs="Calibri"/>
                <w:b/>
                <w:bCs/>
                <w:color w:val="FFFFFF"/>
              </w:rPr>
              <w:t>Document-Level Templates for Representing Clinical Notes as Structured Documents</w:t>
            </w:r>
            <w:r w:rsidR="00E31F3B" w:rsidRPr="00D14360">
              <w:rPr>
                <w:rFonts w:cs="Calibri Light"/>
                <w:b/>
                <w:bCs/>
                <w:color w:val="FFFFFF"/>
                <w:vertAlign w:val="superscript"/>
              </w:rPr>
              <w:footnoteReference w:id="76"/>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254B4A"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rFonts w:cs="Calibri Light"/>
                <w:b/>
                <w:bCs/>
                <w:color w:val="000000"/>
              </w:rPr>
            </w:pPr>
            <w:r w:rsidRPr="00D14360">
              <w:rPr>
                <w:rFonts w:cs="Calibri Light"/>
                <w:b/>
                <w:bCs/>
                <w:color w:val="000000"/>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(HHPoC))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006C6002" w:rsidRPr="00C64922" w14:paraId="4595142E" w14:textId="77777777" w:rsidTr="004E29C8">
        <w:trPr>
          <w:cantSplit/>
        </w:trPr>
        <w:tc>
          <w:tcPr>
            <w:tcW w:w="2785" w:type="dxa"/>
            <w:tcBorders>
              <w:right w:val="nil"/>
            </w:tcBorders>
            <w:shd w:val="clear" w:color="auto" w:fill="FFFFFF"/>
          </w:tcPr>
          <w:p w14:paraId="1C528B19" w14:textId="77777777" w:rsidR="00A10C4D" w:rsidRPr="00D14360" w:rsidRDefault="00A10C4D" w:rsidP="00D14360">
            <w:pPr>
              <w:spacing w:after="120"/>
              <w:rPr>
                <w:rFonts w:cs="Calibri Light"/>
                <w:b/>
                <w:bCs/>
                <w:color w:val="000000"/>
              </w:rPr>
            </w:pPr>
            <w:r w:rsidRPr="00D14360">
              <w:rPr>
                <w:rFonts w:cs="Calibri Light"/>
                <w:b/>
                <w:bCs/>
                <w:color w:val="000000"/>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00254B4A"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rFonts w:cs="Calibri Light"/>
                <w:b/>
                <w:bCs/>
                <w:color w:val="000000"/>
              </w:rPr>
            </w:pPr>
            <w:r w:rsidRPr="00D14360">
              <w:rPr>
                <w:rFonts w:cs="Calibri Light"/>
                <w:b/>
                <w:bCs/>
                <w:color w:val="000000"/>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007D7146" w:rsidRPr="00D14360">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006C6002" w:rsidRPr="00C64922" w14:paraId="339F2FEE" w14:textId="77777777" w:rsidTr="004E29C8">
        <w:trPr>
          <w:cantSplit/>
        </w:trPr>
        <w:tc>
          <w:tcPr>
            <w:tcW w:w="2785" w:type="dxa"/>
            <w:tcBorders>
              <w:right w:val="nil"/>
            </w:tcBorders>
            <w:shd w:val="clear" w:color="auto" w:fill="FFFFFF"/>
          </w:tcPr>
          <w:p w14:paraId="2B6816CA" w14:textId="77777777" w:rsidR="00A10C4D" w:rsidRPr="00D14360" w:rsidRDefault="00A10C4D" w:rsidP="00D14360">
            <w:pPr>
              <w:spacing w:after="120"/>
              <w:rPr>
                <w:rFonts w:cs="Calibri Light"/>
                <w:b/>
                <w:bCs/>
                <w:color w:val="000000"/>
              </w:rPr>
            </w:pPr>
            <w:r w:rsidRPr="00D14360">
              <w:rPr>
                <w:rFonts w:cs="Calibri Light"/>
                <w:b/>
                <w:bCs/>
                <w:color w:val="000000"/>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00254B4A"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rFonts w:cs="Calibri Light"/>
                <w:b/>
                <w:bCs/>
                <w:color w:val="000000"/>
              </w:rPr>
            </w:pPr>
            <w:r w:rsidRPr="00D14360">
              <w:rPr>
                <w:rFonts w:cs="Calibri Light"/>
                <w:b/>
                <w:bCs/>
                <w:color w:val="000000"/>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4E29C8">
        <w:trPr>
          <w:cantSplit/>
        </w:trPr>
        <w:tc>
          <w:tcPr>
            <w:tcW w:w="2785" w:type="dxa"/>
            <w:tcBorders>
              <w:right w:val="nil"/>
            </w:tcBorders>
            <w:shd w:val="clear" w:color="auto" w:fill="FFFFFF"/>
          </w:tcPr>
          <w:p w14:paraId="1294C26E" w14:textId="77777777" w:rsidR="00A10C4D" w:rsidRPr="00D14360" w:rsidRDefault="00A10C4D" w:rsidP="00D14360">
            <w:pPr>
              <w:spacing w:after="120"/>
              <w:rPr>
                <w:rFonts w:cs="Calibri Light"/>
                <w:b/>
                <w:bCs/>
                <w:color w:val="000000"/>
              </w:rPr>
            </w:pPr>
            <w:r w:rsidRPr="00D14360">
              <w:rPr>
                <w:rFonts w:cs="Calibri Light"/>
                <w:b/>
                <w:bCs/>
                <w:color w:val="000000"/>
              </w:rPr>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00237611" w:rsidRPr="00D14360">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007D7146" w:rsidRPr="00D14360">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00254B4A"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rFonts w:cs="Calibri Light"/>
                <w:b/>
                <w:bCs/>
                <w:color w:val="000000"/>
              </w:rPr>
            </w:pPr>
            <w:r w:rsidRPr="00D14360">
              <w:rPr>
                <w:rFonts w:cs="Calibri Light"/>
                <w:b/>
                <w:bCs/>
                <w:color w:val="000000"/>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006C6002" w:rsidRPr="00C64922" w14:paraId="2B358881" w14:textId="77777777" w:rsidTr="004E29C8">
        <w:trPr>
          <w:cantSplit/>
        </w:trPr>
        <w:tc>
          <w:tcPr>
            <w:tcW w:w="2785" w:type="dxa"/>
            <w:tcBorders>
              <w:right w:val="nil"/>
            </w:tcBorders>
            <w:shd w:val="clear" w:color="auto" w:fill="FFFFFF"/>
          </w:tcPr>
          <w:p w14:paraId="2D2A0D06" w14:textId="77777777" w:rsidR="00A10C4D" w:rsidRPr="00D14360" w:rsidRDefault="00A10C4D" w:rsidP="00D14360">
            <w:pPr>
              <w:spacing w:after="120"/>
              <w:rPr>
                <w:rFonts w:cs="Calibri Light"/>
                <w:b/>
                <w:bCs/>
                <w:color w:val="000000"/>
              </w:rPr>
            </w:pPr>
            <w:r w:rsidRPr="00D14360">
              <w:rPr>
                <w:rFonts w:cs="Calibri Light"/>
                <w:b/>
                <w:bCs/>
                <w:color w:val="000000"/>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00254B4A"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rFonts w:cs="Calibri Light"/>
                <w:b/>
                <w:bCs/>
                <w:color w:val="000000"/>
              </w:rPr>
            </w:pPr>
            <w:r w:rsidRPr="00D14360">
              <w:rPr>
                <w:rFonts w:cs="Calibri Light"/>
                <w:b/>
                <w:bCs/>
                <w:color w:val="000000"/>
              </w:rPr>
              <w:lastRenderedPageBreak/>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006C6002" w:rsidRPr="00C64922" w14:paraId="6A24DEE9" w14:textId="77777777" w:rsidTr="004E29C8">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rFonts w:cs="Calibri Light"/>
                <w:b/>
                <w:bCs/>
                <w:color w:val="000000"/>
              </w:rPr>
            </w:pPr>
            <w:r w:rsidRPr="00D14360">
              <w:rPr>
                <w:rFonts w:cs="Calibri Light"/>
                <w:b/>
                <w:bCs/>
                <w:color w:val="000000"/>
              </w:rPr>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00254B4A"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rFonts w:cs="Calibri Light"/>
                <w:b/>
                <w:bCs/>
                <w:color w:val="000000"/>
              </w:rPr>
            </w:pPr>
            <w:r w:rsidRPr="00D14360">
              <w:rPr>
                <w:rFonts w:cs="Calibri Light"/>
                <w:b/>
                <w:bCs/>
                <w:color w:val="000000"/>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14:paraId="4059F8F2" w14:textId="16991CBD" w:rsidR="00293C53" w:rsidRPr="00C64922" w:rsidRDefault="00293C53" w:rsidP="00C65E25">
      <w:pPr>
        <w:pStyle w:val="Caption"/>
        <w:ind w:left="90"/>
      </w:pPr>
      <w:bookmarkStart w:id="667" w:name="_Toc118898799"/>
      <w:bookmarkStart w:id="668" w:name="_Toc127519319"/>
      <w:bookmarkStart w:id="669" w:name="_Toc119940002"/>
      <w:bookmarkStart w:id="670" w:name="_Toc10634836"/>
      <w:r w:rsidRPr="00C64922">
        <w:t xml:space="preserve">Table </w:t>
      </w:r>
      <w:r w:rsidR="008B59D0">
        <w:fldChar w:fldCharType="begin"/>
      </w:r>
      <w:r w:rsidR="008B59D0">
        <w:instrText xml:space="preserve"> SEQ Table \* ARABIC </w:instrText>
      </w:r>
      <w:r w:rsidR="008B59D0">
        <w:fldChar w:fldCharType="separate"/>
      </w:r>
      <w:r w:rsidR="00DC1072">
        <w:rPr>
          <w:noProof/>
        </w:rPr>
        <w:t>13</w:t>
      </w:r>
      <w:r w:rsidR="008B59D0">
        <w:rPr>
          <w:noProof/>
        </w:rPr>
        <w:fldChar w:fldCharType="end"/>
      </w:r>
      <w:r w:rsidRPr="00C64922">
        <w:t>: C-CDA R2.1 Document-Level Templates for Representing Clinical Notes as Structured Documents</w:t>
      </w:r>
      <w:bookmarkEnd w:id="667"/>
      <w:bookmarkEnd w:id="668"/>
      <w:bookmarkEnd w:id="669"/>
    </w:p>
    <w:bookmarkEnd w:id="670"/>
    <w:p w14:paraId="56B0262B" w14:textId="452744E8" w:rsidR="009456DE" w:rsidRPr="00D14360" w:rsidRDefault="009456DE"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_Ref98770127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Pr>
          <w:rFonts w:eastAsia="Calibri" w:cs="Calibri"/>
          <w:color w:val="0000FF"/>
          <w:u w:val="single"/>
        </w:rPr>
        <w:t>4</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_Ref98770134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sidRPr="00C64922">
        <w:t>Section Level Guidance</w:t>
      </w:r>
      <w:r w:rsidR="005632F7" w:rsidRPr="007770C6">
        <w:rPr>
          <w:rFonts w:eastAsia="Calibri" w:cs="Calibri"/>
          <w:color w:val="0000FF"/>
          <w:u w:val="single"/>
        </w:rPr>
        <w:fldChar w:fldCharType="end"/>
      </w:r>
      <w:r w:rsidR="005632F7">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_Ref98770158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Pr>
          <w:rFonts w:eastAsia="Calibri" w:cs="Calibri"/>
          <w:color w:val="0000FF"/>
          <w:u w:val="single"/>
        </w:rPr>
        <w:t>5</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_Ref98770160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sidRPr="00C64922">
        <w:t>Representation of Discrete Data</w:t>
      </w:r>
      <w:r w:rsidR="005632F7" w:rsidRPr="007770C6">
        <w:rPr>
          <w:rFonts w:eastAsia="Calibri" w:cs="Calibri"/>
          <w:color w:val="0000FF"/>
          <w:u w:val="single"/>
        </w:rPr>
        <w:fldChar w:fldCharType="end"/>
      </w:r>
    </w:p>
    <w:p w14:paraId="3EB519AF" w14:textId="77777777" w:rsidR="00825CBB" w:rsidRPr="00D14360" w:rsidRDefault="00E35258" w:rsidP="00293C53">
      <w:pPr>
        <w:spacing w:after="24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4E29C8" w:rsidRPr="00C64922" w14:paraId="19C1DB84" w14:textId="77777777" w:rsidTr="004E29C8">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254B4A"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rFonts w:cs="Calibri"/>
                <w:b/>
                <w:bCs/>
                <w:color w:val="000000"/>
              </w:rPr>
            </w:pPr>
            <w:r w:rsidRPr="00D14360">
              <w:rPr>
                <w:rFonts w:cs="Calibri"/>
                <w:b/>
                <w:bCs/>
                <w:color w:val="000000"/>
              </w:rPr>
              <w:t>Unstructured Document</w:t>
            </w:r>
          </w:p>
          <w:p w14:paraId="071DF7F8" w14:textId="77777777" w:rsidR="00A10C4D" w:rsidRPr="00D14360" w:rsidRDefault="00A10C4D" w:rsidP="00D14360">
            <w:pPr>
              <w:spacing w:after="120"/>
              <w:rPr>
                <w:rFonts w:cs="Calibri"/>
                <w:b/>
                <w:bCs/>
                <w:color w:val="000000"/>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14:paraId="63D5B4DA"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mediaType attribute, or </w:t>
            </w:r>
          </w:p>
          <w:p w14:paraId="18880908"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14:paraId="69BFC940" w14:textId="41636011" w:rsidR="00293C53" w:rsidRPr="00C64922" w:rsidRDefault="00293C53" w:rsidP="00C65E25">
      <w:pPr>
        <w:pStyle w:val="Caption"/>
        <w:ind w:left="90"/>
      </w:pPr>
      <w:bookmarkStart w:id="671" w:name="_Toc118898800"/>
      <w:bookmarkStart w:id="672" w:name="_Toc127519320"/>
      <w:bookmarkStart w:id="673" w:name="_Toc119940003"/>
      <w:bookmarkStart w:id="674" w:name="_Toc10634837"/>
      <w:r w:rsidRPr="00C64922">
        <w:t xml:space="preserve">Table </w:t>
      </w:r>
      <w:r w:rsidR="008B59D0">
        <w:fldChar w:fldCharType="begin"/>
      </w:r>
      <w:r w:rsidR="008B59D0">
        <w:instrText xml:space="preserve"> SEQ Table \* ARABIC </w:instrText>
      </w:r>
      <w:r w:rsidR="008B59D0">
        <w:fldChar w:fldCharType="separate"/>
      </w:r>
      <w:r w:rsidR="00DC1072">
        <w:rPr>
          <w:noProof/>
        </w:rPr>
        <w:t>14</w:t>
      </w:r>
      <w:r w:rsidR="008B59D0">
        <w:rPr>
          <w:noProof/>
        </w:rPr>
        <w:fldChar w:fldCharType="end"/>
      </w:r>
      <w:r w:rsidRPr="00C64922">
        <w:t>: Document Templates of Unstructured Clinical Notes</w:t>
      </w:r>
      <w:bookmarkEnd w:id="671"/>
      <w:bookmarkEnd w:id="672"/>
      <w:bookmarkEnd w:id="673"/>
    </w:p>
    <w:bookmarkEnd w:id="674"/>
    <w:p w14:paraId="7D98975B" w14:textId="77777777" w:rsidR="00A10C4D" w:rsidRPr="00D14360" w:rsidRDefault="00A10C4D" w:rsidP="00B505D2">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006A785F" w:rsidRPr="00D14360">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cs="Calibri"/>
          <w:color w:val="000000"/>
        </w:rPr>
      </w:pPr>
      <w:r w:rsidRPr="00D14360">
        <w:rPr>
          <w:rFonts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4E29C8">
        <w:tc>
          <w:tcPr>
            <w:tcW w:w="725" w:type="dxa"/>
            <w:tcBorders>
              <w:right w:val="nil"/>
            </w:tcBorders>
            <w:shd w:val="clear" w:color="auto" w:fill="C6D9F1"/>
          </w:tcPr>
          <w:p w14:paraId="5200E789" w14:textId="77777777" w:rsidR="00510672" w:rsidRPr="00C64922" w:rsidRDefault="00634398" w:rsidP="00510672">
            <w:pPr>
              <w:pStyle w:val="BodyText"/>
              <w:rPr>
                <w:noProof/>
              </w:rPr>
            </w:pPr>
            <w:bookmarkStart w:id="675" w:name="_ez276qamviqc" w:colFirst="0" w:colLast="0"/>
            <w:bookmarkStart w:id="676" w:name="_Toc10690842"/>
            <w:bookmarkStart w:id="677" w:name="_Toc11043585"/>
            <w:bookmarkStart w:id="678" w:name="_Toc11045576"/>
            <w:bookmarkStart w:id="679" w:name="_Toc11391246"/>
            <w:bookmarkEnd w:id="675"/>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C17F49">
      <w:pPr>
        <w:pStyle w:val="Heading3"/>
      </w:pPr>
      <w:bookmarkStart w:id="680" w:name="_Toc127519126"/>
      <w:bookmarkStart w:id="681" w:name="_Toc119939809"/>
      <w:r w:rsidRPr="00C64922">
        <w:lastRenderedPageBreak/>
        <w:t>Further Constraints on C-CDA Documents</w:t>
      </w:r>
      <w:bookmarkEnd w:id="676"/>
      <w:bookmarkEnd w:id="677"/>
      <w:bookmarkEnd w:id="678"/>
      <w:bookmarkEnd w:id="679"/>
      <w:bookmarkEnd w:id="680"/>
      <w:bookmarkEnd w:id="681"/>
      <w:commentRangeStart w:id="682"/>
    </w:p>
    <w:p w14:paraId="005A935E" w14:textId="77777777" w:rsidR="00CF032F" w:rsidRPr="00CF032F" w:rsidRDefault="00CF032F">
      <w:pPr>
        <w:pStyle w:val="Heading4"/>
        <w:rPr>
          <w:del w:id="683" w:author="Ballot Reconciliation" w:date="2023-03-09T09:31:00Z"/>
        </w:rPr>
      </w:pPr>
      <w:del w:id="684" w:author="Ballot Reconciliation" w:date="2023-03-09T09:31:00Z">
        <w:r w:rsidRPr="00CF032F">
          <w:delText xml:space="preserve">Payer-focused </w:delText>
        </w:r>
        <w:r w:rsidR="003776E2">
          <w:delText>C</w:delText>
        </w:r>
        <w:r w:rsidRPr="00CF032F">
          <w:delText>onstraints on C-CDA Documents</w:delText>
        </w:r>
      </w:del>
    </w:p>
    <w:p w14:paraId="2DD4368C" w14:textId="77777777" w:rsidR="00A10C4D" w:rsidRPr="00D14360" w:rsidRDefault="00A10C4D">
      <w:pPr>
        <w:pStyle w:val="Heading4"/>
        <w:rPr>
          <w:del w:id="685" w:author="Ballot Reconciliation" w:date="2023-03-09T09:31:00Z"/>
        </w:rPr>
        <w:pPrChange w:id="686" w:author="Marc Duteau" w:date="2023-03-09T09:54:00Z">
          <w:pPr>
            <w:spacing w:after="120"/>
          </w:pPr>
        </w:pPrChange>
      </w:pPr>
      <w:del w:id="687" w:author="Ballot Reconciliation" w:date="2023-03-09T09:31:00Z">
        <w:r w:rsidRPr="00D14360">
          <w:delText>Other stakeholders in the C-CDA Community have further constrained the document templates established by C-CDA in order to address specific use cases for information exchange.  For example, the Payer Community further constrains many of the C-CDA document templates to reduce optionality and clarify required information needed for their use cases.  Implementers interested in sharing clinical information with payers via C-CDA documents should consult the following specifications to determine where additional requirements exist.</w:delText>
        </w:r>
      </w:del>
    </w:p>
    <w:p w14:paraId="413D5195" w14:textId="77777777" w:rsidR="00A10C4D" w:rsidRPr="005A615D" w:rsidRDefault="00A10C4D">
      <w:pPr>
        <w:pStyle w:val="Heading4"/>
        <w:rPr>
          <w:del w:id="688" w:author="Ballot Reconciliation" w:date="2023-03-09T09:31:00Z"/>
        </w:rPr>
        <w:pPrChange w:id="689" w:author="Marc Duteau" w:date="2023-03-09T09:54:00Z">
          <w:pPr>
            <w:spacing w:after="120"/>
          </w:pPr>
        </w:pPrChange>
      </w:pPr>
      <w:del w:id="690" w:author="Ballot Reconciliation" w:date="2023-03-09T09:31:00Z">
        <w:r w:rsidRPr="00D14360">
          <w:delText>T</w:delText>
        </w:r>
        <w:r w:rsidR="00E35258" w:rsidRPr="00D14360">
          <w:delText>he table below</w:delText>
        </w:r>
        <w:r w:rsidR="00293C53" w:rsidRPr="00D14360">
          <w:delText xml:space="preserve"> provides a l</w:delText>
        </w:r>
        <w:r w:rsidRPr="00D14360">
          <w:delText xml:space="preserve">ist of </w:delText>
        </w:r>
        <w:r w:rsidR="00A01622" w:rsidRPr="00D14360">
          <w:delText xml:space="preserve">document templates that include </w:delText>
        </w:r>
        <w:r w:rsidRPr="00D14360">
          <w:delText>additional content requirements when C-CDA Documents are used to exchange clinical information with Payers</w:delText>
        </w:r>
        <w:r w:rsidR="009B30E1" w:rsidRPr="00D14360">
          <w:delText>.</w:delText>
        </w:r>
        <w:r w:rsidRPr="00D14360">
          <w:rPr>
            <w:rStyle w:val="FootnoteReference"/>
          </w:rPr>
          <w:footnoteReference w:id="77"/>
        </w:r>
        <w:r w:rsidR="004A156E" w:rsidRPr="00D14360">
          <w:delText xml:space="preserve"> This list does not include every IG that further constrains C-CDA templates. The HL7 product page for C-CDA conta</w:delText>
        </w:r>
        <w:r w:rsidR="00890FBD" w:rsidRPr="00D14360">
          <w:delText>i</w:delText>
        </w:r>
        <w:r w:rsidR="004A156E" w:rsidRPr="00D14360">
          <w:delText>ns a list of IGs that are registered as further constraints on C-CDA.</w:delText>
        </w:r>
        <w:r w:rsidR="001E1A3D">
          <w:delText xml:space="preserve"> Although</w:delText>
        </w:r>
        <w:r w:rsidR="001E1A3D" w:rsidRPr="001E1A3D">
          <w:rPr>
            <w:rFonts w:ascii="Calibri Light" w:hAnsi="Calibri Light" w:cs="Calibri Light"/>
            <w:sz w:val="18"/>
            <w:szCs w:val="18"/>
          </w:rPr>
          <w:delText xml:space="preserve"> </w:delText>
        </w:r>
        <w:r w:rsidR="001E1A3D">
          <w:rPr>
            <w:rFonts w:ascii="Calibri Light" w:hAnsi="Calibri Light" w:cs="Calibri Light"/>
            <w:sz w:val="18"/>
            <w:szCs w:val="18"/>
          </w:rPr>
          <w:delText xml:space="preserve"> </w:delText>
        </w:r>
        <w:r w:rsidR="001E1A3D" w:rsidRPr="009F13BB">
          <w:delText>the H</w:delText>
        </w:r>
        <w:r w:rsidR="001E1A3D" w:rsidRPr="003A3D50">
          <w:delText>L7 CDA Release 2 Implementation Guide: Additional CDA R2 Templates – Clinical Documents for Payers Set 1, Release 1 – US Realm</w:delText>
        </w:r>
        <w:r w:rsidR="001E1A3D" w:rsidRPr="009F13BB">
          <w:delText xml:space="preserve"> conforms to C-CDA R2, the material provides best practice guidance when exchanging clinical information with Payers. </w:delText>
        </w:r>
      </w:del>
      <w:commentRangeEnd w:id="682"/>
      <w:r w:rsidR="00A83A47">
        <w:rPr>
          <w:rStyle w:val="CommentReference"/>
          <w:rFonts w:cs="Times New Roman"/>
          <w:b w:val="0"/>
          <w:bCs w:val="0"/>
          <w:color w:val="auto"/>
        </w:rPr>
        <w:commentReference w:id="682"/>
      </w:r>
      <w:commentRangeStart w:id="692"/>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735"/>
        <w:gridCol w:w="248"/>
        <w:gridCol w:w="5462"/>
      </w:tblGrid>
      <w:tr w:rsidR="004E29C8" w:rsidRPr="00DD51B1" w14:paraId="09711062" w14:textId="77777777" w:rsidTr="003A3D50">
        <w:trPr>
          <w:tblHeader/>
          <w:del w:id="693" w:author="Ballot Reconciliation" w:date="2023-03-09T09:31:00Z"/>
        </w:trPr>
        <w:tc>
          <w:tcPr>
            <w:tcW w:w="3163" w:type="dxa"/>
            <w:tcBorders>
              <w:bottom w:val="nil"/>
              <w:right w:val="nil"/>
            </w:tcBorders>
            <w:shd w:val="clear" w:color="auto" w:fill="4F81BD"/>
            <w:vAlign w:val="bottom"/>
          </w:tcPr>
          <w:p w14:paraId="686F963F" w14:textId="77777777" w:rsidR="00510672" w:rsidRPr="00D14360" w:rsidRDefault="00510672">
            <w:pPr>
              <w:pStyle w:val="Heading4"/>
              <w:rPr>
                <w:del w:id="694" w:author="Ballot Reconciliation" w:date="2023-03-09T09:31:00Z"/>
              </w:rPr>
              <w:pPrChange w:id="695" w:author="Marc Duteau" w:date="2023-03-09T09:54:00Z">
                <w:pPr>
                  <w:spacing w:after="120"/>
                </w:pPr>
              </w:pPrChange>
            </w:pPr>
            <w:bookmarkStart w:id="696" w:name="_Toc10634838"/>
            <w:del w:id="697" w:author="Ballot Reconciliation" w:date="2023-03-09T09:31:00Z">
              <w:r w:rsidRPr="00D14360">
                <w:delText>Encounter Summary Documents</w:delText>
              </w:r>
            </w:del>
          </w:p>
        </w:tc>
        <w:tc>
          <w:tcPr>
            <w:tcW w:w="6282" w:type="dxa"/>
            <w:gridSpan w:val="2"/>
            <w:shd w:val="clear" w:color="auto" w:fill="4F81BD"/>
            <w:vAlign w:val="bottom"/>
          </w:tcPr>
          <w:p w14:paraId="1BE3D5EA" w14:textId="77777777" w:rsidR="00510672" w:rsidRPr="00D14360" w:rsidRDefault="00510672">
            <w:pPr>
              <w:pStyle w:val="Heading4"/>
              <w:rPr>
                <w:del w:id="698" w:author="Ballot Reconciliation" w:date="2023-03-09T09:31:00Z"/>
              </w:rPr>
              <w:pPrChange w:id="699" w:author="Marc Duteau" w:date="2023-03-09T09:54:00Z">
                <w:pPr>
                  <w:spacing w:after="120"/>
                </w:pPr>
              </w:pPrChange>
            </w:pPr>
            <w:del w:id="700" w:author="Ballot Reconciliation" w:date="2023-03-09T09:31:00Z">
              <w:r w:rsidRPr="00D14360">
                <w:delText>Description</w:delText>
              </w:r>
            </w:del>
          </w:p>
        </w:tc>
      </w:tr>
      <w:commentRangeEnd w:id="692"/>
      <w:tr w:rsidR="004E29C8" w:rsidRPr="00DD51B1" w14:paraId="156CEBF7" w14:textId="77777777" w:rsidTr="003A3D50">
        <w:trPr>
          <w:trHeight w:val="2285"/>
          <w:del w:id="701" w:author="Ballot Reconciliation" w:date="2023-03-09T09:31:00Z"/>
        </w:trPr>
        <w:tc>
          <w:tcPr>
            <w:tcW w:w="3163" w:type="dxa"/>
            <w:tcBorders>
              <w:top w:val="single" w:sz="4" w:space="0" w:color="4F81BD"/>
              <w:bottom w:val="single" w:sz="4" w:space="0" w:color="4F81BD"/>
              <w:right w:val="nil"/>
            </w:tcBorders>
            <w:shd w:val="clear" w:color="auto" w:fill="FFFFFF"/>
          </w:tcPr>
          <w:p w14:paraId="1C0D45AC" w14:textId="77777777" w:rsidR="00510672" w:rsidRPr="00D14360" w:rsidRDefault="00A83A47">
            <w:pPr>
              <w:pStyle w:val="Heading4"/>
              <w:rPr>
                <w:del w:id="702" w:author="Ballot Reconciliation" w:date="2023-03-09T09:31:00Z"/>
              </w:rPr>
              <w:pPrChange w:id="703" w:author="Marc Duteau" w:date="2023-03-09T09:54:00Z">
                <w:pPr/>
              </w:pPrChange>
            </w:pPr>
            <w:r>
              <w:rPr>
                <w:rStyle w:val="CommentReference"/>
                <w:rFonts w:cs="Times New Roman"/>
                <w:b w:val="0"/>
                <w:bCs w:val="0"/>
                <w:color w:val="auto"/>
              </w:rPr>
              <w:commentReference w:id="692"/>
            </w:r>
            <w:del w:id="704" w:author="Ballot Reconciliation" w:date="2023-03-09T09:31:00Z">
              <w:r w:rsidR="00510672" w:rsidRPr="00D14360">
                <w:delText>Enhanced Discharge Document</w:delText>
              </w:r>
              <w:r w:rsidR="004B3D32" w:rsidRPr="00D14360">
                <w:delText xml:space="preserve"> (</w:delText>
              </w:r>
              <w:r w:rsidR="00510672" w:rsidRPr="00D14360">
                <w:delText xml:space="preserve">CDP1) </w:delText>
              </w:r>
            </w:del>
          </w:p>
          <w:p w14:paraId="44369AEB" w14:textId="77777777" w:rsidR="004B3D32" w:rsidRPr="00D14360" w:rsidRDefault="004B3D32">
            <w:pPr>
              <w:pStyle w:val="Heading4"/>
              <w:rPr>
                <w:del w:id="705" w:author="Ballot Reconciliation" w:date="2023-03-09T09:31:00Z"/>
                <w:sz w:val="28"/>
                <w:szCs w:val="28"/>
              </w:rPr>
              <w:pPrChange w:id="706" w:author="Marc Duteau" w:date="2023-03-09T09:54:00Z">
                <w:pPr/>
              </w:pPrChange>
            </w:pPr>
            <w:del w:id="707" w:author="Ballot Reconciliation" w:date="2023-03-09T09:31:00Z">
              <w:r w:rsidRPr="00D14360">
                <w:delText>2.16.840.1.113883.10.20.35.1.2</w:delText>
              </w:r>
              <w:r w:rsidRPr="00D14360">
                <w:rPr>
                  <w:rStyle w:val="apple-converted-space"/>
                  <w:rFonts w:ascii="Calibri Light" w:hAnsi="Calibri Light" w:cs="Calibri Light"/>
                </w:rPr>
                <w:delText> </w:delText>
              </w:r>
            </w:del>
          </w:p>
          <w:p w14:paraId="7DE2157D" w14:textId="77777777" w:rsidR="00510672" w:rsidRPr="00D14360" w:rsidRDefault="00510672">
            <w:pPr>
              <w:pStyle w:val="Heading4"/>
              <w:rPr>
                <w:del w:id="708" w:author="Ballot Reconciliation" w:date="2023-03-09T09:31:00Z"/>
              </w:rPr>
              <w:pPrChange w:id="709" w:author="Marc Duteau" w:date="2023-03-09T09:54:00Z">
                <w:pPr/>
              </w:pPrChange>
            </w:pPr>
          </w:p>
          <w:p w14:paraId="655F60BB" w14:textId="77777777" w:rsidR="00510672" w:rsidRPr="00D14360" w:rsidRDefault="00510672">
            <w:pPr>
              <w:pStyle w:val="Heading4"/>
              <w:rPr>
                <w:del w:id="710" w:author="Ballot Reconciliation" w:date="2023-03-09T09:31:00Z"/>
              </w:rPr>
              <w:pPrChange w:id="711" w:author="Marc Duteau" w:date="2023-03-09T09:54:00Z">
                <w:pPr/>
              </w:pPrChange>
            </w:pPr>
          </w:p>
          <w:p w14:paraId="170EDDBF" w14:textId="77777777" w:rsidR="00510672" w:rsidRPr="00D14360" w:rsidRDefault="00510672">
            <w:pPr>
              <w:pStyle w:val="Heading4"/>
              <w:rPr>
                <w:del w:id="712" w:author="Ballot Reconciliation" w:date="2023-03-09T09:31:00Z"/>
              </w:rPr>
              <w:pPrChange w:id="713" w:author="Marc Duteau" w:date="2023-03-09T09:54:00Z">
                <w:pPr/>
              </w:pPrChange>
            </w:pPr>
          </w:p>
          <w:p w14:paraId="305DACDF" w14:textId="77777777" w:rsidR="00510672" w:rsidRPr="00D14360" w:rsidRDefault="00510672">
            <w:pPr>
              <w:pStyle w:val="Heading4"/>
              <w:rPr>
                <w:del w:id="714" w:author="Ballot Reconciliation" w:date="2023-03-09T09:31:00Z"/>
              </w:rPr>
              <w:pPrChange w:id="715" w:author="Marc Duteau" w:date="2023-03-09T09:54:00Z">
                <w:pPr/>
              </w:pPrChange>
            </w:pPr>
          </w:p>
        </w:tc>
        <w:tc>
          <w:tcPr>
            <w:tcW w:w="6282" w:type="dxa"/>
            <w:gridSpan w:val="2"/>
            <w:tcBorders>
              <w:top w:val="single" w:sz="4" w:space="0" w:color="4F81BD"/>
              <w:bottom w:val="single" w:sz="4" w:space="0" w:color="4F81BD"/>
            </w:tcBorders>
            <w:shd w:val="clear" w:color="auto" w:fill="auto"/>
          </w:tcPr>
          <w:p w14:paraId="14BDC19A" w14:textId="77777777" w:rsidR="00510672" w:rsidRPr="00D14360" w:rsidRDefault="00510672">
            <w:pPr>
              <w:pStyle w:val="Heading4"/>
              <w:rPr>
                <w:del w:id="716" w:author="Ballot Reconciliation" w:date="2023-03-09T09:31:00Z"/>
              </w:rPr>
              <w:pPrChange w:id="717" w:author="Marc Duteau" w:date="2023-03-09T09:54:00Z">
                <w:pPr>
                  <w:pStyle w:val="Default"/>
                </w:pPr>
              </w:pPrChange>
            </w:pPr>
            <w:del w:id="718" w:author="Ballot Reconciliation" w:date="2023-03-09T09:31:00Z">
              <w:r w:rsidRPr="00D14360">
                <w:delText xml:space="preserve">A comprehensive record of the patient’s hospitalization may include a combination of the Enhanced Discharge Document, Enhanced Operative Notes Document(s), Enhanced Procedure Document(s), and Interval Documents. Document (CDP1) template conforms to the C-CDA R2 Discharge Summary (V2) template but replaces many of the optional MAY section conformance statements with SHALL. </w:delText>
              </w:r>
            </w:del>
          </w:p>
          <w:p w14:paraId="4EB8FB93" w14:textId="77777777" w:rsidR="00863460" w:rsidRDefault="00863460">
            <w:pPr>
              <w:pStyle w:val="Heading4"/>
              <w:rPr>
                <w:del w:id="719" w:author="Ballot Reconciliation" w:date="2023-03-09T09:31:00Z"/>
              </w:rPr>
              <w:pPrChange w:id="720" w:author="Marc Duteau" w:date="2023-03-09T09:54:00Z">
                <w:pPr>
                  <w:autoSpaceDE w:val="0"/>
                  <w:autoSpaceDN w:val="0"/>
                  <w:adjustRightInd w:val="0"/>
                </w:pPr>
              </w:pPrChange>
            </w:pPr>
          </w:p>
          <w:p w14:paraId="29980CF2" w14:textId="77777777" w:rsidR="00510672" w:rsidRPr="00D14360" w:rsidRDefault="00510672">
            <w:pPr>
              <w:pStyle w:val="Heading4"/>
              <w:rPr>
                <w:del w:id="721" w:author="Ballot Reconciliation" w:date="2023-03-09T09:31:00Z"/>
              </w:rPr>
              <w:pPrChange w:id="722" w:author="Marc Duteau" w:date="2023-03-09T09:54:00Z">
                <w:pPr>
                  <w:autoSpaceDE w:val="0"/>
                  <w:autoSpaceDN w:val="0"/>
                  <w:adjustRightInd w:val="0"/>
                </w:pPr>
              </w:pPrChange>
            </w:pPr>
            <w:del w:id="723" w:author="Ballot Reconciliation" w:date="2023-03-09T09:31:00Z">
              <w:r w:rsidRPr="00D14360">
                <w:delText>Any section for which data is not available (not collected, not relevant, not supported by the EHR technology, etc.) SHALL have the appropriate nullFlavor.</w:delText>
              </w:r>
            </w:del>
          </w:p>
        </w:tc>
      </w:tr>
      <w:tr w:rsidR="004E29C8" w:rsidRPr="00DD51B1" w14:paraId="0EA529B1" w14:textId="77777777" w:rsidTr="003A3D50">
        <w:trPr>
          <w:trHeight w:val="2780"/>
          <w:del w:id="724" w:author="Ballot Reconciliation" w:date="2023-03-09T09:31:00Z"/>
        </w:trPr>
        <w:tc>
          <w:tcPr>
            <w:tcW w:w="3163" w:type="dxa"/>
            <w:tcBorders>
              <w:right w:val="nil"/>
            </w:tcBorders>
            <w:shd w:val="clear" w:color="auto" w:fill="FFFFFF"/>
          </w:tcPr>
          <w:p w14:paraId="225EE05E" w14:textId="77777777" w:rsidR="00510672" w:rsidRPr="00D14360" w:rsidRDefault="00510672">
            <w:pPr>
              <w:pStyle w:val="Heading4"/>
              <w:rPr>
                <w:del w:id="725" w:author="Ballot Reconciliation" w:date="2023-03-09T09:31:00Z"/>
              </w:rPr>
              <w:pPrChange w:id="726" w:author="Marc Duteau" w:date="2023-03-09T09:54:00Z">
                <w:pPr/>
              </w:pPrChange>
            </w:pPr>
            <w:del w:id="727" w:author="Ballot Reconciliation" w:date="2023-03-09T09:31:00Z">
              <w:r w:rsidRPr="00D14360">
                <w:lastRenderedPageBreak/>
                <w:delText xml:space="preserve">Enhanced Encounter Document (CDP1) </w:delText>
              </w:r>
            </w:del>
          </w:p>
          <w:p w14:paraId="2CD233E4" w14:textId="77777777" w:rsidR="004B3D32" w:rsidRPr="00D14360" w:rsidRDefault="004B3D32">
            <w:pPr>
              <w:pStyle w:val="Heading4"/>
              <w:rPr>
                <w:del w:id="728" w:author="Ballot Reconciliation" w:date="2023-03-09T09:31:00Z"/>
                <w:sz w:val="28"/>
                <w:szCs w:val="28"/>
              </w:rPr>
              <w:pPrChange w:id="729" w:author="Marc Duteau" w:date="2023-03-09T09:54:00Z">
                <w:pPr/>
              </w:pPrChange>
            </w:pPr>
            <w:del w:id="730" w:author="Ballot Reconciliation" w:date="2023-03-09T09:31:00Z">
              <w:r w:rsidRPr="00D14360">
                <w:delText>2.16.840.1.113883.10.20.35.1.1</w:delText>
              </w:r>
              <w:r w:rsidRPr="00D14360">
                <w:rPr>
                  <w:rStyle w:val="apple-converted-space"/>
                  <w:rFonts w:ascii="Calibri Light" w:hAnsi="Calibri Light" w:cs="Calibri Light"/>
                </w:rPr>
                <w:delText> </w:delText>
              </w:r>
            </w:del>
          </w:p>
          <w:p w14:paraId="171D7F15" w14:textId="77777777" w:rsidR="004B3D32" w:rsidRPr="00D14360" w:rsidRDefault="004B3D32">
            <w:pPr>
              <w:pStyle w:val="Heading4"/>
              <w:rPr>
                <w:del w:id="731" w:author="Ballot Reconciliation" w:date="2023-03-09T09:31:00Z"/>
              </w:rPr>
              <w:pPrChange w:id="732" w:author="Marc Duteau" w:date="2023-03-09T09:54:00Z">
                <w:pPr/>
              </w:pPrChange>
            </w:pPr>
          </w:p>
          <w:p w14:paraId="61A10685" w14:textId="77777777" w:rsidR="00510672" w:rsidRPr="00D14360" w:rsidRDefault="00510672">
            <w:pPr>
              <w:pStyle w:val="Heading4"/>
              <w:rPr>
                <w:del w:id="733" w:author="Ballot Reconciliation" w:date="2023-03-09T09:31:00Z"/>
              </w:rPr>
              <w:pPrChange w:id="734" w:author="Marc Duteau" w:date="2023-03-09T09:54:00Z">
                <w:pPr/>
              </w:pPrChange>
            </w:pPr>
          </w:p>
        </w:tc>
        <w:tc>
          <w:tcPr>
            <w:tcW w:w="6282" w:type="dxa"/>
            <w:gridSpan w:val="2"/>
            <w:shd w:val="clear" w:color="auto" w:fill="auto"/>
          </w:tcPr>
          <w:p w14:paraId="7983F780" w14:textId="77777777" w:rsidR="00510672" w:rsidRPr="00D14360" w:rsidRDefault="00510672">
            <w:pPr>
              <w:pStyle w:val="Heading4"/>
              <w:rPr>
                <w:del w:id="735" w:author="Ballot Reconciliation" w:date="2023-03-09T09:31:00Z"/>
              </w:rPr>
              <w:pPrChange w:id="736" w:author="Marc Duteau" w:date="2023-03-09T09:54:00Z">
                <w:pPr>
                  <w:autoSpaceDE w:val="0"/>
                  <w:autoSpaceDN w:val="0"/>
                  <w:adjustRightInd w:val="0"/>
                </w:pPr>
              </w:pPrChange>
            </w:pPr>
            <w:del w:id="737" w:author="Ballot Reconciliation" w:date="2023-03-09T09:31:00Z">
              <w:r w:rsidRPr="00D14360">
                <w:delText xml:space="preserve">An Enhanced Encounter Document includes all sections relevant to a single Office, Consult, or Home Health visit, except for details concerning procedures, operations or imaging performed during the encounter, which are included in different document types. Enhanced encounters may involve face-to-face time with the patient or may fall under the auspices of tele-medicine visits. </w:delText>
              </w:r>
            </w:del>
          </w:p>
          <w:p w14:paraId="56BAEBE0" w14:textId="77777777" w:rsidR="00863460" w:rsidRDefault="00863460">
            <w:pPr>
              <w:pStyle w:val="Heading4"/>
              <w:rPr>
                <w:del w:id="738" w:author="Ballot Reconciliation" w:date="2023-03-09T09:31:00Z"/>
              </w:rPr>
              <w:pPrChange w:id="739" w:author="Marc Duteau" w:date="2023-03-09T09:54:00Z">
                <w:pPr>
                  <w:autoSpaceDE w:val="0"/>
                  <w:autoSpaceDN w:val="0"/>
                  <w:adjustRightInd w:val="0"/>
                </w:pPr>
              </w:pPrChange>
            </w:pPr>
          </w:p>
          <w:p w14:paraId="5BF7CC50" w14:textId="77777777" w:rsidR="00510672" w:rsidRPr="00D14360" w:rsidRDefault="00510672">
            <w:pPr>
              <w:pStyle w:val="Heading4"/>
              <w:rPr>
                <w:del w:id="740" w:author="Ballot Reconciliation" w:date="2023-03-09T09:31:00Z"/>
              </w:rPr>
              <w:pPrChange w:id="741" w:author="Marc Duteau" w:date="2023-03-09T09:54:00Z">
                <w:pPr>
                  <w:autoSpaceDE w:val="0"/>
                  <w:autoSpaceDN w:val="0"/>
                  <w:adjustRightInd w:val="0"/>
                </w:pPr>
              </w:pPrChange>
            </w:pPr>
            <w:del w:id="742" w:author="Ballot Reconciliation" w:date="2023-03-09T09:31:00Z">
              <w:r w:rsidRPr="00D14360">
                <w:delText xml:space="preserve">Enhanced Encounter Document requires support by the EHR for a broader range of templates related to a patient visit for the administrative or clinical exchange with a third party. The Consult Note, History and Physical and/or Progress Note defined in the C-CDA R2 should be used when a summary record is appropriate or when it is specifically requested. </w:delText>
              </w:r>
            </w:del>
          </w:p>
        </w:tc>
      </w:tr>
      <w:tr w:rsidR="004E29C8" w:rsidRPr="00DD51B1" w14:paraId="713D1F4C" w14:textId="77777777" w:rsidTr="003A3D50">
        <w:trPr>
          <w:trHeight w:val="395"/>
          <w:del w:id="743" w:author="Ballot Reconciliation" w:date="2023-03-09T09:31:00Z"/>
        </w:trPr>
        <w:tc>
          <w:tcPr>
            <w:tcW w:w="3163" w:type="dxa"/>
            <w:tcBorders>
              <w:top w:val="single" w:sz="4" w:space="0" w:color="4F81BD"/>
              <w:bottom w:val="single" w:sz="4" w:space="0" w:color="4F81BD"/>
              <w:right w:val="nil"/>
            </w:tcBorders>
            <w:shd w:val="clear" w:color="auto" w:fill="FFFFFF"/>
          </w:tcPr>
          <w:p w14:paraId="7D6981FE" w14:textId="77777777" w:rsidR="00DA02AA" w:rsidRPr="00D14360" w:rsidRDefault="00510672">
            <w:pPr>
              <w:pStyle w:val="Heading4"/>
              <w:rPr>
                <w:del w:id="744" w:author="Ballot Reconciliation" w:date="2023-03-09T09:31:00Z"/>
              </w:rPr>
              <w:pPrChange w:id="745" w:author="Marc Duteau" w:date="2023-03-09T09:54:00Z">
                <w:pPr/>
              </w:pPrChange>
            </w:pPr>
            <w:del w:id="746" w:author="Ballot Reconciliation" w:date="2023-03-09T09:31:00Z">
              <w:r w:rsidRPr="00D14360">
                <w:delText xml:space="preserve">Enhanced Operative Note Document </w:delText>
              </w:r>
              <w:r w:rsidR="00DA02AA" w:rsidRPr="00D14360">
                <w:delText>(</w:delText>
              </w:r>
              <w:r w:rsidRPr="00D14360">
                <w:delText xml:space="preserve">CDP1) </w:delText>
              </w:r>
            </w:del>
          </w:p>
          <w:p w14:paraId="53ACEC5A" w14:textId="77777777" w:rsidR="004B3D32" w:rsidRPr="00D14360" w:rsidRDefault="004B3D32">
            <w:pPr>
              <w:pStyle w:val="Heading4"/>
              <w:rPr>
                <w:del w:id="747" w:author="Ballot Reconciliation" w:date="2023-03-09T09:31:00Z"/>
              </w:rPr>
              <w:pPrChange w:id="748" w:author="Marc Duteau" w:date="2023-03-09T09:54:00Z">
                <w:pPr/>
              </w:pPrChange>
            </w:pPr>
            <w:del w:id="749" w:author="Ballot Reconciliation" w:date="2023-03-09T09:31:00Z">
              <w:r w:rsidRPr="00D14360">
                <w:delText>2.16.840.1.113883.10.20.35.1.3</w:delText>
              </w:r>
              <w:r w:rsidRPr="00D14360">
                <w:rPr>
                  <w:rStyle w:val="apple-converted-space"/>
                  <w:rFonts w:ascii="-apple-system" w:hAnsi="-apple-system"/>
                </w:rPr>
                <w:delText> </w:delText>
              </w:r>
            </w:del>
          </w:p>
          <w:p w14:paraId="2BF414EF" w14:textId="77777777" w:rsidR="00510672" w:rsidRPr="00D14360" w:rsidRDefault="004B3D32">
            <w:pPr>
              <w:pStyle w:val="Heading4"/>
              <w:rPr>
                <w:del w:id="750" w:author="Ballot Reconciliation" w:date="2023-03-09T09:31:00Z"/>
              </w:rPr>
              <w:pPrChange w:id="751" w:author="Marc Duteau" w:date="2023-03-09T09:54:00Z">
                <w:pPr/>
              </w:pPrChange>
            </w:pPr>
            <w:del w:id="752" w:author="Ballot Reconciliation" w:date="2023-03-09T09:31:00Z">
              <w:r w:rsidRPr="00D14360">
                <w:delText xml:space="preserve"> </w:delText>
              </w:r>
            </w:del>
          </w:p>
          <w:p w14:paraId="4DD3DF4D" w14:textId="77777777" w:rsidR="00510672" w:rsidRPr="00D14360" w:rsidRDefault="00510672">
            <w:pPr>
              <w:pStyle w:val="Heading4"/>
              <w:rPr>
                <w:del w:id="753" w:author="Ballot Reconciliation" w:date="2023-03-09T09:31:00Z"/>
              </w:rPr>
              <w:pPrChange w:id="754" w:author="Marc Duteau" w:date="2023-03-09T09:54:00Z">
                <w:pPr/>
              </w:pPrChange>
            </w:pPr>
          </w:p>
        </w:tc>
        <w:tc>
          <w:tcPr>
            <w:tcW w:w="6282" w:type="dxa"/>
            <w:gridSpan w:val="2"/>
            <w:tcBorders>
              <w:top w:val="single" w:sz="4" w:space="0" w:color="4F81BD"/>
              <w:bottom w:val="single" w:sz="4" w:space="0" w:color="4F81BD"/>
            </w:tcBorders>
            <w:shd w:val="clear" w:color="auto" w:fill="auto"/>
          </w:tcPr>
          <w:p w14:paraId="542A7BF1" w14:textId="77777777" w:rsidR="00510672" w:rsidRPr="00D14360" w:rsidRDefault="00510672">
            <w:pPr>
              <w:pStyle w:val="Heading4"/>
              <w:rPr>
                <w:del w:id="755" w:author="Ballot Reconciliation" w:date="2023-03-09T09:31:00Z"/>
              </w:rPr>
              <w:pPrChange w:id="756" w:author="Marc Duteau" w:date="2023-03-09T09:54:00Z">
                <w:pPr>
                  <w:autoSpaceDE w:val="0"/>
                  <w:autoSpaceDN w:val="0"/>
                  <w:adjustRightInd w:val="0"/>
                </w:pPr>
              </w:pPrChange>
            </w:pPr>
            <w:del w:id="757" w:author="Ballot Reconciliation" w:date="2023-03-09T09:31:00Z">
              <w:r w:rsidRPr="00D14360">
                <w:delText xml:space="preserve">The Enhanced Operative Note Document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for continuity of care. </w:delText>
              </w:r>
            </w:del>
          </w:p>
        </w:tc>
      </w:tr>
      <w:tr w:rsidR="004E29C8" w:rsidRPr="00DD51B1" w14:paraId="4BEB3FFC" w14:textId="77777777" w:rsidTr="003A3D50">
        <w:trPr>
          <w:trHeight w:val="1565"/>
          <w:del w:id="758" w:author="Ballot Reconciliation" w:date="2023-03-09T09:31:00Z"/>
        </w:trPr>
        <w:tc>
          <w:tcPr>
            <w:tcW w:w="3163" w:type="dxa"/>
            <w:tcBorders>
              <w:right w:val="nil"/>
            </w:tcBorders>
            <w:shd w:val="clear" w:color="auto" w:fill="FFFFFF"/>
          </w:tcPr>
          <w:p w14:paraId="77C77B5A" w14:textId="77777777" w:rsidR="00510672" w:rsidRPr="00D14360" w:rsidRDefault="00510672">
            <w:pPr>
              <w:pStyle w:val="Heading4"/>
              <w:rPr>
                <w:del w:id="759" w:author="Ballot Reconciliation" w:date="2023-03-09T09:31:00Z"/>
              </w:rPr>
              <w:pPrChange w:id="760" w:author="Marc Duteau" w:date="2023-03-09T09:54:00Z">
                <w:pPr/>
              </w:pPrChange>
            </w:pPr>
            <w:del w:id="761" w:author="Ballot Reconciliation" w:date="2023-03-09T09:31:00Z">
              <w:r w:rsidRPr="00D14360">
                <w:delText xml:space="preserve">Enhanced Procedure Note Document (CDP1) </w:delText>
              </w:r>
            </w:del>
          </w:p>
          <w:p w14:paraId="3AD416EB" w14:textId="77777777" w:rsidR="004B3D32" w:rsidRPr="00D14360" w:rsidRDefault="004B3D32">
            <w:pPr>
              <w:pStyle w:val="Heading4"/>
              <w:rPr>
                <w:del w:id="762" w:author="Ballot Reconciliation" w:date="2023-03-09T09:31:00Z"/>
              </w:rPr>
              <w:pPrChange w:id="763" w:author="Marc Duteau" w:date="2023-03-09T09:54:00Z">
                <w:pPr/>
              </w:pPrChange>
            </w:pPr>
            <w:del w:id="764" w:author="Ballot Reconciliation" w:date="2023-03-09T09:31:00Z">
              <w:r w:rsidRPr="00D14360">
                <w:delText>2.16.840.1.113883.10.20.35.1.4</w:delText>
              </w:r>
            </w:del>
          </w:p>
          <w:p w14:paraId="75800C82" w14:textId="77777777" w:rsidR="004B3D32" w:rsidRPr="00D14360" w:rsidRDefault="004B3D32">
            <w:pPr>
              <w:pStyle w:val="Heading4"/>
              <w:rPr>
                <w:del w:id="765" w:author="Ballot Reconciliation" w:date="2023-03-09T09:31:00Z"/>
              </w:rPr>
              <w:pPrChange w:id="766" w:author="Marc Duteau" w:date="2023-03-09T09:54:00Z">
                <w:pPr/>
              </w:pPrChange>
            </w:pPr>
          </w:p>
          <w:p w14:paraId="4C6CE0F2" w14:textId="77777777" w:rsidR="00510672" w:rsidRPr="00D14360" w:rsidRDefault="00510672">
            <w:pPr>
              <w:pStyle w:val="Heading4"/>
              <w:rPr>
                <w:del w:id="767" w:author="Ballot Reconciliation" w:date="2023-03-09T09:31:00Z"/>
              </w:rPr>
              <w:pPrChange w:id="768" w:author="Marc Duteau" w:date="2023-03-09T09:54:00Z">
                <w:pPr/>
              </w:pPrChange>
            </w:pPr>
          </w:p>
        </w:tc>
        <w:tc>
          <w:tcPr>
            <w:tcW w:w="6282" w:type="dxa"/>
            <w:gridSpan w:val="2"/>
            <w:shd w:val="clear" w:color="auto" w:fill="auto"/>
          </w:tcPr>
          <w:p w14:paraId="07FE785D" w14:textId="77777777" w:rsidR="00510672" w:rsidRPr="00D14360" w:rsidRDefault="00510672">
            <w:pPr>
              <w:pStyle w:val="Heading4"/>
              <w:rPr>
                <w:del w:id="769" w:author="Ballot Reconciliation" w:date="2023-03-09T09:31:00Z"/>
              </w:rPr>
              <w:pPrChange w:id="770" w:author="Marc Duteau" w:date="2023-03-09T09:54:00Z">
                <w:pPr>
                  <w:autoSpaceDE w:val="0"/>
                  <w:autoSpaceDN w:val="0"/>
                  <w:adjustRightInd w:val="0"/>
                </w:pPr>
              </w:pPrChange>
            </w:pPr>
            <w:del w:id="771" w:author="Ballot Reconciliation" w:date="2023-03-09T09:31:00Z">
              <w:r w:rsidRPr="00D14360">
                <w:delText xml:space="preserve">The Enhanced Procedure Document is created immediately following a non-operative procedure. It records the indications for the procedure and, when applicable, post-procedure diagnosis, pertinent events of the procedure, and the patient’s tolerance for the procedure. It should be detailed enough to justify the procedure, describe the course of the procedure, and provide continuity of care. </w:delText>
              </w:r>
            </w:del>
          </w:p>
        </w:tc>
      </w:tr>
      <w:tr w:rsidR="004E29C8" w:rsidRPr="00DD51B1" w14:paraId="581C46A2" w14:textId="77777777" w:rsidTr="003A3D50">
        <w:trPr>
          <w:del w:id="772" w:author="Ballot Reconciliation" w:date="2023-03-09T09:31:00Z"/>
        </w:trPr>
        <w:tc>
          <w:tcPr>
            <w:tcW w:w="3163" w:type="dxa"/>
            <w:tcBorders>
              <w:top w:val="single" w:sz="4" w:space="0" w:color="4F81BD"/>
              <w:bottom w:val="single" w:sz="4" w:space="0" w:color="4F81BD"/>
              <w:right w:val="nil"/>
            </w:tcBorders>
            <w:shd w:val="clear" w:color="auto" w:fill="4F81BD"/>
            <w:vAlign w:val="bottom"/>
          </w:tcPr>
          <w:p w14:paraId="13ADFE49" w14:textId="77777777" w:rsidR="00510672" w:rsidRPr="00D14360" w:rsidRDefault="00510672">
            <w:pPr>
              <w:pStyle w:val="Heading4"/>
              <w:rPr>
                <w:del w:id="773" w:author="Ballot Reconciliation" w:date="2023-03-09T09:31:00Z"/>
              </w:rPr>
              <w:pPrChange w:id="774" w:author="Marc Duteau" w:date="2023-03-09T09:54:00Z">
                <w:pPr>
                  <w:spacing w:after="120"/>
                </w:pPr>
              </w:pPrChange>
            </w:pPr>
            <w:del w:id="775" w:author="Ballot Reconciliation" w:date="2023-03-09T09:31:00Z">
              <w:r w:rsidRPr="00D14360">
                <w:delText>Patient Summary Documents</w:delText>
              </w:r>
            </w:del>
          </w:p>
        </w:tc>
        <w:tc>
          <w:tcPr>
            <w:tcW w:w="248" w:type="dxa"/>
            <w:tcBorders>
              <w:top w:val="single" w:sz="4" w:space="0" w:color="4F81BD"/>
              <w:bottom w:val="single" w:sz="4" w:space="0" w:color="4F81BD"/>
            </w:tcBorders>
            <w:shd w:val="clear" w:color="auto" w:fill="4F81BD"/>
            <w:vAlign w:val="bottom"/>
          </w:tcPr>
          <w:p w14:paraId="1500E9C6" w14:textId="77777777" w:rsidR="00510672" w:rsidRPr="00D14360" w:rsidRDefault="00510672">
            <w:pPr>
              <w:pStyle w:val="Heading4"/>
              <w:rPr>
                <w:del w:id="776" w:author="Ballot Reconciliation" w:date="2023-03-09T09:31:00Z"/>
              </w:rPr>
              <w:pPrChange w:id="777" w:author="Marc Duteau" w:date="2023-03-09T09:54:00Z">
                <w:pPr>
                  <w:spacing w:after="120"/>
                </w:pPr>
              </w:pPrChange>
            </w:pPr>
          </w:p>
        </w:tc>
        <w:tc>
          <w:tcPr>
            <w:tcW w:w="6034" w:type="dxa"/>
            <w:tcBorders>
              <w:top w:val="single" w:sz="4" w:space="0" w:color="4F81BD"/>
              <w:bottom w:val="single" w:sz="4" w:space="0" w:color="4F81BD"/>
            </w:tcBorders>
            <w:shd w:val="clear" w:color="auto" w:fill="4F81BD"/>
            <w:vAlign w:val="bottom"/>
          </w:tcPr>
          <w:p w14:paraId="5F150DB2" w14:textId="77777777" w:rsidR="00510672" w:rsidRPr="00D14360" w:rsidRDefault="00510672">
            <w:pPr>
              <w:pStyle w:val="Heading4"/>
              <w:rPr>
                <w:del w:id="778" w:author="Ballot Reconciliation" w:date="2023-03-09T09:31:00Z"/>
              </w:rPr>
              <w:pPrChange w:id="779" w:author="Marc Duteau" w:date="2023-03-09T09:54:00Z">
                <w:pPr>
                  <w:spacing w:after="120"/>
                </w:pPr>
              </w:pPrChange>
            </w:pPr>
          </w:p>
        </w:tc>
      </w:tr>
      <w:tr w:rsidR="004E29C8" w:rsidRPr="00DD51B1" w14:paraId="5BACD168" w14:textId="77777777" w:rsidTr="003A3D50">
        <w:trPr>
          <w:trHeight w:val="4481"/>
          <w:del w:id="780" w:author="Ballot Reconciliation" w:date="2023-03-09T09:31:00Z"/>
        </w:trPr>
        <w:tc>
          <w:tcPr>
            <w:tcW w:w="3163" w:type="dxa"/>
            <w:tcBorders>
              <w:right w:val="nil"/>
            </w:tcBorders>
            <w:shd w:val="clear" w:color="auto" w:fill="FFFFFF"/>
          </w:tcPr>
          <w:p w14:paraId="3D4914F9" w14:textId="77777777" w:rsidR="00510672" w:rsidRPr="00D14360" w:rsidRDefault="00510672">
            <w:pPr>
              <w:pStyle w:val="Heading4"/>
              <w:rPr>
                <w:del w:id="781" w:author="Ballot Reconciliation" w:date="2023-03-09T09:31:00Z"/>
              </w:rPr>
              <w:pPrChange w:id="782" w:author="Marc Duteau" w:date="2023-03-09T09:54:00Z">
                <w:pPr/>
              </w:pPrChange>
            </w:pPr>
            <w:del w:id="783" w:author="Ballot Reconciliation" w:date="2023-03-09T09:31:00Z">
              <w:r w:rsidRPr="00D14360">
                <w:lastRenderedPageBreak/>
                <w:delText xml:space="preserve">Interval Document (CDP1) </w:delText>
              </w:r>
            </w:del>
          </w:p>
          <w:p w14:paraId="37B66AC6" w14:textId="77777777" w:rsidR="0051413C" w:rsidRPr="00D14360" w:rsidRDefault="0051413C">
            <w:pPr>
              <w:pStyle w:val="Heading4"/>
              <w:rPr>
                <w:del w:id="784" w:author="Ballot Reconciliation" w:date="2023-03-09T09:31:00Z"/>
              </w:rPr>
              <w:pPrChange w:id="785" w:author="Marc Duteau" w:date="2023-03-09T09:54:00Z">
                <w:pPr/>
              </w:pPrChange>
            </w:pPr>
            <w:del w:id="786" w:author="Ballot Reconciliation" w:date="2023-03-09T09:31:00Z">
              <w:r w:rsidRPr="00D14360">
                <w:delText>2.16.840.1.113883.10.20.35.1.5</w:delText>
              </w:r>
              <w:r w:rsidRPr="00D14360">
                <w:rPr>
                  <w:rStyle w:val="apple-converted-space"/>
                  <w:rFonts w:ascii="Calibri Light" w:hAnsi="Calibri Light" w:cs="Calibri Light"/>
                </w:rPr>
                <w:delText> </w:delText>
              </w:r>
            </w:del>
          </w:p>
          <w:p w14:paraId="6C2B115B" w14:textId="77777777" w:rsidR="0051413C" w:rsidRPr="00D14360" w:rsidRDefault="0051413C">
            <w:pPr>
              <w:pStyle w:val="Heading4"/>
              <w:rPr>
                <w:del w:id="787" w:author="Ballot Reconciliation" w:date="2023-03-09T09:31:00Z"/>
              </w:rPr>
              <w:pPrChange w:id="788" w:author="Marc Duteau" w:date="2023-03-09T09:54:00Z">
                <w:pPr/>
              </w:pPrChange>
            </w:pPr>
          </w:p>
        </w:tc>
        <w:tc>
          <w:tcPr>
            <w:tcW w:w="6282" w:type="dxa"/>
            <w:gridSpan w:val="2"/>
            <w:shd w:val="clear" w:color="auto" w:fill="auto"/>
          </w:tcPr>
          <w:p w14:paraId="4B45D1AF" w14:textId="77777777" w:rsidR="00510672" w:rsidRPr="00D14360" w:rsidRDefault="00510672">
            <w:pPr>
              <w:pStyle w:val="Heading4"/>
              <w:rPr>
                <w:del w:id="789" w:author="Ballot Reconciliation" w:date="2023-03-09T09:31:00Z"/>
              </w:rPr>
              <w:pPrChange w:id="790" w:author="Marc Duteau" w:date="2023-03-09T09:54:00Z">
                <w:pPr>
                  <w:autoSpaceDE w:val="0"/>
                  <w:autoSpaceDN w:val="0"/>
                  <w:adjustRightInd w:val="0"/>
                </w:pPr>
              </w:pPrChange>
            </w:pPr>
            <w:del w:id="791" w:author="Ballot Reconciliation" w:date="2023-03-09T09:31:00Z">
              <w:r w:rsidRPr="00D14360">
                <w:delText xml:space="preserve">The Interval Document is generated by a provider at the end of a fixed period of time (shift, day, etc.) either: </w:delText>
              </w:r>
            </w:del>
          </w:p>
          <w:p w14:paraId="508A09B4" w14:textId="77777777" w:rsidR="00510672" w:rsidRPr="00D14360" w:rsidRDefault="00510672">
            <w:pPr>
              <w:pStyle w:val="Heading4"/>
              <w:rPr>
                <w:del w:id="792" w:author="Ballot Reconciliation" w:date="2023-03-09T09:31:00Z"/>
              </w:rPr>
              <w:pPrChange w:id="793" w:author="Marc Duteau" w:date="2023-03-09T09:54:00Z">
                <w:pPr>
                  <w:autoSpaceDE w:val="0"/>
                  <w:autoSpaceDN w:val="0"/>
                  <w:adjustRightInd w:val="0"/>
                </w:pPr>
              </w:pPrChange>
            </w:pPr>
            <w:del w:id="794" w:author="Ballot Reconciliation" w:date="2023-03-09T09:31:00Z">
              <w:r w:rsidRPr="00D14360">
                <w:delText xml:space="preserve">1) within the context of a single encounter with a patient (e.g. Hospitalization) or </w:delText>
              </w:r>
            </w:del>
          </w:p>
          <w:p w14:paraId="5AA32424" w14:textId="77777777" w:rsidR="00510672" w:rsidRPr="00D14360" w:rsidRDefault="00510672">
            <w:pPr>
              <w:pStyle w:val="Heading4"/>
              <w:rPr>
                <w:del w:id="795" w:author="Ballot Reconciliation" w:date="2023-03-09T09:31:00Z"/>
              </w:rPr>
              <w:pPrChange w:id="796" w:author="Marc Duteau" w:date="2023-03-09T09:54:00Z">
                <w:pPr>
                  <w:autoSpaceDE w:val="0"/>
                  <w:autoSpaceDN w:val="0"/>
                  <w:adjustRightInd w:val="0"/>
                </w:pPr>
              </w:pPrChange>
            </w:pPr>
            <w:del w:id="797" w:author="Ballot Reconciliation" w:date="2023-03-09T09:31:00Z">
              <w:r w:rsidRPr="00D14360">
                <w:delText xml:space="preserve">2) spanning multiple encounters (e.g. a home health skilled service that is provided over several visits). </w:delText>
              </w:r>
            </w:del>
          </w:p>
          <w:p w14:paraId="3FAE6C8B" w14:textId="77777777" w:rsidR="00863460" w:rsidRDefault="00863460">
            <w:pPr>
              <w:pStyle w:val="Heading4"/>
              <w:rPr>
                <w:del w:id="798" w:author="Ballot Reconciliation" w:date="2023-03-09T09:31:00Z"/>
              </w:rPr>
              <w:pPrChange w:id="799" w:author="Marc Duteau" w:date="2023-03-09T09:54:00Z">
                <w:pPr>
                  <w:autoSpaceDE w:val="0"/>
                  <w:autoSpaceDN w:val="0"/>
                  <w:adjustRightInd w:val="0"/>
                </w:pPr>
              </w:pPrChange>
            </w:pPr>
          </w:p>
          <w:p w14:paraId="2186E6D1" w14:textId="77777777" w:rsidR="00510672" w:rsidRPr="00D14360" w:rsidRDefault="00510672">
            <w:pPr>
              <w:pStyle w:val="Heading4"/>
              <w:rPr>
                <w:del w:id="800" w:author="Ballot Reconciliation" w:date="2023-03-09T09:31:00Z"/>
              </w:rPr>
              <w:pPrChange w:id="801" w:author="Marc Duteau" w:date="2023-03-09T09:54:00Z">
                <w:pPr>
                  <w:autoSpaceDE w:val="0"/>
                  <w:autoSpaceDN w:val="0"/>
                  <w:adjustRightInd w:val="0"/>
                </w:pPr>
              </w:pPrChange>
            </w:pPr>
            <w:del w:id="802" w:author="Ballot Reconciliation" w:date="2023-03-09T09:31:00Z">
              <w:r w:rsidRPr="00D14360">
                <w:delText xml:space="preserve">The serviceEvent time shall specify the start (effectiveTime/low element) and end (effectiveTime/high element) of the period covered by the Interval Document. If the Interval Document is used to describe activity within an encompassingEncounter, then the start and end date/time shall be contained within the date/time range of the encompassingEncounter unless the encompassingEncounter is not completed; in which case, the start time for the Interval shall be equal to or greater than the start of the encounter. If the Interval Document spans multiple encounters (e.g. for specific home health services), then there shall be no encompassingEncounter and the contributing encounter(s) shall be listed in the Encounters Section. The effectiveTime for all encounters should be within the low/high time for the Interval Document. </w:delText>
              </w:r>
            </w:del>
          </w:p>
        </w:tc>
      </w:tr>
    </w:tbl>
    <w:p w14:paraId="0900978A" w14:textId="77777777" w:rsidR="00293C53" w:rsidRPr="00C64922" w:rsidRDefault="00C65E25">
      <w:pPr>
        <w:pStyle w:val="Heading4"/>
        <w:rPr>
          <w:del w:id="803" w:author="Ballot Reconciliation" w:date="2023-03-09T09:31:00Z"/>
        </w:rPr>
        <w:pPrChange w:id="804" w:author="Marc Duteau" w:date="2023-03-09T09:54:00Z">
          <w:pPr>
            <w:pStyle w:val="Caption"/>
          </w:pPr>
        </w:pPrChange>
      </w:pPr>
      <w:del w:id="805" w:author="Ballot Reconciliation" w:date="2023-03-09T09:31:00Z">
        <w:r>
          <w:delText xml:space="preserve"> </w:delText>
        </w:r>
        <w:bookmarkStart w:id="806" w:name="_Toc118898801"/>
        <w:bookmarkStart w:id="807" w:name="_Toc119940004"/>
        <w:r w:rsidR="00293C53" w:rsidRPr="00C64922">
          <w:delText xml:space="preserve">Table </w:delText>
        </w:r>
        <w:r>
          <w:fldChar w:fldCharType="begin"/>
        </w:r>
        <w:r>
          <w:delInstrText xml:space="preserve"> SEQ Table \* ARABIC </w:delInstrText>
        </w:r>
        <w:r>
          <w:fldChar w:fldCharType="separate"/>
        </w:r>
        <w:r w:rsidR="00F10C7C">
          <w:rPr>
            <w:noProof/>
          </w:rPr>
          <w:delText>15</w:delText>
        </w:r>
        <w:r>
          <w:rPr>
            <w:noProof/>
          </w:rPr>
          <w:fldChar w:fldCharType="end"/>
        </w:r>
        <w:r w:rsidR="00293C53" w:rsidRPr="00C64922">
          <w:delText>: Payer additional content requirements</w:delText>
        </w:r>
        <w:bookmarkEnd w:id="806"/>
        <w:bookmarkEnd w:id="807"/>
      </w:del>
    </w:p>
    <w:bookmarkEnd w:id="696"/>
    <w:p w14:paraId="76C245BF" w14:textId="77777777" w:rsidR="00A10C4D" w:rsidRPr="00D14360" w:rsidRDefault="00A10C4D">
      <w:pPr>
        <w:pStyle w:val="Heading4"/>
        <w:rPr>
          <w:del w:id="808" w:author="Ballot Reconciliation" w:date="2023-03-09T09:31:00Z"/>
        </w:rPr>
        <w:pPrChange w:id="809" w:author="Marc Duteau" w:date="2023-03-09T09:54:00Z">
          <w:pPr>
            <w:spacing w:after="120"/>
          </w:pPr>
        </w:pPrChange>
      </w:pPr>
      <w:del w:id="810" w:author="Ballot Reconciliation" w:date="2023-03-09T09:31:00Z">
        <w:r w:rsidRPr="00D14360">
          <w:delText>The documents types defined by Payors mirror several of the document types defined in Consolidated CDA. The document types defined by Payors further constrain the base C-CDA document, in some cases tightening existing constrain</w:delText>
        </w:r>
        <w:r w:rsidR="000B6208" w:rsidRPr="00D14360">
          <w:delText>t</w:delText>
        </w:r>
        <w:r w:rsidRPr="00D14360">
          <w:delText xml:space="preserve">s or in other places adding additional </w:delText>
        </w:r>
        <w:r w:rsidR="00EB08F4" w:rsidRPr="00D14360">
          <w:delText>constraints</w:delText>
        </w:r>
        <w:r w:rsidRPr="00D14360">
          <w:delText xml:space="preserve">.  </w:delText>
        </w:r>
      </w:del>
    </w:p>
    <w:p w14:paraId="618B55B1" w14:textId="15FAAE92" w:rsidR="00CF032F" w:rsidRDefault="00CF032F" w:rsidP="004E29C8">
      <w:pPr>
        <w:pStyle w:val="Heading4"/>
      </w:pPr>
      <w:del w:id="811" w:author="Ballot Reconciliation" w:date="2023-03-09T09:31:00Z">
        <w:r>
          <w:delText xml:space="preserve"> </w:delText>
        </w:r>
      </w:del>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8"/>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4E29C8">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14:paraId="7EEE7DE6" w14:textId="77777777" w:rsidR="00A01622" w:rsidRPr="00D14360" w:rsidRDefault="00A01622" w:rsidP="00D14360">
            <w:pPr>
              <w:spacing w:after="120"/>
              <w:rPr>
                <w:rFonts w:cs="Calibri"/>
                <w:b/>
                <w:bCs/>
                <w:color w:val="FFFFFF"/>
              </w:rPr>
            </w:pPr>
            <w:r w:rsidRPr="00D14360">
              <w:rPr>
                <w:rFonts w:cs="Calibri"/>
                <w:b/>
                <w:bCs/>
                <w:color w:val="FFFFFF"/>
              </w:rPr>
              <w:t>Description</w:t>
            </w:r>
          </w:p>
        </w:tc>
      </w:tr>
      <w:tr w:rsidR="00DB7A5C" w:rsidRPr="00DD51B1" w14:paraId="6E5D6C91" w14:textId="77777777" w:rsidTr="004E29C8">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rFonts w:cs="Calibri"/>
                <w:b/>
                <w:bCs/>
                <w:color w:val="000000"/>
              </w:rPr>
            </w:pPr>
            <w:r w:rsidRPr="00D14360">
              <w:rPr>
                <w:rFonts w:cs="Calibri"/>
                <w:b/>
                <w:bCs/>
              </w:rPr>
              <w:lastRenderedPageBreak/>
              <w:t xml:space="preserve">Care Plan (Nutrition) </w:t>
            </w:r>
          </w:p>
          <w:p w14:paraId="5F8DE0E7" w14:textId="77777777" w:rsidR="00825BFA" w:rsidRPr="00AD08FB" w:rsidRDefault="00825BFA" w:rsidP="002B406D">
            <w:pPr>
              <w:rPr>
                <w:rFonts w:ascii="Calibri Light" w:hAnsi="Calibri Light" w:cs="Calibri Light"/>
                <w:color w:val="000000"/>
              </w:rPr>
            </w:pPr>
            <w:r w:rsidRPr="00AD08FB">
              <w:rPr>
                <w:rFonts w:ascii="Calibri Light" w:hAnsi="Calibri Light" w:cs="Calibri Light"/>
              </w:rPr>
              <w:t>2.16.840.1.113883.10.20.22.1.16:2017-12-01</w:t>
            </w:r>
          </w:p>
          <w:p w14:paraId="60F9DD9A" w14:textId="77777777" w:rsidR="00A01622" w:rsidRPr="00D14360" w:rsidRDefault="00A01622" w:rsidP="002B406D">
            <w:pPr>
              <w:rPr>
                <w:rFonts w:cs="Calibri"/>
                <w:b/>
                <w:bCs/>
                <w:color w:val="000000"/>
              </w:rPr>
            </w:pPr>
          </w:p>
          <w:p w14:paraId="6CB7350F" w14:textId="77777777" w:rsidR="00A01622" w:rsidRPr="00D14360" w:rsidRDefault="00A01622" w:rsidP="002B406D">
            <w:pPr>
              <w:rPr>
                <w:rFonts w:cs="Calibri"/>
                <w:b/>
                <w:bCs/>
                <w:color w:val="000000"/>
              </w:rPr>
            </w:pPr>
          </w:p>
          <w:p w14:paraId="4B7B71AA" w14:textId="77777777" w:rsidR="00A01622" w:rsidRPr="00D14360" w:rsidRDefault="00A01622" w:rsidP="002B406D">
            <w:pPr>
              <w:rPr>
                <w:rFonts w:cs="Calibri"/>
                <w:b/>
                <w:bCs/>
                <w:color w:val="000000"/>
              </w:rPr>
            </w:pPr>
          </w:p>
          <w:p w14:paraId="59C47247" w14:textId="77777777" w:rsidR="00A01622" w:rsidRPr="00D14360" w:rsidRDefault="00A01622" w:rsidP="002B406D">
            <w:pPr>
              <w:rPr>
                <w:rFonts w:cs="Calibri"/>
                <w:b/>
                <w:bCs/>
                <w:color w:val="000000"/>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hAnsi="Calibri Light" w:cs="Calibri Light"/>
                <w:color w:val="000000"/>
              </w:rPr>
            </w:pPr>
          </w:p>
          <w:p w14:paraId="56EF9671"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14:paraId="111AEBA4" w14:textId="4A7D507E" w:rsidR="00A01622" w:rsidRPr="00D14360" w:rsidRDefault="00C65E25" w:rsidP="004B3D32">
      <w:pPr>
        <w:pStyle w:val="Caption"/>
        <w:rPr>
          <w:rFonts w:cs="Calibri"/>
          <w:color w:val="000000"/>
        </w:rPr>
      </w:pPr>
      <w:r>
        <w:t xml:space="preserve"> </w:t>
      </w:r>
      <w:bookmarkStart w:id="812" w:name="_Toc118898802"/>
      <w:bookmarkStart w:id="813" w:name="_Toc127519321"/>
      <w:bookmarkStart w:id="814" w:name="_Toc119940005"/>
      <w:r w:rsidR="004B3D32">
        <w:t xml:space="preserve">Table </w:t>
      </w:r>
      <w:r w:rsidR="008B59D0">
        <w:fldChar w:fldCharType="begin"/>
      </w:r>
      <w:r w:rsidR="008B59D0">
        <w:instrText xml:space="preserve"> SEQ Table \* ARABIC </w:instrText>
      </w:r>
      <w:r w:rsidR="008B59D0">
        <w:fldChar w:fldCharType="separate"/>
      </w:r>
      <w:del w:id="815" w:author="Ballot Reconciliation" w:date="2023-03-09T09:31:00Z">
        <w:r w:rsidR="00F10C7C">
          <w:rPr>
            <w:noProof/>
          </w:rPr>
          <w:delText>16</w:delText>
        </w:r>
      </w:del>
      <w:ins w:id="816" w:author="Ballot Reconciliation" w:date="2023-03-09T09:31:00Z">
        <w:r w:rsidR="00DC1072">
          <w:rPr>
            <w:noProof/>
          </w:rPr>
          <w:t>15</w:t>
        </w:r>
      </w:ins>
      <w:r w:rsidR="008B59D0">
        <w:rPr>
          <w:noProof/>
        </w:rPr>
        <w:fldChar w:fldCharType="end"/>
      </w:r>
      <w:r w:rsidR="004B3D32">
        <w:t>: Care Plan (Nutrition)</w:t>
      </w:r>
      <w:bookmarkEnd w:id="812"/>
      <w:bookmarkEnd w:id="813"/>
      <w:bookmarkEnd w:id="814"/>
    </w:p>
    <w:p w14:paraId="50CEBAE2" w14:textId="77777777" w:rsidR="00A10C4D" w:rsidRPr="00C64922" w:rsidRDefault="00A10C4D" w:rsidP="003E2C96">
      <w:pPr>
        <w:pStyle w:val="Heading2"/>
      </w:pPr>
      <w:bookmarkStart w:id="817" w:name="_Toc10690844"/>
      <w:bookmarkStart w:id="818" w:name="_Toc11043587"/>
      <w:bookmarkStart w:id="819" w:name="_Toc11045578"/>
      <w:bookmarkStart w:id="820" w:name="_Toc11391248"/>
      <w:bookmarkStart w:id="821" w:name="_Toc127519127"/>
      <w:bookmarkStart w:id="822" w:name="_Toc119939810"/>
      <w:r w:rsidRPr="00C64922">
        <w:t>Section Structure by Document Type</w:t>
      </w:r>
      <w:bookmarkEnd w:id="817"/>
      <w:bookmarkEnd w:id="818"/>
      <w:bookmarkEnd w:id="819"/>
      <w:bookmarkEnd w:id="820"/>
      <w:bookmarkEnd w:id="821"/>
      <w:bookmarkEnd w:id="822"/>
    </w:p>
    <w:p w14:paraId="25E454CF" w14:textId="77777777" w:rsidR="00A10C4D" w:rsidRPr="00D14360" w:rsidRDefault="00A10C4D" w:rsidP="00B505D2">
      <w:pPr>
        <w:spacing w:after="120"/>
        <w:rPr>
          <w:rFonts w:cs="Calibri"/>
        </w:rPr>
      </w:pPr>
      <w:r w:rsidRPr="00D14360">
        <w:rPr>
          <w:rFonts w:cs="Calibri"/>
        </w:rPr>
        <w:t>The following tables describe the required and optional section templates for each document type defined in C-CDA</w:t>
      </w:r>
      <w:r w:rsidR="009B30E1" w:rsidRPr="00D14360">
        <w:rPr>
          <w:rFonts w:cs="Calibri"/>
        </w:rPr>
        <w:t>.</w:t>
      </w:r>
      <w:r w:rsidRPr="00D14360">
        <w:rPr>
          <w:rStyle w:val="FootnoteReference"/>
          <w:rFonts w:cs="Calibri"/>
        </w:rPr>
        <w:footnoteReference w:id="79"/>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8545"/>
      </w:tblGrid>
      <w:tr w:rsidR="00254B4A" w14:paraId="094362B6" w14:textId="77777777" w:rsidTr="003A3D50">
        <w:trPr>
          <w:trHeight w:val="575"/>
        </w:trPr>
        <w:tc>
          <w:tcPr>
            <w:tcW w:w="805" w:type="dxa"/>
            <w:tcBorders>
              <w:right w:val="nil"/>
            </w:tcBorders>
            <w:shd w:val="clear" w:color="auto" w:fill="C6D9F1"/>
          </w:tcPr>
          <w:p w14:paraId="43964178" w14:textId="77777777" w:rsidR="00623689" w:rsidRPr="00D14360" w:rsidRDefault="00634398" w:rsidP="00D14360">
            <w:pPr>
              <w:spacing w:after="120"/>
              <w:rPr>
                <w:rFonts w:cs="Calibri"/>
              </w:rPr>
            </w:pPr>
            <w:r>
              <w:rPr>
                <w:noProof/>
              </w:rPr>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14:paraId="765A823D" w14:textId="77777777" w:rsidR="00623689" w:rsidRPr="00D14360" w:rsidRDefault="00CA5B48" w:rsidP="00D14360">
            <w:pPr>
              <w:spacing w:after="120"/>
              <w:rPr>
                <w:rFonts w:cs="Calibri"/>
              </w:rPr>
            </w:pPr>
            <w:r>
              <w:rPr>
                <w:rFonts w:cs="Calibri"/>
              </w:rPr>
              <w:t>Transition of Care C-CDA Documents SHALL include a Health Concerns section and a Goals Section</w:t>
            </w:r>
            <w:r w:rsidR="00623689" w:rsidRPr="00D14360">
              <w:rPr>
                <w:rFonts w:cs="Calibri"/>
              </w:rPr>
              <w:t xml:space="preserve">. </w:t>
            </w:r>
            <w:r w:rsidR="00B3590A">
              <w:rPr>
                <w:rFonts w:cs="Calibri"/>
                <w:b/>
                <w:bCs/>
              </w:rPr>
              <w:t>[CONF-051]</w:t>
            </w:r>
          </w:p>
        </w:tc>
      </w:tr>
    </w:tbl>
    <w:p w14:paraId="792EA007" w14:textId="77777777" w:rsidR="00A10C4D" w:rsidRPr="00C64922" w:rsidRDefault="00A10C4D" w:rsidP="00C17F49">
      <w:pPr>
        <w:pStyle w:val="Heading3"/>
      </w:pPr>
      <w:bookmarkStart w:id="823" w:name="_Toc21529440"/>
      <w:bookmarkStart w:id="824" w:name="_Toc21691492"/>
      <w:bookmarkStart w:id="825" w:name="_Toc21845676"/>
      <w:bookmarkStart w:id="826" w:name="_Toc21851917"/>
      <w:bookmarkStart w:id="827" w:name="_Toc21871879"/>
      <w:bookmarkStart w:id="828" w:name="_Toc21872335"/>
      <w:bookmarkStart w:id="829" w:name="_Toc21880106"/>
      <w:bookmarkStart w:id="830" w:name="_Toc21889936"/>
      <w:bookmarkStart w:id="831" w:name="_Toc21894079"/>
      <w:bookmarkStart w:id="832" w:name="_Toc21898007"/>
      <w:bookmarkStart w:id="833" w:name="_Toc21926754"/>
      <w:bookmarkStart w:id="834" w:name="_Toc11391249"/>
      <w:bookmarkStart w:id="835" w:name="_Toc127519128"/>
      <w:bookmarkStart w:id="836" w:name="_Toc119939811"/>
      <w:bookmarkStart w:id="837" w:name="_Toc10690845"/>
      <w:bookmarkStart w:id="838" w:name="_Toc11043588"/>
      <w:bookmarkStart w:id="839" w:name="_Toc11045579"/>
      <w:bookmarkEnd w:id="823"/>
      <w:bookmarkEnd w:id="824"/>
      <w:bookmarkEnd w:id="825"/>
      <w:bookmarkEnd w:id="826"/>
      <w:bookmarkEnd w:id="827"/>
      <w:bookmarkEnd w:id="828"/>
      <w:bookmarkEnd w:id="829"/>
      <w:bookmarkEnd w:id="830"/>
      <w:bookmarkEnd w:id="831"/>
      <w:bookmarkEnd w:id="832"/>
      <w:bookmarkEnd w:id="833"/>
      <w:r w:rsidRPr="00C64922">
        <w:t xml:space="preserve">Care Plan: </w:t>
      </w:r>
      <w:r w:rsidR="005D764C" w:rsidRPr="00C64922">
        <w:t>Document Template</w:t>
      </w:r>
      <w:bookmarkEnd w:id="834"/>
      <w:bookmarkEnd w:id="835"/>
      <w:bookmarkEnd w:id="836"/>
      <w:r w:rsidR="005D764C" w:rsidRPr="00C64922">
        <w:t xml:space="preserve"> </w:t>
      </w:r>
      <w:bookmarkEnd w:id="837"/>
      <w:bookmarkEnd w:id="838"/>
      <w:bookmarkEnd w:id="839"/>
    </w:p>
    <w:p w14:paraId="0CBE2A6D"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A Care Plan (including Home Health Plan of Care (HHPoC))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14:paraId="18089D33" w14:textId="77777777" w:rsidR="00A10C4D" w:rsidRPr="00D14360" w:rsidRDefault="00A10C4D" w:rsidP="003A3D50">
      <w:pPr>
        <w:ind w:left="720" w:hanging="720"/>
        <w:rPr>
          <w:rFonts w:cs="Calibri"/>
          <w:color w:val="000000"/>
        </w:rPr>
      </w:pPr>
      <w:r w:rsidRPr="00D14360">
        <w:rPr>
          <w:rFonts w:cs="Calibri"/>
          <w:color w:val="000000"/>
        </w:rPr>
        <w:t xml:space="preserve">This document template enables </w:t>
      </w:r>
      <w:r w:rsidR="00196B23" w:rsidRPr="00D14360">
        <w:rPr>
          <w:rFonts w:cs="Calibri"/>
          <w:color w:val="000000"/>
        </w:rPr>
        <w:t>C</w:t>
      </w:r>
      <w:r w:rsidRPr="00D14360">
        <w:rPr>
          <w:rFonts w:cs="Calibri"/>
          <w:color w:val="000000"/>
        </w:rPr>
        <w:t xml:space="preserve">are </w:t>
      </w:r>
      <w:r w:rsidR="00196B23" w:rsidRPr="00D14360">
        <w:rPr>
          <w:rFonts w:cs="Calibri"/>
          <w:color w:val="000000"/>
        </w:rPr>
        <w:t>P</w:t>
      </w:r>
      <w:r w:rsidRPr="00D14360">
        <w:rPr>
          <w:rFonts w:cs="Calibri"/>
          <w:color w:val="000000"/>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00A10C4D" w:rsidRPr="00D14360">
        <w:rPr>
          <w:rFonts w:cs="Calibri"/>
          <w:color w:val="000000"/>
          <w:szCs w:val="22"/>
        </w:rPr>
        <w:t>he ability to identify patient and provider priorities with each act</w:t>
      </w:r>
      <w:r w:rsidRPr="00D14360">
        <w:rPr>
          <w:rFonts w:cs="Calibri"/>
          <w:color w:val="000000"/>
          <w:szCs w:val="22"/>
        </w:rPr>
        <w:t>.</w:t>
      </w:r>
      <w:r w:rsidR="00A10C4D" w:rsidRPr="00D14360">
        <w:rPr>
          <w:rFonts w:cs="Calibri"/>
          <w:color w:val="000000"/>
          <w:szCs w:val="22"/>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00A10C4D" w:rsidRPr="00D14360">
        <w:rPr>
          <w:rFonts w:cs="Calibri"/>
          <w:color w:val="000000"/>
          <w:szCs w:val="22"/>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cs="Calibri"/>
          <w:color w:val="000000"/>
        </w:rPr>
      </w:pPr>
      <w:r w:rsidRPr="00D14360">
        <w:rPr>
          <w:rFonts w:cs="Calibri"/>
          <w:color w:val="000000"/>
        </w:rPr>
        <w:t xml:space="preserve">A </w:t>
      </w:r>
      <w:r w:rsidR="00196B23" w:rsidRPr="00D14360">
        <w:rPr>
          <w:rFonts w:cs="Calibri"/>
          <w:color w:val="000000"/>
        </w:rPr>
        <w:t>C</w:t>
      </w:r>
      <w:r w:rsidRPr="00D14360">
        <w:rPr>
          <w:rFonts w:cs="Calibri"/>
          <w:color w:val="000000"/>
        </w:rPr>
        <w:t>are</w:t>
      </w:r>
      <w:r w:rsidR="00196B23" w:rsidRPr="00D14360">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4E29C8">
      <w:pPr>
        <w:pStyle w:val="Heading4"/>
      </w:pPr>
      <w:r>
        <w:t>Structured</w:t>
      </w:r>
      <w:r w:rsidR="00C117D5" w:rsidRPr="00C64922">
        <w:t xml:space="preserve"> Sections</w:t>
      </w:r>
    </w:p>
    <w:p w14:paraId="6E9A69D1" w14:textId="77777777" w:rsidR="00ED7EA1" w:rsidRPr="005E3D4B" w:rsidRDefault="00424FFA" w:rsidP="00ED7EA1">
      <w:r w:rsidRPr="00D14360">
        <w:rPr>
          <w:rFonts w:cs="Calibri"/>
        </w:rPr>
        <w:t xml:space="preserve">The table </w:t>
      </w:r>
      <w:r w:rsidR="00CF2A15" w:rsidRPr="00D14360">
        <w:rPr>
          <w:rFonts w:cs="Calibri"/>
        </w:rPr>
        <w:t>below describes the required and optional sections in a Care Plan document template</w:t>
      </w:r>
      <w:r w:rsidR="00ED7EA1">
        <w:t xml:space="preserve">: </w:t>
      </w:r>
      <w:r w:rsidR="00ED7EA1" w:rsidRPr="003A3D50">
        <w:rPr>
          <w:rFonts w:cs="Calibri"/>
        </w:rPr>
        <w:t>Care Plan (V2) [ClinicalDocument: identifier urn:hl7ii:2.16.840.1.113883.10.20.22.1.15:2015-08-01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32"/>
        <w:gridCol w:w="3470"/>
        <w:gridCol w:w="4158"/>
      </w:tblGrid>
      <w:tr w:rsidR="00254B4A"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lastRenderedPageBreak/>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4523A42B" w14:textId="77777777" w:rsidTr="004E29C8">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rFonts w:cs="Calibri"/>
                <w:b/>
                <w:bCs/>
                <w:color w:val="000000"/>
              </w:rPr>
            </w:pPr>
            <w:r w:rsidRPr="00D14360">
              <w:rPr>
                <w:rFonts w:cs="Calibri"/>
                <w:b/>
                <w:bCs/>
                <w:color w:val="000000"/>
              </w:rPr>
              <w:t>Care Plan</w:t>
            </w:r>
            <w:r w:rsidR="00237779" w:rsidRPr="00D14360">
              <w:rPr>
                <w:rFonts w:cs="Calibri"/>
                <w:b/>
                <w:bCs/>
                <w:color w:val="000000"/>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40E47745" w14:textId="77777777" w:rsidR="00A10C4D" w:rsidRPr="00D14360" w:rsidRDefault="00A10C4D" w:rsidP="00D14360">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14:paraId="4AB9634F" w14:textId="77777777" w:rsidR="00A10C4D" w:rsidRPr="00D14360" w:rsidRDefault="00A10C4D"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008E236E" w:rsidRPr="00C64922" w14:paraId="66D2C0C1" w14:textId="77777777" w:rsidTr="004E29C8">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0044742A" w:rsidRPr="00D14360">
              <w:rPr>
                <w:rFonts w:ascii="Calibri Light" w:hAnsi="Calibri Light" w:cs="Calibri Light"/>
                <w:color w:val="000000"/>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3E39A4F9" w14:textId="4485D820" w:rsidR="0009537F" w:rsidRDefault="00C65E25" w:rsidP="000D420E">
      <w:pPr>
        <w:pStyle w:val="Caption"/>
      </w:pPr>
      <w:bookmarkStart w:id="840" w:name="_Toc10690846"/>
      <w:bookmarkStart w:id="841" w:name="_Toc11043589"/>
      <w:bookmarkStart w:id="842" w:name="_Toc11045580"/>
      <w:r>
        <w:t xml:space="preserve"> </w:t>
      </w:r>
      <w:bookmarkStart w:id="843" w:name="_Toc118898803"/>
      <w:bookmarkStart w:id="844" w:name="_Toc127519322"/>
      <w:bookmarkStart w:id="845" w:name="_Toc119940006"/>
      <w:r w:rsidR="00CF2A15" w:rsidRPr="00C64922">
        <w:t xml:space="preserve">Table </w:t>
      </w:r>
      <w:r w:rsidR="008B59D0">
        <w:fldChar w:fldCharType="begin"/>
      </w:r>
      <w:r w:rsidR="008B59D0">
        <w:instrText xml:space="preserve"> SEQ Table \* ARABIC </w:instrText>
      </w:r>
      <w:r w:rsidR="008B59D0">
        <w:fldChar w:fldCharType="separate"/>
      </w:r>
      <w:del w:id="846" w:author="Ballot Reconciliation" w:date="2023-03-09T09:31:00Z">
        <w:r w:rsidR="00F10C7C">
          <w:rPr>
            <w:noProof/>
          </w:rPr>
          <w:delText>17</w:delText>
        </w:r>
      </w:del>
      <w:ins w:id="847" w:author="Ballot Reconciliation" w:date="2023-03-09T09:31:00Z">
        <w:r w:rsidR="00DC1072">
          <w:rPr>
            <w:noProof/>
          </w:rPr>
          <w:t>16</w:t>
        </w:r>
      </w:ins>
      <w:r w:rsidR="008B59D0">
        <w:rPr>
          <w:noProof/>
        </w:rPr>
        <w:fldChar w:fldCharType="end"/>
      </w:r>
      <w:r w:rsidR="00CF2A15" w:rsidRPr="00C64922">
        <w:t>: Care Plan: Document Template</w:t>
      </w:r>
      <w:r w:rsidR="0076314A">
        <w:t>.</w:t>
      </w:r>
      <w:bookmarkEnd w:id="843"/>
      <w:bookmarkEnd w:id="844"/>
      <w:bookmarkEnd w:id="845"/>
      <w:r w:rsidR="0076314A">
        <w:t xml:space="preserve">  </w:t>
      </w:r>
    </w:p>
    <w:p w14:paraId="447ABDC6" w14:textId="77777777" w:rsidR="00A10C4D" w:rsidRPr="00C64922" w:rsidRDefault="00A10C4D" w:rsidP="00C17F49">
      <w:pPr>
        <w:pStyle w:val="Heading3"/>
      </w:pPr>
      <w:bookmarkStart w:id="848" w:name="_Toc21845678"/>
      <w:bookmarkStart w:id="849" w:name="_Toc21851919"/>
      <w:bookmarkStart w:id="850" w:name="_Toc21871881"/>
      <w:bookmarkStart w:id="851" w:name="_Toc21872337"/>
      <w:bookmarkStart w:id="852" w:name="_Toc21880108"/>
      <w:bookmarkStart w:id="853" w:name="_Toc21889938"/>
      <w:bookmarkStart w:id="854" w:name="_Toc21894081"/>
      <w:bookmarkStart w:id="855" w:name="_Toc21898009"/>
      <w:bookmarkStart w:id="856" w:name="_Toc21926756"/>
      <w:bookmarkStart w:id="857" w:name="_Toc11391250"/>
      <w:bookmarkStart w:id="858" w:name="_Toc127519129"/>
      <w:bookmarkStart w:id="859" w:name="_Toc119939812"/>
      <w:bookmarkEnd w:id="848"/>
      <w:bookmarkEnd w:id="849"/>
      <w:bookmarkEnd w:id="850"/>
      <w:bookmarkEnd w:id="851"/>
      <w:bookmarkEnd w:id="852"/>
      <w:bookmarkEnd w:id="853"/>
      <w:bookmarkEnd w:id="854"/>
      <w:bookmarkEnd w:id="855"/>
      <w:bookmarkEnd w:id="856"/>
      <w:r w:rsidRPr="00C64922">
        <w:t xml:space="preserve">Consultation Note: </w:t>
      </w:r>
      <w:r w:rsidR="005D764C" w:rsidRPr="00C64922">
        <w:t>Document Template</w:t>
      </w:r>
      <w:bookmarkEnd w:id="857"/>
      <w:bookmarkEnd w:id="858"/>
      <w:bookmarkEnd w:id="859"/>
      <w:r w:rsidR="005D764C" w:rsidRPr="00C64922">
        <w:t xml:space="preserve"> </w:t>
      </w:r>
      <w:bookmarkEnd w:id="840"/>
      <w:bookmarkEnd w:id="841"/>
      <w:bookmarkEnd w:id="842"/>
    </w:p>
    <w:p w14:paraId="33CF1C30" w14:textId="77777777" w:rsidR="00C117D5" w:rsidRPr="00D14360" w:rsidRDefault="00C117D5" w:rsidP="00C117D5">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4E29C8">
      <w:pPr>
        <w:pStyle w:val="Heading4"/>
      </w:pPr>
      <w:r w:rsidRPr="00C64922">
        <w:t>Structured Sections</w:t>
      </w:r>
    </w:p>
    <w:p w14:paraId="62CC21AA" w14:textId="77777777" w:rsidR="00ED7EA1" w:rsidRPr="00C64922" w:rsidRDefault="00424FFA" w:rsidP="00ED7EA1">
      <w:r w:rsidRPr="00D14360">
        <w:rPr>
          <w:rFonts w:cs="Calibri"/>
        </w:rPr>
        <w:t xml:space="preserve">The table </w:t>
      </w:r>
      <w:r w:rsidR="00CF2A15" w:rsidRPr="00D14360">
        <w:rPr>
          <w:rFonts w:cs="Calibri"/>
        </w:rPr>
        <w:t>below describes the required and optional sections in a Consultation Note document template</w:t>
      </w:r>
      <w:r w:rsidR="00ED7EA1">
        <w:rPr>
          <w:rFonts w:cs="Calibri"/>
        </w:rPr>
        <w:t xml:space="preserve">: </w:t>
      </w:r>
      <w:r w:rsidR="00ED7EA1" w:rsidRPr="003A3D50">
        <w:rPr>
          <w:rFonts w:cs="Calibri"/>
        </w:rPr>
        <w:t>Consultation Note (V3)[ClinicalDocument: identifier urn:hl7ii:2.16.840.1.113883.10.20.22.1.4:2015-08-01 (open)]</w:t>
      </w:r>
    </w:p>
    <w:p w14:paraId="4C345B29" w14:textId="77777777" w:rsidR="00C117D5" w:rsidRDefault="00C117D5" w:rsidP="00C117D5">
      <w:pPr>
        <w:rPr>
          <w:rFonts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254B4A"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0A5CFFAE" w14:textId="77777777" w:rsidTr="004E29C8">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cs="Calibri Light"/>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14:paraId="466A2E1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14:paraId="72763A2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3CA1232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14:paraId="0CCDC81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14:paraId="4D80D93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14:paraId="6318FC4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54C8C2BA"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14:paraId="34E340D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14:paraId="0D3A9DA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8AE58F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14:paraId="53971D78"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6752719D"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0DD78E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14:paraId="2B73890A" w14:textId="77777777" w:rsidR="00510672" w:rsidRPr="00D14360" w:rsidRDefault="00510672"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14:paraId="0B029C7B" w14:textId="5DC1221C" w:rsidR="00ED7EA1" w:rsidRDefault="00C65E25" w:rsidP="00A67903">
      <w:pPr>
        <w:pStyle w:val="Caption"/>
        <w:rPr>
          <w:rFonts w:cs="Calibri"/>
        </w:rPr>
      </w:pPr>
      <w:bookmarkStart w:id="860" w:name="_Toc10690847"/>
      <w:bookmarkStart w:id="861" w:name="_Toc11043590"/>
      <w:bookmarkStart w:id="862" w:name="_Toc11045581"/>
      <w:r>
        <w:t xml:space="preserve"> </w:t>
      </w:r>
      <w:bookmarkStart w:id="863" w:name="_Toc118898804"/>
      <w:bookmarkStart w:id="864" w:name="_Toc127519323"/>
      <w:bookmarkStart w:id="865" w:name="_Toc119940007"/>
      <w:r w:rsidR="00510672">
        <w:t>T</w:t>
      </w:r>
      <w:r w:rsidR="00CF2A15" w:rsidRPr="00C64922">
        <w:t xml:space="preserve">able </w:t>
      </w:r>
      <w:r w:rsidR="008B59D0">
        <w:fldChar w:fldCharType="begin"/>
      </w:r>
      <w:r w:rsidR="008B59D0">
        <w:instrText xml:space="preserve"> SEQ Table \* ARABIC </w:instrText>
      </w:r>
      <w:r w:rsidR="008B59D0">
        <w:fldChar w:fldCharType="separate"/>
      </w:r>
      <w:del w:id="866" w:author="Ballot Reconciliation" w:date="2023-03-09T09:31:00Z">
        <w:r w:rsidR="00F10C7C">
          <w:rPr>
            <w:noProof/>
          </w:rPr>
          <w:delText>18</w:delText>
        </w:r>
      </w:del>
      <w:ins w:id="867" w:author="Ballot Reconciliation" w:date="2023-03-09T09:31:00Z">
        <w:r w:rsidR="00DC1072">
          <w:rPr>
            <w:noProof/>
          </w:rPr>
          <w:t>17</w:t>
        </w:r>
      </w:ins>
      <w:r w:rsidR="008B59D0">
        <w:rPr>
          <w:noProof/>
        </w:rPr>
        <w:fldChar w:fldCharType="end"/>
      </w:r>
      <w:r w:rsidR="00CF2A15" w:rsidRPr="00C64922">
        <w:t>: Consultation Note: Document Template</w:t>
      </w:r>
      <w:r w:rsidR="00A67903">
        <w:t>.</w:t>
      </w:r>
      <w:r w:rsidR="00A67903" w:rsidRPr="00A67903">
        <w:t xml:space="preserve"> </w:t>
      </w:r>
      <w:r w:rsidR="00A67903">
        <w:rPr>
          <w:rFonts w:cs="Calibri"/>
        </w:rPr>
        <w:t>﻿</w:t>
      </w:r>
      <w:bookmarkEnd w:id="863"/>
      <w:bookmarkEnd w:id="864"/>
      <w:bookmarkEnd w:id="865"/>
    </w:p>
    <w:p w14:paraId="7E39D294" w14:textId="77777777" w:rsidR="00A10C4D" w:rsidRPr="00C64922" w:rsidRDefault="00A10C4D" w:rsidP="00C17F49">
      <w:pPr>
        <w:pStyle w:val="Heading3"/>
      </w:pPr>
      <w:bookmarkStart w:id="868" w:name="_Toc21871883"/>
      <w:bookmarkStart w:id="869" w:name="_Toc21872339"/>
      <w:bookmarkStart w:id="870" w:name="_Toc21880110"/>
      <w:bookmarkStart w:id="871" w:name="_Toc21889940"/>
      <w:bookmarkStart w:id="872" w:name="_Toc21894083"/>
      <w:bookmarkStart w:id="873" w:name="_Toc21898011"/>
      <w:bookmarkStart w:id="874" w:name="_Toc21926758"/>
      <w:bookmarkStart w:id="875" w:name="_Toc11391251"/>
      <w:bookmarkStart w:id="876" w:name="_Toc127519130"/>
      <w:bookmarkStart w:id="877" w:name="_Toc119939813"/>
      <w:bookmarkEnd w:id="868"/>
      <w:bookmarkEnd w:id="869"/>
      <w:bookmarkEnd w:id="870"/>
      <w:bookmarkEnd w:id="871"/>
      <w:bookmarkEnd w:id="872"/>
      <w:bookmarkEnd w:id="873"/>
      <w:bookmarkEnd w:id="874"/>
      <w:r w:rsidRPr="00C64922">
        <w:t xml:space="preserve">Continuity of Care </w:t>
      </w:r>
      <w:r w:rsidR="00BA6903" w:rsidRPr="00C64922">
        <w:t xml:space="preserve">Document </w:t>
      </w:r>
      <w:r w:rsidRPr="00C64922">
        <w:t xml:space="preserve">(CCD): </w:t>
      </w:r>
      <w:bookmarkEnd w:id="860"/>
      <w:bookmarkEnd w:id="861"/>
      <w:bookmarkEnd w:id="862"/>
      <w:r w:rsidR="005D764C" w:rsidRPr="00C64922">
        <w:t>Document Template</w:t>
      </w:r>
      <w:bookmarkEnd w:id="875"/>
      <w:bookmarkEnd w:id="876"/>
      <w:bookmarkEnd w:id="877"/>
    </w:p>
    <w:p w14:paraId="0B5064F1" w14:textId="77777777" w:rsidR="004E5DF7" w:rsidRPr="00D14360" w:rsidRDefault="004E5DF7" w:rsidP="004E5DF7">
      <w:pPr>
        <w:rPr>
          <w:rFonts w:cs="Calibri"/>
        </w:rPr>
      </w:pPr>
      <w:r w:rsidRPr="00D14360">
        <w:rPr>
          <w:rFonts w:cs="Calibri"/>
        </w:rPr>
        <w:t>Th</w:t>
      </w:r>
      <w:r w:rsidR="00085038" w:rsidRPr="00D14360">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w:t>
      </w:r>
      <w:r w:rsidRPr="00D14360">
        <w:rPr>
          <w:rFonts w:cs="Calibri"/>
        </w:rPr>
        <w:lastRenderedPageBreak/>
        <w:t>ServiceEvent is</w:t>
      </w:r>
      <w:r w:rsidR="00DB6633" w:rsidRPr="00D14360">
        <w:rPr>
          <w:rFonts w:cs="Calibri"/>
        </w:rPr>
        <w:t xml:space="preserve"> </w:t>
      </w:r>
      <w:r w:rsidRPr="00D14360">
        <w:rPr>
          <w:rFonts w:cs="Calibri"/>
        </w:rPr>
        <w:t>constrained to "PCPR"</w:t>
      </w:r>
      <w:r w:rsidR="004C1CE1" w:rsidRPr="00D14360">
        <w:rPr>
          <w:rFonts w:cs="Calibri"/>
        </w:rPr>
        <w:t xml:space="preserve"> “care provision</w:t>
      </w:r>
      <w:r w:rsidR="00A81680">
        <w:rPr>
          <w:rFonts w:cs="Calibri"/>
        </w:rPr>
        <w:t>.</w:t>
      </w:r>
      <w:r w:rsidR="004C1CE1" w:rsidRPr="00D14360">
        <w:rPr>
          <w:rFonts w:cs="Calibri"/>
        </w:rPr>
        <w:t>”</w:t>
      </w:r>
      <w:r w:rsidRPr="00D14360">
        <w:rPr>
          <w:rFonts w:cs="Calibri"/>
        </w:rPr>
        <w:t xml:space="preserve"> </w:t>
      </w:r>
      <w:r w:rsidR="004C1CE1" w:rsidRPr="00D14360">
        <w:rPr>
          <w:rFonts w:cs="Calibri"/>
        </w:rPr>
        <w:t xml:space="preserve">This means that the contents of the document reflect the care that was actually provided within the time range indicated in serviceEvent.effectiveTime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4E29C8">
      <w:pPr>
        <w:pStyle w:val="Heading4"/>
      </w:pPr>
      <w:r w:rsidRPr="00C64922">
        <w:t>Structured Sections</w:t>
      </w:r>
    </w:p>
    <w:p w14:paraId="10C2A63D"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Continuity of Care Document document template</w:t>
      </w:r>
      <w:r w:rsidR="00ED7EA1">
        <w:rPr>
          <w:rFonts w:cs="Calibri"/>
        </w:rPr>
        <w:t xml:space="preserve">: </w:t>
      </w:r>
      <w:r w:rsidR="00ED7EA1" w:rsidRPr="003A3D50">
        <w:rPr>
          <w:rFonts w:cs="Calibri"/>
        </w:rPr>
        <w:t>Continuity of Care Document (CCD) (V3) [ClinicalDocument: identifier urn:hl7ii:2.16.840.1.113883.10.20.22.1.2:2015-08-01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254B4A"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rFonts w:cs="Calibri"/>
                <w:b/>
                <w:bCs/>
                <w:color w:val="FFFFFF"/>
              </w:rPr>
            </w:pPr>
            <w:bookmarkStart w:id="878" w:name="_Toc10690848"/>
            <w:bookmarkStart w:id="879" w:name="_Toc11043591"/>
            <w:bookmarkStart w:id="880" w:name="_Toc11045582"/>
            <w:r w:rsidRPr="00D14360">
              <w:rPr>
                <w:rFonts w:cs="Calibri"/>
                <w:b/>
                <w:bCs/>
                <w:color w:val="FFFFFF"/>
              </w:rPr>
              <w:t xml:space="preserve">Document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2F60906B" w14:textId="77777777" w:rsidTr="004E29C8">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14:paraId="7BEEF6AC" w14:textId="77777777" w:rsidR="00510672" w:rsidRDefault="00510672" w:rsidP="00270135">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cs="Calibri Light"/>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14:paraId="7CAE31C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14:paraId="41B7EEF7" w14:textId="77777777" w:rsidR="00510672" w:rsidRDefault="00510672" w:rsidP="00270135">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14:paraId="5A029024" w14:textId="77777777" w:rsidR="001E1A3D" w:rsidRPr="00D14360" w:rsidRDefault="001E1A3D" w:rsidP="003A3D5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008E236E" w:rsidRPr="00C64922" w14:paraId="071A5CF0" w14:textId="77777777" w:rsidTr="004E29C8">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196C12B2" w14:textId="554667E2" w:rsidR="00CF2A15" w:rsidRPr="00C64922" w:rsidRDefault="00C65E25" w:rsidP="00A67903">
      <w:pPr>
        <w:pStyle w:val="Caption"/>
      </w:pPr>
      <w:r>
        <w:t xml:space="preserve"> </w:t>
      </w:r>
      <w:bookmarkStart w:id="881" w:name="_Toc118898805"/>
      <w:bookmarkStart w:id="882" w:name="_Toc127519324"/>
      <w:bookmarkStart w:id="883" w:name="_Toc119940008"/>
      <w:r w:rsidR="00CF2A15" w:rsidRPr="00C64922">
        <w:t xml:space="preserve">Table </w:t>
      </w:r>
      <w:r w:rsidR="008B59D0">
        <w:fldChar w:fldCharType="begin"/>
      </w:r>
      <w:r w:rsidR="008B59D0">
        <w:instrText xml:space="preserve"> SEQ Table \* ARABIC </w:instrText>
      </w:r>
      <w:r w:rsidR="008B59D0">
        <w:fldChar w:fldCharType="separate"/>
      </w:r>
      <w:del w:id="884" w:author="Ballot Reconciliation" w:date="2023-03-09T09:31:00Z">
        <w:r w:rsidR="00F10C7C">
          <w:rPr>
            <w:noProof/>
          </w:rPr>
          <w:delText>19</w:delText>
        </w:r>
      </w:del>
      <w:ins w:id="885" w:author="Ballot Reconciliation" w:date="2023-03-09T09:31:00Z">
        <w:r w:rsidR="00DC1072">
          <w:rPr>
            <w:noProof/>
          </w:rPr>
          <w:t>18</w:t>
        </w:r>
      </w:ins>
      <w:r w:rsidR="008B59D0">
        <w:rPr>
          <w:noProof/>
        </w:rPr>
        <w:fldChar w:fldCharType="end"/>
      </w:r>
      <w:r w:rsidR="00CF2A15" w:rsidRPr="00C64922">
        <w:t>: Continuity of Care Document: Document Template</w:t>
      </w:r>
      <w:r w:rsidR="00A67903">
        <w:t xml:space="preserve">. </w:t>
      </w:r>
      <w:r w:rsidR="00A67903">
        <w:rPr>
          <w:rFonts w:cs="Calibri"/>
        </w:rPr>
        <w:t>﻿</w:t>
      </w:r>
      <w:bookmarkEnd w:id="881"/>
      <w:bookmarkEnd w:id="882"/>
      <w:bookmarkEnd w:id="883"/>
    </w:p>
    <w:p w14:paraId="6215F048" w14:textId="77777777" w:rsidR="00A10C4D" w:rsidRPr="00C64922" w:rsidRDefault="00A10C4D" w:rsidP="00C17F49">
      <w:pPr>
        <w:pStyle w:val="Heading3"/>
      </w:pPr>
      <w:bookmarkStart w:id="886" w:name="_Toc11391252"/>
      <w:bookmarkStart w:id="887" w:name="_Toc127519131"/>
      <w:bookmarkStart w:id="888" w:name="_Toc119939814"/>
      <w:r w:rsidRPr="00C64922">
        <w:t xml:space="preserve">Diagnostic Imaging Report: </w:t>
      </w:r>
      <w:r w:rsidR="005D764C" w:rsidRPr="00C64922">
        <w:t>Document Template</w:t>
      </w:r>
      <w:bookmarkEnd w:id="886"/>
      <w:bookmarkEnd w:id="887"/>
      <w:bookmarkEnd w:id="888"/>
      <w:r w:rsidRPr="00C64922">
        <w:t xml:space="preserve"> </w:t>
      </w:r>
      <w:bookmarkEnd w:id="878"/>
      <w:bookmarkEnd w:id="879"/>
      <w:bookmarkEnd w:id="880"/>
    </w:p>
    <w:p w14:paraId="7EAFEE24" w14:textId="77777777" w:rsidR="004E5DF7" w:rsidRPr="00D14360" w:rsidRDefault="004E5DF7" w:rsidP="004E5DF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14:paraId="3E4FE22D" w14:textId="77777777" w:rsidR="00C117D5" w:rsidRPr="00C64922" w:rsidRDefault="00C117D5" w:rsidP="004E29C8">
      <w:pPr>
        <w:pStyle w:val="Heading4"/>
      </w:pPr>
      <w:r w:rsidRPr="00C64922">
        <w:t>Structured Sections</w:t>
      </w:r>
    </w:p>
    <w:p w14:paraId="19A49F02"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Diagnostic Imaging Report document template</w:t>
      </w:r>
      <w:r w:rsidR="00ED7EA1">
        <w:rPr>
          <w:rFonts w:cs="Calibri"/>
        </w:rPr>
        <w:t xml:space="preserve">: </w:t>
      </w:r>
      <w:r w:rsidR="00ED7EA1" w:rsidRPr="003A3D50">
        <w:rPr>
          <w:rFonts w:cs="Calibri"/>
        </w:rPr>
        <w:t>Diagnostic Imaging Report (V3)[ClinicalDocument: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254B4A"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rFonts w:cs="Calibri"/>
                <w:b/>
                <w:bCs/>
                <w:color w:val="FFFFFF"/>
              </w:rPr>
            </w:pPr>
            <w:bookmarkStart w:id="889" w:name="_Toc10690849"/>
            <w:bookmarkStart w:id="890" w:name="_Toc11043592"/>
            <w:bookmarkStart w:id="891" w:name="_Toc11045583"/>
            <w:r w:rsidRPr="00D14360">
              <w:rPr>
                <w:rFonts w:cs="Calibri"/>
                <w:b/>
                <w:bCs/>
                <w:color w:val="FFFFFF"/>
              </w:rPr>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B256ED" w:rsidRPr="00C64922" w14:paraId="0BDFC64D" w14:textId="77777777" w:rsidTr="004E29C8">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14:paraId="22C73F3B" w14:textId="090C2F88" w:rsidR="00CF2A15" w:rsidRPr="00C64922" w:rsidRDefault="00C65E25" w:rsidP="00A67903">
      <w:pPr>
        <w:pStyle w:val="Caption"/>
      </w:pPr>
      <w:r>
        <w:t xml:space="preserve"> </w:t>
      </w:r>
      <w:bookmarkStart w:id="892" w:name="_Toc118898806"/>
      <w:bookmarkStart w:id="893" w:name="_Toc127519325"/>
      <w:bookmarkStart w:id="894" w:name="_Toc119940009"/>
      <w:r w:rsidR="00CF2A15" w:rsidRPr="00C64922">
        <w:t xml:space="preserve">Table </w:t>
      </w:r>
      <w:r w:rsidR="008B59D0">
        <w:fldChar w:fldCharType="begin"/>
      </w:r>
      <w:r w:rsidR="008B59D0">
        <w:instrText xml:space="preserve"> SEQ Table \* ARABIC </w:instrText>
      </w:r>
      <w:r w:rsidR="008B59D0">
        <w:fldChar w:fldCharType="separate"/>
      </w:r>
      <w:del w:id="895" w:author="Ballot Reconciliation" w:date="2023-03-09T09:31:00Z">
        <w:r w:rsidR="00F10C7C">
          <w:rPr>
            <w:noProof/>
          </w:rPr>
          <w:delText>20</w:delText>
        </w:r>
      </w:del>
      <w:ins w:id="896" w:author="Ballot Reconciliation" w:date="2023-03-09T09:31:00Z">
        <w:r w:rsidR="00DC1072">
          <w:rPr>
            <w:noProof/>
          </w:rPr>
          <w:t>19</w:t>
        </w:r>
      </w:ins>
      <w:r w:rsidR="008B59D0">
        <w:rPr>
          <w:noProof/>
        </w:rPr>
        <w:fldChar w:fldCharType="end"/>
      </w:r>
      <w:r w:rsidR="00CF2A15" w:rsidRPr="00C64922">
        <w:t>: Diagnostic Imaging Report: Document Templa</w:t>
      </w:r>
      <w:r w:rsidR="00A67903">
        <w:t xml:space="preserve">te. </w:t>
      </w:r>
      <w:r w:rsidR="00A67903">
        <w:rPr>
          <w:rFonts w:cs="Calibri"/>
        </w:rPr>
        <w:t>﻿</w:t>
      </w:r>
      <w:bookmarkEnd w:id="892"/>
      <w:bookmarkEnd w:id="893"/>
      <w:bookmarkEnd w:id="894"/>
      <w:r w:rsidR="00A67903" w:rsidRPr="00C64922">
        <w:t xml:space="preserve"> </w:t>
      </w:r>
    </w:p>
    <w:p w14:paraId="50D18A4E" w14:textId="77777777" w:rsidR="00A10C4D" w:rsidRPr="00C64922" w:rsidRDefault="00A10C4D" w:rsidP="00C17F49">
      <w:pPr>
        <w:pStyle w:val="Heading3"/>
      </w:pPr>
      <w:bookmarkStart w:id="897" w:name="_Toc11391253"/>
      <w:bookmarkStart w:id="898" w:name="_Toc127519132"/>
      <w:bookmarkStart w:id="899" w:name="_Toc119939815"/>
      <w:r w:rsidRPr="00C64922">
        <w:lastRenderedPageBreak/>
        <w:t xml:space="preserve">Discharge Summary: </w:t>
      </w:r>
      <w:bookmarkEnd w:id="889"/>
      <w:bookmarkEnd w:id="890"/>
      <w:bookmarkEnd w:id="891"/>
      <w:r w:rsidR="005D764C" w:rsidRPr="00C64922">
        <w:t>Document Template</w:t>
      </w:r>
      <w:bookmarkEnd w:id="897"/>
      <w:bookmarkEnd w:id="898"/>
      <w:bookmarkEnd w:id="899"/>
    </w:p>
    <w:p w14:paraId="11B3C44E" w14:textId="77777777" w:rsidR="00196B23" w:rsidRPr="00D14360" w:rsidRDefault="00BA06B2" w:rsidP="00BA06B2">
      <w:pPr>
        <w:rPr>
          <w:rFonts w:cs="Calibri"/>
        </w:rPr>
      </w:pPr>
      <w:r w:rsidRPr="00D14360">
        <w:rPr>
          <w:rFonts w:cs="Calibri"/>
        </w:rPr>
        <w:t>The Discharge Summary is a document which</w:t>
      </w:r>
      <w:r w:rsidR="00DB6633" w:rsidRPr="00D14360">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00196B23" w:rsidRPr="00D14360">
        <w:rPr>
          <w:rStyle w:val="FootnoteReference"/>
          <w:rFonts w:cs="Calibri"/>
        </w:rPr>
        <w:footnoteReference w:id="80"/>
      </w:r>
      <w:r w:rsidRPr="00D14360">
        <w:rPr>
          <w:rFonts w:cs="Calibri"/>
        </w:rPr>
        <w:t xml:space="preserve"> requires the following information to be included in the Discharge Summary</w:t>
      </w:r>
      <w:r w:rsidR="00196B23" w:rsidRPr="00D14360">
        <w:rPr>
          <w:rFonts w:cs="Calibri"/>
        </w:rPr>
        <w:t>:</w:t>
      </w:r>
      <w:r w:rsidRPr="00D14360">
        <w:rPr>
          <w:rFonts w:cs="Calibri"/>
        </w:rPr>
        <w:t xml:space="preserve"> </w:t>
      </w:r>
    </w:p>
    <w:p w14:paraId="387EA261" w14:textId="77777777" w:rsidR="00196B23" w:rsidRPr="00D14360" w:rsidRDefault="00085038" w:rsidP="0054522C">
      <w:pPr>
        <w:pStyle w:val="ListParagraph"/>
        <w:numPr>
          <w:ilvl w:val="0"/>
          <w:numId w:val="26"/>
        </w:numPr>
        <w:rPr>
          <w:rFonts w:cs="Calibri"/>
        </w:rPr>
      </w:pPr>
      <w:r w:rsidRPr="00D14360">
        <w:rPr>
          <w:rFonts w:cs="Calibri"/>
        </w:rPr>
        <w:t>R</w:t>
      </w:r>
      <w:r w:rsidR="00BA06B2" w:rsidRPr="00D14360">
        <w:rPr>
          <w:rFonts w:cs="Calibri"/>
        </w:rPr>
        <w:t>eason for hospitalization (the admission)</w:t>
      </w:r>
    </w:p>
    <w:p w14:paraId="6D2825FF"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rocedures performed, as applicable</w:t>
      </w:r>
    </w:p>
    <w:p w14:paraId="3846A1C5" w14:textId="77777777" w:rsidR="00196B23" w:rsidRPr="00D14360" w:rsidRDefault="00085038" w:rsidP="0054522C">
      <w:pPr>
        <w:pStyle w:val="ListParagraph"/>
        <w:numPr>
          <w:ilvl w:val="0"/>
          <w:numId w:val="26"/>
        </w:numPr>
        <w:rPr>
          <w:rFonts w:cs="Calibri"/>
        </w:rPr>
      </w:pPr>
      <w:r w:rsidRPr="00D14360">
        <w:rPr>
          <w:rFonts w:cs="Calibri"/>
        </w:rPr>
        <w:t>C</w:t>
      </w:r>
      <w:r w:rsidR="00BA06B2" w:rsidRPr="00D14360">
        <w:rPr>
          <w:rFonts w:cs="Calibri"/>
        </w:rPr>
        <w:t xml:space="preserve">are, treatment, and services provided </w:t>
      </w:r>
    </w:p>
    <w:p w14:paraId="08B8DF68"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 xml:space="preserve">atient’s condition and disposition at discharge </w:t>
      </w:r>
    </w:p>
    <w:p w14:paraId="375F4E48" w14:textId="77777777" w:rsidR="00196B23" w:rsidRPr="00D14360" w:rsidRDefault="00BA06B2" w:rsidP="0054522C">
      <w:pPr>
        <w:pStyle w:val="ListParagraph"/>
        <w:numPr>
          <w:ilvl w:val="0"/>
          <w:numId w:val="26"/>
        </w:numPr>
        <w:rPr>
          <w:rFonts w:cs="Calibri"/>
        </w:rPr>
      </w:pPr>
      <w:r w:rsidRPr="00D14360">
        <w:rPr>
          <w:rFonts w:cs="Calibri"/>
        </w:rPr>
        <w:t xml:space="preserve">Information provided to the patient and family </w:t>
      </w:r>
    </w:p>
    <w:p w14:paraId="5E4AEE28" w14:textId="77777777" w:rsidR="00196B23" w:rsidRPr="00D14360" w:rsidRDefault="00BA06B2" w:rsidP="0054522C">
      <w:pPr>
        <w:pStyle w:val="ListParagraph"/>
        <w:numPr>
          <w:ilvl w:val="0"/>
          <w:numId w:val="26"/>
        </w:numPr>
        <w:rPr>
          <w:rFonts w:cs="Calibri"/>
        </w:rPr>
      </w:pPr>
      <w:r w:rsidRPr="00D14360">
        <w:rPr>
          <w:rFonts w:cs="Calibri"/>
        </w:rPr>
        <w:t xml:space="preserve">Provisions for follow-up care </w:t>
      </w:r>
    </w:p>
    <w:p w14:paraId="7B9F51BD" w14:textId="77777777" w:rsidR="00196B23" w:rsidRPr="00D14360" w:rsidRDefault="00196B23" w:rsidP="00BA06B2">
      <w:pPr>
        <w:rPr>
          <w:rFonts w:cs="Calibri"/>
        </w:rPr>
      </w:pPr>
    </w:p>
    <w:p w14:paraId="2A0FBE5E" w14:textId="77777777" w:rsidR="00BA06B2" w:rsidRPr="00D14360" w:rsidRDefault="00BA06B2" w:rsidP="00BA06B2">
      <w:pPr>
        <w:rPr>
          <w:rFonts w:cs="Calibri"/>
        </w:rPr>
      </w:pPr>
      <w:r w:rsidRPr="00D14360">
        <w:rPr>
          <w:rFonts w:cs="Calibri"/>
        </w:rPr>
        <w:t>The best practice for a Discharge Summary is to include the discharge disposition in the display of the header.</w:t>
      </w:r>
    </w:p>
    <w:p w14:paraId="3906D59F" w14:textId="77777777" w:rsidR="00C117D5" w:rsidRPr="00C64922" w:rsidRDefault="00C117D5" w:rsidP="004E29C8">
      <w:pPr>
        <w:pStyle w:val="Heading4"/>
      </w:pPr>
      <w:r w:rsidRPr="00C64922">
        <w:t>Structured Sections</w:t>
      </w:r>
    </w:p>
    <w:p w14:paraId="563DF473" w14:textId="77777777" w:rsidR="00C117D5" w:rsidRPr="00D14360" w:rsidRDefault="00424FFA" w:rsidP="00C117D5">
      <w:pPr>
        <w:rPr>
          <w:rFonts w:cs="Calibri"/>
        </w:rPr>
      </w:pPr>
      <w:r w:rsidRPr="00D14360">
        <w:rPr>
          <w:rFonts w:cs="Calibri"/>
        </w:rPr>
        <w:t xml:space="preserve">The table </w:t>
      </w:r>
      <w:r w:rsidR="00BA6903" w:rsidRPr="00D14360">
        <w:rPr>
          <w:rFonts w:cs="Calibri"/>
        </w:rPr>
        <w:t>below describes the required and optional sections in a Discharge Summary document template</w:t>
      </w:r>
      <w:r w:rsidR="00ED7EA1">
        <w:rPr>
          <w:rFonts w:cs="Calibri"/>
        </w:rPr>
        <w:t xml:space="preserve">: </w:t>
      </w:r>
      <w:r w:rsidR="00ED7EA1" w:rsidRPr="003A3D50">
        <w:rPr>
          <w:rFonts w:cs="Calibri"/>
        </w:rPr>
        <w:t>Discharge Summary (V3)[ClinicalDocument: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54B4A"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rFonts w:cs="Calibri"/>
                <w:b/>
                <w:bCs/>
                <w:color w:val="FFFFFF"/>
              </w:rPr>
            </w:pPr>
            <w:bookmarkStart w:id="900" w:name="_Toc10690850"/>
            <w:bookmarkStart w:id="901" w:name="_Toc11043593"/>
            <w:bookmarkStart w:id="902" w:name="_Toc11045584"/>
            <w:r w:rsidRPr="00D14360">
              <w:rPr>
                <w:rFonts w:cs="Calibri"/>
                <w:b/>
                <w:bCs/>
                <w:color w:val="FFFFFF"/>
              </w:rPr>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05162C4C" w14:textId="77777777" w:rsidTr="004E29C8">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14:paraId="6F77DF02" w14:textId="77777777" w:rsidR="00510672" w:rsidRDefault="00510672" w:rsidP="00270135">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cs="Calibri Light"/>
                <w:iCs/>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14:paraId="3BD10835"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14:paraId="49D5D0B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14:paraId="2AB5F42C"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Functional Status Section (V2)</w:t>
            </w:r>
          </w:p>
          <w:p w14:paraId="21650C1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14:paraId="3C8D6223"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14:paraId="1DD5A6F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14:paraId="65055494"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14:paraId="188AA89B"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14:paraId="1A72F8EF"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14:paraId="47C4AC42" w14:textId="77777777" w:rsidR="00510672" w:rsidRDefault="00510672" w:rsidP="00270135">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14:paraId="5F114C19" w14:textId="77777777" w:rsidR="001E1A3D" w:rsidRDefault="001E1A3D" w:rsidP="00270135">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14:paraId="35A1390B" w14:textId="77777777" w:rsidR="001E1A3D" w:rsidRPr="00AE350D" w:rsidRDefault="001E1A3D" w:rsidP="003A3D50">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00270135" w:rsidRPr="00C64922" w14:paraId="58D7A358" w14:textId="77777777" w:rsidTr="004E29C8">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rFonts w:cs="Calibri"/>
                <w:b/>
                <w:bCs/>
              </w:rPr>
            </w:pPr>
            <w:r w:rsidRPr="00D14360">
              <w:rPr>
                <w:rFonts w:cs="Calibri"/>
                <w:b/>
                <w:bCs/>
                <w:color w:val="000000"/>
              </w:rPr>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14:paraId="63A23BC9" w14:textId="3388337F" w:rsidR="00CF2A15" w:rsidRPr="00C64922" w:rsidRDefault="00C65E25" w:rsidP="00A67903">
      <w:pPr>
        <w:pStyle w:val="Caption"/>
      </w:pPr>
      <w:r>
        <w:t xml:space="preserve"> </w:t>
      </w:r>
      <w:bookmarkStart w:id="903" w:name="_Toc118898807"/>
      <w:bookmarkStart w:id="904" w:name="_Toc127519326"/>
      <w:bookmarkStart w:id="905" w:name="_Toc119940010"/>
      <w:r w:rsidR="00CF2A15" w:rsidRPr="00C64922">
        <w:t xml:space="preserve">Table </w:t>
      </w:r>
      <w:r w:rsidR="008B59D0">
        <w:fldChar w:fldCharType="begin"/>
      </w:r>
      <w:r w:rsidR="008B59D0">
        <w:instrText xml:space="preserve"> SEQ Table \* ARABIC </w:instrText>
      </w:r>
      <w:r w:rsidR="008B59D0">
        <w:fldChar w:fldCharType="separate"/>
      </w:r>
      <w:del w:id="906" w:author="Ballot Reconciliation" w:date="2023-03-09T09:31:00Z">
        <w:r w:rsidR="00F10C7C">
          <w:rPr>
            <w:noProof/>
          </w:rPr>
          <w:delText>21</w:delText>
        </w:r>
      </w:del>
      <w:ins w:id="907" w:author="Ballot Reconciliation" w:date="2023-03-09T09:31:00Z">
        <w:r w:rsidR="00DC1072">
          <w:rPr>
            <w:noProof/>
          </w:rPr>
          <w:t>20</w:t>
        </w:r>
      </w:ins>
      <w:r w:rsidR="008B59D0">
        <w:rPr>
          <w:noProof/>
        </w:rPr>
        <w:fldChar w:fldCharType="end"/>
      </w:r>
      <w:r w:rsidR="00CF2A15" w:rsidRPr="00C64922">
        <w:t>: Discharge Summary: Document Template</w:t>
      </w:r>
      <w:r w:rsidR="00A67903">
        <w:t xml:space="preserve">. </w:t>
      </w:r>
      <w:r w:rsidR="00A67903">
        <w:rPr>
          <w:rFonts w:cs="Calibri"/>
        </w:rPr>
        <w:t>﻿</w:t>
      </w:r>
      <w:bookmarkEnd w:id="903"/>
      <w:bookmarkEnd w:id="904"/>
      <w:bookmarkEnd w:id="905"/>
    </w:p>
    <w:p w14:paraId="61DC7F89" w14:textId="77777777" w:rsidR="00A10C4D" w:rsidRPr="00C64922" w:rsidRDefault="00A10C4D" w:rsidP="00C17F49">
      <w:pPr>
        <w:pStyle w:val="Heading3"/>
      </w:pPr>
      <w:bookmarkStart w:id="908" w:name="_Toc11391254"/>
      <w:bookmarkStart w:id="909" w:name="_Toc127519133"/>
      <w:bookmarkStart w:id="910" w:name="_Toc119939816"/>
      <w:r w:rsidRPr="00C64922">
        <w:lastRenderedPageBreak/>
        <w:t xml:space="preserve">History and Physical: </w:t>
      </w:r>
      <w:bookmarkEnd w:id="900"/>
      <w:bookmarkEnd w:id="901"/>
      <w:bookmarkEnd w:id="902"/>
      <w:r w:rsidR="005D764C" w:rsidRPr="00C64922">
        <w:t>Document Template</w:t>
      </w:r>
      <w:bookmarkEnd w:id="908"/>
      <w:bookmarkEnd w:id="909"/>
      <w:bookmarkEnd w:id="910"/>
    </w:p>
    <w:p w14:paraId="63158BBA" w14:textId="77777777" w:rsidR="00BA06B2" w:rsidRPr="00D14360" w:rsidRDefault="00BA06B2" w:rsidP="00BA06B2">
      <w:pPr>
        <w:rPr>
          <w:rFonts w:cs="Calibri"/>
        </w:rPr>
      </w:pPr>
      <w:r w:rsidRPr="00D14360">
        <w:rPr>
          <w:rFonts w:cs="Calibri"/>
        </w:rPr>
        <w:t xml:space="preserve">A History and Physical (H&amp;P) </w:t>
      </w:r>
      <w:r w:rsidR="00CF2A15" w:rsidRPr="00D14360">
        <w:rPr>
          <w:rFonts w:cs="Calibri"/>
        </w:rPr>
        <w:t>N</w:t>
      </w:r>
      <w:r w:rsidRPr="00D14360">
        <w:rPr>
          <w:rFonts w:cs="Calibri"/>
        </w:rPr>
        <w:t xml:space="preserve">ote is a medical report that documents the current and past conditions of the patient. It contains essential information that helps </w:t>
      </w:r>
      <w:r w:rsidR="005F349C" w:rsidRPr="00D14360">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Fonts w:cs="Calibri"/>
        </w:rPr>
        <w:t>ends</w:t>
      </w:r>
      <w:r w:rsidRPr="00D14360">
        <w:rPr>
          <w:rFonts w:cs="Calibri"/>
        </w:rPr>
        <w:t xml:space="preserve"> with the clinician's </w:t>
      </w:r>
      <w:r w:rsidR="005F349C" w:rsidRPr="00D14360">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00794054" w:rsidRPr="00D14360">
        <w:rPr>
          <w:rFonts w:cs="Calibri"/>
        </w:rPr>
        <w:t>N</w:t>
      </w:r>
      <w:r w:rsidRPr="00D14360">
        <w:rPr>
          <w:rFonts w:cs="Calibri"/>
        </w:rPr>
        <w:t>ote.</w:t>
      </w:r>
    </w:p>
    <w:p w14:paraId="4C9E3A0F" w14:textId="77777777" w:rsidR="00C117D5" w:rsidRPr="00C64922" w:rsidRDefault="00C117D5" w:rsidP="004E29C8">
      <w:pPr>
        <w:pStyle w:val="Heading4"/>
      </w:pPr>
      <w:r w:rsidRPr="00C64922">
        <w:t>Structured Sections</w:t>
      </w:r>
    </w:p>
    <w:p w14:paraId="6D2622F8"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History and Physical document template</w:t>
      </w:r>
      <w:r w:rsidR="00ED7EA1">
        <w:rPr>
          <w:rFonts w:cs="Calibri"/>
        </w:rPr>
        <w:t xml:space="preserve">: </w:t>
      </w:r>
      <w:r w:rsidR="00ED7EA1" w:rsidRPr="0083506C">
        <w:rPr>
          <w:rFonts w:cs="Calibri"/>
        </w:rPr>
        <w:t>﻿</w:t>
      </w:r>
      <w:r w:rsidR="00ED7EA1" w:rsidRPr="003A3D50">
        <w:rPr>
          <w:rFonts w:cs="Calibri"/>
        </w:rPr>
        <w:t>History and Physical (V3)[ClinicalDocument: identifier urn:hl7ii:2.16.840.1.113883.10.20.22.1.3:2015-08-01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254B4A"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rFonts w:cs="Calibri"/>
                <w:b/>
                <w:bCs/>
                <w:color w:val="FFFFFF"/>
              </w:rPr>
            </w:pPr>
            <w:bookmarkStart w:id="911" w:name="_Toc10690851"/>
            <w:bookmarkStart w:id="912" w:name="_Toc11043594"/>
            <w:bookmarkStart w:id="913" w:name="_Toc11045585"/>
            <w:r w:rsidRPr="00D14360">
              <w:rPr>
                <w:rFonts w:cs="Calibri"/>
                <w:b/>
                <w:bCs/>
                <w:color w:val="FFFFFF"/>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71ADD1C" w14:textId="77777777" w:rsidTr="004E29C8">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1CB84BCC"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14:paraId="6540930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14:paraId="79560733"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14:paraId="745F398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42F79D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14:paraId="2C61053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Results Section (entries optional) (V3) Review of Systems Section </w:t>
            </w:r>
          </w:p>
          <w:p w14:paraId="21110078"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14:paraId="244BC301" w14:textId="77777777" w:rsidR="00AE4339"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431952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3D8F0CE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33EE42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567BC5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655F6A1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1875C56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7923D4F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6EADF6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22E6AAD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0635556D"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Reason for Visit Section</w:t>
            </w:r>
          </w:p>
        </w:tc>
      </w:tr>
    </w:tbl>
    <w:p w14:paraId="73FB65C7" w14:textId="0B2C66BB" w:rsidR="00CF2A15" w:rsidRPr="00C64922" w:rsidRDefault="00C65E25" w:rsidP="00A67903">
      <w:pPr>
        <w:pStyle w:val="Caption"/>
      </w:pPr>
      <w:r>
        <w:t xml:space="preserve"> </w:t>
      </w:r>
      <w:bookmarkStart w:id="914" w:name="_Toc118898808"/>
      <w:bookmarkStart w:id="915" w:name="_Toc127519327"/>
      <w:bookmarkStart w:id="916" w:name="_Toc119940011"/>
      <w:r w:rsidR="00CF2A15" w:rsidRPr="00C64922">
        <w:t xml:space="preserve">Table </w:t>
      </w:r>
      <w:r w:rsidR="008B59D0">
        <w:fldChar w:fldCharType="begin"/>
      </w:r>
      <w:r w:rsidR="008B59D0">
        <w:instrText xml:space="preserve"> SEQ Table \* ARABIC </w:instrText>
      </w:r>
      <w:r w:rsidR="008B59D0">
        <w:fldChar w:fldCharType="separate"/>
      </w:r>
      <w:del w:id="917" w:author="Ballot Reconciliation" w:date="2023-03-09T09:31:00Z">
        <w:r w:rsidR="00F10C7C">
          <w:rPr>
            <w:noProof/>
          </w:rPr>
          <w:delText>22</w:delText>
        </w:r>
      </w:del>
      <w:ins w:id="918" w:author="Ballot Reconciliation" w:date="2023-03-09T09:31:00Z">
        <w:r w:rsidR="00DC1072">
          <w:rPr>
            <w:noProof/>
          </w:rPr>
          <w:t>21</w:t>
        </w:r>
      </w:ins>
      <w:r w:rsidR="008B59D0">
        <w:rPr>
          <w:noProof/>
        </w:rPr>
        <w:fldChar w:fldCharType="end"/>
      </w:r>
      <w:r w:rsidR="00CF2A15" w:rsidRPr="00C64922">
        <w:t>: History and Physical: Document Template</w:t>
      </w:r>
      <w:r w:rsidR="00A67903">
        <w:t>.</w:t>
      </w:r>
      <w:bookmarkEnd w:id="914"/>
      <w:bookmarkEnd w:id="915"/>
      <w:bookmarkEnd w:id="916"/>
    </w:p>
    <w:p w14:paraId="0E7C7962" w14:textId="77777777" w:rsidR="00A10C4D" w:rsidRPr="00C64922" w:rsidRDefault="00A10C4D" w:rsidP="00C17F49">
      <w:pPr>
        <w:pStyle w:val="Heading3"/>
      </w:pPr>
      <w:bookmarkStart w:id="919" w:name="_Toc11391255"/>
      <w:bookmarkStart w:id="920" w:name="_Toc127519134"/>
      <w:bookmarkStart w:id="921" w:name="_Toc119939817"/>
      <w:r w:rsidRPr="00C64922">
        <w:t xml:space="preserve">Operative Note: </w:t>
      </w:r>
      <w:bookmarkEnd w:id="911"/>
      <w:bookmarkEnd w:id="912"/>
      <w:bookmarkEnd w:id="913"/>
      <w:r w:rsidR="005D764C" w:rsidRPr="00C64922">
        <w:t>Document Template</w:t>
      </w:r>
      <w:bookmarkEnd w:id="919"/>
      <w:bookmarkEnd w:id="920"/>
      <w:bookmarkEnd w:id="921"/>
    </w:p>
    <w:p w14:paraId="58496244" w14:textId="77777777" w:rsidR="00BA06B2" w:rsidRPr="00D14360" w:rsidRDefault="00BA06B2" w:rsidP="00BA06B2">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4E29C8">
      <w:pPr>
        <w:pStyle w:val="Heading4"/>
      </w:pPr>
      <w:r w:rsidRPr="00C64922">
        <w:t>Structured Sections</w:t>
      </w:r>
    </w:p>
    <w:p w14:paraId="7DC5B9B4"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an Operative Note document template</w:t>
      </w:r>
      <w:r w:rsidR="00ED7EA1">
        <w:rPr>
          <w:rFonts w:cs="Calibri"/>
        </w:rPr>
        <w:t xml:space="preserve">: </w:t>
      </w:r>
      <w:r w:rsidR="00ED7EA1" w:rsidRPr="003A3D50">
        <w:rPr>
          <w:rFonts w:cs="Calibri"/>
        </w:rPr>
        <w:t>Operative Note (V3)[ClinicalDocument: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5"/>
        <w:gridCol w:w="3509"/>
        <w:gridCol w:w="4116"/>
      </w:tblGrid>
      <w:tr w:rsidR="00254B4A"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rFonts w:cs="Calibri"/>
                <w:b/>
                <w:bCs/>
                <w:color w:val="FFFFFF"/>
              </w:rPr>
            </w:pPr>
            <w:bookmarkStart w:id="922" w:name="_Toc10690852"/>
            <w:bookmarkStart w:id="923" w:name="_Toc11043595"/>
            <w:bookmarkStart w:id="924" w:name="_Toc11045586"/>
            <w:r w:rsidRPr="00D14360">
              <w:rPr>
                <w:rFonts w:cs="Calibri"/>
                <w:b/>
                <w:bCs/>
                <w:color w:val="FFFFFF"/>
              </w:rPr>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01C32E9D" w14:textId="77777777" w:rsidTr="004E29C8">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Anesthesia Section (V2) </w:t>
            </w:r>
          </w:p>
          <w:p w14:paraId="1C7AAFE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29B9FD6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Preoperative Diagnosis Section (V3)</w:t>
            </w:r>
          </w:p>
          <w:p w14:paraId="5F3AB7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14:paraId="6A8E344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Specimens Taken Section </w:t>
            </w:r>
          </w:p>
          <w:p w14:paraId="6C77B87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EBB98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Postoperative Diagnosis Section</w:t>
            </w:r>
          </w:p>
          <w:p w14:paraId="3939D1F4" w14:textId="77777777" w:rsidR="00AE4339" w:rsidRPr="00D14360" w:rsidRDefault="00AE4339" w:rsidP="00510672">
            <w:pPr>
              <w:rPr>
                <w:rFonts w:ascii="Calibri Light" w:hAnsi="Calibri Light" w:cs="Calibri Light"/>
                <w:szCs w:val="18"/>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Implants Section </w:t>
            </w:r>
          </w:p>
          <w:p w14:paraId="5C7892C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Fluids Section </w:t>
            </w:r>
          </w:p>
          <w:p w14:paraId="18A32D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w:t>
            </w:r>
          </w:p>
          <w:p w14:paraId="470E342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Surgical Procedure Section </w:t>
            </w:r>
          </w:p>
          <w:p w14:paraId="06F45B3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75C480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Planned Procedure Section (V2)</w:t>
            </w:r>
          </w:p>
          <w:p w14:paraId="5A437E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Disposition Section </w:t>
            </w:r>
          </w:p>
          <w:p w14:paraId="6A5F4F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6572D786"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Surgical Drains Section</w:t>
            </w:r>
          </w:p>
        </w:tc>
      </w:tr>
    </w:tbl>
    <w:p w14:paraId="37DFE4F9" w14:textId="416DD45F" w:rsidR="00CF2A15" w:rsidRPr="00C64922" w:rsidRDefault="00C65E25" w:rsidP="00A67903">
      <w:pPr>
        <w:pStyle w:val="Caption"/>
      </w:pPr>
      <w:r>
        <w:t xml:space="preserve"> </w:t>
      </w:r>
      <w:bookmarkStart w:id="925" w:name="_Toc118898809"/>
      <w:bookmarkStart w:id="926" w:name="_Toc127519328"/>
      <w:bookmarkStart w:id="927" w:name="_Toc119940012"/>
      <w:r w:rsidR="00CF2A15" w:rsidRPr="00C64922">
        <w:t xml:space="preserve">Table </w:t>
      </w:r>
      <w:r w:rsidR="008B59D0">
        <w:fldChar w:fldCharType="begin"/>
      </w:r>
      <w:r w:rsidR="008B59D0">
        <w:instrText xml:space="preserve"> SEQ Table \* ARABIC </w:instrText>
      </w:r>
      <w:r w:rsidR="008B59D0">
        <w:fldChar w:fldCharType="separate"/>
      </w:r>
      <w:del w:id="928" w:author="Ballot Reconciliation" w:date="2023-03-09T09:31:00Z">
        <w:r w:rsidR="00F10C7C">
          <w:rPr>
            <w:noProof/>
          </w:rPr>
          <w:delText>23</w:delText>
        </w:r>
      </w:del>
      <w:ins w:id="929" w:author="Ballot Reconciliation" w:date="2023-03-09T09:31:00Z">
        <w:r w:rsidR="00DC1072">
          <w:rPr>
            <w:noProof/>
          </w:rPr>
          <w:t>22</w:t>
        </w:r>
      </w:ins>
      <w:r w:rsidR="008B59D0">
        <w:rPr>
          <w:noProof/>
        </w:rPr>
        <w:fldChar w:fldCharType="end"/>
      </w:r>
      <w:r w:rsidR="00CF2A15" w:rsidRPr="00C64922">
        <w:t>: Operative Note: Document Template</w:t>
      </w:r>
      <w:r w:rsidR="00A67903">
        <w:t xml:space="preserve">. </w:t>
      </w:r>
      <w:r w:rsidR="00A67903">
        <w:rPr>
          <w:rFonts w:cs="Calibri"/>
        </w:rPr>
        <w:t>﻿</w:t>
      </w:r>
      <w:bookmarkEnd w:id="925"/>
      <w:bookmarkEnd w:id="926"/>
      <w:bookmarkEnd w:id="927"/>
    </w:p>
    <w:p w14:paraId="235FF72F" w14:textId="77777777" w:rsidR="00A10C4D" w:rsidRPr="00C64922" w:rsidRDefault="00A10C4D" w:rsidP="00C17F49">
      <w:pPr>
        <w:pStyle w:val="Heading3"/>
      </w:pPr>
      <w:bookmarkStart w:id="930" w:name="_Toc11391256"/>
      <w:bookmarkStart w:id="931" w:name="_Toc127519135"/>
      <w:bookmarkStart w:id="932" w:name="_Toc119939818"/>
      <w:r w:rsidRPr="00C64922">
        <w:t xml:space="preserve">Procedure Note: </w:t>
      </w:r>
      <w:bookmarkEnd w:id="922"/>
      <w:bookmarkEnd w:id="923"/>
      <w:bookmarkEnd w:id="924"/>
      <w:r w:rsidR="005D764C" w:rsidRPr="00C64922">
        <w:t>Document Template</w:t>
      </w:r>
      <w:bookmarkEnd w:id="930"/>
      <w:bookmarkEnd w:id="931"/>
      <w:bookmarkEnd w:id="932"/>
    </w:p>
    <w:p w14:paraId="339A7E92" w14:textId="77777777" w:rsidR="00BA06B2" w:rsidRPr="00D14360" w:rsidRDefault="00BA06B2" w:rsidP="00BA06B2">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001F7773" w:rsidRPr="00D14360">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14:paraId="48F67F3B" w14:textId="77777777" w:rsidR="00C117D5" w:rsidRPr="00C64922" w:rsidRDefault="00C117D5" w:rsidP="004E29C8">
      <w:pPr>
        <w:pStyle w:val="Heading4"/>
      </w:pPr>
      <w:r w:rsidRPr="00C64922">
        <w:t>Structured Sections</w:t>
      </w:r>
    </w:p>
    <w:p w14:paraId="337BCC42"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Procedure Note document template</w:t>
      </w:r>
      <w:r w:rsidR="00ED7EA1">
        <w:rPr>
          <w:rFonts w:cs="Calibri"/>
        </w:rPr>
        <w:t xml:space="preserve">: </w:t>
      </w:r>
      <w:r w:rsidR="00ED7EA1" w:rsidRPr="003A3D50">
        <w:rPr>
          <w:rFonts w:cs="Calibri"/>
        </w:rPr>
        <w:t>Procedure Note (V3)[ClinicalDocument: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254B4A"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rFonts w:cs="Calibri"/>
                <w:b/>
                <w:bCs/>
                <w:color w:val="FFFFFF"/>
              </w:rPr>
            </w:pPr>
            <w:bookmarkStart w:id="933" w:name="_Toc10690853"/>
            <w:bookmarkStart w:id="934" w:name="_Toc11043596"/>
            <w:bookmarkStart w:id="935" w:name="_Toc11045587"/>
            <w:r w:rsidRPr="00D14360">
              <w:rPr>
                <w:rFonts w:cs="Calibri"/>
                <w:b/>
                <w:bCs/>
                <w:color w:val="FFFFFF"/>
              </w:rPr>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100B0109" w14:textId="77777777" w:rsidTr="004E29C8">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4FCEB21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9423E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1933450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Postprocedure Diagnosis Section (V3)</w:t>
            </w:r>
          </w:p>
          <w:p w14:paraId="5EEC79D5" w14:textId="77777777" w:rsidR="00510672" w:rsidRPr="00D14360" w:rsidRDefault="00510672" w:rsidP="003A3D50">
            <w:pPr>
              <w:rPr>
                <w:rFonts w:ascii="Calibri Light" w:hAnsi="Calibri Light" w:cs="Calibri Light"/>
                <w:szCs w:val="18"/>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14:paraId="03B9467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14:paraId="75D1118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14:paraId="709A612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6D8CF6D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14:paraId="53E69DCD" w14:textId="77777777" w:rsidR="00510672" w:rsidRPr="00D14360" w:rsidRDefault="00510672" w:rsidP="003A3D50">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14:paraId="514099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364E20D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14:paraId="6E4EA14F"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14:paraId="598F3F4C"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14:paraId="677C1A2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14:paraId="1F043851"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7FF12F59"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14:paraId="62B264D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14:paraId="70D26696"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14:paraId="52B67F54"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14:paraId="3E3F96A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14:paraId="2883560B"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14:paraId="5188A1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14:paraId="01A8FD4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lastRenderedPageBreak/>
              <w:t xml:space="preserve">Procedure Specimens Taken Section </w:t>
            </w:r>
          </w:p>
          <w:p w14:paraId="4B0A3D3A"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14:paraId="62DBB422"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14:paraId="219A6E65"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14:paraId="3C89DDB3"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14:paraId="1133640E" w14:textId="2D792272" w:rsidR="00CF2A15" w:rsidRPr="00C64922" w:rsidRDefault="00CF2A15" w:rsidP="00A67903">
      <w:pPr>
        <w:pStyle w:val="Caption"/>
      </w:pPr>
      <w:bookmarkStart w:id="936" w:name="_Toc118898810"/>
      <w:bookmarkStart w:id="937" w:name="_Toc127519329"/>
      <w:bookmarkStart w:id="938" w:name="_Toc119940013"/>
      <w:r w:rsidRPr="00C64922">
        <w:lastRenderedPageBreak/>
        <w:t xml:space="preserve">Table </w:t>
      </w:r>
      <w:r w:rsidR="008B59D0">
        <w:fldChar w:fldCharType="begin"/>
      </w:r>
      <w:r w:rsidR="008B59D0">
        <w:instrText xml:space="preserve"> SEQ Table \* ARABIC </w:instrText>
      </w:r>
      <w:r w:rsidR="008B59D0">
        <w:fldChar w:fldCharType="separate"/>
      </w:r>
      <w:del w:id="939" w:author="Ballot Reconciliation" w:date="2023-03-09T09:31:00Z">
        <w:r w:rsidR="00F10C7C">
          <w:rPr>
            <w:noProof/>
          </w:rPr>
          <w:delText>24</w:delText>
        </w:r>
      </w:del>
      <w:ins w:id="940" w:author="Ballot Reconciliation" w:date="2023-03-09T09:31:00Z">
        <w:r w:rsidR="00DC1072">
          <w:rPr>
            <w:noProof/>
          </w:rPr>
          <w:t>23</w:t>
        </w:r>
      </w:ins>
      <w:r w:rsidR="008B59D0">
        <w:rPr>
          <w:noProof/>
        </w:rPr>
        <w:fldChar w:fldCharType="end"/>
      </w:r>
      <w:r w:rsidRPr="00C64922">
        <w:t>: Procedure Note: Document Template</w:t>
      </w:r>
      <w:r w:rsidR="00A67903">
        <w:t xml:space="preserve">. </w:t>
      </w:r>
      <w:r w:rsidR="00A67903">
        <w:rPr>
          <w:rFonts w:cs="Calibri"/>
        </w:rPr>
        <w:t>﻿</w:t>
      </w:r>
      <w:bookmarkEnd w:id="936"/>
      <w:bookmarkEnd w:id="937"/>
      <w:bookmarkEnd w:id="938"/>
    </w:p>
    <w:p w14:paraId="7B921FE2" w14:textId="77777777" w:rsidR="00A10C4D" w:rsidRPr="00C64922" w:rsidRDefault="00A10C4D" w:rsidP="00C17F49">
      <w:pPr>
        <w:pStyle w:val="Heading3"/>
      </w:pPr>
      <w:bookmarkStart w:id="941" w:name="_Toc11391257"/>
      <w:bookmarkStart w:id="942" w:name="_Toc127519136"/>
      <w:bookmarkStart w:id="943" w:name="_Toc119939819"/>
      <w:r w:rsidRPr="00C64922">
        <w:t xml:space="preserve">Progress Note: </w:t>
      </w:r>
      <w:bookmarkEnd w:id="933"/>
      <w:bookmarkEnd w:id="934"/>
      <w:bookmarkEnd w:id="935"/>
      <w:r w:rsidR="005D764C" w:rsidRPr="00C64922">
        <w:t>Document Template</w:t>
      </w:r>
      <w:bookmarkEnd w:id="941"/>
      <w:bookmarkEnd w:id="942"/>
      <w:bookmarkEnd w:id="943"/>
    </w:p>
    <w:p w14:paraId="2FDE2726" w14:textId="77777777" w:rsidR="00BA06B2" w:rsidRPr="00D14360" w:rsidRDefault="00085038" w:rsidP="00BA06B2">
      <w:pPr>
        <w:rPr>
          <w:rFonts w:cs="Calibri"/>
        </w:rPr>
      </w:pPr>
      <w:r w:rsidRPr="00D14360">
        <w:rPr>
          <w:rFonts w:cs="Calibri"/>
        </w:rPr>
        <w:t xml:space="preserve">The Progress Note </w:t>
      </w:r>
      <w:r w:rsidR="00BA06B2" w:rsidRPr="00D14360">
        <w:rPr>
          <w:rFonts w:cs="Calibri"/>
        </w:rPr>
        <w:t>represents a patient’s clinical status during a hospitalization, outpatient visit, treatment with a LTPAC provider, or other healthcare encounter. Taber’s medical dictionary defines a Progress Note as “An ongoin</w:t>
      </w:r>
      <w:r w:rsidR="00231549" w:rsidRPr="00D14360">
        <w:rPr>
          <w:rFonts w:cs="Calibri"/>
        </w:rPr>
        <w:t>g</w:t>
      </w:r>
      <w:r w:rsidR="00BA06B2" w:rsidRPr="00D14360">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00766A1C" w:rsidRPr="00D14360">
        <w:rPr>
          <w:rStyle w:val="FootnoteReference"/>
          <w:rFonts w:cs="Calibri"/>
        </w:rPr>
        <w:footnoteReference w:id="81"/>
      </w:r>
      <w:r w:rsidR="00BA06B2" w:rsidRPr="00D14360">
        <w:rPr>
          <w:rFonts w:cs="Calibri"/>
        </w:rPr>
        <w:t xml:space="preserve"> Mosby’s medical dictionary defines a Progress Note as “Notes made by a nurse, physician, social worker, physical therapist, and other health care professionals that</w:t>
      </w:r>
      <w:r w:rsidR="00231549" w:rsidRPr="00D14360">
        <w:rPr>
          <w:rFonts w:cs="Calibri"/>
        </w:rPr>
        <w:t xml:space="preserve"> </w:t>
      </w:r>
      <w:r w:rsidR="00BA06B2" w:rsidRPr="00D14360">
        <w:rPr>
          <w:rFonts w:cs="Calibri"/>
        </w:rPr>
        <w:t>describe the patient's condition and the treatment given or planned.”</w:t>
      </w:r>
      <w:r w:rsidR="00766A1C" w:rsidRPr="00D14360">
        <w:rPr>
          <w:rStyle w:val="FootnoteReference"/>
          <w:rFonts w:cs="Calibri"/>
        </w:rPr>
        <w:footnoteReference w:id="82"/>
      </w:r>
      <w:r w:rsidR="00BA06B2" w:rsidRPr="00D14360">
        <w:rPr>
          <w:rFonts w:cs="Calibri"/>
        </w:rPr>
        <w:t xml:space="preserve"> A Progress Note is not a re-evaluation note. A Progress Note is not intended to be a Progress Report for Medicare. Me</w:t>
      </w:r>
      <w:r w:rsidR="00231549" w:rsidRPr="00D14360">
        <w:rPr>
          <w:rFonts w:cs="Calibri"/>
        </w:rPr>
        <w:t>dic</w:t>
      </w:r>
      <w:r w:rsidR="00BA06B2" w:rsidRPr="00D14360">
        <w:rPr>
          <w:rFonts w:cs="Calibri"/>
        </w:rPr>
        <w:t>are B Section 1833(e) defines the requirements of a Medicare Progress Report.</w:t>
      </w:r>
    </w:p>
    <w:p w14:paraId="7890B4FE" w14:textId="77777777" w:rsidR="00C117D5" w:rsidRPr="00C64922" w:rsidRDefault="00C117D5" w:rsidP="004E29C8">
      <w:pPr>
        <w:pStyle w:val="Heading4"/>
      </w:pPr>
      <w:r w:rsidRPr="00C64922">
        <w:t>Structured Sections</w:t>
      </w:r>
    </w:p>
    <w:p w14:paraId="627C6C75" w14:textId="77777777" w:rsidR="00237611" w:rsidRPr="00D14360" w:rsidRDefault="005E4A1B" w:rsidP="00237611">
      <w:pPr>
        <w:rPr>
          <w:rFonts w:cs="Calibri"/>
        </w:rPr>
      </w:pPr>
      <w:r w:rsidRPr="00D14360">
        <w:rPr>
          <w:rFonts w:cs="Calibri"/>
        </w:rPr>
        <w:t xml:space="preserve">The table </w:t>
      </w:r>
      <w:r w:rsidR="00237611" w:rsidRPr="00D14360">
        <w:rPr>
          <w:rFonts w:cs="Calibri"/>
        </w:rPr>
        <w:t xml:space="preserve">below describes the required and optional sections in a Progress Note document </w:t>
      </w:r>
      <w:r w:rsidR="00237611" w:rsidRPr="0083506C">
        <w:rPr>
          <w:rFonts w:cs="Calibri"/>
        </w:rPr>
        <w:t>tem</w:t>
      </w:r>
      <w:r w:rsidR="00237611" w:rsidRPr="005A615D">
        <w:rPr>
          <w:rFonts w:cs="Calibri"/>
        </w:rPr>
        <w:t>plate</w:t>
      </w:r>
      <w:r w:rsidR="00ED7EA1" w:rsidRPr="005A615D">
        <w:rPr>
          <w:rFonts w:cs="Calibri"/>
        </w:rPr>
        <w:t xml:space="preserve">: </w:t>
      </w:r>
      <w:r w:rsidR="00ED7EA1" w:rsidRPr="003A3D50">
        <w:rPr>
          <w:rFonts w:cs="Calibri"/>
        </w:rPr>
        <w:t>Progress Note (V3)[ClinicalDocument: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254B4A"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rFonts w:cs="Calibri"/>
                <w:b/>
                <w:bCs/>
                <w:color w:val="FFFFFF"/>
              </w:rPr>
            </w:pPr>
            <w:bookmarkStart w:id="944" w:name="_Toc10690854"/>
            <w:r w:rsidRPr="00D14360">
              <w:rPr>
                <w:rFonts w:cs="Calibri"/>
                <w:b/>
                <w:bCs/>
                <w:color w:val="FFFFFF"/>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7E8114ED" w14:textId="77777777" w:rsidTr="004E29C8">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3EB2D6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038AB4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791039E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7E8A551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1BEE5A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Interventions Section (V3) </w:t>
            </w:r>
          </w:p>
          <w:p w14:paraId="2218545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1A67823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FFC3DB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Objective Section </w:t>
            </w:r>
          </w:p>
          <w:p w14:paraId="5AD79FD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1D1BF49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5482230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optional) (V3) </w:t>
            </w:r>
          </w:p>
          <w:p w14:paraId="1F85F6B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7157A9E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Subjective Section </w:t>
            </w:r>
          </w:p>
          <w:p w14:paraId="4B1D8BF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Vital Signs Section (entries optional) (V3)</w:t>
            </w:r>
          </w:p>
          <w:p w14:paraId="47901BA3"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Nutrition Section</w:t>
            </w:r>
          </w:p>
        </w:tc>
      </w:tr>
      <w:tr w:rsidR="00A41E88" w:rsidRPr="00C64922" w14:paraId="7B30BD7B" w14:textId="77777777" w:rsidTr="004E29C8">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00825BFA" w:rsidRPr="00D14360">
              <w:rPr>
                <w:rFonts w:ascii="Calibri Light" w:hAnsi="Calibri Light" w:cs="Calibri Light"/>
                <w:color w:val="000000"/>
              </w:rPr>
              <w:t>Sample</w:t>
            </w:r>
          </w:p>
        </w:tc>
        <w:tc>
          <w:tcPr>
            <w:tcW w:w="5499" w:type="dxa"/>
            <w:shd w:val="clear" w:color="auto" w:fill="auto"/>
          </w:tcPr>
          <w:p w14:paraId="4C01C6B4"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17E20C93" w14:textId="1B2B3267" w:rsidR="00CF2A15" w:rsidRPr="00C64922" w:rsidRDefault="00CF2A15" w:rsidP="00A67903">
      <w:pPr>
        <w:pStyle w:val="Caption"/>
      </w:pPr>
      <w:bookmarkStart w:id="945" w:name="_Toc118898811"/>
      <w:bookmarkStart w:id="946" w:name="_Toc127519330"/>
      <w:bookmarkStart w:id="947" w:name="_Toc119940014"/>
      <w:r w:rsidRPr="00C64922">
        <w:t xml:space="preserve">Table </w:t>
      </w:r>
      <w:r w:rsidR="008B59D0">
        <w:fldChar w:fldCharType="begin"/>
      </w:r>
      <w:r w:rsidR="008B59D0">
        <w:instrText xml:space="preserve"> SEQ Table \* ARABIC </w:instrText>
      </w:r>
      <w:r w:rsidR="008B59D0">
        <w:fldChar w:fldCharType="separate"/>
      </w:r>
      <w:del w:id="948" w:author="Ballot Reconciliation" w:date="2023-03-09T09:31:00Z">
        <w:r w:rsidR="00F10C7C">
          <w:rPr>
            <w:noProof/>
          </w:rPr>
          <w:delText>25</w:delText>
        </w:r>
      </w:del>
      <w:ins w:id="949" w:author="Ballot Reconciliation" w:date="2023-03-09T09:31:00Z">
        <w:r w:rsidR="00DC1072">
          <w:rPr>
            <w:noProof/>
          </w:rPr>
          <w:t>24</w:t>
        </w:r>
      </w:ins>
      <w:r w:rsidR="008B59D0">
        <w:rPr>
          <w:noProof/>
        </w:rPr>
        <w:fldChar w:fldCharType="end"/>
      </w:r>
      <w:r w:rsidRPr="00C64922">
        <w:t>: Progress Note: Document Template</w:t>
      </w:r>
      <w:r w:rsidR="00A67903">
        <w:t xml:space="preserve">. </w:t>
      </w:r>
      <w:r w:rsidR="00A67903">
        <w:rPr>
          <w:rFonts w:cs="Calibri"/>
        </w:rPr>
        <w:t>﻿</w:t>
      </w:r>
      <w:bookmarkEnd w:id="945"/>
      <w:bookmarkEnd w:id="946"/>
      <w:bookmarkEnd w:id="947"/>
    </w:p>
    <w:p w14:paraId="560924AA" w14:textId="77777777" w:rsidR="00A10C4D" w:rsidRPr="00C64922" w:rsidRDefault="00A10C4D" w:rsidP="00C17F49">
      <w:pPr>
        <w:pStyle w:val="Heading3"/>
      </w:pPr>
      <w:r w:rsidRPr="00C64922">
        <w:lastRenderedPageBreak/>
        <w:t xml:space="preserve"> </w:t>
      </w:r>
      <w:bookmarkStart w:id="950" w:name="_Toc11043597"/>
      <w:bookmarkStart w:id="951" w:name="_Toc11045588"/>
      <w:bookmarkStart w:id="952" w:name="_Toc11391258"/>
      <w:bookmarkStart w:id="953" w:name="_Toc127519137"/>
      <w:bookmarkStart w:id="954" w:name="_Toc119939820"/>
      <w:r w:rsidRPr="00C64922">
        <w:t xml:space="preserve">Referral Note: </w:t>
      </w:r>
      <w:bookmarkEnd w:id="944"/>
      <w:bookmarkEnd w:id="950"/>
      <w:bookmarkEnd w:id="951"/>
      <w:r w:rsidR="005D764C" w:rsidRPr="00C64922">
        <w:t>Document Template</w:t>
      </w:r>
      <w:bookmarkEnd w:id="952"/>
      <w:bookmarkEnd w:id="953"/>
      <w:bookmarkEnd w:id="954"/>
    </w:p>
    <w:p w14:paraId="37D06F9D" w14:textId="77777777" w:rsidR="00870B0B" w:rsidRPr="00D14360" w:rsidRDefault="00BA06B2" w:rsidP="00BA06B2">
      <w:pPr>
        <w:rPr>
          <w:rFonts w:cs="Calibri"/>
        </w:rPr>
      </w:pPr>
      <w:r w:rsidRPr="00D14360">
        <w:rPr>
          <w:rFonts w:cs="Calibri"/>
        </w:rPr>
        <w:t>A Referral Note communicates pertinent information from a provider who is requesting services of another provider of clinical or non-clinical services</w:t>
      </w:r>
      <w:r w:rsidR="00870B0B" w:rsidRPr="00D14360">
        <w:rPr>
          <w:rFonts w:cs="Calibri"/>
        </w:rPr>
        <w:t xml:space="preserve"> which </w:t>
      </w:r>
      <w:r w:rsidRPr="00D14360">
        <w:rPr>
          <w:rFonts w:cs="Calibri"/>
        </w:rPr>
        <w:t>includes the reason for the referral and additional information that would augment decision making and care delivery. Examples of referral situations</w:t>
      </w:r>
      <w:r w:rsidR="00870B0B" w:rsidRPr="00D14360">
        <w:rPr>
          <w:rFonts w:cs="Calibri"/>
        </w:rPr>
        <w:t xml:space="preserve"> include when a patient is:</w:t>
      </w:r>
    </w:p>
    <w:p w14:paraId="5256BC6A"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from a family physician to a cardiologist for cardiac evaluation</w:t>
      </w:r>
      <w:r w:rsidRPr="00D14360">
        <w:rPr>
          <w:rFonts w:cs="Calibri"/>
        </w:rPr>
        <w:t>.</w:t>
      </w:r>
      <w:r w:rsidR="00BA06B2" w:rsidRPr="003A3D50">
        <w:rPr>
          <w:rFonts w:cs="Calibri"/>
        </w:rPr>
        <w:t xml:space="preserve">  </w:t>
      </w:r>
    </w:p>
    <w:p w14:paraId="64871B4D" w14:textId="77777777" w:rsidR="00870B0B" w:rsidRPr="003A3D50" w:rsidRDefault="001F7773" w:rsidP="0054522C">
      <w:pPr>
        <w:pStyle w:val="ListParagraph"/>
        <w:numPr>
          <w:ilvl w:val="0"/>
          <w:numId w:val="32"/>
        </w:numPr>
        <w:rPr>
          <w:rFonts w:cs="Calibri"/>
        </w:rPr>
      </w:pPr>
      <w:r w:rsidRPr="00D14360">
        <w:rPr>
          <w:rFonts w:cs="Calibri"/>
        </w:rPr>
        <w:t>S</w:t>
      </w:r>
      <w:r w:rsidR="00BA06B2" w:rsidRPr="003A3D50">
        <w:rPr>
          <w:rFonts w:cs="Calibri"/>
        </w:rPr>
        <w:t>ent by a cardiologist to an emergency department for angina</w:t>
      </w:r>
      <w:r w:rsidRPr="00D14360">
        <w:rPr>
          <w:rFonts w:cs="Calibri"/>
        </w:rPr>
        <w:t>.</w:t>
      </w:r>
    </w:p>
    <w:p w14:paraId="2E2F4F49"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by a nurse practitioner to an audiologist for hearing screening</w:t>
      </w:r>
      <w:r w:rsidRPr="00D14360">
        <w:rPr>
          <w:rFonts w:cs="Calibri"/>
        </w:rPr>
        <w:t>.</w:t>
      </w:r>
      <w:r w:rsidR="00BA06B2" w:rsidRPr="003A3D50">
        <w:rPr>
          <w:rFonts w:cs="Calibri"/>
        </w:rPr>
        <w:t xml:space="preserve"> </w:t>
      </w:r>
    </w:p>
    <w:p w14:paraId="68017617" w14:textId="77777777" w:rsidR="00BA06B2" w:rsidRPr="003A3D50" w:rsidRDefault="001F7773" w:rsidP="0054522C">
      <w:pPr>
        <w:pStyle w:val="ListParagraph"/>
        <w:numPr>
          <w:ilvl w:val="0"/>
          <w:numId w:val="32"/>
        </w:numPr>
        <w:rPr>
          <w:rFonts w:cs="Calibri"/>
        </w:rPr>
      </w:pPr>
      <w:r w:rsidRPr="00D14360">
        <w:rPr>
          <w:rFonts w:cs="Calibri"/>
        </w:rPr>
        <w:t>Re</w:t>
      </w:r>
      <w:r w:rsidR="00BA06B2" w:rsidRPr="003A3D50">
        <w:rPr>
          <w:rFonts w:cs="Calibri"/>
        </w:rPr>
        <w:t>ferred by a hospitalist to social services.</w:t>
      </w:r>
    </w:p>
    <w:p w14:paraId="1B1C30A4" w14:textId="77777777" w:rsidR="00C117D5" w:rsidRPr="00C64922" w:rsidRDefault="00C117D5" w:rsidP="004E29C8">
      <w:pPr>
        <w:pStyle w:val="Heading4"/>
      </w:pPr>
      <w:r w:rsidRPr="00C64922">
        <w:t>Structured Sections</w:t>
      </w:r>
    </w:p>
    <w:p w14:paraId="2382C6B7" w14:textId="77777777" w:rsidR="00237611" w:rsidRPr="00D14360" w:rsidRDefault="005E4A1B" w:rsidP="00237611">
      <w:pPr>
        <w:rPr>
          <w:rFonts w:cs="Calibri"/>
        </w:rPr>
      </w:pPr>
      <w:r w:rsidRPr="00D14360">
        <w:rPr>
          <w:rFonts w:cs="Calibri"/>
        </w:rPr>
        <w:t>The t</w:t>
      </w:r>
      <w:r w:rsidR="00237611" w:rsidRPr="00D14360">
        <w:rPr>
          <w:rFonts w:cs="Calibri"/>
        </w:rPr>
        <w:t>able below describes the required and optional sections in a Referral Note document template</w:t>
      </w:r>
      <w:r w:rsidR="00ED7EA1">
        <w:rPr>
          <w:rFonts w:cs="Calibri"/>
        </w:rPr>
        <w:t xml:space="preserve">: </w:t>
      </w:r>
      <w:r w:rsidR="00ED7EA1" w:rsidRPr="003A3D50">
        <w:rPr>
          <w:rFonts w:cs="Calibri"/>
        </w:rPr>
        <w:t>Referral Note (V2)[ClinicalDocument: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3"/>
        <w:gridCol w:w="3486"/>
        <w:gridCol w:w="4141"/>
      </w:tblGrid>
      <w:tr w:rsidR="00254B4A"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4E296A43" w14:textId="77777777" w:rsidTr="004E29C8">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14:paraId="5835D5C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14:paraId="2457762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14:paraId="4A5DADB5" w14:textId="77777777" w:rsidR="00510672" w:rsidRDefault="00510672" w:rsidP="00270135">
            <w:pPr>
              <w:ind w:left="162" w:hanging="162"/>
              <w:rPr>
                <w:rFonts w:ascii="Calibri Light" w:hAnsi="Calibri Light" w:cs="Calibri Light"/>
                <w:szCs w:val="18"/>
              </w:rPr>
            </w:pPr>
            <w:r w:rsidRPr="00D14360">
              <w:rPr>
                <w:rFonts w:ascii="Calibri Light" w:hAnsi="Calibri Light" w:cs="Calibri Light"/>
                <w:szCs w:val="18"/>
              </w:rPr>
              <w:t>Reason for Referral Section (V2)</w:t>
            </w:r>
          </w:p>
          <w:p w14:paraId="06DDE148" w14:textId="77777777" w:rsidR="00510672" w:rsidRPr="00D14360" w:rsidRDefault="00510672" w:rsidP="003A3D50">
            <w:pPr>
              <w:ind w:left="162" w:hanging="162"/>
              <w:rPr>
                <w:rFonts w:ascii="Calibri Light" w:hAnsi="Calibri Light" w:cs="Calibri Light"/>
                <w:szCs w:val="18"/>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03CA30C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7EBE80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6D4D491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14:paraId="48FAC5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577617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required) (V3) </w:t>
            </w:r>
          </w:p>
          <w:p w14:paraId="68690A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20C7207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Social History Section (V3) </w:t>
            </w:r>
          </w:p>
          <w:p w14:paraId="12361D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411C32A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1D050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5FAF95F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6E1986C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6454CD9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246034B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19D3D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6EA256B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64E5FE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66511D4E" w14:textId="77777777" w:rsidR="00510672"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w:t>
            </w:r>
          </w:p>
          <w:p w14:paraId="50DE2395" w14:textId="77777777" w:rsidR="001E1A3D" w:rsidRPr="00D14360" w:rsidRDefault="001E1A3D" w:rsidP="001E1A3D">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7507FAB2" w14:textId="77777777" w:rsidR="001E1A3D" w:rsidRPr="00D14360" w:rsidRDefault="001E1A3D" w:rsidP="001E1A3D">
            <w:pPr>
              <w:keepNext/>
              <w:rPr>
                <w:rFonts w:ascii="Calibri Light" w:hAnsi="Calibri Light" w:cs="Calibri Light"/>
                <w:szCs w:val="18"/>
              </w:rPr>
            </w:pPr>
            <w:r w:rsidRPr="00D14360">
              <w:rPr>
                <w:rFonts w:ascii="Calibri Light" w:hAnsi="Calibri Light" w:cs="Calibri Light"/>
                <w:bCs/>
                <w:color w:val="000000"/>
              </w:rPr>
              <w:t>Goals Section</w:t>
            </w:r>
          </w:p>
        </w:tc>
      </w:tr>
      <w:tr w:rsidR="00510672" w:rsidRPr="00C64922" w14:paraId="1E38D978" w14:textId="77777777" w:rsidTr="004E29C8">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Example</w:t>
            </w:r>
          </w:p>
        </w:tc>
        <w:tc>
          <w:tcPr>
            <w:tcW w:w="3486" w:type="dxa"/>
            <w:shd w:val="clear" w:color="auto" w:fill="auto"/>
          </w:tcPr>
          <w:p w14:paraId="5F114F3F" w14:textId="77777777" w:rsidR="00510672" w:rsidRPr="00D14360" w:rsidRDefault="00825BFA" w:rsidP="00510672">
            <w:pPr>
              <w:rPr>
                <w:rFonts w:ascii="Calibri Light" w:hAnsi="Calibri Light" w:cs="Calibri Light"/>
                <w:szCs w:val="18"/>
              </w:rPr>
            </w:pPr>
            <w:r w:rsidRPr="00D14360">
              <w:rPr>
                <w:rFonts w:ascii="Calibri Light" w:hAnsi="Calibri Light" w:cs="Calibri Light"/>
                <w:color w:val="000000"/>
              </w:rPr>
              <w:t>ReferralNote</w:t>
            </w:r>
            <w:r w:rsidR="0051413C" w:rsidRPr="00D14360">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14:paraId="3619FE2D"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05FB9143" w14:textId="63395BBA" w:rsidR="00A10C4D" w:rsidRPr="00D14360" w:rsidRDefault="00CF2A15" w:rsidP="00A67903">
      <w:pPr>
        <w:pStyle w:val="Caption"/>
        <w:rPr>
          <w:rFonts w:cs="Calibri"/>
        </w:rPr>
      </w:pPr>
      <w:bookmarkStart w:id="955" w:name="_Toc118898812"/>
      <w:bookmarkStart w:id="956" w:name="_Toc127519331"/>
      <w:bookmarkStart w:id="957" w:name="_Toc119940015"/>
      <w:r w:rsidRPr="00C64922">
        <w:t xml:space="preserve">Table </w:t>
      </w:r>
      <w:r w:rsidR="008B59D0">
        <w:fldChar w:fldCharType="begin"/>
      </w:r>
      <w:r w:rsidR="008B59D0">
        <w:instrText xml:space="preserve"> SEQ Table \* ARABIC </w:instrText>
      </w:r>
      <w:r w:rsidR="008B59D0">
        <w:fldChar w:fldCharType="separate"/>
      </w:r>
      <w:del w:id="958" w:author="Ballot Reconciliation" w:date="2023-03-09T09:31:00Z">
        <w:r w:rsidR="00F10C7C">
          <w:rPr>
            <w:noProof/>
          </w:rPr>
          <w:delText>26</w:delText>
        </w:r>
      </w:del>
      <w:ins w:id="959" w:author="Ballot Reconciliation" w:date="2023-03-09T09:31:00Z">
        <w:r w:rsidR="00DC1072">
          <w:rPr>
            <w:noProof/>
          </w:rPr>
          <w:t>25</w:t>
        </w:r>
      </w:ins>
      <w:r w:rsidR="008B59D0">
        <w:rPr>
          <w:noProof/>
        </w:rPr>
        <w:fldChar w:fldCharType="end"/>
      </w:r>
      <w:r w:rsidRPr="00C64922">
        <w:t>: Referral Note: Document Template</w:t>
      </w:r>
      <w:r w:rsidR="00A67903">
        <w:t xml:space="preserve">. </w:t>
      </w:r>
      <w:r w:rsidR="00A67903">
        <w:rPr>
          <w:rFonts w:cs="Calibri"/>
        </w:rPr>
        <w:t>﻿</w:t>
      </w:r>
      <w:bookmarkEnd w:id="955"/>
      <w:bookmarkEnd w:id="956"/>
      <w:bookmarkEnd w:id="957"/>
    </w:p>
    <w:p w14:paraId="1F006174" w14:textId="77777777" w:rsidR="00A10C4D" w:rsidRPr="00C64922" w:rsidRDefault="00A10C4D" w:rsidP="00C17F49">
      <w:pPr>
        <w:pStyle w:val="Heading3"/>
      </w:pPr>
      <w:bookmarkStart w:id="960" w:name="_Toc10690855"/>
      <w:r w:rsidRPr="00C64922">
        <w:t xml:space="preserve"> </w:t>
      </w:r>
      <w:bookmarkStart w:id="961" w:name="_Toc11043598"/>
      <w:bookmarkStart w:id="962" w:name="_Toc11045589"/>
      <w:bookmarkStart w:id="963" w:name="_Toc11391259"/>
      <w:bookmarkStart w:id="964" w:name="_Toc127519138"/>
      <w:bookmarkStart w:id="965" w:name="_Toc119939821"/>
      <w:r w:rsidRPr="00C64922">
        <w:t xml:space="preserve">Transfer Summary: </w:t>
      </w:r>
      <w:bookmarkEnd w:id="960"/>
      <w:bookmarkEnd w:id="961"/>
      <w:bookmarkEnd w:id="962"/>
      <w:r w:rsidR="005D764C" w:rsidRPr="00C64922">
        <w:t>Document Template</w:t>
      </w:r>
      <w:bookmarkEnd w:id="963"/>
      <w:bookmarkEnd w:id="964"/>
      <w:bookmarkEnd w:id="965"/>
    </w:p>
    <w:p w14:paraId="6CA755C3" w14:textId="77777777" w:rsidR="00BA06B2" w:rsidRPr="00D14360" w:rsidRDefault="00870B0B" w:rsidP="00BA06B2">
      <w:pPr>
        <w:rPr>
          <w:rFonts w:cs="Calibri"/>
        </w:rPr>
      </w:pPr>
      <w:r w:rsidRPr="00D14360">
        <w:rPr>
          <w:rFonts w:cs="Calibri"/>
        </w:rPr>
        <w:t>Th</w:t>
      </w:r>
      <w:r w:rsidR="005E367F" w:rsidRPr="00D14360">
        <w:rPr>
          <w:rFonts w:cs="Calibri"/>
        </w:rPr>
        <w:t>e Transfer Summary</w:t>
      </w:r>
      <w:r w:rsidR="00BC17FA" w:rsidRPr="00D14360">
        <w:rPr>
          <w:rFonts w:cs="Calibri"/>
        </w:rPr>
        <w:t xml:space="preserve"> template </w:t>
      </w:r>
      <w:r w:rsidR="00BA06B2" w:rsidRPr="00D14360">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4E29C8">
      <w:pPr>
        <w:pStyle w:val="Heading4"/>
      </w:pPr>
      <w:r w:rsidRPr="00C64922">
        <w:lastRenderedPageBreak/>
        <w:t>Structured Sections</w:t>
      </w:r>
    </w:p>
    <w:p w14:paraId="7EA27055" w14:textId="77777777" w:rsidR="00237611" w:rsidRPr="005A615D" w:rsidRDefault="005E4A1B" w:rsidP="00237611">
      <w:pPr>
        <w:rPr>
          <w:rFonts w:cs="Calibri"/>
        </w:rPr>
      </w:pPr>
      <w:r w:rsidRPr="00D14360">
        <w:rPr>
          <w:rFonts w:cs="Calibri"/>
        </w:rPr>
        <w:t xml:space="preserve">The table </w:t>
      </w:r>
      <w:r w:rsidR="00237611" w:rsidRPr="00D14360">
        <w:rPr>
          <w:rFonts w:cs="Calibri"/>
        </w:rPr>
        <w:t xml:space="preserve">below </w:t>
      </w:r>
      <w:r w:rsidR="00237611" w:rsidRPr="0083506C">
        <w:rPr>
          <w:rFonts w:cs="Calibri"/>
        </w:rPr>
        <w:t>describe</w:t>
      </w:r>
      <w:r w:rsidR="00237611" w:rsidRPr="005A615D">
        <w:rPr>
          <w:rFonts w:cs="Calibri"/>
        </w:rPr>
        <w:t>s the required and optional sections in a Transfer Summary document template</w:t>
      </w:r>
      <w:r w:rsidR="00ED7EA1" w:rsidRPr="003A3D50">
        <w:rPr>
          <w:rFonts w:cs="Calibri"/>
        </w:rPr>
        <w:t xml:space="preserve"> Transfer Summary (V2)[ClinicalDocument: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54B4A"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64C1A311" w14:textId="77777777" w:rsidTr="004E29C8">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14:paraId="2862926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14:paraId="6897A6B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14:paraId="1CE40C95"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14:paraId="73C36FE4"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2BA86DC6" w14:textId="77777777" w:rsidR="00510672" w:rsidRDefault="00510672" w:rsidP="00270135">
            <w:pPr>
              <w:ind w:left="167" w:hanging="167"/>
              <w:rPr>
                <w:rFonts w:ascii="Calibri Light" w:hAnsi="Calibri Light" w:cs="Calibri Light"/>
                <w:szCs w:val="18"/>
              </w:rPr>
            </w:pPr>
            <w:r w:rsidRPr="00D14360">
              <w:rPr>
                <w:rFonts w:ascii="Calibri Light" w:hAnsi="Calibri Light" w:cs="Calibri Light"/>
                <w:szCs w:val="18"/>
              </w:rPr>
              <w:t>Reason for Referral Section (V2)</w:t>
            </w:r>
          </w:p>
          <w:p w14:paraId="778806CA" w14:textId="77777777" w:rsidR="00510672" w:rsidRPr="00D14360" w:rsidRDefault="00510672" w:rsidP="003A3D50">
            <w:pPr>
              <w:ind w:left="167" w:hanging="167"/>
              <w:rPr>
                <w:rFonts w:ascii="Calibri Light" w:hAnsi="Calibri Light" w:cs="Calibri Light"/>
                <w:szCs w:val="18"/>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2462C9B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Encounters Section (entries required) (V3) </w:t>
            </w:r>
          </w:p>
          <w:p w14:paraId="7CE03C4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41764E3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2A41BCD" w14:textId="77777777" w:rsidR="00510672" w:rsidRPr="00D14360" w:rsidRDefault="00510672" w:rsidP="00D14360">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00623689" w:rsidRPr="00D14360">
              <w:rPr>
                <w:rFonts w:ascii="Calibri Light" w:hAnsi="Calibri Light" w:cs="Calibri Light"/>
                <w:szCs w:val="18"/>
              </w:rPr>
              <w:t>D</w:t>
            </w:r>
            <w:r w:rsidRPr="00D14360">
              <w:rPr>
                <w:rFonts w:ascii="Calibri Light" w:hAnsi="Calibri Light" w:cs="Calibri Light"/>
                <w:szCs w:val="18"/>
              </w:rPr>
              <w:t xml:space="preserve">iagnosis Section (V3) </w:t>
            </w:r>
          </w:p>
          <w:p w14:paraId="1CCB76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449446E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076FE78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Payers Section (V3) </w:t>
            </w:r>
          </w:p>
          <w:p w14:paraId="6B11EBF3" w14:textId="77777777" w:rsidR="00510672" w:rsidRPr="00D14360" w:rsidRDefault="00510672" w:rsidP="00D14360">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14:paraId="2995B52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required) (V2) </w:t>
            </w:r>
          </w:p>
          <w:p w14:paraId="6F544866" w14:textId="77777777" w:rsidR="00510672" w:rsidRPr="00D14360" w:rsidRDefault="00510672" w:rsidP="00450F37">
            <w:pPr>
              <w:rPr>
                <w:rFonts w:ascii="Calibri Light" w:hAnsi="Calibri Light" w:cs="Calibri Light"/>
                <w:szCs w:val="18"/>
              </w:rPr>
            </w:pPr>
            <w:r w:rsidRPr="00D14360">
              <w:rPr>
                <w:rFonts w:ascii="Calibri Light" w:hAnsi="Calibri Light" w:cs="Calibri Light"/>
                <w:szCs w:val="18"/>
              </w:rPr>
              <w:t xml:space="preserve">Social History Section (V3) </w:t>
            </w:r>
          </w:p>
          <w:p w14:paraId="0F6A7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021A5C3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48500BD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41E3D00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5BAFF2C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0802C26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History of Present Illness Section</w:t>
            </w:r>
          </w:p>
          <w:p w14:paraId="6CE781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086BF7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10116C0" w14:textId="77777777" w:rsidR="00510672" w:rsidRPr="00D14360" w:rsidRDefault="00510672" w:rsidP="003A3D50">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14:paraId="11D2960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Admission Diagnosis Section (V3) </w:t>
            </w:r>
          </w:p>
          <w:p w14:paraId="56D2289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Course of Care Section </w:t>
            </w:r>
          </w:p>
          <w:p w14:paraId="576BFC79"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14:paraId="7399BFB4" w14:textId="2A80E542" w:rsidR="00A10C4D" w:rsidRPr="00D14360" w:rsidRDefault="00CF2A15" w:rsidP="00A67903">
      <w:pPr>
        <w:pStyle w:val="Caption"/>
        <w:rPr>
          <w:rFonts w:cs="Calibri"/>
        </w:rPr>
      </w:pPr>
      <w:bookmarkStart w:id="966" w:name="_Toc118898813"/>
      <w:bookmarkStart w:id="967" w:name="_Toc127519332"/>
      <w:bookmarkStart w:id="968" w:name="_Toc119940016"/>
      <w:r w:rsidRPr="00C64922">
        <w:t xml:space="preserve">Table </w:t>
      </w:r>
      <w:r w:rsidR="008B59D0">
        <w:fldChar w:fldCharType="begin"/>
      </w:r>
      <w:r w:rsidR="008B59D0">
        <w:instrText xml:space="preserve"> SEQ Table \* ARABIC </w:instrText>
      </w:r>
      <w:r w:rsidR="008B59D0">
        <w:fldChar w:fldCharType="separate"/>
      </w:r>
      <w:del w:id="969" w:author="Ballot Reconciliation" w:date="2023-03-09T09:31:00Z">
        <w:r w:rsidR="00F10C7C">
          <w:rPr>
            <w:noProof/>
          </w:rPr>
          <w:delText>27</w:delText>
        </w:r>
      </w:del>
      <w:ins w:id="970" w:author="Ballot Reconciliation" w:date="2023-03-09T09:31:00Z">
        <w:r w:rsidR="00DC1072">
          <w:rPr>
            <w:noProof/>
          </w:rPr>
          <w:t>26</w:t>
        </w:r>
      </w:ins>
      <w:r w:rsidR="008B59D0">
        <w:rPr>
          <w:noProof/>
        </w:rPr>
        <w:fldChar w:fldCharType="end"/>
      </w:r>
      <w:r w:rsidRPr="00C64922">
        <w:t>: Transfer Summary: Document Template</w:t>
      </w:r>
      <w:r w:rsidR="00A67903">
        <w:t xml:space="preserve">. </w:t>
      </w:r>
      <w:r w:rsidR="00A67903">
        <w:rPr>
          <w:rFonts w:cs="Calibri"/>
        </w:rPr>
        <w:t>﻿</w:t>
      </w:r>
      <w:bookmarkEnd w:id="966"/>
      <w:bookmarkEnd w:id="967"/>
      <w:bookmarkEnd w:id="968"/>
    </w:p>
    <w:p w14:paraId="6C5C583F" w14:textId="77777777" w:rsidR="00513E9F" w:rsidRPr="00C64922" w:rsidRDefault="00EF4804" w:rsidP="00C17F49">
      <w:pPr>
        <w:pStyle w:val="Heading3"/>
      </w:pPr>
      <w:r>
        <w:t xml:space="preserve"> </w:t>
      </w:r>
      <w:bookmarkStart w:id="971" w:name="_Toc127519139"/>
      <w:bookmarkStart w:id="972" w:name="_Toc119939822"/>
      <w:r w:rsidR="00513E9F" w:rsidRPr="00C64922">
        <w:t>Other Section-Level Templates Available for Use in C-CDA Documents</w:t>
      </w:r>
      <w:bookmarkEnd w:id="971"/>
      <w:bookmarkEnd w:id="972"/>
    </w:p>
    <w:p w14:paraId="2DB24C78" w14:textId="6B16534B" w:rsidR="00513E9F" w:rsidRDefault="00513E9F" w:rsidP="00513E9F">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44C41" w14:paraId="1A727D66" w14:textId="77777777" w:rsidTr="004E29C8">
        <w:trPr>
          <w:trHeight w:val="575"/>
        </w:trPr>
        <w:tc>
          <w:tcPr>
            <w:tcW w:w="804" w:type="dxa"/>
            <w:tcBorders>
              <w:right w:val="nil"/>
            </w:tcBorders>
            <w:shd w:val="clear" w:color="auto" w:fill="C6D9F1"/>
          </w:tcPr>
          <w:p w14:paraId="05C60430" w14:textId="77777777" w:rsidR="00644C41" w:rsidRPr="00D14360" w:rsidRDefault="00644C41" w:rsidP="0007159E">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14:paraId="189B5758" w14:textId="1949E8F4" w:rsidR="00644C41" w:rsidRPr="00D14360" w:rsidRDefault="00644C41" w:rsidP="0007159E">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14:paraId="511EFD7C" w14:textId="2F5E8B6B" w:rsidR="00513E9F" w:rsidRPr="00D14360" w:rsidRDefault="00513E9F" w:rsidP="00513E9F">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00E00945" w:rsidRPr="00E00945">
        <w:rPr>
          <w:rFonts w:cs="Calibri"/>
          <w:color w:val="000000"/>
        </w:rPr>
        <w:t>https://www.hl7.org/implement/standards/product_brief.cfm?product_id=492</w:t>
      </w:r>
    </w:p>
    <w:p w14:paraId="2CEF4CB9" w14:textId="77777777" w:rsidR="00513E9F" w:rsidRPr="00D14360" w:rsidRDefault="00513E9F" w:rsidP="00513E9F">
      <w:pPr>
        <w:spacing w:after="120"/>
        <w:rPr>
          <w:rFonts w:cs="Calibri"/>
          <w:color w:val="000000"/>
        </w:rPr>
      </w:pPr>
      <w:r w:rsidRPr="00D14360">
        <w:rPr>
          <w:rFonts w:cs="Calibri"/>
          <w:color w:val="000000"/>
        </w:rPr>
        <w:lastRenderedPageBreak/>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3"/>
      </w:r>
    </w:p>
    <w:p w14:paraId="735F2467" w14:textId="2DE7E407" w:rsidR="00513E9F" w:rsidRPr="00D14360" w:rsidRDefault="00513E9F" w:rsidP="00513E9F">
      <w:pPr>
        <w:spacing w:after="120"/>
        <w:rPr>
          <w:rFonts w:cs="Calibri"/>
          <w:b/>
          <w:bCs/>
          <w:color w:val="000000"/>
        </w:rPr>
      </w:pPr>
      <w:r w:rsidRPr="00D14360">
        <w:rPr>
          <w:rFonts w:cs="Calibri"/>
          <w:b/>
          <w:bCs/>
          <w:color w:val="000000"/>
        </w:rPr>
        <w:t>Reference:</w:t>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_Ref98770236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4.</w:t>
      </w:r>
      <w:del w:id="973" w:author="Ballot Reconciliation" w:date="2023-03-09T09:31:00Z">
        <w:r w:rsidR="00F10C7C">
          <w:rPr>
            <w:rFonts w:cs="Calibri"/>
            <w:color w:val="0000FF"/>
            <w:u w:val="single"/>
          </w:rPr>
          <w:delText>2.8</w:delText>
        </w:r>
      </w:del>
      <w:ins w:id="974" w:author="Ballot Reconciliation" w:date="2023-03-09T09:31:00Z">
        <w:r w:rsidR="00DC1072">
          <w:rPr>
            <w:rFonts w:cs="Calibri"/>
            <w:color w:val="0000FF"/>
            <w:u w:val="single"/>
          </w:rPr>
          <w:t>1.11</w:t>
        </w:r>
      </w:ins>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_Ref98770241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Declaring Business Rules that Limit Section Content</w:t>
      </w:r>
      <w:r w:rsidR="005632F7" w:rsidRPr="007770C6">
        <w:rPr>
          <w:rFonts w:cs="Calibri"/>
          <w:color w:val="0000FF"/>
          <w:u w:val="single"/>
        </w:rPr>
        <w:fldChar w:fldCharType="end"/>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_Ref98770253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5.1.8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_Ref98770255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Specifying Time Intervals for Sections with Limits on the Included Discrete Data</w:t>
      </w:r>
      <w:r w:rsidR="005632F7" w:rsidRPr="007770C6">
        <w:rPr>
          <w:rFonts w:cs="Calibri"/>
          <w:color w:val="0000FF"/>
          <w:u w:val="single"/>
        </w:rPr>
        <w:fldChar w:fldCharType="end"/>
      </w:r>
    </w:p>
    <w:p w14:paraId="24048366" w14:textId="5F07CC59" w:rsidR="00513E9F" w:rsidRPr="00D14360" w:rsidRDefault="00513E9F" w:rsidP="00EF4804">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4"/>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3E9F" w:rsidRPr="00C64922" w14:paraId="77401518" w14:textId="77777777" w:rsidTr="004E29C8">
        <w:tc>
          <w:tcPr>
            <w:tcW w:w="683" w:type="dxa"/>
            <w:tcBorders>
              <w:right w:val="nil"/>
            </w:tcBorders>
            <w:shd w:val="clear" w:color="auto" w:fill="C6D9F1"/>
          </w:tcPr>
          <w:p w14:paraId="5C319CD2" w14:textId="77777777" w:rsidR="00513E9F" w:rsidRPr="00C64922" w:rsidRDefault="00634398" w:rsidP="002B406D">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rFonts w:cs="Calibri"/>
          <w:color w:val="000000"/>
        </w:rPr>
      </w:pPr>
      <w:r w:rsidRPr="00D14360">
        <w:rPr>
          <w:rFonts w:cs="Calibri"/>
          <w:color w:val="000000"/>
        </w:rPr>
        <w:br w:type="page"/>
      </w:r>
    </w:p>
    <w:p w14:paraId="0214AA6F" w14:textId="77777777" w:rsidR="00A10C4D" w:rsidRPr="00C64922" w:rsidRDefault="00A10C4D" w:rsidP="005C79A1">
      <w:pPr>
        <w:pStyle w:val="Heading1"/>
      </w:pPr>
      <w:bookmarkStart w:id="975" w:name="_ihv636" w:colFirst="0" w:colLast="0"/>
      <w:bookmarkStart w:id="976" w:name="_Section_Level_Guidance"/>
      <w:bookmarkStart w:id="977" w:name="_Toc10702517"/>
      <w:bookmarkStart w:id="978" w:name="_Toc11043599"/>
      <w:bookmarkStart w:id="979" w:name="_Toc11045590"/>
      <w:bookmarkStart w:id="980" w:name="_Toc11391260"/>
      <w:bookmarkStart w:id="981" w:name="_Ref98770127"/>
      <w:bookmarkStart w:id="982" w:name="_Ref98770134"/>
      <w:bookmarkStart w:id="983" w:name="_Toc127519140"/>
      <w:bookmarkStart w:id="984" w:name="_Toc119939823"/>
      <w:bookmarkEnd w:id="975"/>
      <w:bookmarkEnd w:id="976"/>
      <w:r w:rsidRPr="00C64922">
        <w:lastRenderedPageBreak/>
        <w:t>Section Level Guidance</w:t>
      </w:r>
      <w:bookmarkEnd w:id="977"/>
      <w:bookmarkEnd w:id="978"/>
      <w:bookmarkEnd w:id="979"/>
      <w:bookmarkEnd w:id="980"/>
      <w:bookmarkEnd w:id="981"/>
      <w:bookmarkEnd w:id="982"/>
      <w:bookmarkEnd w:id="983"/>
      <w:bookmarkEnd w:id="984"/>
    </w:p>
    <w:p w14:paraId="6DDB1C25" w14:textId="77777777" w:rsidR="00A10C4D" w:rsidRPr="00D14360" w:rsidRDefault="00A10C4D" w:rsidP="00B505D2">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00231549" w:rsidRPr="00D14360">
        <w:rPr>
          <w:rFonts w:cs="Calibri"/>
          <w:color w:val="000000"/>
        </w:rPr>
        <w:t xml:space="preserve"> </w:t>
      </w:r>
      <w:r w:rsidRPr="00D14360">
        <w:rPr>
          <w:rFonts w:cs="Calibri"/>
          <w:color w:val="000000"/>
        </w:rPr>
        <w:t>—in human readable form--</w:t>
      </w:r>
      <w:r w:rsidR="00231549" w:rsidRPr="00D14360">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3E2C96">
      <w:pPr>
        <w:pStyle w:val="Heading2"/>
      </w:pPr>
      <w:bookmarkStart w:id="985" w:name="_Toc10702518"/>
      <w:bookmarkStart w:id="986" w:name="_Toc11043600"/>
      <w:bookmarkStart w:id="987" w:name="_Toc11045591"/>
      <w:bookmarkStart w:id="988" w:name="_Toc11391261"/>
      <w:bookmarkStart w:id="989" w:name="_Toc127519141"/>
      <w:bookmarkStart w:id="990" w:name="_Toc119939824"/>
      <w:r w:rsidRPr="00C64922">
        <w:t>Understanding Content Sections in Structured Documents</w:t>
      </w:r>
      <w:bookmarkEnd w:id="985"/>
      <w:bookmarkEnd w:id="986"/>
      <w:bookmarkEnd w:id="987"/>
      <w:bookmarkEnd w:id="988"/>
      <w:bookmarkEnd w:id="989"/>
      <w:bookmarkEnd w:id="990"/>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00A10C4D" w:rsidRPr="00D14360">
        <w:rPr>
          <w:rFonts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00A10C4D" w:rsidRPr="00D14360">
        <w:rPr>
          <w:rStyle w:val="FootnoteReference"/>
          <w:rFonts w:cs="Calibri"/>
          <w:color w:val="000000"/>
          <w:shd w:val="clear" w:color="auto" w:fill="FFFFFF"/>
        </w:rPr>
        <w:footnoteReference w:id="85"/>
      </w:r>
      <w:r w:rsidR="00A10C4D" w:rsidRPr="00D14360">
        <w:rPr>
          <w:rFonts w:eastAsia="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00A10C4D" w:rsidRPr="00D14360">
        <w:rPr>
          <w:rStyle w:val="FootnoteReference"/>
          <w:rFonts w:eastAsia="Calibri" w:cs="Calibri"/>
          <w:color w:val="000000"/>
        </w:rPr>
        <w:footnoteReference w:id="86"/>
      </w:r>
      <w:r w:rsidR="00A10C4D" w:rsidRPr="00D14360">
        <w:rPr>
          <w:rFonts w:eastAsia="Calibri" w:cs="Calibri"/>
          <w:color w:val="000000"/>
        </w:rPr>
        <w:t xml:space="preserve"> </w:t>
      </w:r>
      <w:r w:rsidR="00A10C4D" w:rsidRPr="00D14360">
        <w:rPr>
          <w:rFonts w:cs="Calibri"/>
          <w:color w:val="000000"/>
          <w:shd w:val="clear" w:color="auto" w:fill="FFFFFF"/>
        </w:rPr>
        <w:t>Ineffective communication contributes to the top causes of sentinel events and continues to be an unremitting area for refinement.</w:t>
      </w:r>
      <w:r w:rsidR="00A10C4D" w:rsidRPr="00D14360">
        <w:rPr>
          <w:rStyle w:val="FootnoteReference"/>
          <w:rFonts w:cs="Calibri"/>
          <w:color w:val="000000"/>
          <w:shd w:val="clear" w:color="auto" w:fill="FFFFFF"/>
        </w:rPr>
        <w:footnoteReference w:id="87"/>
      </w:r>
      <w:r w:rsidR="00A10C4D" w:rsidRPr="00D14360">
        <w:rPr>
          <w:rFonts w:cs="Calibri"/>
          <w:color w:val="000000"/>
          <w:shd w:val="clear" w:color="auto" w:fill="FFFFFF"/>
        </w:rPr>
        <w:t> </w:t>
      </w:r>
    </w:p>
    <w:p w14:paraId="3C0E69CA" w14:textId="0CA39D2D"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 </w:t>
      </w:r>
      <w:r w:rsidR="00BC17FA" w:rsidRPr="00D14360">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The “Health Story Guides,” as they were originally named, defined the initial set of section templates based on this analysis. Every section template includes a section.text element designed to hold the human readable narrative of that section of the structured document.</w:t>
      </w:r>
    </w:p>
    <w:p w14:paraId="0FFD30D2" w14:textId="62BC947F" w:rsidR="00A10C4D" w:rsidRPr="00D14360" w:rsidRDefault="00AE0D5A" w:rsidP="00B505D2">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00A10C4D" w:rsidRPr="00D14360">
        <w:rPr>
          <w:rFonts w:cs="Calibri"/>
          <w:color w:val="000000"/>
          <w:shd w:val="clear" w:color="auto" w:fill="FFFFFF"/>
        </w:rPr>
        <w:t>he HIMSS Health Story Project provide</w:t>
      </w:r>
      <w:r>
        <w:rPr>
          <w:rFonts w:cs="Calibri"/>
          <w:color w:val="000000"/>
          <w:shd w:val="clear" w:color="auto" w:fill="FFFFFF"/>
        </w:rPr>
        <w:t>d</w:t>
      </w:r>
      <w:r w:rsidR="00A10C4D" w:rsidRPr="00D14360">
        <w:rPr>
          <w:rFonts w:cs="Calibri"/>
          <w:color w:val="000000"/>
          <w:shd w:val="clear" w:color="auto" w:fill="FFFFFF"/>
        </w:rPr>
        <w:t xml:space="preserve"> education to the health IT community on tools and resources to aid in the creation of comprehensive electronic </w:t>
      </w:r>
      <w:r w:rsidR="005F349C" w:rsidRPr="00D14360">
        <w:rPr>
          <w:rFonts w:cs="Calibri"/>
          <w:color w:val="000000"/>
          <w:shd w:val="clear" w:color="auto" w:fill="FFFFFF"/>
        </w:rPr>
        <w:t>records</w:t>
      </w:r>
      <w:r w:rsidR="00A10C4D" w:rsidRPr="00D14360">
        <w:rPr>
          <w:rFonts w:cs="Calibri"/>
          <w:color w:val="000000"/>
          <w:shd w:val="clear" w:color="auto" w:fill="FFFFFF"/>
        </w:rPr>
        <w:t xml:space="preserve"> that tell a patient's </w:t>
      </w:r>
      <w:r w:rsidR="00A10C4D" w:rsidRPr="00D14360">
        <w:rPr>
          <w:rFonts w:cs="Calibri"/>
          <w:i/>
          <w:iCs/>
          <w:color w:val="000000"/>
          <w:shd w:val="clear" w:color="auto" w:fill="FFFFFF"/>
        </w:rPr>
        <w:t>complete health story.</w:t>
      </w:r>
      <w:r w:rsidR="00A10C4D" w:rsidRPr="00D14360">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0047412F" w:rsidRPr="00D14360">
        <w:rPr>
          <w:rFonts w:cs="Calibri"/>
          <w:color w:val="000000"/>
          <w:shd w:val="clear" w:color="auto" w:fill="FFFFFF"/>
        </w:rPr>
        <w:t>are summarized in the following chapters.</w:t>
      </w:r>
    </w:p>
    <w:p w14:paraId="7F4691DF" w14:textId="7799C657" w:rsidR="00B74AF5" w:rsidRPr="00B74AF5" w:rsidRDefault="00A10C4D" w:rsidP="00C17F49">
      <w:pPr>
        <w:pStyle w:val="Heading3"/>
        <w:rPr>
          <w:shd w:val="clear" w:color="auto" w:fill="FFFFFF"/>
        </w:rPr>
      </w:pPr>
      <w:bookmarkStart w:id="993" w:name="_Toc127519142"/>
      <w:bookmarkStart w:id="994" w:name="_Toc119939825"/>
      <w:r w:rsidRPr="00B74AF5">
        <w:rPr>
          <w:shd w:val="clear" w:color="auto" w:fill="FFFFFF"/>
        </w:rPr>
        <w:t>The Storytelling Power of C-CDA</w:t>
      </w:r>
      <w:bookmarkEnd w:id="993"/>
      <w:bookmarkEnd w:id="994"/>
    </w:p>
    <w:p w14:paraId="515710F2" w14:textId="4EC4A923"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w:t>
      </w:r>
      <w:r w:rsidRPr="00D14360">
        <w:rPr>
          <w:rFonts w:cs="Calibri"/>
          <w:color w:val="000000"/>
          <w:shd w:val="clear" w:color="auto" w:fill="FFFFFF"/>
        </w:rPr>
        <w:lastRenderedPageBreak/>
        <w:t>sections are used in C-CDA clinical documents and how do they differ from a Continuity of Care Document (CCD)? 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004C1CE1" w:rsidRPr="00D14360">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004C1CE1" w:rsidRPr="00D14360">
        <w:rPr>
          <w:rFonts w:cs="Calibri"/>
          <w:color w:val="000000"/>
          <w:shd w:val="clear" w:color="auto" w:fill="FFFFFF"/>
        </w:rPr>
        <w:t xml:space="preserve"> In some cases</w:t>
      </w:r>
      <w:r w:rsidR="00890FBD" w:rsidRPr="00D14360">
        <w:rPr>
          <w:rFonts w:cs="Calibri"/>
          <w:color w:val="000000"/>
          <w:shd w:val="clear" w:color="auto" w:fill="FFFFFF"/>
        </w:rPr>
        <w:t>,</w:t>
      </w:r>
      <w:r w:rsidR="004C1CE1" w:rsidRPr="00D14360">
        <w:rPr>
          <w:rFonts w:cs="Calibri"/>
          <w:color w:val="000000"/>
          <w:shd w:val="clear" w:color="auto" w:fill="FFFFFF"/>
        </w:rPr>
        <w:t xml:space="preserve"> the information in one section may be classified in multiple SOAP categories.  The </w:t>
      </w:r>
      <w:r w:rsidR="005F349C" w:rsidRPr="00D14360">
        <w:rPr>
          <w:rFonts w:cs="Calibri"/>
          <w:color w:val="000000"/>
          <w:shd w:val="clear" w:color="auto" w:fill="FFFFFF"/>
        </w:rPr>
        <w:t>categorization</w:t>
      </w:r>
      <w:r w:rsidR="004C1CE1" w:rsidRPr="00D14360">
        <w:rPr>
          <w:rFonts w:cs="Calibri"/>
          <w:color w:val="000000"/>
          <w:shd w:val="clear" w:color="auto" w:fill="FFFFFF"/>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rFonts w:cs="Calibri"/>
          <w:color w:val="000000"/>
          <w:shd w:val="clear" w:color="auto" w:fill="FFFFFF"/>
        </w:rPr>
      </w:pPr>
    </w:p>
    <w:p w14:paraId="5B77CB67" w14:textId="781D1EA7" w:rsidR="005D2A56" w:rsidRPr="00C64922" w:rsidRDefault="00634398" w:rsidP="005D2A56">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del w:id="995" w:author="Ballot Reconciliation" w:date="2023-03-09T09:31:00Z">
        <w:r w:rsidR="008B59D0">
          <w:rPr>
            <w:noProof/>
          </w:rPr>
          <w:pict w14:anchorId="0243A4FD">
            <v:rect id="_x0000_s2052" style="position:absolute;left:0;text-align:left;margin-left:2.8pt;margin-top:-2.4pt;width:460.1pt;height:309.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filled="f" strokecolor="windowText">
              <v:shadow on="t" color="black" opacity="22937f" origin=",.5" offset="0,.63889mm"/>
              <v:path arrowok="t"/>
            </v:rect>
          </w:pict>
        </w:r>
      </w:del>
      <w:ins w:id="996" w:author="Ballot Reconciliation" w:date="2023-03-09T09:31:00Z">
        <w:r w:rsidR="008B59D0">
          <w:rPr>
            <w:noProof/>
          </w:rPr>
          <w:pict w14:anchorId="55C13247">
            <v:rect id="Rectangle 94" o:spid="_x0000_s2050" style="position:absolute;left:0;text-align:left;margin-left:2.8pt;margin-top:-2.4pt;width:460.1pt;height:309.95pt;z-index:2515988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filled="f" strokecolor="windowText">
              <v:shadow on="t" color="black" opacity="22937f" origin=",.5" offset="0,.63889mm"/>
              <v:path arrowok="t"/>
            </v:rect>
          </w:pict>
        </w:r>
      </w:ins>
    </w:p>
    <w:p w14:paraId="1DC31CCA" w14:textId="6CE47C68" w:rsidR="00A10C4D" w:rsidRPr="003A3D50" w:rsidRDefault="005D2A56" w:rsidP="00510672">
      <w:pPr>
        <w:pStyle w:val="Caption"/>
        <w:spacing w:before="240"/>
        <w:rPr>
          <w:rFonts w:cs="Calibri"/>
        </w:rPr>
      </w:pPr>
      <w:bookmarkStart w:id="997" w:name="_Toc127519236"/>
      <w:bookmarkStart w:id="998" w:name="_Toc119939919"/>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5</w:t>
      </w:r>
      <w:r w:rsidR="00B852E7">
        <w:rPr>
          <w:rFonts w:cs="Calibri"/>
        </w:rPr>
        <w:fldChar w:fldCharType="end"/>
      </w:r>
      <w:r w:rsidRPr="003A3D50">
        <w:rPr>
          <w:rFonts w:cs="Calibri"/>
        </w:rPr>
        <w:t>: Visualizing C-CDA section templates by applying the SOAP framework</w:t>
      </w:r>
      <w:bookmarkEnd w:id="997"/>
      <w:bookmarkEnd w:id="998"/>
    </w:p>
    <w:p w14:paraId="61343A36" w14:textId="406422E8" w:rsidR="00A10C4D" w:rsidRPr="00B74AF5" w:rsidRDefault="00A10C4D" w:rsidP="00C17F49">
      <w:pPr>
        <w:pStyle w:val="Heading3"/>
        <w:rPr>
          <w:shd w:val="clear" w:color="auto" w:fill="FFFFFF"/>
        </w:rPr>
      </w:pPr>
      <w:bookmarkStart w:id="999" w:name="_Toc127519143"/>
      <w:bookmarkStart w:id="1000" w:name="_Toc119939826"/>
      <w:r w:rsidRPr="00B74AF5">
        <w:rPr>
          <w:shd w:val="clear" w:color="auto" w:fill="FFFFFF"/>
        </w:rPr>
        <w:t>A More Meaningful Patient Story Using C-CDA: Tell it. Use it. Share it.</w:t>
      </w:r>
      <w:bookmarkEnd w:id="999"/>
      <w:bookmarkEnd w:id="1000"/>
    </w:p>
    <w:p w14:paraId="2BAA18BD" w14:textId="5C9BE5E9"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00B74AF5" w:rsidRPr="00D14360">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w:t>
      </w:r>
      <w:r w:rsidRPr="00D14360">
        <w:rPr>
          <w:rFonts w:cs="Calibri"/>
          <w:color w:val="000000"/>
          <w:shd w:val="clear" w:color="auto" w:fill="FFFFFF"/>
        </w:rPr>
        <w:lastRenderedPageBreak/>
        <w:t>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8"/>
      </w:r>
    </w:p>
    <w:p w14:paraId="56471DAF" w14:textId="38100DBE" w:rsidR="00A10C4D" w:rsidRPr="00D14360" w:rsidRDefault="00A10C4D" w:rsidP="0090786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t xml:space="preserve">Today in C-CDA and in </w:t>
      </w:r>
      <w:r w:rsidR="00E13699">
        <w:rPr>
          <w:rFonts w:cs="Calibri"/>
          <w:color w:val="000000"/>
          <w:shd w:val="clear" w:color="auto" w:fill="FFFFFF"/>
        </w:rPr>
        <w:t>the C-CDA</w:t>
      </w:r>
      <w:r w:rsidR="00E00945" w:rsidRPr="00D14360">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25"/>
        <w:gridCol w:w="8640"/>
      </w:tblGrid>
      <w:tr w:rsidR="00254B4A"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7777777" w:rsidR="00510672" w:rsidRPr="00C64922" w:rsidRDefault="00634398" w:rsidP="00510672">
            <w:pPr>
              <w:pStyle w:val="BodyText"/>
              <w:rPr>
                <w:noProof/>
              </w:rPr>
            </w:pPr>
            <w:bookmarkStart w:id="1001" w:name="_32hioqz" w:colFirst="0" w:colLast="0"/>
            <w:bookmarkStart w:id="1002" w:name="_Toc10702519"/>
            <w:bookmarkStart w:id="1003" w:name="_Toc11043601"/>
            <w:bookmarkStart w:id="1004" w:name="_Toc11045592"/>
            <w:bookmarkStart w:id="1005" w:name="_Toc11391262"/>
            <w:bookmarkEnd w:id="1001"/>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C17F49">
      <w:pPr>
        <w:pStyle w:val="Heading3"/>
      </w:pPr>
      <w:bookmarkStart w:id="1006" w:name="_Toc127519144"/>
      <w:bookmarkStart w:id="1007" w:name="_Toc119939827"/>
      <w:r w:rsidRPr="00C64922">
        <w:t>General Section-Level Guidance</w:t>
      </w:r>
      <w:bookmarkEnd w:id="1002"/>
      <w:bookmarkEnd w:id="1003"/>
      <w:bookmarkEnd w:id="1004"/>
      <w:bookmarkEnd w:id="1005"/>
      <w:bookmarkEnd w:id="1006"/>
      <w:bookmarkEnd w:id="1007"/>
    </w:p>
    <w:p w14:paraId="2490A35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14:paraId="5BD615CE" w14:textId="77777777" w:rsidR="00742982" w:rsidRDefault="00742982" w:rsidP="00C17F49">
      <w:pPr>
        <w:pStyle w:val="Heading3"/>
      </w:pPr>
      <w:bookmarkStart w:id="1008" w:name="_1hmsyys" w:colFirst="0" w:colLast="0"/>
      <w:bookmarkStart w:id="1009" w:name="_Declaring_Section_Template"/>
      <w:bookmarkStart w:id="1010" w:name="_Toc127519145"/>
      <w:bookmarkStart w:id="1011" w:name="_Toc119939828"/>
      <w:bookmarkStart w:id="1012" w:name="_Toc10702520"/>
      <w:bookmarkStart w:id="1013" w:name="_Toc11043602"/>
      <w:bookmarkStart w:id="1014" w:name="_Toc11045593"/>
      <w:bookmarkStart w:id="1015" w:name="_Toc11391263"/>
      <w:bookmarkEnd w:id="1008"/>
      <w:bookmarkEnd w:id="1009"/>
      <w:r>
        <w:t>Data Provenance for a Section</w:t>
      </w:r>
      <w:bookmarkEnd w:id="1010"/>
      <w:bookmarkEnd w:id="1011"/>
    </w:p>
    <w:p w14:paraId="3F0F6AF2" w14:textId="77777777" w:rsidR="00630186" w:rsidRPr="00D14360" w:rsidRDefault="00630186" w:rsidP="00630186">
      <w:pPr>
        <w:rPr>
          <w:rFonts w:cs="Calibri"/>
        </w:rPr>
      </w:pPr>
      <w:r w:rsidRPr="00D14360">
        <w:rPr>
          <w:rFonts w:cs="Calibri"/>
        </w:rPr>
        <w:t xml:space="preserve">The author role is key to understanding the provenance of the information. </w:t>
      </w:r>
    </w:p>
    <w:p w14:paraId="4D86A5AC" w14:textId="77777777" w:rsidR="00630186" w:rsidRPr="00D14360" w:rsidRDefault="00630186" w:rsidP="00630186">
      <w:pPr>
        <w:rPr>
          <w:rFonts w:cs="Calibri"/>
        </w:rPr>
      </w:pPr>
    </w:p>
    <w:p w14:paraId="418E9692" w14:textId="77777777" w:rsidR="00630186" w:rsidRPr="00D14360" w:rsidRDefault="00630186" w:rsidP="00630186">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14:paraId="163325C6" w14:textId="77777777" w:rsidR="00630186" w:rsidRPr="00D14360" w:rsidRDefault="00630186" w:rsidP="00630186">
      <w:pPr>
        <w:rPr>
          <w:rFonts w:cs="Calibri"/>
        </w:rPr>
      </w:pPr>
    </w:p>
    <w:p w14:paraId="433CE263" w14:textId="77777777" w:rsidR="00630186" w:rsidRPr="00D14360" w:rsidRDefault="00630186" w:rsidP="00630186">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14:paraId="11C5D86B" w14:textId="77777777" w:rsidR="00630186" w:rsidRPr="00D14360" w:rsidRDefault="00630186" w:rsidP="00630186">
      <w:pPr>
        <w:rPr>
          <w:rFonts w:cs="Calibri"/>
        </w:rPr>
      </w:pPr>
    </w:p>
    <w:p w14:paraId="6E0C3C49" w14:textId="77777777" w:rsidR="00630186" w:rsidRPr="00D14360" w:rsidRDefault="00630186" w:rsidP="00630186">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14:paraId="6671BE4B" w14:textId="77777777" w:rsidR="00630186" w:rsidRPr="003A3D50" w:rsidRDefault="00630186" w:rsidP="00B94885">
      <w:pPr>
        <w:rPr>
          <w:rFonts w:cs="Calibri"/>
        </w:rPr>
      </w:pPr>
    </w:p>
    <w:p w14:paraId="349E342A" w14:textId="77777777" w:rsidR="00B94885" w:rsidRPr="003A3D50" w:rsidRDefault="00B94885" w:rsidP="00B94885">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cs="Calibri"/>
        </w:rPr>
      </w:pPr>
      <w:r w:rsidRPr="003A3D50">
        <w:rPr>
          <w:rFonts w:cs="Calibri"/>
        </w:rPr>
        <w:t xml:space="preserve">The recordTarget,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14:paraId="5CEF7B7B" w14:textId="77777777" w:rsidR="00B94885" w:rsidRPr="003A3D50" w:rsidRDefault="00B94885" w:rsidP="00B94885">
      <w:pPr>
        <w:rPr>
          <w:rFonts w:cs="Calibri"/>
        </w:rPr>
      </w:pPr>
    </w:p>
    <w:p w14:paraId="6A61054F" w14:textId="77777777" w:rsidR="00B94885" w:rsidRPr="00014007" w:rsidRDefault="00B94885" w:rsidP="003A3D50">
      <w:r w:rsidRPr="003A3D50">
        <w:rPr>
          <w:rFonts w:cs="Calibri"/>
        </w:rPr>
        <w:t>This assumption extends to entries contained in the section as well, unless the author information is explicitly declared at the entry level.</w:t>
      </w:r>
      <w:r w:rsidR="00631459" w:rsidRPr="003A3D50">
        <w:rPr>
          <w:rFonts w:cs="Calibri"/>
        </w:rPr>
        <w:t xml:space="preserve"> </w:t>
      </w:r>
      <w:r w:rsidRPr="003A3D50">
        <w:rPr>
          <w:rFonts w:cs="Calibri"/>
        </w:rPr>
        <w:t xml:space="preserve">While it is generally preferred that provenance be conveyed at the entry level, </w:t>
      </w:r>
      <w:r w:rsidRPr="003A3D50">
        <w:rPr>
          <w:rFonts w:cs="Calibri"/>
        </w:rPr>
        <w:lastRenderedPageBreak/>
        <w:t>provenance information included at the document or section level conducts to the entry when provenance at the entry level is not stated explicitly.</w:t>
      </w:r>
    </w:p>
    <w:p w14:paraId="2715898F" w14:textId="208EE46D" w:rsidR="00A10C4D" w:rsidRPr="00C64922" w:rsidRDefault="00A10C4D" w:rsidP="00C17F49">
      <w:pPr>
        <w:pStyle w:val="Heading3"/>
      </w:pPr>
      <w:bookmarkStart w:id="1016" w:name="_Toc18495044"/>
      <w:bookmarkStart w:id="1017" w:name="_Toc19870240"/>
      <w:bookmarkStart w:id="1018" w:name="_Toc20480929"/>
      <w:bookmarkStart w:id="1019" w:name="_Toc21529459"/>
      <w:bookmarkStart w:id="1020" w:name="_Toc21691511"/>
      <w:bookmarkStart w:id="1021" w:name="_Toc21845696"/>
      <w:bookmarkStart w:id="1022" w:name="_Toc21851937"/>
      <w:bookmarkStart w:id="1023" w:name="_Toc21871900"/>
      <w:bookmarkStart w:id="1024" w:name="_Toc21872356"/>
      <w:bookmarkStart w:id="1025" w:name="_Toc21880127"/>
      <w:bookmarkStart w:id="1026" w:name="_Toc21889957"/>
      <w:bookmarkStart w:id="1027" w:name="_Toc21894100"/>
      <w:bookmarkStart w:id="1028" w:name="_Toc21898028"/>
      <w:bookmarkStart w:id="1029" w:name="_Toc21926775"/>
      <w:bookmarkStart w:id="1030" w:name="_Toc18495045"/>
      <w:bookmarkStart w:id="1031" w:name="_Toc19870241"/>
      <w:bookmarkStart w:id="1032" w:name="_Toc20480930"/>
      <w:bookmarkStart w:id="1033" w:name="_Toc21529460"/>
      <w:bookmarkStart w:id="1034" w:name="_Toc21691512"/>
      <w:bookmarkStart w:id="1035" w:name="_Toc21845697"/>
      <w:bookmarkStart w:id="1036" w:name="_Toc21851938"/>
      <w:bookmarkStart w:id="1037" w:name="_Toc21871901"/>
      <w:bookmarkStart w:id="1038" w:name="_Toc21872357"/>
      <w:bookmarkStart w:id="1039" w:name="_Toc21880128"/>
      <w:bookmarkStart w:id="1040" w:name="_Toc21889958"/>
      <w:bookmarkStart w:id="1041" w:name="_Toc21894101"/>
      <w:bookmarkStart w:id="1042" w:name="_Toc21898029"/>
      <w:bookmarkStart w:id="1043" w:name="_Toc21926776"/>
      <w:bookmarkStart w:id="1044" w:name="_Ref88215152"/>
      <w:bookmarkStart w:id="1045" w:name="_Ref88215157"/>
      <w:bookmarkStart w:id="1046" w:name="_Toc127519146"/>
      <w:bookmarkStart w:id="1047" w:name="_Toc119939829"/>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r w:rsidRPr="00C64922">
        <w:t>Declaring Section Template Conformance</w:t>
      </w:r>
      <w:bookmarkEnd w:id="1012"/>
      <w:bookmarkEnd w:id="1013"/>
      <w:bookmarkEnd w:id="1014"/>
      <w:bookmarkEnd w:id="1015"/>
      <w:bookmarkEnd w:id="1044"/>
      <w:bookmarkEnd w:id="1045"/>
      <w:bookmarkEnd w:id="1046"/>
      <w:bookmarkEnd w:id="1047"/>
      <w:r w:rsidRPr="00C64922">
        <w:t xml:space="preserve"> </w:t>
      </w:r>
    </w:p>
    <w:p w14:paraId="004AEEF9" w14:textId="77777777" w:rsidR="00A10C4D" w:rsidRPr="00D14360" w:rsidRDefault="00A10C4D" w:rsidP="00B505D2">
      <w:pPr>
        <w:spacing w:after="120"/>
        <w:rPr>
          <w:rFonts w:eastAsia="Calibri" w:cs="Calibri"/>
          <w:color w:val="000000"/>
        </w:rPr>
      </w:pPr>
      <w:r w:rsidRPr="00D14360">
        <w:rPr>
          <w:rFonts w:eastAsia="Calibri" w:cs="Calibri"/>
          <w:color w:val="000000"/>
        </w:rPr>
        <w:t>As explained in Chapter 2.</w:t>
      </w:r>
      <w:r w:rsidR="0070419A" w:rsidRPr="00D14360">
        <w:rPr>
          <w:rFonts w:eastAsia="Calibri" w:cs="Calibri"/>
          <w:color w:val="000000"/>
        </w:rPr>
        <w:t>3.1</w:t>
      </w:r>
      <w:r w:rsidR="00E77336" w:rsidRPr="00D14360">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009967FD" w:rsidRPr="00D14360">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eastAsia="Calibri" w:cs="Calibri"/>
          <w:color w:val="000000"/>
        </w:rPr>
      </w:pPr>
      <w:bookmarkStart w:id="1048" w:name="_3fwokq0" w:colFirst="0" w:colLast="0"/>
      <w:bookmarkEnd w:id="1048"/>
      <w:r w:rsidRPr="00D14360">
        <w:rPr>
          <w:rFonts w:eastAsia="Calibri" w:cs="Calibri"/>
          <w:color w:val="000000"/>
        </w:rPr>
        <w:t xml:space="preserve">C-CDA templates are identified with a templateId. The templateId is a two-part identifier that consists of a root and an extension. The root identifies the named template and the extension identifies the version of that template.  </w:t>
      </w:r>
      <w:r w:rsidR="004A156E" w:rsidRPr="00D14360">
        <w:rPr>
          <w:rFonts w:eastAsia="Calibri" w:cs="Calibri"/>
          <w:color w:val="000000"/>
        </w:rPr>
        <w:t xml:space="preserve">Initially C-CDA templates did not include versions. The templateId/@extension attribute was not used. </w:t>
      </w:r>
      <w:r w:rsidRPr="00D14360">
        <w:rPr>
          <w:rFonts w:eastAsia="Calibri" w:cs="Calibri"/>
          <w:color w:val="000000"/>
        </w:rPr>
        <w:t xml:space="preserve">Many of those original template versions are still used in C-CDA R2.1. </w:t>
      </w:r>
    </w:p>
    <w:p w14:paraId="5B7BA93B" w14:textId="77777777" w:rsidR="00A10C4D" w:rsidRPr="007770C6" w:rsidRDefault="000A1700" w:rsidP="00B505D2">
      <w:pPr>
        <w:pStyle w:val="Default"/>
        <w:spacing w:after="120"/>
        <w:rPr>
          <w:sz w:val="20"/>
        </w:rPr>
      </w:pPr>
      <w:r w:rsidRPr="007770C6">
        <w:rPr>
          <w:sz w:val="20"/>
        </w:rPr>
        <w:t>Chapter</w:t>
      </w:r>
      <w:r w:rsidR="00A10C4D" w:rsidRPr="007770C6">
        <w:rPr>
          <w:sz w:val="20"/>
        </w:rPr>
        <w:t xml:space="preserve"> 3.1.2 of the Consolidated CDA Implementation Guide discusses the use of templateIds and what needs to be included in a C-CDA document: </w:t>
      </w:r>
    </w:p>
    <w:p w14:paraId="321817EC" w14:textId="77777777" w:rsidR="00A10C4D" w:rsidRPr="007770C6" w:rsidRDefault="00A10C4D" w:rsidP="0054522C">
      <w:pPr>
        <w:pStyle w:val="Default"/>
        <w:numPr>
          <w:ilvl w:val="0"/>
          <w:numId w:val="27"/>
        </w:numPr>
        <w:spacing w:after="120"/>
        <w:rPr>
          <w:sz w:val="20"/>
        </w:rPr>
      </w:pPr>
      <w:r w:rsidRPr="007770C6">
        <w:rPr>
          <w:sz w:val="20"/>
        </w:rPr>
        <w:t>To assert conformance with C-CDA R2.1, declare the templateId of the version of the template defined in C-CDA R2.1</w:t>
      </w:r>
      <w:r w:rsidR="00450F37" w:rsidRPr="007770C6">
        <w:rPr>
          <w:sz w:val="20"/>
        </w:rPr>
        <w:t>.</w:t>
      </w:r>
      <w:r w:rsidRPr="007770C6">
        <w:rPr>
          <w:sz w:val="20"/>
        </w:rPr>
        <w:t xml:space="preserve">  </w:t>
      </w:r>
    </w:p>
    <w:p w14:paraId="615A8A41" w14:textId="77777777" w:rsidR="00A10C4D" w:rsidRPr="007770C6" w:rsidRDefault="00A10C4D" w:rsidP="0054522C">
      <w:pPr>
        <w:pStyle w:val="Default"/>
        <w:numPr>
          <w:ilvl w:val="0"/>
          <w:numId w:val="27"/>
        </w:numPr>
        <w:spacing w:after="120"/>
        <w:rPr>
          <w:sz w:val="20"/>
        </w:rPr>
      </w:pPr>
      <w:r w:rsidRPr="007770C6">
        <w:rPr>
          <w:sz w:val="20"/>
        </w:rPr>
        <w:t>To assert conformance with C-CDA R1.1, declare the templateId of the version of the template defined in C-CDA R1.1</w:t>
      </w:r>
      <w:r w:rsidR="00450F37" w:rsidRPr="007770C6">
        <w:rPr>
          <w:sz w:val="20"/>
        </w:rPr>
        <w:t>.</w:t>
      </w:r>
      <w:r w:rsidRPr="007770C6">
        <w:rPr>
          <w:sz w:val="20"/>
        </w:rPr>
        <w:t xml:space="preserve"> </w:t>
      </w:r>
    </w:p>
    <w:p w14:paraId="6976D16D" w14:textId="77777777" w:rsidR="00A10C4D" w:rsidRPr="007770C6" w:rsidRDefault="00A10C4D" w:rsidP="0090786E">
      <w:pPr>
        <w:pStyle w:val="Default"/>
        <w:spacing w:after="240"/>
        <w:rPr>
          <w:sz w:val="20"/>
        </w:rPr>
      </w:pPr>
      <w:r w:rsidRPr="007770C6">
        <w:rPr>
          <w:sz w:val="20"/>
        </w:rPr>
        <w:t>Over time, many implementations have added template declarations without regard for the overhead they place on validation services or the confusion they may create for Content Consumers. The volume of templateId declarations adds to the size and complexity of C-CDA documents. This is beginning to have a negative impact for the C-CDA implementer community and has resulted in the realization that templateId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1061BBC1" w14:textId="77777777" w:rsidTr="004E29C8">
        <w:trPr>
          <w:cantSplit/>
        </w:trPr>
        <w:tc>
          <w:tcPr>
            <w:tcW w:w="683" w:type="dxa"/>
            <w:tcBorders>
              <w:right w:val="nil"/>
            </w:tcBorders>
            <w:shd w:val="clear" w:color="auto" w:fill="C6D9F1"/>
          </w:tcPr>
          <w:p w14:paraId="0E4D3F6E" w14:textId="77777777" w:rsidR="00510672" w:rsidRPr="00C64922" w:rsidRDefault="00634398" w:rsidP="00510672">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4E29C8" w:rsidRPr="00C64922" w14:paraId="124D9601" w14:textId="77777777" w:rsidTr="004E29C8">
        <w:trPr>
          <w:cantSplit/>
        </w:trPr>
        <w:tc>
          <w:tcPr>
            <w:tcW w:w="683" w:type="dxa"/>
            <w:tcBorders>
              <w:right w:val="nil"/>
            </w:tcBorders>
            <w:shd w:val="clear" w:color="auto" w:fill="C6D9F1"/>
          </w:tcPr>
          <w:p w14:paraId="106C987C" w14:textId="77777777" w:rsidR="00510672" w:rsidRPr="00C64922" w:rsidRDefault="00634398" w:rsidP="00510672">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templateId declarations. </w:t>
            </w:r>
            <w:r w:rsidRPr="00D14360">
              <w:rPr>
                <w:b/>
              </w:rPr>
              <w:t>[CONF</w:t>
            </w:r>
            <w:r w:rsidR="00B3590A">
              <w:rPr>
                <w:b/>
              </w:rPr>
              <w:t>-067</w:t>
            </w:r>
            <w:r w:rsidRPr="00D14360">
              <w:rPr>
                <w:b/>
              </w:rPr>
              <w:t>]</w:t>
            </w:r>
          </w:p>
        </w:tc>
      </w:tr>
    </w:tbl>
    <w:p w14:paraId="45805751" w14:textId="77777777" w:rsidR="00A10C4D" w:rsidRPr="007770C6" w:rsidRDefault="00A10C4D" w:rsidP="00EF4804">
      <w:pPr>
        <w:pStyle w:val="Default"/>
        <w:spacing w:before="240" w:after="120"/>
        <w:rPr>
          <w:sz w:val="20"/>
        </w:rPr>
      </w:pPr>
      <w:r w:rsidRPr="007770C6">
        <w:rPr>
          <w:sz w:val="20"/>
        </w:rPr>
        <w:t>A duplicate templateId declaration is a template declaration for the same structural part of a C-CDA document (i.e. document, section, entry, entry-part) with identical @root and @extension information.  The order of the @root and @extension attributes does not matter when determining duplication.</w:t>
      </w:r>
    </w:p>
    <w:p w14:paraId="67A285AE" w14:textId="77777777" w:rsidR="00A10C4D" w:rsidRPr="007770C6" w:rsidRDefault="00A10C4D" w:rsidP="00B505D2">
      <w:pPr>
        <w:pStyle w:val="Default"/>
        <w:spacing w:after="120"/>
        <w:rPr>
          <w:sz w:val="20"/>
        </w:rPr>
      </w:pPr>
      <w:r w:rsidRPr="007770C6">
        <w:rPr>
          <w:sz w:val="20"/>
        </w:rPr>
        <w:t>To avoid confusion and minimize inclusion of unnecessary information in C-CDA documents, implementers should avoid including duplicate or irrelevant templateId declarations.</w:t>
      </w:r>
    </w:p>
    <w:p w14:paraId="60EF5A72" w14:textId="77777777" w:rsidR="00157204" w:rsidRPr="007770C6" w:rsidRDefault="00157204" w:rsidP="00157204">
      <w:pPr>
        <w:pStyle w:val="Default"/>
        <w:spacing w:before="240" w:after="120"/>
        <w:rPr>
          <w:sz w:val="20"/>
        </w:rPr>
      </w:pPr>
      <w:r w:rsidRPr="007770C6">
        <w:rPr>
          <w:sz w:val="20"/>
        </w:rPr>
        <w:t>It is important to note that including the 2.1 templateid and the 1.1 template id is no duplication and is valid to describe the content as conformant to both the 1.1 and 2.1 versions of C-CDA.</w:t>
      </w:r>
    </w:p>
    <w:p w14:paraId="596DB961" w14:textId="5AEBF4C9" w:rsidR="00A10C4D" w:rsidRPr="007770C6" w:rsidRDefault="00A10C4D" w:rsidP="0090786E">
      <w:pPr>
        <w:pStyle w:val="Default"/>
        <w:spacing w:after="240"/>
        <w:rPr>
          <w:sz w:val="20"/>
        </w:rPr>
      </w:pPr>
      <w:r w:rsidRPr="007770C6">
        <w:rPr>
          <w:sz w:val="20"/>
        </w:rPr>
        <w:t>As standards evolve an implementer community may decide to deprecate a version of a template or a collect</w:t>
      </w:r>
      <w:r w:rsidR="00726C77" w:rsidRPr="007770C6">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55DC0B29" w14:textId="77777777" w:rsidTr="004E29C8">
        <w:trPr>
          <w:cantSplit/>
        </w:trPr>
        <w:tc>
          <w:tcPr>
            <w:tcW w:w="683" w:type="dxa"/>
            <w:tcBorders>
              <w:right w:val="nil"/>
            </w:tcBorders>
            <w:shd w:val="clear" w:color="auto" w:fill="C6D9F1"/>
          </w:tcPr>
          <w:p w14:paraId="616DA2A4" w14:textId="77777777" w:rsidR="00510672" w:rsidRPr="00C64922" w:rsidRDefault="00634398" w:rsidP="00510672">
            <w:pPr>
              <w:pStyle w:val="BodyText"/>
              <w:rPr>
                <w:noProof/>
              </w:rPr>
            </w:pPr>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templateId declarations in C-CDA documents. </w:t>
            </w:r>
            <w:r w:rsidRPr="00D14360">
              <w:rPr>
                <w:b/>
              </w:rPr>
              <w:t>[</w:t>
            </w:r>
            <w:r w:rsidR="00B3590A">
              <w:rPr>
                <w:b/>
              </w:rPr>
              <w:t>BP-057</w:t>
            </w:r>
            <w:r w:rsidRPr="00D14360">
              <w:rPr>
                <w:b/>
              </w:rPr>
              <w:t>]</w:t>
            </w:r>
          </w:p>
        </w:tc>
      </w:tr>
      <w:tr w:rsidR="004E29C8" w:rsidRPr="00C64922" w14:paraId="5D6B4954" w14:textId="77777777" w:rsidTr="004E29C8">
        <w:trPr>
          <w:cantSplit/>
        </w:trPr>
        <w:tc>
          <w:tcPr>
            <w:tcW w:w="683" w:type="dxa"/>
            <w:tcBorders>
              <w:right w:val="nil"/>
            </w:tcBorders>
            <w:shd w:val="clear" w:color="auto" w:fill="C6D9F1"/>
          </w:tcPr>
          <w:p w14:paraId="75A50094" w14:textId="77777777" w:rsidR="00510672" w:rsidRPr="00C64922" w:rsidRDefault="00634398" w:rsidP="00510672">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templateId or a specific version of a templateId.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70C782E7" w:rsidR="0090786E" w:rsidRPr="00C64922" w:rsidRDefault="005C79A1" w:rsidP="00510672">
      <w:pPr>
        <w:pStyle w:val="Caption"/>
        <w:keepNext/>
        <w:spacing w:after="0"/>
      </w:pPr>
      <w:r>
        <w:t xml:space="preserve">   </w:t>
      </w:r>
      <w:bookmarkStart w:id="1049" w:name="_Toc118898737"/>
      <w:bookmarkStart w:id="1050" w:name="_Toc127519256"/>
      <w:bookmarkStart w:id="1051" w:name="_Toc119939939"/>
      <w:r w:rsidR="0090786E" w:rsidRPr="00C64922">
        <w:t xml:space="preserve">Example </w:t>
      </w:r>
      <w:r w:rsidR="008B59D0">
        <w:fldChar w:fldCharType="begin"/>
      </w:r>
      <w:r w:rsidR="008B59D0">
        <w:instrText xml:space="preserve"> SEQ Example \* ARABIC </w:instrText>
      </w:r>
      <w:r w:rsidR="008B59D0">
        <w:fldChar w:fldCharType="separate"/>
      </w:r>
      <w:r w:rsidR="00DC1072">
        <w:rPr>
          <w:noProof/>
        </w:rPr>
        <w:t>16</w:t>
      </w:r>
      <w:r w:rsidR="008B59D0">
        <w:rPr>
          <w:noProof/>
        </w:rPr>
        <w:fldChar w:fldCharType="end"/>
      </w:r>
      <w:r w:rsidR="0090786E" w:rsidRPr="00C64922">
        <w:t>: Declaring template conformance at the section level.</w:t>
      </w:r>
      <w:bookmarkEnd w:id="1049"/>
      <w:bookmarkEnd w:id="1050"/>
      <w:bookmarkEnd w:id="10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10C4D" w:rsidRPr="00C64922" w14:paraId="003B57D4" w14:textId="77777777" w:rsidTr="004E29C8">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displayName="Allergies &amp;amp;or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codeSystem="2.16.840.1.113883.6.1" codeSystemName="LOINC"/&gt;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rFonts w:eastAsia="Calibri" w:cs="Calibri"/>
                <w:b/>
                <w:color w:val="000000"/>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57E751B6" w:rsidR="0090786E" w:rsidRPr="00C64922" w:rsidRDefault="005C79A1" w:rsidP="00510672">
      <w:pPr>
        <w:pStyle w:val="Caption"/>
        <w:keepNext/>
        <w:spacing w:after="0"/>
      </w:pPr>
      <w:r>
        <w:t xml:space="preserve">  </w:t>
      </w:r>
      <w:bookmarkStart w:id="1052" w:name="_Toc118898738"/>
      <w:bookmarkStart w:id="1053" w:name="_Toc127519257"/>
      <w:bookmarkStart w:id="1054" w:name="_Toc119939940"/>
      <w:r w:rsidR="0090786E" w:rsidRPr="00C64922">
        <w:t xml:space="preserve">Example </w:t>
      </w:r>
      <w:r w:rsidR="008B59D0">
        <w:fldChar w:fldCharType="begin"/>
      </w:r>
      <w:r w:rsidR="008B59D0">
        <w:instrText xml:space="preserve"> SEQ Example \* ARABIC </w:instrText>
      </w:r>
      <w:r w:rsidR="008B59D0">
        <w:fldChar w:fldCharType="separate"/>
      </w:r>
      <w:r w:rsidR="00DC1072">
        <w:rPr>
          <w:noProof/>
        </w:rPr>
        <w:t>17</w:t>
      </w:r>
      <w:r w:rsidR="008B59D0">
        <w:rPr>
          <w:noProof/>
        </w:rPr>
        <w:fldChar w:fldCharType="end"/>
      </w:r>
      <w:r w:rsidR="0090786E" w:rsidRPr="00C64922">
        <w:t>: Declaring conformance to multiple templates.</w:t>
      </w:r>
      <w:bookmarkEnd w:id="1052"/>
      <w:bookmarkEnd w:id="1053"/>
      <w:bookmarkEnd w:id="10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74CA2" w:rsidRPr="00C64922" w14:paraId="418BC246" w14:textId="77777777" w:rsidTr="004E29C8">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root="2.16.840.1.113883.10.20.22.4.7"/&gt;</w:t>
            </w:r>
          </w:p>
        </w:tc>
      </w:tr>
    </w:tbl>
    <w:p w14:paraId="29A8D850" w14:textId="77777777" w:rsidR="0090786E" w:rsidRPr="00C64922" w:rsidRDefault="0090786E" w:rsidP="0090786E">
      <w:pPr>
        <w:pStyle w:val="Caption"/>
        <w:keepNext/>
      </w:pPr>
    </w:p>
    <w:p w14:paraId="4D7F4995" w14:textId="49112E8A" w:rsidR="0090786E" w:rsidRPr="00C64922" w:rsidRDefault="005C79A1" w:rsidP="00510672">
      <w:pPr>
        <w:pStyle w:val="Caption"/>
        <w:keepNext/>
        <w:spacing w:after="0"/>
      </w:pPr>
      <w:r>
        <w:t xml:space="preserve">  </w:t>
      </w:r>
      <w:bookmarkStart w:id="1055" w:name="_Toc118898739"/>
      <w:bookmarkStart w:id="1056" w:name="_Toc127519258"/>
      <w:bookmarkStart w:id="1057" w:name="_Toc119939941"/>
      <w:r w:rsidR="0090786E" w:rsidRPr="00C64922">
        <w:t xml:space="preserve">Example </w:t>
      </w:r>
      <w:r w:rsidR="008B59D0">
        <w:fldChar w:fldCharType="begin"/>
      </w:r>
      <w:r w:rsidR="008B59D0">
        <w:instrText xml:space="preserve"> SEQ Example \* ARABIC </w:instrText>
      </w:r>
      <w:r w:rsidR="008B59D0">
        <w:fldChar w:fldCharType="separate"/>
      </w:r>
      <w:r w:rsidR="00DC1072">
        <w:rPr>
          <w:noProof/>
        </w:rPr>
        <w:t>18</w:t>
      </w:r>
      <w:r w:rsidR="008B59D0">
        <w:rPr>
          <w:noProof/>
        </w:rPr>
        <w:fldChar w:fldCharType="end"/>
      </w:r>
      <w:r w:rsidR="0090786E" w:rsidRPr="00C64922">
        <w:t>: (Wrong) Duplicate template declarations at the section level.</w:t>
      </w:r>
      <w:bookmarkEnd w:id="1055"/>
      <w:bookmarkEnd w:id="1056"/>
      <w:bookmarkEnd w:id="10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2EB66D5F" w14:textId="77777777" w:rsidTr="004E29C8">
        <w:tc>
          <w:tcPr>
            <w:tcW w:w="9242" w:type="dxa"/>
            <w:shd w:val="clear" w:color="auto" w:fill="auto"/>
          </w:tcPr>
          <w:p w14:paraId="2736AEC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displayName="Allergies &amp;amp;or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codeSystem="2.16.840.1.113883.6.1" codeSystemName="LOINC"/&gt;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rFonts w:eastAsia="Calibri" w:cs="Calibri"/>
                <w:color w:val="000000"/>
              </w:rPr>
            </w:pPr>
            <w:r w:rsidRPr="00D14360">
              <w:rPr>
                <w:rFonts w:ascii="Courier New" w:eastAsia="Courier New" w:hAnsi="Courier New" w:cs="Courier New"/>
                <w:color w:val="000000"/>
                <w:sz w:val="16"/>
                <w:szCs w:val="18"/>
              </w:rPr>
              <w:t>&lt;/component&gt;</w:t>
            </w:r>
          </w:p>
        </w:tc>
      </w:tr>
    </w:tbl>
    <w:p w14:paraId="17DE7FEB" w14:textId="1A13947F" w:rsidR="00FE0A60" w:rsidRPr="003E45C2" w:rsidRDefault="00FE0A60" w:rsidP="004E29C8">
      <w:pPr>
        <w:pStyle w:val="Heading4"/>
      </w:pPr>
      <w:bookmarkStart w:id="1058" w:name="_te2d4mt6txr7" w:colFirst="0" w:colLast="0"/>
      <w:bookmarkStart w:id="1059" w:name="_Toc10702521"/>
      <w:bookmarkStart w:id="1060" w:name="_Toc11043603"/>
      <w:bookmarkStart w:id="1061" w:name="_Toc11045594"/>
      <w:bookmarkStart w:id="1062" w:name="_Toc11391264"/>
      <w:bookmarkEnd w:id="1058"/>
      <w:r w:rsidRPr="003E45C2">
        <w:t>Best Practices for Implementing Templates revised to support USCDI v2</w:t>
      </w:r>
      <w:ins w:id="1063" w:author="Ballot Reconciliation" w:date="2023-03-09T09:31:00Z">
        <w:r w:rsidR="00FF260E">
          <w:t xml:space="preserve"> </w:t>
        </w:r>
        <w:commentRangeStart w:id="1064"/>
        <w:r w:rsidR="00FF260E">
          <w:t>and v3</w:t>
        </w:r>
      </w:ins>
      <w:commentRangeEnd w:id="1064"/>
      <w:r w:rsidR="004E29C8">
        <w:rPr>
          <w:rStyle w:val="CommentReference"/>
          <w:rFonts w:cs="Times New Roman"/>
          <w:b w:val="0"/>
          <w:bCs w:val="0"/>
          <w:color w:val="auto"/>
        </w:rPr>
        <w:commentReference w:id="1064"/>
      </w:r>
    </w:p>
    <w:p w14:paraId="6D42253A" w14:textId="065A8862" w:rsidR="00FE0A60" w:rsidRPr="00B944C2" w:rsidRDefault="00FE0A60" w:rsidP="00FE0A60">
      <w:r w:rsidRPr="00B944C2">
        <w:t xml:space="preserve">To support backwards compatibility, and in alignment with best practices documented in </w:t>
      </w:r>
      <w:hyperlink r:id="rId32" w:history="1">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templateId for the new version of the template, as well as the templateId for prior version of the template published in C-CDA 2.1. </w:t>
      </w:r>
    </w:p>
    <w:p w14:paraId="1D9B085A" w14:textId="77777777" w:rsidR="00FE0A60" w:rsidRPr="00B944C2" w:rsidRDefault="00FE0A60" w:rsidP="00FE0A60"/>
    <w:p w14:paraId="5F9C15EC" w14:textId="4A888BD8" w:rsidR="00FE0A60" w:rsidRPr="00B944C2" w:rsidRDefault="00FE0A60" w:rsidP="00FE0A60">
      <w:pPr>
        <w:pStyle w:val="Caption"/>
        <w:keepNext/>
      </w:pPr>
      <w:bookmarkStart w:id="1065" w:name="_Toc127519237"/>
      <w:bookmarkStart w:id="1066" w:name="_Toc119939920"/>
      <w:r w:rsidRPr="00B944C2">
        <w:t xml:space="preserve">Figure </w:t>
      </w:r>
      <w:r w:rsidR="008B59D0">
        <w:fldChar w:fldCharType="begin"/>
      </w:r>
      <w:r w:rsidR="008B59D0">
        <w:instrText xml:space="preserve"> SEQ Figure \* ARABIC </w:instrText>
      </w:r>
      <w:r w:rsidR="008B59D0">
        <w:fldChar w:fldCharType="separate"/>
      </w:r>
      <w:r w:rsidR="00DC1072">
        <w:rPr>
          <w:noProof/>
        </w:rPr>
        <w:t>6</w:t>
      </w:r>
      <w:r w:rsidR="008B59D0">
        <w:rPr>
          <w:noProof/>
        </w:rPr>
        <w:fldChar w:fldCharType="end"/>
      </w:r>
      <w:r w:rsidRPr="00B944C2">
        <w:t>: Example of how to include templateIds for Companion Guide templates</w:t>
      </w:r>
      <w:bookmarkEnd w:id="1065"/>
      <w:bookmarkEnd w:id="10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E0A60" w14:paraId="6BB66192" w14:textId="77777777" w:rsidTr="004E29C8">
        <w:tc>
          <w:tcPr>
            <w:tcW w:w="9350" w:type="dxa"/>
            <w:shd w:val="clear" w:color="auto" w:fill="auto"/>
          </w:tcPr>
          <w:p w14:paraId="0201E58A"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 classCode="OBS" moodCode="EVN"&gt;</w:t>
            </w:r>
          </w:p>
          <w:p w14:paraId="1DCF9AB4"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 Problem Observation ** --&gt;</w:t>
            </w:r>
          </w:p>
          <w:p w14:paraId="406EAE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1.1) --&gt;</w:t>
            </w:r>
          </w:p>
          <w:p w14:paraId="7124988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/&gt;</w:t>
            </w:r>
          </w:p>
          <w:p w14:paraId="23FD46D8"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2.1) --&gt;</w:t>
            </w:r>
          </w:p>
          <w:p w14:paraId="46939C6B"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extension="2015-08-01" /&gt;</w:t>
            </w:r>
          </w:p>
          <w:p w14:paraId="27E48772"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Companion Guide R3) --&gt;</w:t>
            </w:r>
          </w:p>
          <w:p w14:paraId="052CDA56"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extension="2022-06-01" /&gt;</w:t>
            </w:r>
          </w:p>
          <w:p w14:paraId="24C0D8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lastRenderedPageBreak/>
              <w:t xml:space="preserve">    &lt;id root="ab1791b0-5c71-11db-b0de-0800200c9a66" /&gt;</w:t>
            </w:r>
          </w:p>
          <w:p w14:paraId="1539D17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14:paraId="6626707D" w14:textId="77777777" w:rsidR="00FE0A60" w:rsidRPr="00D14360" w:rsidRDefault="00FE0A60" w:rsidP="00E518B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14:paraId="50266D76" w14:textId="77777777" w:rsidR="00FE0A60" w:rsidRPr="00FE0A60" w:rsidRDefault="00FE0A60" w:rsidP="00FE0A60"/>
    <w:p w14:paraId="278EB1E6" w14:textId="0EED6C77" w:rsidR="00A10C4D" w:rsidRPr="00C64922" w:rsidRDefault="00A10C4D" w:rsidP="00C17F49">
      <w:pPr>
        <w:pStyle w:val="Heading3"/>
      </w:pPr>
      <w:bookmarkStart w:id="1067" w:name="_Toc127519147"/>
      <w:bookmarkStart w:id="1068" w:name="_Toc119939830"/>
      <w:r w:rsidRPr="00C64922">
        <w:t xml:space="preserve">Narrative </w:t>
      </w:r>
      <w:r w:rsidR="00995A87" w:rsidRPr="00C64922">
        <w:t>Block</w:t>
      </w:r>
      <w:r w:rsidRPr="00C64922">
        <w:t xml:space="preserve"> </w:t>
      </w:r>
      <w:bookmarkEnd w:id="1059"/>
      <w:bookmarkEnd w:id="1060"/>
      <w:bookmarkEnd w:id="1061"/>
      <w:r w:rsidR="00995A87" w:rsidRPr="00C64922">
        <w:t>Formatting</w:t>
      </w:r>
      <w:bookmarkEnd w:id="1062"/>
      <w:bookmarkEnd w:id="1067"/>
      <w:bookmarkEnd w:id="1068"/>
    </w:p>
    <w:p w14:paraId="284B9CF9" w14:textId="77777777" w:rsidR="00995A87" w:rsidRPr="00D14360" w:rsidRDefault="00995A87" w:rsidP="00B505D2">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9"/>
      </w:r>
      <w:r w:rsidRPr="00D14360">
        <w:rPr>
          <w:rFonts w:cs="Calibri"/>
          <w:color w:val="000000"/>
          <w:shd w:val="clear" w:color="auto" w:fill="FFFFFF"/>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r w:rsidR="00650BA9" w:rsidRPr="00D14360">
        <w:rPr>
          <w:rFonts w:cs="Calibri"/>
          <w:color w:val="000000"/>
        </w:rPr>
        <w:t>s</w:t>
      </w:r>
      <w:r w:rsidRPr="00D14360">
        <w:rPr>
          <w:rFonts w:cs="Calibri"/>
          <w:color w:val="000000"/>
        </w:rPr>
        <w:t xml:space="preserve">ection.text field. </w:t>
      </w:r>
      <w:r w:rsidR="00C03387" w:rsidRPr="00D14360">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cs="Calibri"/>
          <w:color w:val="000000"/>
        </w:rPr>
      </w:pPr>
      <w:r w:rsidRPr="00D14360">
        <w:rPr>
          <w:rFonts w:cs="Calibri"/>
          <w:color w:val="000000"/>
        </w:rPr>
        <w:t>If the CDA Body is structured, the Content Creator includes the attested narrative content in the appropriate section.text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14:paraId="0F8C5B5D" w14:textId="2ABC77CA" w:rsidR="00F86360" w:rsidRDefault="005C79A1" w:rsidP="003A3D50">
      <w:pPr>
        <w:pStyle w:val="Caption"/>
        <w:keepNext/>
        <w:spacing w:before="120" w:after="0"/>
      </w:pPr>
      <w:r>
        <w:t xml:space="preserve"> </w:t>
      </w:r>
      <w:bookmarkStart w:id="1069" w:name="_Toc118898740"/>
      <w:bookmarkStart w:id="1070" w:name="_Toc127519259"/>
      <w:bookmarkStart w:id="1071" w:name="_Toc119939942"/>
      <w:r w:rsidR="00F86360">
        <w:t xml:space="preserve">Example </w:t>
      </w:r>
      <w:r w:rsidR="008B59D0">
        <w:fldChar w:fldCharType="begin"/>
      </w:r>
      <w:r w:rsidR="008B59D0">
        <w:instrText xml:space="preserve"> SEQ Example \* ARABIC </w:instrText>
      </w:r>
      <w:r w:rsidR="008B59D0">
        <w:fldChar w:fldCharType="separate"/>
      </w:r>
      <w:r w:rsidR="00DC1072">
        <w:rPr>
          <w:noProof/>
        </w:rPr>
        <w:t>19</w:t>
      </w:r>
      <w:r w:rsidR="008B59D0">
        <w:rPr>
          <w:noProof/>
        </w:rPr>
        <w:fldChar w:fldCharType="end"/>
      </w:r>
      <w:r w:rsidR="00F86360">
        <w:t xml:space="preserve">: </w:t>
      </w:r>
      <w:r w:rsidR="00F86360" w:rsidRPr="00101062">
        <w:t>Sample Narrative Block in a Section</w:t>
      </w:r>
      <w:bookmarkEnd w:id="1069"/>
      <w:bookmarkEnd w:id="1070"/>
      <w:bookmarkEnd w:id="10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&lt;th&gt;Information Type&lt;/th&gt;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&lt;th&gt;Date&lt;/th&gt;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&lt;th&gt;Relevant Information&lt;/th&gt;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&lt;th&gt;Documented By&lt;/th&gt;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lastRenderedPageBreak/>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&lt;td&gt;&lt;content&gt;(04/12/2016)&lt;/content&gt;&lt;/td&gt;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&lt;td&gt;&lt;content&gt;M.Smith&lt;/content&gt; &lt;content&gt;(04/12/2016)&lt;/content&gt;&lt;/td&gt;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76852639"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 typeCode</w:t>
            </w:r>
            <w:r w:rsidR="00947B4B" w:rsidRPr="00AE350D">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00947B4B" w:rsidRPr="00AE350D">
              <w:rPr>
                <w:rFonts w:ascii="Courier New" w:hAnsi="Courier New" w:cs="Courier New"/>
                <w:color w:val="000000"/>
                <w:sz w:val="16"/>
                <w:szCs w:val="16"/>
                <w:highlight w:val="white"/>
              </w:rPr>
              <w:t>&gt;</w:t>
            </w:r>
          </w:p>
          <w:p w14:paraId="10093E2C" w14:textId="0BEB3932"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classCode="OBS" moodCode="EVN"&gt;</w:t>
            </w:r>
            <w:r w:rsidRPr="00AE350D">
              <w:rPr>
                <w:rFonts w:ascii="Courier New" w:hAnsi="Courier New" w:cs="Courier New"/>
                <w:color w:val="000000"/>
                <w:sz w:val="16"/>
                <w:szCs w:val="16"/>
                <w:highlight w:val="white"/>
              </w:rPr>
              <w:br/>
              <w:t xml:space="preserve">       &lt;templateId root="2.16.840.1.113883.10.20.22.4.78"/&gt;</w:t>
            </w:r>
            <w:r w:rsidRPr="00AE350D">
              <w:rPr>
                <w:rFonts w:ascii="Courier New" w:hAnsi="Courier New" w:cs="Courier New"/>
                <w:color w:val="000000"/>
                <w:sz w:val="16"/>
                <w:szCs w:val="16"/>
                <w:highlight w:val="white"/>
              </w:rPr>
              <w:br/>
              <w:t xml:space="preserve">       &lt;templateId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extension="2014-06-09"/&gt;</w:t>
            </w:r>
            <w:r w:rsidRPr="00AE350D">
              <w:rPr>
                <w:rFonts w:ascii="Courier New" w:hAnsi="Courier New" w:cs="Courier New"/>
                <w:color w:val="000000"/>
                <w:sz w:val="16"/>
                <w:szCs w:val="16"/>
                <w:highlight w:val="white"/>
              </w:rPr>
              <w:br/>
              <w:t xml:space="preserve">       &lt;id extension="64020-Z9301" root="1.2.840.114350.1.13.6289.1.7.1.1040.1"/&gt;</w:t>
            </w:r>
            <w:r w:rsidRPr="00AE350D">
              <w:rPr>
                <w:rFonts w:ascii="Courier New" w:hAnsi="Courier New" w:cs="Courier New"/>
                <w:color w:val="000000"/>
                <w:sz w:val="16"/>
                <w:szCs w:val="16"/>
                <w:highlight w:val="white"/>
              </w:rPr>
              <w:br/>
              <w:t xml:space="preserve">       &lt;code code="72166-2" codeSystem="2.16.840.1.113883.6.1"</w:t>
            </w:r>
            <w:r w:rsidRPr="00AE350D">
              <w:rPr>
                <w:rFonts w:ascii="Courier New" w:hAnsi="Courier New" w:cs="Courier New"/>
                <w:color w:val="000000"/>
                <w:sz w:val="16"/>
                <w:szCs w:val="16"/>
                <w:highlight w:val="white"/>
              </w:rPr>
              <w:br/>
              <w:t xml:space="preserve">                codeSystemName="LOINC" displayName="Tobacco smoking status</w:t>
            </w:r>
            <w:del w:id="1072" w:author="Ballot Reconciliation" w:date="2023-03-09T09:31:00Z">
              <w:r w:rsidRPr="00AE350D">
                <w:rPr>
                  <w:rFonts w:ascii="Courier New" w:hAnsi="Courier New" w:cs="Courier New"/>
                  <w:color w:val="000000"/>
                  <w:sz w:val="16"/>
                  <w:szCs w:val="16"/>
                  <w:highlight w:val="white"/>
                </w:rPr>
                <w:delText xml:space="preserve"> NHIS</w:delText>
              </w:r>
            </w:del>
            <w:r w:rsidRPr="00AE350D">
              <w:rPr>
                <w:rFonts w:ascii="Courier New" w:hAnsi="Courier New" w:cs="Courier New"/>
                <w:color w:val="000000"/>
                <w:sz w:val="16"/>
                <w:szCs w:val="16"/>
                <w:highlight w:val="white"/>
              </w:rPr>
              <w:t>"/&gt;</w:t>
            </w:r>
            <w:r w:rsidRPr="00AE350D">
              <w:rPr>
                <w:rFonts w:ascii="Courier New" w:hAnsi="Courier New" w:cs="Courier New"/>
                <w:color w:val="000000"/>
                <w:sz w:val="16"/>
                <w:szCs w:val="16"/>
                <w:highlight w:val="white"/>
              </w:rPr>
              <w:br/>
              <w:t xml:space="preserve">       &lt;text&gt;&lt;reference value="#SocialHistory_1"&gt;&lt;/reference&gt;&lt;/text&gt;</w:t>
            </w:r>
            <w:r w:rsidRPr="00AE350D">
              <w:rPr>
                <w:rFonts w:ascii="Courier New" w:hAnsi="Courier New" w:cs="Courier New"/>
                <w:color w:val="000000"/>
                <w:sz w:val="16"/>
                <w:szCs w:val="16"/>
                <w:highlight w:val="white"/>
              </w:rPr>
              <w:br/>
              <w:t xml:space="preserve">       &lt;statusCode code="completed"/&gt;</w:t>
            </w:r>
            <w:r w:rsidRPr="00AE350D">
              <w:rPr>
                <w:rFonts w:ascii="Courier New" w:hAnsi="Courier New" w:cs="Courier New"/>
                <w:color w:val="000000"/>
                <w:sz w:val="16"/>
                <w:szCs w:val="16"/>
                <w:highlight w:val="white"/>
              </w:rPr>
              <w:br/>
              <w:t xml:space="preserve">       &lt;effectiveTime value="20160412"/&gt;</w:t>
            </w:r>
            <w:r w:rsidRPr="00AE350D">
              <w:rPr>
                <w:rFonts w:ascii="Courier New" w:hAnsi="Courier New" w:cs="Courier New"/>
                <w:color w:val="000000"/>
                <w:sz w:val="16"/>
                <w:szCs w:val="16"/>
                <w:highlight w:val="white"/>
              </w:rPr>
              <w:br/>
              <w:t xml:space="preserve">       &lt;value xsi:type="CD" code="266919005" codeSystem="2.16.840.1.113883.6.96"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displayName="Never smoked tobacco" /&gt;</w:t>
            </w:r>
            <w:r w:rsidRPr="00AE350D">
              <w:rPr>
                <w:rFonts w:ascii="Courier New" w:hAnsi="Courier New" w:cs="Courier New"/>
                <w:color w:val="000000"/>
                <w:sz w:val="16"/>
                <w:szCs w:val="16"/>
                <w:highlight w:val="white"/>
              </w:rPr>
              <w:br/>
              <w:t xml:space="preserve">       &lt;author&gt;</w:t>
            </w:r>
            <w:r w:rsidRPr="00AE350D">
              <w:rPr>
                <w:rFonts w:ascii="Courier New" w:hAnsi="Courier New" w:cs="Courier New"/>
                <w:color w:val="000000"/>
                <w:sz w:val="16"/>
                <w:szCs w:val="16"/>
                <w:highlight w:val="white"/>
              </w:rPr>
              <w:br/>
              <w:t xml:space="preserve">              &lt;time value="20160412"/&gt;</w:t>
            </w:r>
            <w:r w:rsidRPr="00AE350D">
              <w:rPr>
                <w:rFonts w:ascii="Courier New" w:hAnsi="Courier New" w:cs="Courier New"/>
                <w:color w:val="000000"/>
                <w:sz w:val="16"/>
                <w:szCs w:val="16"/>
                <w:highlight w:val="white"/>
              </w:rPr>
              <w:br/>
              <w:t xml:space="preserve">              &lt;assignedAuthor&gt;</w:t>
            </w:r>
            <w:r w:rsidRPr="00AE350D">
              <w:rPr>
                <w:rFonts w:ascii="Courier New" w:hAnsi="Courier New" w:cs="Courier New"/>
                <w:color w:val="000000"/>
                <w:sz w:val="16"/>
                <w:szCs w:val="16"/>
                <w:highlight w:val="white"/>
              </w:rPr>
              <w:br/>
              <w:t xml:space="preserve">                      &lt;id extension="10.1" root="1.2.840.114350.1.1"/&gt;</w:t>
            </w:r>
            <w:r w:rsidRPr="00AE350D">
              <w:rPr>
                <w:rFonts w:ascii="Courier New" w:hAnsi="Courier New" w:cs="Courier New"/>
                <w:color w:val="000000"/>
                <w:sz w:val="16"/>
                <w:szCs w:val="16"/>
                <w:highlight w:val="white"/>
              </w:rPr>
              <w:br/>
              <w:t xml:space="preserve">              &lt;/assignedAuthor&gt;</w:t>
            </w:r>
          </w:p>
          <w:p w14:paraId="4DA2DE46"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rFonts w:cs="Calibri"/>
                <w:color w:val="000000"/>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rFonts w:cs="Calibri"/>
          <w:color w:val="000000"/>
        </w:rPr>
      </w:pPr>
    </w:p>
    <w:p w14:paraId="17F6FBAA" w14:textId="77777777" w:rsidR="00995A87" w:rsidRPr="00D14360" w:rsidRDefault="00995A87" w:rsidP="00650BA9">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00650BA9" w:rsidRPr="00D14360">
        <w:rPr>
          <w:rFonts w:cs="Calibri"/>
          <w:color w:val="000000"/>
        </w:rPr>
        <w:t xml:space="preserve"> </w:t>
      </w:r>
      <w:r w:rsidR="00C03387" w:rsidRPr="00D14360">
        <w:rPr>
          <w:rFonts w:cs="Calibri"/>
          <w:color w:val="000000"/>
        </w:rPr>
        <w:t xml:space="preserve">However, </w:t>
      </w:r>
      <w:r w:rsidR="00650BA9" w:rsidRPr="00D14360">
        <w:rPr>
          <w:rFonts w:cs="Calibri"/>
          <w:color w:val="000000"/>
        </w:rPr>
        <w:t xml:space="preserve">the requirement that all attested content be present in the section.text field, </w:t>
      </w:r>
      <w:r w:rsidR="00C03387" w:rsidRPr="00D14360">
        <w:rPr>
          <w:rFonts w:cs="Calibri"/>
          <w:color w:val="000000"/>
        </w:rPr>
        <w:t xml:space="preserve">suggests </w:t>
      </w:r>
      <w:r w:rsidR="00650BA9" w:rsidRPr="00D14360">
        <w:rPr>
          <w:rFonts w:cs="Calibri"/>
          <w:color w:val="000000"/>
        </w:rPr>
        <w:t>best practice is for all clinical content to be rendered through section.text.</w:t>
      </w:r>
    </w:p>
    <w:p w14:paraId="7921793A" w14:textId="77777777" w:rsidR="00231549" w:rsidRPr="00D14360" w:rsidRDefault="00231549" w:rsidP="00650BA9">
      <w:pPr>
        <w:spacing w:after="120"/>
        <w:rPr>
          <w:rFonts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5B7071E" w14:textId="77777777" w:rsidTr="004E29C8">
        <w:tc>
          <w:tcPr>
            <w:tcW w:w="683" w:type="dxa"/>
            <w:tcBorders>
              <w:right w:val="nil"/>
            </w:tcBorders>
            <w:shd w:val="clear" w:color="auto" w:fill="C6D9F1"/>
          </w:tcPr>
          <w:p w14:paraId="1434A96C" w14:textId="77777777" w:rsidR="00510672" w:rsidRPr="00C64922" w:rsidRDefault="00634398" w:rsidP="00510672">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include all clinical content conveyed by a document in the section.text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rFonts w:cs="Calibri"/>
          <w:b/>
          <w:bCs/>
          <w:color w:val="000000"/>
        </w:rPr>
      </w:pPr>
    </w:p>
    <w:p w14:paraId="63A5DD8C" w14:textId="1DC05120" w:rsidR="00504F98" w:rsidRPr="00D14360" w:rsidRDefault="00504F98" w:rsidP="00504F98">
      <w:pPr>
        <w:spacing w:after="120"/>
        <w:rPr>
          <w:rFonts w:cs="Calibri"/>
          <w:color w:val="000000"/>
        </w:rPr>
      </w:pPr>
      <w:r w:rsidRPr="00D14360">
        <w:rPr>
          <w:rFonts w:cs="Calibri"/>
          <w:b/>
          <w:bCs/>
          <w:color w:val="000000"/>
        </w:rPr>
        <w:t>Reference:</w:t>
      </w:r>
      <w:r w:rsidRPr="00D14360">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_Ref98770340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5</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_Ref98770342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Representation of Discrete Data</w:t>
      </w:r>
      <w:r w:rsidR="005632F7" w:rsidRPr="007770C6">
        <w:rPr>
          <w:rFonts w:cs="Calibri"/>
          <w:color w:val="0000FF"/>
          <w:u w:val="single"/>
        </w:rPr>
        <w:fldChar w:fldCharType="end"/>
      </w:r>
    </w:p>
    <w:p w14:paraId="6D311D3F" w14:textId="59FDE5F7" w:rsidR="00A10C4D" w:rsidRPr="00C64922" w:rsidRDefault="00A10C4D" w:rsidP="004E29C8">
      <w:pPr>
        <w:pStyle w:val="Heading4"/>
      </w:pPr>
      <w:bookmarkStart w:id="1073" w:name="_HTLM_tags_for"/>
      <w:bookmarkStart w:id="1074" w:name="_Toc11043604"/>
      <w:bookmarkStart w:id="1075" w:name="_Ref21879943"/>
      <w:bookmarkStart w:id="1076" w:name="_Ref21879946"/>
      <w:bookmarkEnd w:id="1073"/>
      <w:commentRangeStart w:id="1077"/>
      <w:del w:id="1078" w:author="Ballot Reconciliation" w:date="2023-03-09T09:31:00Z">
        <w:r w:rsidRPr="00C64922">
          <w:delText>HTM</w:delText>
        </w:r>
        <w:r w:rsidR="002333F7">
          <w:delText>L</w:delText>
        </w:r>
        <w:r w:rsidRPr="00C64922">
          <w:delText xml:space="preserve"> tags</w:delText>
        </w:r>
      </w:del>
      <w:ins w:id="1079" w:author="Ballot Reconciliation" w:date="2023-03-09T09:31:00Z">
        <w:r w:rsidR="00850EAC">
          <w:t>T</w:t>
        </w:r>
        <w:r w:rsidRPr="00C64922">
          <w:t>ags</w:t>
        </w:r>
      </w:ins>
      <w:r w:rsidRPr="00C64922">
        <w:t xml:space="preserve"> for formatting Narrative Text</w:t>
      </w:r>
      <w:bookmarkEnd w:id="1074"/>
      <w:bookmarkEnd w:id="1075"/>
      <w:bookmarkEnd w:id="1076"/>
      <w:commentRangeEnd w:id="1077"/>
      <w:r w:rsidR="00B7549A">
        <w:rPr>
          <w:rStyle w:val="CommentReference"/>
          <w:rFonts w:cs="Times New Roman"/>
          <w:b w:val="0"/>
          <w:bCs w:val="0"/>
          <w:color w:val="auto"/>
        </w:rPr>
        <w:commentReference w:id="1077"/>
      </w:r>
    </w:p>
    <w:p w14:paraId="103BEE7A" w14:textId="15295D3D" w:rsidR="00B256ED" w:rsidRDefault="00650BA9" w:rsidP="00650BA9">
      <w:pPr>
        <w:rPr>
          <w:rFonts w:cs="Calibri"/>
          <w:color w:val="000000"/>
          <w:shd w:val="clear" w:color="auto" w:fill="FFFFFF"/>
        </w:rPr>
      </w:pPr>
      <w:r w:rsidRPr="00D14360">
        <w:rPr>
          <w:rFonts w:cs="Calibri"/>
          <w:color w:val="00000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cs="Calibri"/>
          <w:color w:val="000000"/>
          <w:shd w:val="clear" w:color="auto" w:fill="FFFFFF"/>
        </w:rPr>
        <w:footnoteReference w:id="90"/>
      </w:r>
      <w:r w:rsidR="006D20E2" w:rsidRPr="00D14360">
        <w:rPr>
          <w:rFonts w:cs="Calibri"/>
          <w:color w:val="000000"/>
          <w:shd w:val="clear" w:color="auto" w:fill="FFFFFF"/>
        </w:rPr>
        <w:t xml:space="preserve"> The table below provides information on some of the formatting tags commonly used to organize and render the human readable information in the Narrative Block.</w:t>
      </w:r>
    </w:p>
    <w:p w14:paraId="6EEA9AF0" w14:textId="77777777" w:rsidR="005C79A1" w:rsidRPr="00D14360" w:rsidRDefault="005C79A1" w:rsidP="00650BA9">
      <w:pPr>
        <w:rPr>
          <w:rFonts w:cs="Calibri"/>
          <w:color w:val="000000"/>
          <w:shd w:val="clear" w:color="auto" w:fill="FFFFFF"/>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4E29C8">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rFonts w:cs="Calibri"/>
                <w:b/>
                <w:bCs/>
                <w:color w:val="FFFFFF"/>
              </w:rPr>
            </w:pPr>
            <w:r w:rsidRPr="00D14360">
              <w:rPr>
                <w:rFonts w:cs="Calibri"/>
                <w:b/>
                <w:bCs/>
                <w:color w:val="FFFFFF"/>
              </w:rPr>
              <w:t>Tag</w:t>
            </w:r>
          </w:p>
          <w:p w14:paraId="2215C6E2" w14:textId="77777777" w:rsidR="00510672" w:rsidRPr="00D14360" w:rsidRDefault="00510672" w:rsidP="00510672">
            <w:pPr>
              <w:rPr>
                <w:rFonts w:cs="Calibri"/>
                <w:b/>
                <w:bCs/>
                <w:color w:val="FFFFFF"/>
              </w:rPr>
            </w:pPr>
            <w:r w:rsidRPr="00D14360">
              <w:rPr>
                <w:rFonts w:cs="Calibri"/>
                <w:b/>
                <w:bCs/>
                <w:color w:val="FFFFFF"/>
              </w:rPr>
              <w:t>Description</w:t>
            </w:r>
          </w:p>
        </w:tc>
        <w:tc>
          <w:tcPr>
            <w:tcW w:w="7920" w:type="dxa"/>
            <w:shd w:val="clear" w:color="auto" w:fill="4F81BD"/>
          </w:tcPr>
          <w:p w14:paraId="387B869F" w14:textId="77777777" w:rsidR="00510672" w:rsidRPr="00D14360" w:rsidRDefault="00510672" w:rsidP="00510672">
            <w:pPr>
              <w:rPr>
                <w:rFonts w:cs="Calibri"/>
                <w:b/>
                <w:bCs/>
                <w:color w:val="FFFFFF"/>
              </w:rPr>
            </w:pPr>
            <w:r w:rsidRPr="00D14360">
              <w:rPr>
                <w:rFonts w:cs="Calibri"/>
                <w:b/>
                <w:bCs/>
                <w:color w:val="FFFFFF"/>
              </w:rPr>
              <w:t>Description</w:t>
            </w:r>
          </w:p>
        </w:tc>
      </w:tr>
      <w:tr w:rsidR="00992A23" w:rsidRPr="00C64922" w14:paraId="27CF9BFD" w14:textId="77777777" w:rsidTr="004E29C8">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rFonts w:cs="Calibri"/>
                <w:b/>
                <w:bCs/>
                <w:color w:val="000000"/>
              </w:rPr>
            </w:pPr>
            <w:r w:rsidRPr="00D14360">
              <w:rPr>
                <w:rFonts w:cs="Calibri"/>
                <w:b/>
                <w:bCs/>
                <w:color w:val="000000"/>
              </w:rPr>
              <w:lastRenderedPageBreak/>
              <w:t>&lt;content&gt;</w:t>
            </w:r>
          </w:p>
          <w:p w14:paraId="3943CCA0" w14:textId="77777777" w:rsidR="00510672" w:rsidRPr="00D14360" w:rsidRDefault="00510672" w:rsidP="00510672">
            <w:pPr>
              <w:rPr>
                <w:rFonts w:cs="Calibri"/>
                <w:b/>
                <w:bCs/>
                <w:color w:val="000000"/>
              </w:rPr>
            </w:pPr>
          </w:p>
        </w:tc>
        <w:tc>
          <w:tcPr>
            <w:tcW w:w="7920" w:type="dxa"/>
            <w:tcBorders>
              <w:top w:val="single" w:sz="4" w:space="0" w:color="4F81BD"/>
              <w:bottom w:val="single" w:sz="4" w:space="0" w:color="4F81BD"/>
            </w:tcBorders>
            <w:shd w:val="clear" w:color="auto" w:fill="auto"/>
          </w:tcPr>
          <w:p w14:paraId="790DF727" w14:textId="7E40B61C" w:rsidR="00510672" w:rsidRPr="005A615D" w:rsidRDefault="00510672" w:rsidP="003A3D50">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r:id="rId33" w:anchor="id" w:tgtFrame="_blank" w:history="1">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The origina</w:t>
            </w:r>
            <w:r w:rsidRPr="005A615D">
              <w:rPr>
                <w:rFonts w:ascii="Calibri Light" w:hAnsi="Calibri Light" w:cs="Calibri Light"/>
                <w:color w:val="000000"/>
                <w:shd w:val="clear" w:color="auto" w:fill="FFFFFF"/>
              </w:rPr>
              <w:t>lText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4E29C8">
        <w:trPr>
          <w:cantSplit/>
          <w:trHeight w:val="881"/>
        </w:trPr>
        <w:tc>
          <w:tcPr>
            <w:tcW w:w="1458" w:type="dxa"/>
            <w:tcBorders>
              <w:right w:val="nil"/>
            </w:tcBorders>
            <w:shd w:val="clear" w:color="auto" w:fill="FFFFFF"/>
          </w:tcPr>
          <w:p w14:paraId="62A00676" w14:textId="77777777" w:rsidR="00510672" w:rsidRPr="00D14360" w:rsidRDefault="00510672" w:rsidP="00510672">
            <w:pPr>
              <w:rPr>
                <w:rFonts w:cs="Calibri"/>
                <w:b/>
                <w:bCs/>
                <w:color w:val="000000"/>
              </w:rPr>
            </w:pPr>
            <w:r w:rsidRPr="00D14360">
              <w:rPr>
                <w:rFonts w:cs="Calibri"/>
                <w:b/>
                <w:bCs/>
                <w:color w:val="000000"/>
              </w:rPr>
              <w:t>&lt;br&gt;</w:t>
            </w:r>
          </w:p>
        </w:tc>
        <w:tc>
          <w:tcPr>
            <w:tcW w:w="7920" w:type="dxa"/>
            <w:shd w:val="clear" w:color="auto" w:fill="auto"/>
          </w:tcPr>
          <w:p w14:paraId="3024B6A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&lt;br/&gt; element is used to indicate a hard line break. It differs from the CDA &lt;paragraph&gt; element in that the &lt;br/&gt; element has no content. Receivers are required to interpret this element when rendering so as to represent a line break.</w:t>
            </w:r>
          </w:p>
        </w:tc>
      </w:tr>
      <w:tr w:rsidR="00992A23" w:rsidRPr="00C64922" w14:paraId="4125C3AA" w14:textId="77777777" w:rsidTr="004E29C8">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&lt;list&gt;</w:t>
            </w:r>
          </w:p>
          <w:p w14:paraId="0584E4F0"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&lt;list&gt; is similar to the HTML list. A CDA &lt;list&gt; has an optional caption and contains one or more &lt;item&gt; elements. A CDA &lt;item&gt; element contains an optional caption, which if present must come first before any other character data. The required listType attribute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4E29C8">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14:paraId="2DC55855"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he CDA &lt;table&gt; is similar to the HTML table. The table markup is for presentation purposes only and, unlike a database table, does not possess meaningful field names.</w:t>
            </w:r>
          </w:p>
        </w:tc>
      </w:tr>
      <w:tr w:rsidR="00992A23" w:rsidRPr="00C64922" w14:paraId="7CD84BD7" w14:textId="77777777" w:rsidTr="004E29C8">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&lt;linkHtml&gt;</w:t>
            </w:r>
          </w:p>
          <w:p w14:paraId="2C64B112"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&lt;linkHtml&gt; is a generic referencing mechanism, similar, but not identical, to the HTML anchor tag. It can be used to reference identifiers that are either internal or external to the document.</w:t>
            </w:r>
          </w:p>
        </w:tc>
      </w:tr>
      <w:tr w:rsidR="00992A23" w:rsidRPr="00C64922" w14:paraId="536965E7" w14:textId="77777777" w:rsidTr="004E29C8">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styleCode attribute</w:t>
            </w:r>
          </w:p>
        </w:tc>
        <w:tc>
          <w:tcPr>
            <w:tcW w:w="7920" w:type="dxa"/>
            <w:shd w:val="clear" w:color="auto" w:fill="auto"/>
          </w:tcPr>
          <w:p w14:paraId="5C2196C5" w14:textId="77777777" w:rsidR="00BC17FA" w:rsidRPr="005A615D" w:rsidRDefault="00510672" w:rsidP="00D14360">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styleCode </w:t>
            </w:r>
            <w:r w:rsidRPr="005A615D">
              <w:rPr>
                <w:rFonts w:ascii="Calibri Light" w:hAnsi="Calibri Light" w:cs="Calibri Light"/>
                <w:color w:val="00000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14:paraId="0FA1F60F" w14:textId="77777777" w:rsidR="00510672" w:rsidRPr="005A615D" w:rsidRDefault="00BC17FA" w:rsidP="00D14360">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00510672" w:rsidRPr="005A615D">
              <w:rPr>
                <w:rFonts w:ascii="Calibri Light" w:hAnsi="Calibri Light" w:cs="Calibri Light"/>
                <w:color w:val="000000"/>
                <w:shd w:val="clear" w:color="auto" w:fill="FFFFFF"/>
              </w:rPr>
              <w:t>HL7 CDA Chapter 4.3.5.11 for information on additional stylecodes.</w:t>
            </w:r>
          </w:p>
        </w:tc>
      </w:tr>
    </w:tbl>
    <w:p w14:paraId="0D774190" w14:textId="5957FE9F" w:rsidR="006D20E2" w:rsidRDefault="005C79A1" w:rsidP="00794054">
      <w:pPr>
        <w:pStyle w:val="Caption"/>
      </w:pPr>
      <w:r>
        <w:t xml:space="preserve">  </w:t>
      </w:r>
      <w:bookmarkStart w:id="1080" w:name="_Toc118898814"/>
      <w:bookmarkStart w:id="1081" w:name="_Toc127519333"/>
      <w:bookmarkStart w:id="1082" w:name="_Toc119940017"/>
      <w:r w:rsidR="00794054" w:rsidRPr="00C64922">
        <w:t xml:space="preserve">Table </w:t>
      </w:r>
      <w:r w:rsidR="008B59D0">
        <w:fldChar w:fldCharType="begin"/>
      </w:r>
      <w:r w:rsidR="008B59D0">
        <w:instrText xml:space="preserve"> SEQ Table \* ARABIC </w:instrText>
      </w:r>
      <w:r w:rsidR="008B59D0">
        <w:fldChar w:fldCharType="separate"/>
      </w:r>
      <w:del w:id="1083" w:author="Ballot Reconciliation" w:date="2023-03-09T09:31:00Z">
        <w:r w:rsidR="00F10C7C">
          <w:rPr>
            <w:noProof/>
          </w:rPr>
          <w:delText>28</w:delText>
        </w:r>
      </w:del>
      <w:ins w:id="1084" w:author="Ballot Reconciliation" w:date="2023-03-09T09:31:00Z">
        <w:r w:rsidR="00DC1072">
          <w:rPr>
            <w:noProof/>
          </w:rPr>
          <w:t>27</w:t>
        </w:r>
      </w:ins>
      <w:r w:rsidR="008B59D0">
        <w:rPr>
          <w:noProof/>
        </w:rPr>
        <w:fldChar w:fldCharType="end"/>
      </w:r>
      <w:r w:rsidR="00794054" w:rsidRPr="00C64922">
        <w:t xml:space="preserve">: </w:t>
      </w:r>
      <w:del w:id="1085" w:author="Ballot Reconciliation" w:date="2023-03-09T09:31:00Z">
        <w:r w:rsidR="00794054" w:rsidRPr="00C64922">
          <w:delText>HTM</w:delText>
        </w:r>
        <w:r w:rsidR="002333F7">
          <w:delText>L</w:delText>
        </w:r>
        <w:r w:rsidR="00794054" w:rsidRPr="00C64922">
          <w:delText xml:space="preserve"> tags</w:delText>
        </w:r>
      </w:del>
      <w:ins w:id="1086" w:author="Ballot Reconciliation" w:date="2023-03-09T09:31:00Z">
        <w:r w:rsidR="00572928">
          <w:t>T</w:t>
        </w:r>
        <w:r w:rsidR="00794054" w:rsidRPr="00C64922">
          <w:t>ags</w:t>
        </w:r>
      </w:ins>
      <w:r w:rsidR="00794054" w:rsidRPr="00C64922">
        <w:t xml:space="preserve"> for formatting Narrative Text</w:t>
      </w:r>
      <w:bookmarkEnd w:id="1080"/>
      <w:bookmarkEnd w:id="1081"/>
      <w:bookmarkEnd w:id="1082"/>
    </w:p>
    <w:p w14:paraId="331AE158" w14:textId="77777777" w:rsidR="00A10C4D" w:rsidRPr="00C64922" w:rsidRDefault="00A10C4D" w:rsidP="00C17F49">
      <w:pPr>
        <w:pStyle w:val="Heading3"/>
      </w:pPr>
      <w:bookmarkStart w:id="1087" w:name="_Toc11043605"/>
      <w:bookmarkStart w:id="1088" w:name="_Toc11045595"/>
      <w:bookmarkStart w:id="1089" w:name="_Toc11391265"/>
      <w:bookmarkStart w:id="1090" w:name="_Toc127519148"/>
      <w:bookmarkStart w:id="1091" w:name="_Toc119939831"/>
      <w:r w:rsidRPr="00C64922">
        <w:t>Multiple Views and styleCode</w:t>
      </w:r>
      <w:bookmarkEnd w:id="1087"/>
      <w:bookmarkEnd w:id="1088"/>
      <w:bookmarkEnd w:id="1089"/>
      <w:bookmarkEnd w:id="1090"/>
      <w:bookmarkEnd w:id="1091"/>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91"/>
      </w:r>
      <w:r w:rsidRPr="004E2323">
        <w:rPr>
          <w:color w:val="000000"/>
          <w:szCs w:val="22"/>
        </w:rPr>
        <w:t xml:space="preserve">  For more information on the use of styleCodes,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Profile - Published 2014-08-28. The profile includes examples to show how these styleCodes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color w:val="000000"/>
          <w:szCs w:val="22"/>
        </w:rPr>
        <w:t>To promote a more consistent user experience for the viewing of the human readable content, implementers are encouraged to use the set of @styleCode values established by the MCV Profile. These @styleCode values establish a common way to tag text as a code, a date, a dateTime,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color w:val="000000"/>
          <w:szCs w:val="22"/>
        </w:rPr>
        <w:lastRenderedPageBreak/>
        <w:t>These styleCode values can be used to facilitate multiple clinical content rendering features. Systems that create CDA documents can use values from this table to improve the processing and rendering options for the information. Systems that render CDA document content with these styleCodes shall not omit or hide or otherwise obstructed from view information that uses these styleCodes unless they are using a specific rendering view that calls for such behavior.</w:t>
      </w:r>
    </w:p>
    <w:p w14:paraId="36321651" w14:textId="77777777" w:rsidR="00A10C4D" w:rsidRDefault="00A10C4D" w:rsidP="00C17F49">
      <w:pPr>
        <w:pStyle w:val="Heading3"/>
      </w:pPr>
      <w:bookmarkStart w:id="1092" w:name="_Date/Time_Guidance"/>
      <w:bookmarkStart w:id="1093" w:name="_Toc11043606"/>
      <w:bookmarkStart w:id="1094" w:name="_Toc11045596"/>
      <w:bookmarkStart w:id="1095" w:name="_Toc11391266"/>
      <w:bookmarkStart w:id="1096" w:name="_Toc127519149"/>
      <w:bookmarkStart w:id="1097" w:name="_Toc119939832"/>
      <w:bookmarkEnd w:id="1092"/>
      <w:r w:rsidRPr="00C64922">
        <w:t>Date/Time Guidance</w:t>
      </w:r>
      <w:bookmarkEnd w:id="1093"/>
      <w:bookmarkEnd w:id="1094"/>
      <w:bookmarkEnd w:id="1095"/>
      <w:bookmarkEnd w:id="1096"/>
      <w:bookmarkEnd w:id="1097"/>
      <w:r w:rsidRPr="00C64922">
        <w:t xml:space="preserve"> </w:t>
      </w:r>
    </w:p>
    <w:p w14:paraId="3A8EF8DE" w14:textId="77777777" w:rsidR="008C7DF9" w:rsidRPr="00D14360" w:rsidRDefault="008C7DF9" w:rsidP="008C7DF9">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00742982" w:rsidRPr="00D14360">
        <w:rPr>
          <w:rFonts w:cs="Calibri"/>
        </w:rPr>
        <w:t xml:space="preserve">introduced when representing this type of information. </w:t>
      </w:r>
    </w:p>
    <w:p w14:paraId="19EE3584" w14:textId="77777777" w:rsidR="00D70867" w:rsidRPr="00D14360" w:rsidRDefault="00D70867" w:rsidP="00FE2E3E"/>
    <w:p w14:paraId="6287CCC3" w14:textId="707145EC" w:rsidR="00D70867" w:rsidRPr="00D14360" w:rsidRDefault="00D70867" w:rsidP="00FE2E3E">
      <w:r w:rsidRPr="003A3D50">
        <w:rPr>
          <w:b/>
          <w:bCs/>
        </w:rPr>
        <w:t>Reference</w:t>
      </w:r>
      <w:r w:rsidR="00065389" w:rsidRPr="00D14360">
        <w:rPr>
          <w:b/>
          <w:bCs/>
        </w:rPr>
        <w:t>:</w:t>
      </w:r>
      <w:r w:rsidR="00863460">
        <w:rPr>
          <w:b/>
          <w:bCs/>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_Ref21885892 \r \h  \* MERGEFORMAT </w:instrText>
      </w:r>
      <w:r w:rsidR="00863460" w:rsidRPr="007770C6">
        <w:rPr>
          <w:rFonts w:cs="Calibri"/>
          <w:color w:val="0000FF"/>
          <w:u w:val="single"/>
        </w:rPr>
      </w:r>
      <w:r w:rsidR="00863460" w:rsidRPr="007770C6">
        <w:rPr>
          <w:rFonts w:cs="Calibri"/>
          <w:color w:val="0000FF"/>
          <w:u w:val="single"/>
        </w:rPr>
        <w:fldChar w:fldCharType="separate"/>
      </w:r>
      <w:r w:rsidR="00DC1072">
        <w:rPr>
          <w:rFonts w:cs="Calibri"/>
          <w:color w:val="0000FF"/>
          <w:u w:val="single"/>
        </w:rPr>
        <w:t>5.1.10</w:t>
      </w:r>
      <w:r w:rsidR="00863460" w:rsidRPr="007770C6">
        <w:rPr>
          <w:rFonts w:cs="Calibri"/>
          <w:color w:val="0000FF"/>
          <w:u w:val="single"/>
        </w:rPr>
        <w:fldChar w:fldCharType="end"/>
      </w:r>
      <w:r w:rsidR="00863460" w:rsidRPr="007770C6">
        <w:rPr>
          <w:rFonts w:cs="Calibri"/>
          <w:color w:val="0000FF"/>
          <w:u w:val="single"/>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_Ref21885898 \h  \* MERGEFORMAT </w:instrText>
      </w:r>
      <w:r w:rsidR="00863460" w:rsidRPr="007770C6">
        <w:rPr>
          <w:rFonts w:cs="Calibri"/>
          <w:color w:val="0000FF"/>
          <w:u w:val="single"/>
        </w:rPr>
      </w:r>
      <w:r w:rsidR="00863460" w:rsidRPr="007770C6">
        <w:rPr>
          <w:rFonts w:cs="Calibri"/>
          <w:color w:val="0000FF"/>
          <w:u w:val="single"/>
        </w:rPr>
        <w:fldChar w:fldCharType="separate"/>
      </w:r>
      <w:r w:rsidR="00DC1072" w:rsidRPr="00254B4A">
        <w:rPr>
          <w:rFonts w:cs="Calibri"/>
          <w:color w:val="0000FF"/>
          <w:u w:val="single"/>
        </w:rPr>
        <w:t>Detailed Date/Time Guidance</w:t>
      </w:r>
      <w:r w:rsidR="00863460" w:rsidRPr="007770C6">
        <w:rPr>
          <w:rFonts w:cs="Calibri"/>
          <w:color w:val="0000FF"/>
          <w:u w:val="single"/>
        </w:rPr>
        <w:fldChar w:fldCharType="end"/>
      </w:r>
    </w:p>
    <w:p w14:paraId="0EC73D71" w14:textId="77777777" w:rsidR="00A10C4D" w:rsidRPr="00C64922" w:rsidRDefault="00A10C4D" w:rsidP="00C17F49">
      <w:pPr>
        <w:pStyle w:val="Heading3"/>
      </w:pPr>
      <w:bookmarkStart w:id="1098" w:name="_Toc11043607"/>
      <w:bookmarkStart w:id="1099" w:name="_Toc11045597"/>
      <w:bookmarkStart w:id="1100" w:name="_Toc11391267"/>
      <w:bookmarkStart w:id="1101" w:name="_Toc127519150"/>
      <w:bookmarkStart w:id="1102" w:name="_Toc119939833"/>
      <w:r w:rsidRPr="00C64922">
        <w:t>Irrelevant Data (Not Pertinent)</w:t>
      </w:r>
      <w:bookmarkEnd w:id="1098"/>
      <w:bookmarkEnd w:id="1099"/>
      <w:bookmarkEnd w:id="1100"/>
      <w:bookmarkEnd w:id="1101"/>
      <w:bookmarkEnd w:id="1102"/>
    </w:p>
    <w:p w14:paraId="0C8CE169" w14:textId="77777777" w:rsidR="00FE2E3E" w:rsidRPr="00C64922" w:rsidRDefault="00FE2E3E" w:rsidP="00FE2E3E">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0C750E22" w:rsidR="00A10C4D" w:rsidRPr="00B455CB" w:rsidRDefault="00A10C4D" w:rsidP="00C17F49">
      <w:pPr>
        <w:pStyle w:val="Heading3"/>
      </w:pPr>
      <w:bookmarkStart w:id="1103" w:name="_pl9wuao4b5ic" w:colFirst="0" w:colLast="0"/>
      <w:bookmarkStart w:id="1104" w:name="_Toc10702522"/>
      <w:bookmarkStart w:id="1105" w:name="_Toc11043608"/>
      <w:bookmarkStart w:id="1106" w:name="_Toc11045598"/>
      <w:bookmarkStart w:id="1107" w:name="_Toc11391268"/>
      <w:bookmarkStart w:id="1108" w:name="_Toc127519151"/>
      <w:bookmarkStart w:id="1109" w:name="_Toc119939834"/>
      <w:bookmarkEnd w:id="1103"/>
      <w:r w:rsidRPr="00B455CB">
        <w:t>Use of Open Templates</w:t>
      </w:r>
      <w:bookmarkEnd w:id="1104"/>
      <w:bookmarkEnd w:id="1105"/>
      <w:bookmarkEnd w:id="1106"/>
      <w:bookmarkEnd w:id="1107"/>
      <w:bookmarkEnd w:id="1108"/>
      <w:bookmarkEnd w:id="1109"/>
    </w:p>
    <w:p w14:paraId="67ACCCF1" w14:textId="5E92DEA8"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00C61E43" w:rsidRPr="00D14360">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id="1110" w:name="_vx1227" w:colFirst="0" w:colLast="0"/>
      <w:bookmarkEnd w:id="1110"/>
    </w:p>
    <w:p w14:paraId="6B3F2871" w14:textId="4374B4D0"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00C61E43" w:rsidRPr="00D14360">
        <w:rPr>
          <w:rFonts w:eastAsia="Calibri" w:cs="Calibri"/>
          <w:color w:val="000000"/>
        </w:rPr>
        <w:t xml:space="preserve">. </w:t>
      </w:r>
    </w:p>
    <w:p w14:paraId="70FF70A8" w14:textId="6F496AF9" w:rsidR="00A10C4D" w:rsidRPr="00D14360" w:rsidRDefault="00A10C4D" w:rsidP="00D74CA2">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00D74CA2" w:rsidRPr="00D14360">
        <w:rPr>
          <w:rFonts w:eastAsia="Calibri" w:cs="Calibri"/>
          <w:color w:val="000000"/>
        </w:rPr>
        <w:t>, “</w:t>
      </w:r>
      <w:r w:rsidRPr="00D14360">
        <w:rPr>
          <w:rFonts w:cs="Calibri"/>
          <w:color w:val="000000"/>
        </w:rPr>
        <w:t xml:space="preserve">This section contains social history data that influence a patient’s physical, </w:t>
      </w:r>
      <w:r w:rsidR="00C61E43" w:rsidRPr="00D14360">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009B30E1" w:rsidRPr="00D14360">
        <w:rPr>
          <w:rFonts w:cs="Calibri"/>
          <w:color w:val="000000"/>
        </w:rPr>
        <w:t>”</w:t>
      </w:r>
      <w:r w:rsidR="00D74CA2" w:rsidRPr="00D14360">
        <w:rPr>
          <w:rStyle w:val="FootnoteReference"/>
          <w:rFonts w:cs="Calibri"/>
          <w:color w:val="000000"/>
        </w:rPr>
        <w:footnoteReference w:id="92"/>
      </w:r>
    </w:p>
    <w:p w14:paraId="1291D5BE" w14:textId="1BE90987" w:rsidR="00AE17B7" w:rsidRPr="003A3D50" w:rsidRDefault="00A10C4D" w:rsidP="003A3D50">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00C61E43" w:rsidRPr="00D14360">
        <w:rPr>
          <w:rFonts w:eastAsia="Calibri" w:cs="Calibri"/>
          <w:color w:val="000000"/>
        </w:rPr>
        <w:t>include this information more appropriately</w:t>
      </w:r>
      <w:r w:rsidRPr="00D14360">
        <w:rPr>
          <w:rFonts w:eastAsia="Calibri" w:cs="Calibri"/>
          <w:color w:val="000000"/>
        </w:rPr>
        <w:t xml:space="preserve">. </w:t>
      </w:r>
    </w:p>
    <w:p w14:paraId="7F2DCABB" w14:textId="70C71DF1" w:rsidR="002E61F1" w:rsidRDefault="00AE17B7" w:rsidP="003A3D50">
      <w:pPr>
        <w:rPr>
          <w:rFonts w:cs="Calibri"/>
          <w:color w:val="000000"/>
        </w:rPr>
      </w:pPr>
      <w:r w:rsidRPr="003A3D50">
        <w:rPr>
          <w:rFonts w:cs="Calibri"/>
        </w:rPr>
        <w:t>Existing templates defined in C-CDA can be used to represent additional data elements define</w:t>
      </w:r>
      <w:r w:rsidR="002E61F1" w:rsidRPr="00BF16F2">
        <w:rPr>
          <w:rFonts w:cs="Calibri"/>
        </w:rPr>
        <w:t>d</w:t>
      </w:r>
      <w:r w:rsidRPr="003A3D50">
        <w:rPr>
          <w:rFonts w:cs="Calibri"/>
        </w:rPr>
        <w:t xml:space="preserve"> in the Vocabulary section of the Interoperability Standards Advisory</w:t>
      </w:r>
      <w:r w:rsidR="002E61F1" w:rsidRPr="00BF16F2">
        <w:rPr>
          <w:rFonts w:cs="Calibri"/>
        </w:rPr>
        <w:t xml:space="preserve"> (ISA)</w:t>
      </w:r>
      <w:r w:rsidRPr="003A3D50">
        <w:rPr>
          <w:rFonts w:cs="Calibri"/>
        </w:rPr>
        <w:t>.</w:t>
      </w:r>
      <w:r w:rsidR="00E5446C" w:rsidRPr="003A3D50">
        <w:rPr>
          <w:rStyle w:val="FootnoteReference"/>
          <w:rFonts w:cs="Calibri"/>
        </w:rPr>
        <w:t xml:space="preserve"> </w:t>
      </w:r>
      <w:r w:rsidR="003641F3" w:rsidRPr="003A3D50">
        <w:rPr>
          <w:rFonts w:cs="Calibri"/>
        </w:rPr>
        <w:t>When using available templates to represent a data element defined in the ISA, it is important to represent the concept with coded values from the associated value 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r:id="rId34" w:history="1">
        <w:r w:rsidR="003641F3" w:rsidRPr="009C50E9">
          <w:rPr>
            <w:rStyle w:val="Hyperlink"/>
            <w:rFonts w:cs="Calibri"/>
          </w:rPr>
          <w:t>https://www.hl7.org/implement/standards/product_brief.cfm?product_id=492</w:t>
        </w:r>
      </w:hyperlink>
      <w:r w:rsidR="003641F3">
        <w:rPr>
          <w:rFonts w:cs="Calibri"/>
          <w:color w:val="000000"/>
        </w:rPr>
        <w:t xml:space="preserve">. </w:t>
      </w:r>
    </w:p>
    <w:p w14:paraId="118935CA" w14:textId="57E131FD" w:rsidR="00564E35" w:rsidRDefault="00564E35" w:rsidP="003A3D50">
      <w:pPr>
        <w:rPr>
          <w:rFonts w:cs="Calibri"/>
          <w:color w:val="000000"/>
        </w:rPr>
      </w:pPr>
    </w:p>
    <w:p w14:paraId="7547AC2C" w14:textId="7F6E3564" w:rsidR="00564E35" w:rsidRDefault="00564E35" w:rsidP="003A3D50">
      <w:pPr>
        <w:rPr>
          <w:rFonts w:cs="Calibri"/>
        </w:rPr>
      </w:pPr>
      <w:r w:rsidRPr="00564E35">
        <w:rPr>
          <w:rFonts w:cs="Calibri"/>
        </w:rPr>
        <w:t>Caution: Implementers should be aware that recipients may not understand templates included at an unexpected location within a document.</w:t>
      </w:r>
    </w:p>
    <w:p w14:paraId="1AC769DD" w14:textId="77777777" w:rsidR="00A10C4D" w:rsidRPr="00C64922" w:rsidRDefault="00A10C4D" w:rsidP="00C17F49">
      <w:pPr>
        <w:pStyle w:val="Heading3"/>
      </w:pPr>
      <w:bookmarkStart w:id="1111" w:name="_Toc98851833"/>
      <w:bookmarkStart w:id="1112" w:name="_Declaring_Business_Rules"/>
      <w:bookmarkStart w:id="1113" w:name="_Toc10702523"/>
      <w:bookmarkStart w:id="1114" w:name="_Toc11043609"/>
      <w:bookmarkStart w:id="1115" w:name="_Toc11045599"/>
      <w:bookmarkStart w:id="1116" w:name="_Toc11391269"/>
      <w:bookmarkStart w:id="1117" w:name="_Ref98770236"/>
      <w:bookmarkStart w:id="1118" w:name="_Ref98770241"/>
      <w:bookmarkStart w:id="1119" w:name="_Toc127519152"/>
      <w:bookmarkStart w:id="1120" w:name="_Toc119939835"/>
      <w:bookmarkEnd w:id="1111"/>
      <w:bookmarkEnd w:id="1112"/>
      <w:r w:rsidRPr="00C64922">
        <w:lastRenderedPageBreak/>
        <w:t>Declaring Business Rules that Limit Section Content</w:t>
      </w:r>
      <w:bookmarkEnd w:id="1113"/>
      <w:bookmarkEnd w:id="1114"/>
      <w:bookmarkEnd w:id="1115"/>
      <w:bookmarkEnd w:id="1116"/>
      <w:bookmarkEnd w:id="1117"/>
      <w:bookmarkEnd w:id="1118"/>
      <w:bookmarkEnd w:id="1119"/>
      <w:bookmarkEnd w:id="1120"/>
    </w:p>
    <w:p w14:paraId="6F34F5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In order to communicate that </w:t>
      </w:r>
      <w:r w:rsidR="00646B0A" w:rsidRPr="00D14360">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00646B0A" w:rsidRPr="00D14360">
        <w:rPr>
          <w:rFonts w:eastAsia="Calibri" w:cs="Calibri"/>
          <w:color w:val="000000"/>
        </w:rPr>
        <w:t xml:space="preserve">time </w:t>
      </w:r>
      <w:r w:rsidRPr="00D14360">
        <w:rPr>
          <w:rFonts w:eastAsia="Calibri" w:cs="Calibri"/>
          <w:color w:val="000000"/>
        </w:rPr>
        <w:t xml:space="preserve">range of </w:t>
      </w:r>
      <w:r w:rsidR="00646B0A" w:rsidRPr="00D14360">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14:paraId="5DBD6A94" w14:textId="77777777" w:rsidR="00A10C4D" w:rsidRPr="00D14360" w:rsidRDefault="00A10C4D" w:rsidP="00D74CA2">
      <w:pPr>
        <w:spacing w:after="120"/>
        <w:rPr>
          <w:rFonts w:cs="Calibri"/>
          <w:color w:val="000000"/>
        </w:rPr>
      </w:pPr>
      <w:r w:rsidRPr="00D14360">
        <w:rPr>
          <w:rFonts w:eastAsia="Calibri" w:cs="Calibri"/>
          <w:color w:val="000000"/>
        </w:rPr>
        <w:t>For example, the Vital Signs Section is defined as</w:t>
      </w:r>
      <w:r w:rsidR="00D74CA2" w:rsidRPr="00D14360">
        <w:rPr>
          <w:rFonts w:eastAsia="Calibri" w:cs="Calibri"/>
          <w:color w:val="000000"/>
        </w:rPr>
        <w:t>, ”</w:t>
      </w:r>
      <w:r w:rsidRPr="00D14360">
        <w:rPr>
          <w:rFonts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rFonts w:cs="Calibri"/>
          <w:color w:val="000000"/>
        </w:rPr>
        <w:t>”</w:t>
      </w:r>
      <w:r w:rsidR="00D74CA2" w:rsidRPr="00D14360">
        <w:rPr>
          <w:rStyle w:val="FootnoteReference"/>
          <w:rFonts w:cs="Calibri"/>
          <w:color w:val="000000"/>
        </w:rPr>
        <w:footnoteReference w:id="93"/>
      </w:r>
    </w:p>
    <w:p w14:paraId="46AEA4E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00B9337B" w:rsidRPr="00D14360">
        <w:rPr>
          <w:rFonts w:cs="Calibri"/>
          <w:color w:val="000000"/>
        </w:rPr>
        <w:t xml:space="preserve">to </w:t>
      </w:r>
      <w:r w:rsidRPr="00D14360">
        <w:rPr>
          <w:rFonts w:eastAsia="Calibri" w:cs="Calibri"/>
          <w:color w:val="000000"/>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14:paraId="34F821E8" w14:textId="44945995" w:rsidR="00504F98" w:rsidRPr="00AD08FB" w:rsidRDefault="00504F98" w:rsidP="00504F98">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00294353" w:rsidRPr="00AD08FB">
        <w:rPr>
          <w:rFonts w:eastAsia="Calibri" w:cs="Calibri"/>
          <w:color w:val="000000"/>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_Ref21896653 \w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5.1.8</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_Ref21896671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Specifying Time Intervals for Sections with Limits on the Included Discrete Data</w:t>
      </w:r>
      <w:r w:rsidR="00294353" w:rsidRPr="007770C6">
        <w:rPr>
          <w:rFonts w:eastAsia="Calibri" w:cs="Calibri"/>
          <w:color w:val="0000FF"/>
          <w:u w:val="single"/>
        </w:rPr>
        <w:fldChar w:fldCharType="end"/>
      </w:r>
      <w:r w:rsidRPr="00AD08FB">
        <w:rPr>
          <w:rFonts w:eastAsia="Calibri" w:cs="Calibri"/>
          <w:color w:val="000000"/>
        </w:rPr>
        <w:t xml:space="preserve"> </w:t>
      </w:r>
    </w:p>
    <w:p w14:paraId="2E3996C7" w14:textId="77777777" w:rsidR="00BC17FA" w:rsidRPr="00D14360" w:rsidRDefault="00BC17FA" w:rsidP="00B505D2">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eastAsia="Calibri" w:cs="Calibri"/>
          <w:color w:val="000000"/>
        </w:rPr>
      </w:pPr>
      <w:r w:rsidRPr="00D14360">
        <w:rPr>
          <w:rFonts w:eastAsia="Calibri" w:cs="Calibri"/>
          <w:color w:val="000000"/>
        </w:rPr>
        <w:t>The Section Time Range Observation template (urn:hl7ii:2.16.840.1.113883.10.20.22.4.201:2016-06-01)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14:paraId="03C23D8F" w14:textId="560D9917" w:rsidR="00A10C4D" w:rsidRDefault="00A10C4D" w:rsidP="00B505D2">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14:paraId="4DC04F85" w14:textId="77777777" w:rsidR="00B3590A" w:rsidRPr="00D14360" w:rsidRDefault="00B3590A" w:rsidP="00B505D2">
      <w:pPr>
        <w:spacing w:after="120"/>
        <w:rPr>
          <w:rFonts w:cs="Calibri"/>
          <w:color w:val="000000"/>
        </w:rPr>
      </w:pPr>
    </w:p>
    <w:p w14:paraId="65B78079" w14:textId="6016421E" w:rsidR="00F22316" w:rsidRDefault="005C79A1" w:rsidP="00510672">
      <w:pPr>
        <w:pStyle w:val="Caption"/>
        <w:keepNext/>
        <w:spacing w:after="0"/>
      </w:pPr>
      <w:r>
        <w:t xml:space="preserve">  </w:t>
      </w:r>
      <w:bookmarkStart w:id="1121" w:name="_Toc118898741"/>
      <w:bookmarkStart w:id="1122" w:name="_Toc127519260"/>
      <w:bookmarkStart w:id="1123" w:name="_Toc119939943"/>
      <w:r w:rsidR="00F22316">
        <w:t xml:space="preserve">Example </w:t>
      </w:r>
      <w:r w:rsidR="008B59D0">
        <w:fldChar w:fldCharType="begin"/>
      </w:r>
      <w:r w:rsidR="008B59D0">
        <w:instrText xml:space="preserve"> SEQ Example \* ARABIC </w:instrText>
      </w:r>
      <w:r w:rsidR="008B59D0">
        <w:fldChar w:fldCharType="separate"/>
      </w:r>
      <w:r w:rsidR="00DC1072">
        <w:rPr>
          <w:noProof/>
        </w:rPr>
        <w:t>20</w:t>
      </w:r>
      <w:r w:rsidR="008B59D0">
        <w:rPr>
          <w:noProof/>
        </w:rPr>
        <w:fldChar w:fldCharType="end"/>
      </w:r>
      <w:r w:rsidR="00F22316">
        <w:t xml:space="preserve">: </w:t>
      </w:r>
      <w:r w:rsidR="00F22316" w:rsidRPr="00794D78">
        <w:t>Example of Section Time Range Observation</w:t>
      </w:r>
      <w:bookmarkEnd w:id="1121"/>
      <w:bookmarkEnd w:id="1122"/>
      <w:bookmarkEnd w:id="11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14:paraId="0D48AD8E"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3836E78B" w14:textId="5626C1B5"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Proc_STR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08/15/2015.&lt;/content&gt;</w:t>
            </w:r>
          </w:p>
          <w:p w14:paraId="2D5D99DC"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classCode="OBS" moodCode="EVN"&gt; </w:t>
            </w:r>
          </w:p>
          <w:p w14:paraId="22DDE5F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root="2.16.840.1.113883.10.20.22.4.201" extension="2016-06-01"/&gt; </w:t>
            </w:r>
          </w:p>
          <w:p w14:paraId="35CC22BA" w14:textId="1FD00AFB"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124" w:author="Ballot Reconciliation" w:date="2023-03-09T09:31:00Z">
              <w:r w:rsidRPr="00D14360">
                <w:rPr>
                  <w:rFonts w:ascii="Courier New" w:hAnsi="Courier New" w:cs="Courier New"/>
                  <w:color w:val="000000"/>
                  <w:sz w:val="16"/>
                  <w:szCs w:val="16"/>
                </w:rPr>
                <w:delText xml:space="preserve"> </w:delText>
              </w:r>
            </w:del>
            <w:r w:rsidRPr="00D14360">
              <w:rPr>
                <w:rFonts w:ascii="Courier New" w:hAnsi="Courier New" w:cs="Courier New"/>
                <w:color w:val="000000"/>
                <w:sz w:val="16"/>
                <w:szCs w:val="16"/>
              </w:rPr>
              <w:t xml:space="preserve">82607-3" codeSystem="2.16.840.1.113883.6.1" </w:t>
            </w:r>
          </w:p>
          <w:p w14:paraId="735D05EB"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displayName="Section Date and Time Range"/&gt; </w:t>
            </w:r>
          </w:p>
          <w:p w14:paraId="52B90C1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value="#Proc_STR"/&gt; </w:t>
            </w:r>
          </w:p>
          <w:p w14:paraId="6810FFE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code="completed"/&gt; </w:t>
            </w:r>
          </w:p>
          <w:p w14:paraId="7DD79E7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&lt;value xsi:type="IVL_TS"&gt; </w:t>
            </w:r>
          </w:p>
          <w:p w14:paraId="53E6D06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14:paraId="5934251B"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rFonts w:eastAsia="Calibri" w:cs="Calibri"/>
          <w:color w:val="000000"/>
        </w:rPr>
      </w:pPr>
    </w:p>
    <w:p w14:paraId="4C11A2DB" w14:textId="77777777" w:rsidR="00A10C4D" w:rsidRPr="00D14360" w:rsidRDefault="00B64F30"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A10C4D" w:rsidRPr="00D14360">
        <w:rPr>
          <w:rFonts w:eastAsia="Calibri" w:cs="Calibri"/>
          <w:color w:val="000000"/>
        </w:rPr>
        <w:t xml:space="preserve">Appendix A.2 </w:t>
      </w:r>
    </w:p>
    <w:p w14:paraId="5BA190C9" w14:textId="77777777" w:rsidR="00A10C4D" w:rsidRPr="00C64922" w:rsidRDefault="00A10C4D" w:rsidP="003E2C96">
      <w:pPr>
        <w:pStyle w:val="Heading2"/>
      </w:pPr>
      <w:bookmarkStart w:id="1125" w:name="_3p8iper97bo2" w:colFirst="0" w:colLast="0"/>
      <w:bookmarkStart w:id="1126" w:name="_qosxl8pywdbu" w:colFirst="0" w:colLast="0"/>
      <w:bookmarkStart w:id="1127" w:name="_Sections_Defined_in"/>
      <w:bookmarkStart w:id="1128" w:name="_Toc10702524"/>
      <w:bookmarkStart w:id="1129" w:name="_Toc11043610"/>
      <w:bookmarkStart w:id="1130" w:name="_Toc11045600"/>
      <w:bookmarkStart w:id="1131" w:name="_Toc11391270"/>
      <w:bookmarkStart w:id="1132" w:name="_Ref21851322"/>
      <w:bookmarkStart w:id="1133" w:name="_Ref21851333"/>
      <w:bookmarkStart w:id="1134" w:name="_Toc127519153"/>
      <w:bookmarkStart w:id="1135" w:name="_Toc119939836"/>
      <w:bookmarkEnd w:id="1125"/>
      <w:bookmarkEnd w:id="1126"/>
      <w:bookmarkEnd w:id="1127"/>
      <w:r w:rsidRPr="00C64922">
        <w:t>Sections Defined in C-CDA (ordered using SOAP framework)</w:t>
      </w:r>
      <w:bookmarkEnd w:id="1128"/>
      <w:bookmarkEnd w:id="1129"/>
      <w:bookmarkEnd w:id="1130"/>
      <w:bookmarkEnd w:id="1131"/>
      <w:bookmarkEnd w:id="1132"/>
      <w:bookmarkEnd w:id="1133"/>
      <w:bookmarkEnd w:id="1134"/>
      <w:bookmarkEnd w:id="1135"/>
    </w:p>
    <w:p w14:paraId="603C5811" w14:textId="77777777" w:rsidR="00A10C4D" w:rsidRPr="00D14360" w:rsidRDefault="00A10C4D" w:rsidP="00B505D2">
      <w:pPr>
        <w:spacing w:after="120"/>
        <w:rPr>
          <w:rFonts w:cs="Calibri"/>
        </w:rPr>
      </w:pPr>
      <w:r w:rsidRPr="00D14360">
        <w:rPr>
          <w:rFonts w:cs="Calibri"/>
        </w:rPr>
        <w:t xml:space="preserve">As explained in the Health Story Roundtable presentation titled </w:t>
      </w:r>
      <w:r w:rsidR="00AF5D50" w:rsidRPr="00D14360">
        <w:rPr>
          <w:rFonts w:cs="Calibri"/>
        </w:rPr>
        <w:t>“The Storytelling Power of C-CDA”</w:t>
      </w:r>
      <w:r w:rsidRPr="00D14360">
        <w:rPr>
          <w:rFonts w:cs="Calibri"/>
        </w:rPr>
        <w:t>, understanding the purpose of the C-CDA section templates is not facilitated by considering them in alphabetical order.</w:t>
      </w:r>
      <w:r w:rsidR="009B30E1" w:rsidRPr="00D14360">
        <w:rPr>
          <w:rStyle w:val="FootnoteReference"/>
          <w:rFonts w:cs="Calibri"/>
        </w:rPr>
        <w:t xml:space="preserve"> </w:t>
      </w:r>
      <w:r w:rsidR="009B30E1" w:rsidRPr="00D14360">
        <w:rPr>
          <w:rStyle w:val="FootnoteReference"/>
          <w:rFonts w:cs="Calibri"/>
        </w:rPr>
        <w:footnoteReference w:id="94"/>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14:paraId="060B7758" w14:textId="77777777" w:rsidR="00A10C4D" w:rsidRPr="00D14360" w:rsidRDefault="00A10C4D" w:rsidP="00AF5D50">
      <w:pPr>
        <w:spacing w:after="240"/>
        <w:rPr>
          <w:rFonts w:cs="Calibri"/>
        </w:rPr>
      </w:pPr>
      <w:r w:rsidRPr="00D14360">
        <w:rPr>
          <w:rFonts w:cs="Calibri"/>
        </w:rPr>
        <w:t>The application of the SOAP framework does not produce a perfect classification result.  Some sections don’t fit w</w:t>
      </w:r>
      <w:r w:rsidR="00AF5D50" w:rsidRPr="00D14360">
        <w:rPr>
          <w:rFonts w:cs="Calibri"/>
        </w:rPr>
        <w:t>e</w:t>
      </w:r>
      <w:r w:rsidRPr="00D14360">
        <w:rPr>
          <w:rFonts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DE71637" w14:textId="77777777" w:rsidTr="004E29C8">
        <w:tc>
          <w:tcPr>
            <w:tcW w:w="683" w:type="dxa"/>
            <w:tcBorders>
              <w:right w:val="nil"/>
            </w:tcBorders>
            <w:shd w:val="clear" w:color="auto" w:fill="C6D9F1"/>
          </w:tcPr>
          <w:p w14:paraId="00EE256B" w14:textId="77777777" w:rsidR="00510672" w:rsidRPr="00C64922" w:rsidRDefault="00634398" w:rsidP="00510672">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C17F49">
      <w:pPr>
        <w:pStyle w:val="Heading3"/>
      </w:pPr>
      <w:bookmarkStart w:id="1139" w:name="_Toc10702525"/>
      <w:bookmarkStart w:id="1140" w:name="_Toc11043611"/>
      <w:bookmarkStart w:id="1141" w:name="_Toc11045601"/>
      <w:bookmarkStart w:id="1142" w:name="_Toc11391271"/>
      <w:bookmarkStart w:id="1143" w:name="_Toc127519154"/>
      <w:bookmarkStart w:id="1144" w:name="_Toc119939837"/>
      <w:r w:rsidRPr="00C64922">
        <w:t>Subjective Information</w:t>
      </w:r>
      <w:bookmarkEnd w:id="1139"/>
      <w:bookmarkEnd w:id="1140"/>
      <w:bookmarkEnd w:id="1141"/>
      <w:bookmarkEnd w:id="1142"/>
      <w:bookmarkEnd w:id="1143"/>
      <w:bookmarkEnd w:id="1144"/>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rFonts w:cs="Calibri"/>
                <w:color w:val="FFFFFF"/>
              </w:rPr>
            </w:pPr>
            <w:bookmarkStart w:id="1145" w:name="_hzpuy3ae5jd5" w:colFirst="0" w:colLast="0"/>
            <w:bookmarkEnd w:id="1145"/>
            <w:r w:rsidRPr="00D14360">
              <w:rPr>
                <w:rFonts w:cs="Calibri"/>
                <w:b/>
                <w:bCs/>
                <w:color w:val="FFFFFF"/>
              </w:rPr>
              <w:t>Section Name</w:t>
            </w:r>
          </w:p>
          <w:p w14:paraId="0B420445" w14:textId="77777777" w:rsidR="001941AF" w:rsidRPr="00D14360" w:rsidRDefault="001941AF" w:rsidP="001941AF">
            <w:pPr>
              <w:rPr>
                <w:del w:id="1146" w:author="Ballot Reconciliation" w:date="2023-03-09T09:31:00Z"/>
                <w:rFonts w:ascii="Calibri Light" w:hAnsi="Calibri Light" w:cs="Calibri Light"/>
                <w:b/>
                <w:bCs/>
                <w:color w:val="FFFFFF"/>
              </w:rPr>
            </w:pPr>
            <w:del w:id="1147" w:author="Ballot Reconciliation" w:date="2023-03-09T09:31:00Z">
              <w:r w:rsidRPr="00D14360">
                <w:rPr>
                  <w:rFonts w:ascii="Calibri Light" w:hAnsi="Calibri Light" w:cs="Calibri Light"/>
                  <w:b/>
                  <w:bCs/>
                  <w:color w:val="FFFFFF"/>
                </w:rPr>
                <w:delText>LONIC</w:delText>
              </w:r>
            </w:del>
          </w:p>
          <w:p w14:paraId="70E1741D" w14:textId="74F8B436" w:rsidR="001941AF" w:rsidRPr="00D14360" w:rsidRDefault="009171BA" w:rsidP="001941AF">
            <w:pPr>
              <w:rPr>
                <w:ins w:id="1148" w:author="Ballot Reconciliation" w:date="2023-03-09T09:31:00Z"/>
                <w:rFonts w:ascii="Calibri Light" w:hAnsi="Calibri Light" w:cs="Calibri Light"/>
                <w:b/>
                <w:bCs/>
                <w:color w:val="FFFFFF"/>
              </w:rPr>
            </w:pPr>
            <w:ins w:id="1149" w:author="Ballot Reconciliation" w:date="2023-03-09T09:31:00Z">
              <w:r>
                <w:rPr>
                  <w:rFonts w:ascii="Calibri Light" w:hAnsi="Calibri Light" w:cs="Calibri Light"/>
                  <w:b/>
                  <w:bCs/>
                  <w:color w:val="FFFFFF"/>
                </w:rPr>
                <w:t>LOINC</w:t>
              </w:r>
            </w:ins>
          </w:p>
          <w:p w14:paraId="14305EC5"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14:paraId="1EB06424"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CA1B19" w:rsidRPr="00C64922" w14:paraId="0B072474" w14:textId="77777777" w:rsidTr="004E29C8">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Fonts w:cs="Calibri"/>
              </w:rPr>
            </w:pPr>
            <w:r w:rsidRPr="00D14360">
              <w:rPr>
                <w:rFonts w:cs="Calibri"/>
                <w:b/>
                <w:bCs/>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2.16.840.1.113883.10.20.21.2.2</w:t>
            </w:r>
          </w:p>
          <w:p w14:paraId="5A5A35B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describes in a narrative format the patient’s current condition and/or interval changes as reported by the patient or by the patient’s guardian or another informant.</w:t>
            </w:r>
          </w:p>
        </w:tc>
      </w:tr>
      <w:tr w:rsidR="00CA1B19" w:rsidRPr="00C64922" w14:paraId="467F3BE9" w14:textId="77777777" w:rsidTr="004E29C8">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Fonts w:cs="Calibri"/>
              </w:rPr>
            </w:pPr>
            <w:r w:rsidRPr="00D14360">
              <w:rPr>
                <w:rFonts w:cs="Calibri"/>
                <w:b/>
                <w:bCs/>
              </w:rPr>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2.16.840.1.113883.10.20.22.2.12</w:t>
            </w:r>
          </w:p>
          <w:p w14:paraId="3AF33050" w14:textId="77777777" w:rsidR="00510672" w:rsidRPr="00D14360" w:rsidRDefault="00510672" w:rsidP="00510672">
            <w:pPr>
              <w:rPr>
                <w:rFonts w:ascii="Calibri Light" w:hAnsi="Calibri Light" w:cs="Calibri Light"/>
                <w:b/>
                <w:bCs/>
              </w:rPr>
            </w:pPr>
          </w:p>
        </w:tc>
        <w:tc>
          <w:tcPr>
            <w:tcW w:w="5765" w:type="dxa"/>
            <w:shd w:val="clear" w:color="auto" w:fill="auto"/>
          </w:tcPr>
          <w:p w14:paraId="1E9147E1"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patient’s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00CA1B19" w:rsidRPr="00C64922" w14:paraId="73080F5A" w14:textId="77777777" w:rsidTr="004E29C8">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Fonts w:cs="Calibri"/>
                <w:bCs/>
              </w:rPr>
            </w:pPr>
            <w:r w:rsidRPr="00D14360">
              <w:rPr>
                <w:rFonts w:cs="Calibri"/>
                <w:b/>
                <w:bCs/>
              </w:rPr>
              <w:t>Reason for 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1.3.6.1.4.1.19376.1.5.3.1.3.1:2014-06-09 </w:t>
            </w:r>
          </w:p>
          <w:p w14:paraId="5F1FA2A4"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00CA1B19" w:rsidRPr="00C64922" w14:paraId="298314F7" w14:textId="77777777" w:rsidTr="004E29C8">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Fonts w:cs="Calibri"/>
              </w:rPr>
            </w:pPr>
            <w:r w:rsidRPr="00D14360">
              <w:rPr>
                <w:rFonts w:cs="Calibri"/>
                <w:b/>
                <w:bCs/>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2C2D28DD" w14:textId="77777777" w:rsidR="00510672" w:rsidRPr="00D14360" w:rsidRDefault="00510672" w:rsidP="00510672">
            <w:pPr>
              <w:rPr>
                <w:rFonts w:ascii="Calibri Light" w:hAnsi="Calibri Light" w:cs="Calibri Light"/>
                <w:b/>
                <w:bCs/>
              </w:rPr>
            </w:pPr>
          </w:p>
        </w:tc>
        <w:tc>
          <w:tcPr>
            <w:tcW w:w="5765" w:type="dxa"/>
            <w:shd w:val="clear" w:color="auto" w:fill="auto"/>
          </w:tcPr>
          <w:p w14:paraId="5B857269"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w:t>
            </w:r>
          </w:p>
        </w:tc>
      </w:tr>
      <w:tr w:rsidR="00CA1B19" w:rsidRPr="00C64922" w14:paraId="21D3138C" w14:textId="77777777" w:rsidTr="004E29C8">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Fonts w:cs="Calibri"/>
              </w:rPr>
            </w:pPr>
            <w:r w:rsidRPr="00D14360">
              <w:rPr>
                <w:rFonts w:cs="Calibri"/>
                <w:b/>
                <w:bCs/>
              </w:rPr>
              <w:lastRenderedPageBreak/>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16B13EC1"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14:paraId="1638F31B" w14:textId="2A63D6CD" w:rsidR="00B61192" w:rsidRPr="00D14360" w:rsidRDefault="00B61192" w:rsidP="00B61192">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Chapter 4.3 Sections Defined in C-CDA</w:t>
              </w:r>
            </w:hyperlink>
          </w:p>
        </w:tc>
      </w:tr>
      <w:tr w:rsidR="00CA1B19" w:rsidRPr="00C64922" w14:paraId="0DF19C98" w14:textId="77777777" w:rsidTr="004E29C8">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Fonts w:cs="Calibri"/>
              </w:rPr>
            </w:pPr>
            <w:r w:rsidRPr="00D14360">
              <w:rPr>
                <w:rFonts w:cs="Calibri"/>
                <w:b/>
                <w:bCs/>
              </w:rPr>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14:paraId="7FF8B79B" w14:textId="77777777" w:rsidR="00510672" w:rsidRPr="00D14360" w:rsidRDefault="00510672" w:rsidP="00510672">
            <w:pPr>
              <w:rPr>
                <w:rFonts w:ascii="Calibri Light" w:hAnsi="Calibri Light" w:cs="Calibri Light"/>
                <w:b/>
                <w:bCs/>
              </w:rPr>
            </w:pPr>
          </w:p>
        </w:tc>
        <w:tc>
          <w:tcPr>
            <w:tcW w:w="5765" w:type="dxa"/>
            <w:shd w:val="clear" w:color="auto" w:fill="auto"/>
          </w:tcPr>
          <w:p w14:paraId="03A8A508" w14:textId="77777777" w:rsidR="00863460" w:rsidRDefault="00510672" w:rsidP="00510672">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family or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14:paraId="77CFD0C9" w14:textId="77777777" w:rsidR="00863460" w:rsidRDefault="00863460" w:rsidP="00510672">
            <w:pPr>
              <w:rPr>
                <w:rFonts w:ascii="Calibri Light" w:hAnsi="Calibri Light" w:cs="Calibri Light"/>
              </w:rPr>
            </w:pPr>
          </w:p>
          <w:p w14:paraId="7A89A7A7" w14:textId="77777777" w:rsidR="00510672" w:rsidRPr="00D14360" w:rsidRDefault="00510672" w:rsidP="00510672">
            <w:pPr>
              <w:rPr>
                <w:rFonts w:ascii="Calibri Light" w:hAnsi="Calibri Light" w:cs="Calibri Light"/>
              </w:rPr>
            </w:pPr>
            <w:r w:rsidRPr="00D14360">
              <w:rPr>
                <w:rFonts w:ascii="Calibri Light" w:hAnsi="Calibri Light" w:cs="Calibri Light"/>
              </w:rPr>
              <w:t>Health concerns can be medical, surgical, nursing, allied health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00CA1B19" w:rsidRPr="00C64922" w14:paraId="434B3F40" w14:textId="77777777" w:rsidTr="004E29C8">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rFonts w:cs="Calibri"/>
                <w:b/>
                <w:bCs/>
              </w:rPr>
            </w:pPr>
            <w:r w:rsidRPr="00D14360">
              <w:rPr>
                <w:rFonts w:cs="Calibri"/>
                <w:b/>
                <w:bCs/>
              </w:rPr>
              <w:t>Allergies and 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rFonts w:cs="Calibri"/>
                <w:b/>
                <w:bCs/>
                <w:sz w:val="21"/>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CA1B19" w:rsidRPr="00C64922" w14:paraId="47C46C9E" w14:textId="77777777" w:rsidTr="004E29C8">
        <w:trPr>
          <w:cantSplit/>
          <w:trHeight w:val="1538"/>
        </w:trPr>
        <w:tc>
          <w:tcPr>
            <w:tcW w:w="3595" w:type="dxa"/>
            <w:tcBorders>
              <w:right w:val="nil"/>
            </w:tcBorders>
            <w:shd w:val="clear" w:color="auto" w:fill="FFFFFF"/>
          </w:tcPr>
          <w:p w14:paraId="38C6524B" w14:textId="77777777" w:rsidR="00510672" w:rsidRPr="00D14360" w:rsidRDefault="00510672" w:rsidP="00510672">
            <w:pPr>
              <w:rPr>
                <w:rFonts w:cs="Calibri"/>
              </w:rPr>
            </w:pPr>
            <w:r w:rsidRPr="00D14360">
              <w:rPr>
                <w:rFonts w:cs="Calibri"/>
                <w:b/>
                <w:bCs/>
              </w:rPr>
              <w:t>Review of Systems 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1.3.6.1.4.1.19376.1.5.3.1.3.18 </w:t>
            </w:r>
          </w:p>
          <w:p w14:paraId="778C532E" w14:textId="77777777" w:rsidR="00510672" w:rsidRPr="00D14360" w:rsidRDefault="00510672" w:rsidP="00510672">
            <w:pPr>
              <w:rPr>
                <w:rFonts w:ascii="Calibri Light" w:hAnsi="Calibri Light" w:cs="Calibri Light"/>
                <w:b/>
                <w:bCs/>
              </w:rPr>
            </w:pPr>
          </w:p>
        </w:tc>
        <w:tc>
          <w:tcPr>
            <w:tcW w:w="5765" w:type="dxa"/>
            <w:shd w:val="clear" w:color="auto" w:fill="auto"/>
          </w:tcPr>
          <w:p w14:paraId="5D60059E"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00CA1B19" w:rsidRPr="00C64922" w14:paraId="6F6E6036" w14:textId="77777777" w:rsidTr="004E29C8">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Fonts w:cs="Calibri"/>
              </w:rPr>
            </w:pPr>
            <w:r w:rsidRPr="00D14360">
              <w:rPr>
                <w:rFonts w:cs="Calibri"/>
                <w:b/>
                <w:bCs/>
              </w:rPr>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rFonts w:cs="Calibri"/>
                <w:b/>
                <w:bCs/>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4E29C8">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Fonts w:cs="Calibri"/>
              </w:rPr>
            </w:pPr>
            <w:r w:rsidRPr="00D14360">
              <w:rPr>
                <w:rFonts w:cs="Calibri"/>
                <w:b/>
                <w:bCs/>
              </w:rPr>
              <w:t>Past 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2.16.840.1.113883.10.20.22.2.20:2015-08-01</w:t>
            </w:r>
          </w:p>
          <w:p w14:paraId="51B6D466" w14:textId="77777777" w:rsidR="00510672" w:rsidRPr="00D14360" w:rsidRDefault="00510672" w:rsidP="00510672">
            <w:pPr>
              <w:rPr>
                <w:rFonts w:ascii="Calibri Light" w:hAnsi="Calibri Light" w:cs="Calibri Light"/>
                <w:b/>
                <w:bCs/>
              </w:rPr>
            </w:pPr>
          </w:p>
        </w:tc>
        <w:tc>
          <w:tcPr>
            <w:tcW w:w="5765" w:type="dxa"/>
            <w:shd w:val="clear" w:color="auto" w:fill="auto"/>
          </w:tcPr>
          <w:p w14:paraId="6DFF1B81"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00742982" w:rsidRPr="00D14360">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00CA1B19" w:rsidRPr="00C64922" w14:paraId="427DBA10" w14:textId="77777777" w:rsidTr="004E29C8">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4E29C8" w:rsidRDefault="00510672" w:rsidP="00510672">
            <w:pPr>
              <w:rPr>
                <w:rFonts w:asciiTheme="minorHAnsi" w:hAnsiTheme="minorHAnsi"/>
                <w:b/>
              </w:rPr>
            </w:pPr>
            <w:r w:rsidRPr="004E29C8">
              <w:rPr>
                <w:rFonts w:asciiTheme="minorHAnsi" w:hAnsiTheme="minorHAnsi"/>
                <w:b/>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2.16.840.1.113883.10.20.22.2.17:2015-08-01 </w:t>
            </w:r>
          </w:p>
          <w:p w14:paraId="1FF0738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668CCC12" w14:textId="0D47993E" w:rsidR="00510672" w:rsidRPr="00D14360" w:rsidRDefault="00510672" w:rsidP="00510672">
            <w:pPr>
              <w:rPr>
                <w:rFonts w:ascii="Calibri Light" w:hAnsi="Calibri Light" w:cs="Calibri Light"/>
              </w:rPr>
            </w:pPr>
            <w:r w:rsidRPr="00D14360">
              <w:rPr>
                <w:rFonts w:ascii="Calibri Light" w:hAnsi="Calibri Light" w:cs="Calibri Light"/>
              </w:rPr>
              <w:t>This section contains social history data that influence a patient’s physical, psychological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00CA1B19" w:rsidRPr="00C64922" w14:paraId="72002843" w14:textId="77777777" w:rsidTr="004E29C8">
        <w:trPr>
          <w:cantSplit/>
          <w:trHeight w:val="800"/>
        </w:trPr>
        <w:tc>
          <w:tcPr>
            <w:tcW w:w="3595" w:type="dxa"/>
            <w:tcBorders>
              <w:right w:val="nil"/>
            </w:tcBorders>
            <w:shd w:val="clear" w:color="auto" w:fill="FFFFFF"/>
          </w:tcPr>
          <w:p w14:paraId="6C57C463" w14:textId="77777777" w:rsidR="00510672" w:rsidRPr="00D14360" w:rsidRDefault="00510672" w:rsidP="00510672">
            <w:pPr>
              <w:rPr>
                <w:rFonts w:cs="Calibri"/>
              </w:rPr>
            </w:pPr>
            <w:r w:rsidRPr="00D14360">
              <w:rPr>
                <w:rFonts w:cs="Calibri"/>
                <w:b/>
                <w:bCs/>
              </w:rPr>
              <w:lastRenderedPageBreak/>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2.16.840.1.113883.10.20.22.2.15:2015-08-01</w:t>
            </w:r>
          </w:p>
          <w:p w14:paraId="689337EA" w14:textId="77777777" w:rsidR="00510672" w:rsidRPr="00D14360" w:rsidRDefault="00510672" w:rsidP="00510672">
            <w:pPr>
              <w:rPr>
                <w:rFonts w:ascii="Calibri Light" w:hAnsi="Calibri Light" w:cs="Calibri Light"/>
                <w:b/>
                <w:bCs/>
              </w:rPr>
            </w:pPr>
          </w:p>
        </w:tc>
        <w:tc>
          <w:tcPr>
            <w:tcW w:w="5765" w:type="dxa"/>
            <w:shd w:val="clear" w:color="auto" w:fill="auto"/>
          </w:tcPr>
          <w:p w14:paraId="72D50A7C"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14:paraId="0B157DDE" w14:textId="7EAA90AC" w:rsidR="005D2703" w:rsidRPr="00C64922" w:rsidRDefault="005C79A1">
      <w:pPr>
        <w:pStyle w:val="Caption"/>
      </w:pPr>
      <w:r>
        <w:t xml:space="preserve">  </w:t>
      </w:r>
      <w:bookmarkStart w:id="1150" w:name="_Toc118898815"/>
      <w:bookmarkStart w:id="1151" w:name="_Toc127519334"/>
      <w:bookmarkStart w:id="1152" w:name="_Toc119940018"/>
      <w:r w:rsidR="005D2703" w:rsidRPr="00C64922">
        <w:t xml:space="preserve">Table </w:t>
      </w:r>
      <w:r w:rsidR="008B59D0">
        <w:fldChar w:fldCharType="begin"/>
      </w:r>
      <w:r w:rsidR="008B59D0">
        <w:instrText xml:space="preserve"> SEQ Table \* ARABIC </w:instrText>
      </w:r>
      <w:r w:rsidR="008B59D0">
        <w:fldChar w:fldCharType="separate"/>
      </w:r>
      <w:del w:id="1153" w:author="Ballot Reconciliation" w:date="2023-03-09T09:31:00Z">
        <w:r w:rsidR="00F10C7C">
          <w:rPr>
            <w:noProof/>
          </w:rPr>
          <w:delText>29</w:delText>
        </w:r>
      </w:del>
      <w:ins w:id="1154" w:author="Ballot Reconciliation" w:date="2023-03-09T09:31:00Z">
        <w:r w:rsidR="00DC1072">
          <w:rPr>
            <w:noProof/>
          </w:rPr>
          <w:t>28</w:t>
        </w:r>
      </w:ins>
      <w:r w:rsidR="008B59D0">
        <w:rPr>
          <w:noProof/>
        </w:rPr>
        <w:fldChar w:fldCharType="end"/>
      </w:r>
      <w:r w:rsidR="005D2703" w:rsidRPr="00C64922">
        <w:t>: Subjective Information</w:t>
      </w:r>
      <w:bookmarkEnd w:id="1150"/>
      <w:bookmarkEnd w:id="1151"/>
      <w:bookmarkEnd w:id="1152"/>
    </w:p>
    <w:p w14:paraId="528A53F0" w14:textId="77777777" w:rsidR="00A10C4D" w:rsidRPr="00F10C7C" w:rsidRDefault="00A10C4D" w:rsidP="00C17F49">
      <w:pPr>
        <w:pStyle w:val="Heading3"/>
      </w:pPr>
      <w:bookmarkStart w:id="1155" w:name="_Toc15469427"/>
      <w:bookmarkStart w:id="1156" w:name="_Toc15479875"/>
      <w:bookmarkStart w:id="1157" w:name="_Toc18495055"/>
      <w:bookmarkStart w:id="1158" w:name="_Toc19870251"/>
      <w:bookmarkStart w:id="1159" w:name="_Toc20480940"/>
      <w:bookmarkStart w:id="1160" w:name="_Toc21529470"/>
      <w:bookmarkStart w:id="1161" w:name="_Toc21691522"/>
      <w:bookmarkStart w:id="1162" w:name="_Toc21845707"/>
      <w:bookmarkStart w:id="1163" w:name="_Toc21851948"/>
      <w:bookmarkStart w:id="1164" w:name="_Toc21871911"/>
      <w:bookmarkStart w:id="1165" w:name="_Toc21872367"/>
      <w:bookmarkStart w:id="1166" w:name="_Toc21880138"/>
      <w:bookmarkStart w:id="1167" w:name="_Toc21889968"/>
      <w:bookmarkStart w:id="1168" w:name="_Toc21894111"/>
      <w:bookmarkStart w:id="1169" w:name="_Toc21898039"/>
      <w:bookmarkStart w:id="1170" w:name="_Toc21926786"/>
      <w:bookmarkStart w:id="1171" w:name="_Toc10702526"/>
      <w:bookmarkStart w:id="1172" w:name="_Toc11043612"/>
      <w:bookmarkStart w:id="1173" w:name="_Toc11045602"/>
      <w:bookmarkStart w:id="1174" w:name="_Toc11391272"/>
      <w:bookmarkStart w:id="1175" w:name="_Toc127519155"/>
      <w:bookmarkStart w:id="1176" w:name="_Toc119939838"/>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r w:rsidRPr="00F10C7C">
        <w:t>Objective Information</w:t>
      </w:r>
      <w:bookmarkEnd w:id="1171"/>
      <w:bookmarkEnd w:id="1172"/>
      <w:bookmarkEnd w:id="1173"/>
      <w:bookmarkEnd w:id="1174"/>
      <w:bookmarkEnd w:id="1175"/>
      <w:bookmarkEnd w:id="1176"/>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rFonts w:cs="Calibri"/>
                <w:color w:val="FFFFFF"/>
              </w:rPr>
            </w:pPr>
            <w:r w:rsidRPr="00D14360">
              <w:rPr>
                <w:rFonts w:cs="Calibri"/>
                <w:b/>
                <w:bCs/>
                <w:color w:val="FFFFFF"/>
              </w:rPr>
              <w:t>Sections defined in C-CDA R2.1</w:t>
            </w:r>
          </w:p>
          <w:p w14:paraId="707D0CDE" w14:textId="77777777" w:rsidR="001941AF" w:rsidRPr="00D14360" w:rsidRDefault="001941AF" w:rsidP="001941AF">
            <w:pPr>
              <w:rPr>
                <w:del w:id="1177" w:author="Ballot Reconciliation" w:date="2023-03-09T09:31:00Z"/>
                <w:rFonts w:cs="Calibri"/>
                <w:color w:val="FFFFFF"/>
              </w:rPr>
            </w:pPr>
            <w:del w:id="1178" w:author="Ballot Reconciliation" w:date="2023-03-09T09:31:00Z">
              <w:r w:rsidRPr="00D14360">
                <w:rPr>
                  <w:rFonts w:ascii="Calibri Light" w:hAnsi="Calibri Light" w:cs="Calibri Light"/>
                  <w:b/>
                  <w:bCs/>
                  <w:color w:val="FFFFFF"/>
                </w:rPr>
                <w:delText>LONIC</w:delText>
              </w:r>
            </w:del>
          </w:p>
          <w:p w14:paraId="14A6A23F" w14:textId="51AE4CF4" w:rsidR="001941AF" w:rsidRPr="00D14360" w:rsidRDefault="009171BA" w:rsidP="001941AF">
            <w:pPr>
              <w:rPr>
                <w:ins w:id="1179" w:author="Ballot Reconciliation" w:date="2023-03-09T09:31:00Z"/>
                <w:rFonts w:cs="Calibri"/>
                <w:color w:val="FFFFFF"/>
              </w:rPr>
            </w:pPr>
            <w:ins w:id="1180" w:author="Ballot Reconciliation" w:date="2023-03-09T09:31:00Z">
              <w:r>
                <w:rPr>
                  <w:rFonts w:ascii="Calibri Light" w:hAnsi="Calibri Light" w:cs="Calibri Light"/>
                  <w:b/>
                  <w:bCs/>
                  <w:color w:val="FFFFFF"/>
                </w:rPr>
                <w:t>LOINC</w:t>
              </w:r>
            </w:ins>
          </w:p>
          <w:p w14:paraId="57AAFD8A" w14:textId="77777777" w:rsidR="00F22316" w:rsidRPr="00D14360" w:rsidRDefault="001941AF" w:rsidP="00D14360">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4E29C8">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Fonts w:cs="Calibri"/>
              </w:rPr>
            </w:pPr>
          </w:p>
          <w:p w14:paraId="2B011C2C"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00D70867" w:rsidRPr="0037231C" w14:paraId="0D10AFF4" w14:textId="77777777" w:rsidTr="004E29C8">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Fonts w:cs="Calibri"/>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00D70867" w:rsidRPr="0037231C" w14:paraId="1736DDB2" w14:textId="77777777" w:rsidTr="004E29C8">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Fonts w:cs="Calibri"/>
              </w:rPr>
            </w:pPr>
            <w:r w:rsidRPr="00D14360">
              <w:rPr>
                <w:rFonts w:cs="Calibri"/>
                <w:b/>
                <w:bCs/>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4E29C8">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rFonts w:cs="Calibri"/>
                <w:b/>
                <w:bCs/>
              </w:rPr>
            </w:pPr>
            <w:r w:rsidRPr="00D14360">
              <w:rPr>
                <w:rFonts w:cs="Calibri"/>
                <w:b/>
                <w:bCs/>
              </w:rPr>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optional: </w:t>
            </w:r>
          </w:p>
          <w:p w14:paraId="4C5AA235"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2.16.840.1.113883.10.20.22.2.1:2014-06-09 </w:t>
            </w:r>
          </w:p>
          <w:p w14:paraId="4C0DB9FF" w14:textId="77777777" w:rsidR="00A45A90" w:rsidRPr="00D14360" w:rsidRDefault="00F22316" w:rsidP="00F519CC">
            <w:pPr>
              <w:rPr>
                <w:rFonts w:ascii="Calibri Light" w:hAnsi="Calibri Light" w:cs="Calibri Light"/>
                <w:b/>
                <w:bCs/>
                <w:sz w:val="18"/>
              </w:rPr>
            </w:pPr>
            <w:r w:rsidRPr="00D14360">
              <w:rPr>
                <w:rFonts w:ascii="Calibri Light" w:hAnsi="Calibri Light" w:cs="Calibri Light"/>
                <w:sz w:val="18"/>
              </w:rPr>
              <w:t xml:space="preserve">Entries required: </w:t>
            </w:r>
          </w:p>
          <w:p w14:paraId="45A5574F" w14:textId="77777777" w:rsidR="00F22316" w:rsidRPr="00D14360" w:rsidRDefault="00F22316" w:rsidP="00F519CC">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contains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00D70867" w:rsidRPr="0037231C" w14:paraId="03751FC6" w14:textId="77777777" w:rsidTr="004E29C8">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rFonts w:cs="Calibri"/>
                <w:b/>
                <w:bCs/>
              </w:rPr>
            </w:pPr>
            <w:r w:rsidRPr="00D14360">
              <w:rPr>
                <w:rFonts w:cs="Calibri"/>
                <w:b/>
                <w:bCs/>
              </w:rPr>
              <w:t>Immunizations Section</w:t>
            </w:r>
          </w:p>
          <w:p w14:paraId="010136FF"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26A77C93"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2.16.840.1.113883.10.20.22.2.2:2015-08-01</w:t>
            </w:r>
          </w:p>
          <w:p w14:paraId="0262E621"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required: </w:t>
            </w:r>
          </w:p>
          <w:p w14:paraId="27232CFC"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period of time being summarized.</w:t>
            </w:r>
          </w:p>
        </w:tc>
      </w:tr>
      <w:tr w:rsidR="00D70867" w:rsidRPr="0037231C" w14:paraId="35E838A7" w14:textId="77777777" w:rsidTr="004E29C8">
        <w:trPr>
          <w:cantSplit/>
          <w:trHeight w:val="2564"/>
        </w:trPr>
        <w:tc>
          <w:tcPr>
            <w:tcW w:w="3960" w:type="dxa"/>
            <w:tcBorders>
              <w:right w:val="nil"/>
            </w:tcBorders>
            <w:shd w:val="clear" w:color="auto" w:fill="FFFFFF"/>
          </w:tcPr>
          <w:p w14:paraId="3F5093AF" w14:textId="77777777" w:rsidR="00F22316" w:rsidRPr="00D14360" w:rsidRDefault="00F22316" w:rsidP="00CC47C5">
            <w:pPr>
              <w:rPr>
                <w:rFonts w:cs="Calibri"/>
                <w:b/>
                <w:bCs/>
              </w:rPr>
            </w:pPr>
            <w:r w:rsidRPr="00D14360">
              <w:rPr>
                <w:rFonts w:cs="Calibri"/>
                <w:b/>
                <w:bCs/>
              </w:rPr>
              <w:lastRenderedPageBreak/>
              <w:t>Medical Equipment Section</w:t>
            </w:r>
          </w:p>
          <w:p w14:paraId="113E6ADE" w14:textId="77777777" w:rsidR="00F22316" w:rsidRPr="00D14360" w:rsidRDefault="00FF4945" w:rsidP="00CC47C5">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00F22316" w:rsidRPr="00D14360">
              <w:rPr>
                <w:rFonts w:ascii="Calibri Light" w:hAnsi="Calibri Light" w:cs="Calibri Light"/>
                <w:sz w:val="18"/>
              </w:rPr>
              <w:t>2.16.840.1.113883.10.20.22.2.23:2014-06-09</w:t>
            </w:r>
          </w:p>
          <w:p w14:paraId="229690FB" w14:textId="77777777" w:rsidR="00F22316" w:rsidRPr="00D14360" w:rsidRDefault="00F22316" w:rsidP="00CC47C5">
            <w:pPr>
              <w:rPr>
                <w:rFonts w:cs="Calibri"/>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4E29C8">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rFonts w:cs="Calibri"/>
                <w:b/>
                <w:bCs/>
              </w:rPr>
            </w:pPr>
            <w:r w:rsidRPr="00D14360">
              <w:rPr>
                <w:rFonts w:cs="Calibri"/>
                <w:b/>
                <w:bCs/>
              </w:rPr>
              <w:t>Procedures Section</w:t>
            </w:r>
          </w:p>
          <w:p w14:paraId="21F17A5E"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47F03B18"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2.16.840.1.113883.10.20.22.2.7:2014-06-09</w:t>
            </w:r>
          </w:p>
          <w:p w14:paraId="6617E47A"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Entries required:</w:t>
            </w:r>
          </w:p>
          <w:p w14:paraId="3DA51794"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00D70867" w:rsidRPr="0037231C" w14:paraId="0BFABA6E" w14:textId="77777777" w:rsidTr="004E29C8">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rFonts w:cs="Calibri"/>
                <w:b/>
                <w:bCs/>
              </w:rPr>
            </w:pPr>
            <w:r w:rsidRPr="00D14360">
              <w:rPr>
                <w:rFonts w:cs="Calibri"/>
                <w:b/>
                <w:bCs/>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Fonts w:cs="Calibri"/>
              </w:rPr>
            </w:pPr>
          </w:p>
          <w:p w14:paraId="374CD976" w14:textId="77777777" w:rsidR="00F22316" w:rsidRPr="00D14360" w:rsidRDefault="00F22316" w:rsidP="00CC47C5">
            <w:pPr>
              <w:rPr>
                <w:rFonts w:cs="Calibri"/>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4E29C8">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rFonts w:cs="Calibri"/>
                <w:b/>
                <w:bCs/>
              </w:rPr>
            </w:pPr>
            <w:r w:rsidRPr="00D14360">
              <w:rPr>
                <w:rFonts w:cs="Calibri"/>
                <w:b/>
                <w:bCs/>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Fonts w:cs="Calibri"/>
              </w:rPr>
            </w:pPr>
          </w:p>
          <w:p w14:paraId="3A398E0E"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00D70867" w:rsidRPr="0037231C" w14:paraId="630B4B7B" w14:textId="77777777" w:rsidTr="004E29C8">
        <w:trPr>
          <w:cantSplit/>
          <w:trHeight w:val="620"/>
        </w:trPr>
        <w:tc>
          <w:tcPr>
            <w:tcW w:w="3960" w:type="dxa"/>
            <w:tcBorders>
              <w:right w:val="nil"/>
            </w:tcBorders>
            <w:shd w:val="clear" w:color="auto" w:fill="FFFFFF"/>
          </w:tcPr>
          <w:p w14:paraId="7E59DBBC" w14:textId="77777777" w:rsidR="00F22316" w:rsidRPr="00D14360" w:rsidRDefault="00F22316" w:rsidP="00CC47C5">
            <w:pPr>
              <w:rPr>
                <w:rFonts w:cs="Calibri"/>
                <w:b/>
                <w:bCs/>
              </w:rPr>
            </w:pPr>
            <w:r w:rsidRPr="00D14360">
              <w:rPr>
                <w:rFonts w:cs="Calibri"/>
                <w:b/>
                <w:bCs/>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what happened during the course of an encounter.</w:t>
            </w:r>
          </w:p>
        </w:tc>
      </w:tr>
      <w:tr w:rsidR="00D70867" w:rsidRPr="0037231C" w14:paraId="7C821FBD" w14:textId="77777777" w:rsidTr="004E29C8">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rFonts w:cs="Calibri"/>
                <w:b/>
                <w:bCs/>
              </w:rPr>
            </w:pPr>
            <w:r w:rsidRPr="00D14360">
              <w:rPr>
                <w:rFonts w:cs="Calibri"/>
                <w:b/>
                <w:bCs/>
              </w:rPr>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Fonts w:cs="Calibri"/>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4E29C8">
        <w:trPr>
          <w:cantSplit/>
          <w:trHeight w:val="2096"/>
        </w:trPr>
        <w:tc>
          <w:tcPr>
            <w:tcW w:w="3960" w:type="dxa"/>
            <w:tcBorders>
              <w:right w:val="nil"/>
            </w:tcBorders>
            <w:shd w:val="clear" w:color="auto" w:fill="FFFFFF"/>
          </w:tcPr>
          <w:p w14:paraId="2708A18E" w14:textId="77777777" w:rsidR="00F22316" w:rsidRPr="00D14360" w:rsidRDefault="00F22316" w:rsidP="00CC47C5">
            <w:pPr>
              <w:rPr>
                <w:rFonts w:cs="Calibri"/>
                <w:b/>
                <w:bCs/>
              </w:rPr>
            </w:pPr>
            <w:r w:rsidRPr="00D14360">
              <w:rPr>
                <w:rFonts w:cs="Calibri"/>
                <w:b/>
                <w:bCs/>
              </w:rPr>
              <w:lastRenderedPageBreak/>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contains observations and assessments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00F22316" w:rsidRPr="00D14360">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4E29C8">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rFonts w:cs="Calibri"/>
                <w:b/>
                <w:bCs/>
              </w:rPr>
            </w:pPr>
            <w:r w:rsidRPr="00D14360">
              <w:rPr>
                <w:rFonts w:cs="Calibri"/>
                <w:b/>
                <w:bCs/>
              </w:rPr>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00956402" w:rsidRPr="00D14360">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00956402" w:rsidRPr="00D14360">
              <w:rPr>
                <w:rFonts w:ascii="Calibri Light" w:hAnsi="Calibri Light" w:cs="Calibri Light"/>
              </w:rPr>
              <w:t>Cognitive Status Observation in earlier publications of C-CDA.• Insight and judgment (e.g., understanding of condition, decision making)</w:t>
            </w:r>
          </w:p>
        </w:tc>
      </w:tr>
      <w:tr w:rsidR="00D70867" w:rsidRPr="0037231C" w14:paraId="4AE99311" w14:textId="77777777" w:rsidTr="004E29C8">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Fonts w:cs="Calibri"/>
              </w:rPr>
            </w:pPr>
            <w:r w:rsidRPr="00D14360">
              <w:rPr>
                <w:rFonts w:cs="Calibri"/>
                <w:b/>
                <w:bCs/>
              </w:rPr>
              <w:t>Nutrition</w:t>
            </w:r>
            <w:r w:rsidR="004D7F05" w:rsidRPr="00D14360">
              <w:rPr>
                <w:rFonts w:cs="Calibri"/>
                <w:b/>
                <w:bCs/>
              </w:rPr>
              <w:t xml:space="preserve"> </w:t>
            </w:r>
            <w:r w:rsidRPr="00D14360">
              <w:rPr>
                <w:rFonts w:cs="Calibri"/>
                <w:b/>
                <w:bCs/>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00D70867" w:rsidRPr="0037231C" w14:paraId="29DFD6AD" w14:textId="77777777" w:rsidTr="004E29C8">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rFonts w:cs="Calibri"/>
                <w:b/>
                <w:bCs/>
                <w:i/>
                <w:iCs/>
                <w:color w:val="31849B"/>
              </w:rPr>
            </w:pPr>
            <w:r w:rsidRPr="00D14360">
              <w:rPr>
                <w:rFonts w:cs="Calibri"/>
                <w:b/>
                <w:bCs/>
                <w:i/>
                <w:iCs/>
                <w:color w:val="4F81BD"/>
              </w:rPr>
              <w:t>Specific to Inpatient Encounter Notes:</w:t>
            </w:r>
          </w:p>
        </w:tc>
      </w:tr>
      <w:tr w:rsidR="00D70867" w:rsidRPr="0037231C" w14:paraId="53C700A0" w14:textId="77777777" w:rsidTr="004E29C8">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rFonts w:cs="Calibri"/>
                <w:b/>
                <w:bCs/>
              </w:rPr>
            </w:pPr>
            <w:r w:rsidRPr="00D14360">
              <w:rPr>
                <w:rFonts w:cs="Calibri"/>
                <w:b/>
                <w:bCs/>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00D70867" w:rsidRPr="0037231C" w14:paraId="41720D5E" w14:textId="77777777" w:rsidTr="004E29C8">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rFonts w:cs="Calibri"/>
                <w:b/>
                <w:bCs/>
              </w:rPr>
            </w:pPr>
            <w:r w:rsidRPr="00D14360">
              <w:rPr>
                <w:rFonts w:cs="Calibri"/>
                <w:b/>
                <w:bCs/>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hAnsi="Calibri Light" w:cs="Calibri Light"/>
              </w:rPr>
            </w:pPr>
            <w:r w:rsidRPr="00D14360">
              <w:rPr>
                <w:rFonts w:ascii="Calibri Light" w:hAnsi="Calibri Light" w:cs="Calibri Light"/>
              </w:rPr>
              <w:t>Th</w:t>
            </w:r>
            <w:r w:rsidR="00CD03C2" w:rsidRPr="00D14360">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00D70867" w:rsidRPr="0037231C" w14:paraId="07A19162" w14:textId="77777777" w:rsidTr="004E29C8">
        <w:trPr>
          <w:cantSplit/>
          <w:trHeight w:val="566"/>
        </w:trPr>
        <w:tc>
          <w:tcPr>
            <w:tcW w:w="3960" w:type="dxa"/>
            <w:tcBorders>
              <w:right w:val="nil"/>
            </w:tcBorders>
            <w:shd w:val="clear" w:color="auto" w:fill="FFFFFF"/>
          </w:tcPr>
          <w:p w14:paraId="4F7797C1" w14:textId="77777777" w:rsidR="00F22316" w:rsidRPr="00D14360" w:rsidRDefault="00F22316" w:rsidP="00F22316">
            <w:pPr>
              <w:rPr>
                <w:rFonts w:cs="Calibri"/>
                <w:b/>
                <w:bCs/>
              </w:rPr>
            </w:pPr>
            <w:r w:rsidRPr="00D14360">
              <w:rPr>
                <w:rFonts w:cs="Calibri"/>
                <w:b/>
                <w:bCs/>
              </w:rPr>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the sequence of events from admission to discharge in a hospital facility.</w:t>
            </w:r>
          </w:p>
        </w:tc>
      </w:tr>
      <w:tr w:rsidR="00D70867" w:rsidRPr="0037231C" w14:paraId="260D1A9C" w14:textId="77777777" w:rsidTr="004E29C8">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rFonts w:cs="Calibri"/>
                <w:b/>
                <w:bCs/>
              </w:rPr>
            </w:pPr>
            <w:r w:rsidRPr="00D14360">
              <w:rPr>
                <w:rFonts w:cs="Calibri"/>
                <w:b/>
                <w:bCs/>
              </w:rPr>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consultations that occurred during the admission.</w:t>
            </w:r>
          </w:p>
        </w:tc>
      </w:tr>
      <w:tr w:rsidR="00D70867" w:rsidRPr="0037231C" w14:paraId="21D6EA2D" w14:textId="77777777" w:rsidTr="004E29C8">
        <w:trPr>
          <w:cantSplit/>
          <w:trHeight w:val="315"/>
        </w:trPr>
        <w:tc>
          <w:tcPr>
            <w:tcW w:w="3960" w:type="dxa"/>
            <w:tcBorders>
              <w:right w:val="nil"/>
            </w:tcBorders>
            <w:shd w:val="clear" w:color="auto" w:fill="FFFFFF"/>
          </w:tcPr>
          <w:p w14:paraId="5FC29DF9" w14:textId="77777777" w:rsidR="00F519CC" w:rsidRPr="00D14360" w:rsidRDefault="00F22316" w:rsidP="00F519CC">
            <w:pPr>
              <w:rPr>
                <w:rFonts w:cs="Calibri"/>
                <w:b/>
                <w:bCs/>
              </w:rPr>
            </w:pPr>
            <w:r w:rsidRPr="00D14360">
              <w:rPr>
                <w:rFonts w:cs="Calibri"/>
                <w:b/>
                <w:bCs/>
              </w:rPr>
              <w:lastRenderedPageBreak/>
              <w:t xml:space="preserve">Hospital Discharge Studies Summary </w:t>
            </w:r>
            <w:r w:rsidR="00F519CC" w:rsidRPr="00D14360">
              <w:rPr>
                <w:rFonts w:cs="Calibri"/>
                <w:b/>
                <w:bCs/>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00F519CC" w:rsidRPr="00D14360">
              <w:rPr>
                <w:rFonts w:ascii="Calibri Light" w:hAnsi="Calibri Light" w:cs="Calibri Light"/>
              </w:rPr>
              <w:t>trends and</w:t>
            </w:r>
            <w:r w:rsidRPr="00D14360">
              <w:rPr>
                <w:rFonts w:ascii="Calibri Light" w:hAnsi="Calibri Light" w:cs="Calibri Light"/>
              </w:rPr>
              <w:t xml:space="preserve"> could record all results for the period of time being documented.</w:t>
            </w:r>
          </w:p>
        </w:tc>
      </w:tr>
      <w:tr w:rsidR="00D70867" w:rsidRPr="0037231C" w14:paraId="414472AF" w14:textId="77777777" w:rsidTr="004E29C8">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rFonts w:cs="Calibri"/>
                <w:b/>
                <w:bCs/>
              </w:rPr>
            </w:pPr>
            <w:r w:rsidRPr="00D14360">
              <w:rPr>
                <w:rFonts w:cs="Calibri"/>
                <w:b/>
                <w:bCs/>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00D70867" w:rsidRPr="0037231C" w14:paraId="560A2481" w14:textId="77777777" w:rsidTr="004E29C8">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rFonts w:cs="Calibri"/>
                <w:b/>
                <w:bCs/>
              </w:rPr>
            </w:pPr>
            <w:r w:rsidRPr="00D14360">
              <w:rPr>
                <w:rFonts w:cs="Calibri"/>
                <w:b/>
                <w:bCs/>
              </w:rPr>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cs="Calibri Light"/>
              </w:rPr>
            </w:pPr>
          </w:p>
        </w:tc>
      </w:tr>
      <w:tr w:rsidR="00D70867" w:rsidRPr="0037231C" w14:paraId="22005308" w14:textId="77777777" w:rsidTr="004E29C8">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00D70867" w:rsidRPr="0037231C" w14:paraId="1C3687C0" w14:textId="77777777" w:rsidTr="004E29C8">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rFonts w:cs="Calibri"/>
                <w:b/>
                <w:bCs/>
              </w:rPr>
            </w:pPr>
            <w:r w:rsidRPr="00D14360">
              <w:rPr>
                <w:rFonts w:cs="Calibri"/>
                <w:b/>
                <w:bCs/>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4E29C8">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rFonts w:cs="Calibri"/>
                <w:b/>
                <w:bCs/>
              </w:rPr>
            </w:pPr>
            <w:r w:rsidRPr="00D14360">
              <w:rPr>
                <w:rFonts w:cs="Calibri"/>
                <w:b/>
                <w:bCs/>
              </w:rPr>
              <w:t xml:space="preserve">Anesthesia Section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the type of anesthesia (e.g., general or local) and may state the actual agent used. This may be a subsection of the Procedure Description Section. The full details of anesthesia are usually found in a separate Anesthesia Note.</w:t>
            </w:r>
          </w:p>
        </w:tc>
      </w:tr>
      <w:tr w:rsidR="00D70867" w:rsidRPr="0037231C" w14:paraId="49A4B02B" w14:textId="77777777" w:rsidTr="004E29C8">
        <w:trPr>
          <w:cantSplit/>
          <w:trHeight w:val="315"/>
        </w:trPr>
        <w:tc>
          <w:tcPr>
            <w:tcW w:w="3960" w:type="dxa"/>
            <w:tcBorders>
              <w:right w:val="nil"/>
            </w:tcBorders>
            <w:shd w:val="clear" w:color="auto" w:fill="FFFFFF"/>
          </w:tcPr>
          <w:p w14:paraId="2C4EB395" w14:textId="77777777" w:rsidR="00F22316" w:rsidRPr="00D14360" w:rsidRDefault="00F22316" w:rsidP="00F22316">
            <w:pPr>
              <w:rPr>
                <w:rFonts w:cs="Calibri"/>
                <w:b/>
                <w:bCs/>
              </w:rPr>
            </w:pPr>
            <w:r w:rsidRPr="00D14360">
              <w:rPr>
                <w:rFonts w:cs="Calibri"/>
                <w:b/>
                <w:bCs/>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00D70867" w:rsidRPr="0037231C" w14:paraId="2393923B" w14:textId="77777777" w:rsidTr="004E29C8">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rFonts w:cs="Calibri"/>
                <w:b/>
                <w:bCs/>
              </w:rPr>
            </w:pPr>
            <w:r w:rsidRPr="00D14360">
              <w:rPr>
                <w:rFonts w:cs="Calibri"/>
                <w:b/>
                <w:bCs/>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cs="Calibri Light"/>
              </w:rPr>
            </w:pPr>
            <w:r w:rsidRPr="00D14360">
              <w:rPr>
                <w:rFonts w:ascii="Calibri Light" w:eastAsia="Calibri" w:hAnsi="Calibri Light" w:cs="Calibri Light"/>
              </w:rPr>
              <w:t xml:space="preserve">This section contains devices that have been placed in a patient.  This section is also relevant for recording information about non-implanted medical equipment and non-medicinal supplied equipment (e.g. </w:t>
            </w:r>
            <w:r w:rsidR="001941AF" w:rsidRPr="00D14360">
              <w:rPr>
                <w:rFonts w:ascii="Calibri Light" w:eastAsia="Calibri" w:hAnsi="Calibri Light" w:cs="Calibri Light"/>
              </w:rPr>
              <w:t>wheelchair</w:t>
            </w:r>
            <w:r w:rsidRPr="00D14360">
              <w:rPr>
                <w:rFonts w:ascii="Calibri Light" w:eastAsia="Calibri" w:hAnsi="Calibri Light" w:cs="Calibri Light"/>
              </w:rPr>
              <w:t>, hearing aid, walker).</w:t>
            </w:r>
          </w:p>
          <w:p w14:paraId="7A97909B" w14:textId="3C02D176" w:rsidR="00504F98" w:rsidRPr="00D14360" w:rsidRDefault="00504F98" w:rsidP="00504F98">
            <w:pPr>
              <w:rPr>
                <w:rFonts w:ascii="Calibri Light" w:eastAsia="Calibri" w:hAnsi="Calibri Light" w:cs="Calibri Light"/>
              </w:rPr>
            </w:pPr>
            <w:r w:rsidRPr="00D14360">
              <w:rPr>
                <w:rFonts w:ascii="Calibri Light" w:eastAsia="Calibri" w:hAnsi="Calibri Light" w:cs="Calibri Light"/>
                <w:b/>
                <w:bCs/>
              </w:rPr>
              <w:t>Reference:</w:t>
            </w:r>
            <w:r w:rsidRPr="00D14360">
              <w:rPr>
                <w:rFonts w:ascii="Calibri Light" w:eastAsia="Calibri" w:hAnsi="Calibri Light" w:cs="Calibri Light"/>
              </w:rPr>
              <w:t xml:space="preserve"> </w:t>
            </w:r>
            <w:hyperlink w:anchor="_Medical_Equipment" w:history="1">
              <w:r w:rsidRPr="00AD08FB">
                <w:rPr>
                  <w:rStyle w:val="Hyperlink"/>
                  <w:rFonts w:ascii="Calibri Light" w:eastAsia="Calibri" w:hAnsi="Calibri Light" w:cs="Calibri Light"/>
                  <w:color w:val="000000"/>
                  <w:u w:val="none"/>
                </w:rPr>
                <w:t xml:space="preserve"> 5.2.</w:t>
              </w:r>
              <w:r w:rsidR="00986722" w:rsidRPr="00AD08FB">
                <w:rPr>
                  <w:rStyle w:val="Hyperlink"/>
                  <w:rFonts w:ascii="Calibri Light" w:eastAsia="Calibri" w:hAnsi="Calibri Light" w:cs="Calibri Light"/>
                  <w:color w:val="000000"/>
                  <w:u w:val="none"/>
                </w:rPr>
                <w:t>8 Medical Equipment</w:t>
              </w:r>
            </w:hyperlink>
            <w:r w:rsidRPr="00D14360">
              <w:rPr>
                <w:rFonts w:ascii="Calibri Light" w:eastAsia="Calibri" w:hAnsi="Calibri Light" w:cs="Calibri Light"/>
              </w:rPr>
              <w:t xml:space="preserve"> </w:t>
            </w:r>
          </w:p>
        </w:tc>
      </w:tr>
      <w:tr w:rsidR="00D70867" w:rsidRPr="0037231C" w14:paraId="19ABB20A" w14:textId="77777777" w:rsidTr="004E29C8">
        <w:trPr>
          <w:cantSplit/>
          <w:trHeight w:val="890"/>
        </w:trPr>
        <w:tc>
          <w:tcPr>
            <w:tcW w:w="3960" w:type="dxa"/>
            <w:tcBorders>
              <w:right w:val="nil"/>
            </w:tcBorders>
            <w:shd w:val="clear" w:color="auto" w:fill="FFFFFF"/>
          </w:tcPr>
          <w:p w14:paraId="6F5DA817" w14:textId="77777777" w:rsidR="00F22316" w:rsidRPr="00D14360" w:rsidRDefault="00F22316" w:rsidP="00F22316">
            <w:pPr>
              <w:rPr>
                <w:rFonts w:cs="Calibri"/>
                <w:b/>
                <w:bCs/>
              </w:rPr>
            </w:pPr>
            <w:r w:rsidRPr="00D14360">
              <w:rPr>
                <w:rFonts w:cs="Calibri"/>
                <w:b/>
                <w:bCs/>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00D70867" w:rsidRPr="0037231C" w14:paraId="01FDF628" w14:textId="77777777" w:rsidTr="004E29C8">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Fonts w:cs="Calibri"/>
              </w:rPr>
            </w:pPr>
            <w:r w:rsidRPr="00D14360">
              <w:rPr>
                <w:rFonts w:cs="Calibri"/>
                <w:b/>
                <w:bCs/>
              </w:rPr>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00D70867" w:rsidRPr="0037231C" w14:paraId="3F77ED00" w14:textId="77777777" w:rsidTr="004E29C8">
        <w:trPr>
          <w:cantSplit/>
          <w:trHeight w:val="315"/>
        </w:trPr>
        <w:tc>
          <w:tcPr>
            <w:tcW w:w="3960" w:type="dxa"/>
            <w:tcBorders>
              <w:right w:val="nil"/>
            </w:tcBorders>
            <w:shd w:val="clear" w:color="auto" w:fill="FFFFFF"/>
          </w:tcPr>
          <w:p w14:paraId="06D9037F" w14:textId="77777777" w:rsidR="00F22316" w:rsidRPr="00D14360" w:rsidRDefault="00F22316" w:rsidP="00F22316">
            <w:pPr>
              <w:rPr>
                <w:rFonts w:cs="Calibri"/>
              </w:rPr>
            </w:pPr>
            <w:r w:rsidRPr="00D14360">
              <w:rPr>
                <w:rFonts w:cs="Calibri"/>
                <w:b/>
                <w:bCs/>
              </w:rPr>
              <w:lastRenderedPageBreak/>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rFonts w:cs="Calibri"/>
                <w:b/>
                <w:bCs/>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14:paraId="76CBE43A" w14:textId="0863A08E" w:rsidR="00A10C4D" w:rsidRPr="00D14360" w:rsidRDefault="005C79A1" w:rsidP="00510672">
      <w:pPr>
        <w:pStyle w:val="Caption"/>
        <w:spacing w:after="0"/>
        <w:rPr>
          <w:rFonts w:cs="Calibri"/>
        </w:rPr>
      </w:pPr>
      <w:r>
        <w:t xml:space="preserve">  </w:t>
      </w:r>
      <w:bookmarkStart w:id="1181" w:name="_Toc118898816"/>
      <w:bookmarkStart w:id="1182" w:name="_Toc127519335"/>
      <w:bookmarkStart w:id="1183" w:name="_Toc119940019"/>
      <w:r w:rsidR="005D2703" w:rsidRPr="00C64922">
        <w:t xml:space="preserve">Table </w:t>
      </w:r>
      <w:r w:rsidR="008B59D0">
        <w:fldChar w:fldCharType="begin"/>
      </w:r>
      <w:r w:rsidR="008B59D0">
        <w:instrText xml:space="preserve"> SEQ Table \* ARABIC </w:instrText>
      </w:r>
      <w:r w:rsidR="008B59D0">
        <w:fldChar w:fldCharType="separate"/>
      </w:r>
      <w:del w:id="1184" w:author="Ballot Reconciliation" w:date="2023-03-09T09:31:00Z">
        <w:r w:rsidR="00F10C7C">
          <w:rPr>
            <w:noProof/>
          </w:rPr>
          <w:delText>30</w:delText>
        </w:r>
      </w:del>
      <w:ins w:id="1185" w:author="Ballot Reconciliation" w:date="2023-03-09T09:31:00Z">
        <w:r w:rsidR="00DC1072">
          <w:rPr>
            <w:noProof/>
          </w:rPr>
          <w:t>29</w:t>
        </w:r>
      </w:ins>
      <w:r w:rsidR="008B59D0">
        <w:rPr>
          <w:noProof/>
        </w:rPr>
        <w:fldChar w:fldCharType="end"/>
      </w:r>
      <w:r w:rsidR="005D2703" w:rsidRPr="00C64922">
        <w:t>: Objective Information</w:t>
      </w:r>
      <w:bookmarkEnd w:id="1181"/>
      <w:bookmarkEnd w:id="1182"/>
      <w:bookmarkEnd w:id="1183"/>
    </w:p>
    <w:p w14:paraId="06FF6D00" w14:textId="77777777" w:rsidR="00A10C4D" w:rsidRPr="00C64922" w:rsidRDefault="00A10C4D" w:rsidP="00C17F49">
      <w:pPr>
        <w:pStyle w:val="Heading3"/>
      </w:pPr>
      <w:bookmarkStart w:id="1186" w:name="_Toc10702527"/>
      <w:bookmarkStart w:id="1187" w:name="_Toc11043613"/>
      <w:bookmarkStart w:id="1188" w:name="_Toc11045603"/>
      <w:bookmarkStart w:id="1189" w:name="_Toc11391273"/>
      <w:bookmarkStart w:id="1190" w:name="_Toc127519156"/>
      <w:bookmarkStart w:id="1191" w:name="_Toc119939839"/>
      <w:r w:rsidRPr="00C64922">
        <w:t>Assessment Information</w:t>
      </w:r>
      <w:bookmarkEnd w:id="1186"/>
      <w:bookmarkEnd w:id="1187"/>
      <w:bookmarkEnd w:id="1188"/>
      <w:bookmarkEnd w:id="1189"/>
      <w:bookmarkEnd w:id="1190"/>
      <w:bookmarkEnd w:id="1191"/>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rFonts w:cs="Calibri"/>
                <w:color w:val="FFFFFF"/>
              </w:rPr>
            </w:pPr>
            <w:r w:rsidRPr="00D14360">
              <w:rPr>
                <w:rFonts w:cs="Calibri"/>
                <w:b/>
                <w:bCs/>
                <w:color w:val="FFFFFF"/>
              </w:rPr>
              <w:t>Sections defined in C-CDA R2.1</w:t>
            </w:r>
          </w:p>
          <w:p w14:paraId="71131D75" w14:textId="77777777" w:rsidR="001941AF" w:rsidRPr="00D14360" w:rsidRDefault="001941AF" w:rsidP="001941AF">
            <w:pPr>
              <w:rPr>
                <w:del w:id="1192" w:author="Ballot Reconciliation" w:date="2023-03-09T09:31:00Z"/>
                <w:rFonts w:cs="Calibri"/>
                <w:color w:val="FFFFFF"/>
              </w:rPr>
            </w:pPr>
            <w:commentRangeStart w:id="1193"/>
            <w:del w:id="1194" w:author="Ballot Reconciliation" w:date="2023-03-09T09:31:00Z">
              <w:r w:rsidRPr="00D14360">
                <w:rPr>
                  <w:rFonts w:ascii="Calibri Light" w:hAnsi="Calibri Light" w:cs="Calibri Light"/>
                  <w:b/>
                  <w:bCs/>
                  <w:color w:val="FFFFFF"/>
                </w:rPr>
                <w:delText>LONIC</w:delText>
              </w:r>
            </w:del>
          </w:p>
          <w:p w14:paraId="35F7BA22" w14:textId="541DE15E" w:rsidR="001941AF" w:rsidRPr="00D14360" w:rsidRDefault="009171BA" w:rsidP="001941AF">
            <w:pPr>
              <w:rPr>
                <w:ins w:id="1195" w:author="Ballot Reconciliation" w:date="2023-03-09T09:31:00Z"/>
                <w:rFonts w:cs="Calibri"/>
                <w:color w:val="FFFFFF"/>
              </w:rPr>
            </w:pPr>
            <w:ins w:id="1196" w:author="Ballot Reconciliation" w:date="2023-03-09T09:31:00Z">
              <w:r>
                <w:rPr>
                  <w:rFonts w:ascii="Calibri Light" w:hAnsi="Calibri Light" w:cs="Calibri Light"/>
                  <w:b/>
                  <w:bCs/>
                  <w:color w:val="FFFFFF"/>
                </w:rPr>
                <w:t>LOINC</w:t>
              </w:r>
            </w:ins>
            <w:commentRangeEnd w:id="1193"/>
            <w:r w:rsidR="00843E43">
              <w:rPr>
                <w:rStyle w:val="CommentReference"/>
              </w:rPr>
              <w:commentReference w:id="1193"/>
            </w:r>
          </w:p>
          <w:p w14:paraId="7BAC6E29" w14:textId="77777777" w:rsidR="00510672" w:rsidRPr="00D14360" w:rsidRDefault="001941AF" w:rsidP="00D14360">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14:paraId="210B037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C64922" w14:paraId="31B8A6E2" w14:textId="77777777" w:rsidTr="004E29C8">
        <w:trPr>
          <w:trHeight w:val="1277"/>
        </w:trPr>
        <w:tc>
          <w:tcPr>
            <w:tcW w:w="3487" w:type="dxa"/>
            <w:shd w:val="clear" w:color="auto" w:fill="FFFFFF"/>
            <w:hideMark/>
          </w:tcPr>
          <w:p w14:paraId="7E90FCF1" w14:textId="77777777" w:rsidR="00510672" w:rsidRPr="00D14360" w:rsidRDefault="00510672" w:rsidP="00510672">
            <w:pPr>
              <w:rPr>
                <w:rFonts w:cs="Calibri"/>
              </w:rPr>
            </w:pPr>
            <w:r w:rsidRPr="00D14360">
              <w:rPr>
                <w:rFonts w:cs="Calibri"/>
                <w:b/>
                <w:bCs/>
              </w:rPr>
              <w:t>Assessment Section</w:t>
            </w:r>
          </w:p>
          <w:p w14:paraId="1B449B38"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cs="Calibri Light"/>
                <w:b/>
                <w:bCs/>
              </w:rPr>
            </w:pPr>
          </w:p>
        </w:tc>
        <w:tc>
          <w:tcPr>
            <w:tcW w:w="5850" w:type="dxa"/>
            <w:shd w:val="clear" w:color="auto" w:fill="auto"/>
          </w:tcPr>
          <w:p w14:paraId="67A7F6E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00271771" w:rsidRPr="00D14360">
              <w:rPr>
                <w:rFonts w:ascii="Calibri Light" w:hAnsi="Calibri Light" w:cs="Calibri Light"/>
              </w:rPr>
              <w:t>cli</w:t>
            </w:r>
            <w:r w:rsidR="00271771">
              <w:rPr>
                <w:rFonts w:ascii="Calibri Light" w:hAnsi="Calibri Light" w:cs="Calibri Light"/>
              </w:rPr>
              <w:t>n</w:t>
            </w:r>
            <w:r w:rsidR="00271771" w:rsidRPr="00D14360">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00510672" w:rsidRPr="00C64922" w14:paraId="73E1D8B3" w14:textId="77777777" w:rsidTr="004E29C8">
        <w:trPr>
          <w:trHeight w:val="1790"/>
        </w:trPr>
        <w:tc>
          <w:tcPr>
            <w:tcW w:w="3487" w:type="dxa"/>
            <w:shd w:val="clear" w:color="auto" w:fill="FFFFFF"/>
          </w:tcPr>
          <w:p w14:paraId="13E6FC34" w14:textId="77777777" w:rsidR="00510672" w:rsidRPr="00D14360" w:rsidRDefault="00510672" w:rsidP="00510672">
            <w:pPr>
              <w:rPr>
                <w:rFonts w:cs="Calibri"/>
              </w:rPr>
            </w:pPr>
            <w:r w:rsidRPr="00D14360">
              <w:rPr>
                <w:rFonts w:cs="Calibri"/>
                <w:b/>
                <w:bCs/>
              </w:rPr>
              <w:t>Assessment and Plan Section</w:t>
            </w:r>
          </w:p>
          <w:p w14:paraId="1F66110A"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cs="Calibri Light"/>
                <w:b/>
                <w:bCs/>
              </w:rPr>
            </w:pPr>
          </w:p>
        </w:tc>
        <w:tc>
          <w:tcPr>
            <w:tcW w:w="5850" w:type="dxa"/>
            <w:shd w:val="clear" w:color="auto" w:fill="auto"/>
          </w:tcPr>
          <w:p w14:paraId="4446C17B"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69797747" w14:textId="377B29C6" w:rsidR="00B61192" w:rsidRPr="00AE350D" w:rsidRDefault="00B61192" w:rsidP="00510672">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rPr>
                <w:t>Chapter 4.3 Sections Defined in C-CDA</w:t>
              </w:r>
            </w:hyperlink>
          </w:p>
        </w:tc>
      </w:tr>
      <w:tr w:rsidR="00510672" w:rsidRPr="00C64922" w14:paraId="3FF5276C" w14:textId="77777777" w:rsidTr="004E29C8">
        <w:trPr>
          <w:trHeight w:val="350"/>
        </w:trPr>
        <w:tc>
          <w:tcPr>
            <w:tcW w:w="9337" w:type="dxa"/>
            <w:gridSpan w:val="2"/>
            <w:shd w:val="clear" w:color="auto" w:fill="FFFFFF"/>
          </w:tcPr>
          <w:p w14:paraId="3A43392C" w14:textId="77777777" w:rsidR="00510672" w:rsidRPr="00D14360" w:rsidRDefault="00510672" w:rsidP="00D14360">
            <w:pPr>
              <w:jc w:val="center"/>
              <w:rPr>
                <w:rFonts w:cs="Calibri"/>
                <w:b/>
                <w:bCs/>
                <w:i/>
                <w:iCs/>
                <w:color w:val="4F81BD"/>
              </w:rPr>
            </w:pPr>
            <w:r w:rsidRPr="00D14360">
              <w:rPr>
                <w:rFonts w:cs="Calibri"/>
                <w:b/>
                <w:bCs/>
                <w:i/>
                <w:iCs/>
                <w:color w:val="4F81BD"/>
              </w:rPr>
              <w:t>Specific to Inpatient Encounter Notes:</w:t>
            </w:r>
          </w:p>
        </w:tc>
      </w:tr>
      <w:tr w:rsidR="00510672" w:rsidRPr="00C64922" w14:paraId="42944416" w14:textId="77777777" w:rsidTr="004E29C8">
        <w:trPr>
          <w:trHeight w:val="315"/>
        </w:trPr>
        <w:tc>
          <w:tcPr>
            <w:tcW w:w="3487" w:type="dxa"/>
            <w:shd w:val="clear" w:color="auto" w:fill="FFFFFF"/>
          </w:tcPr>
          <w:p w14:paraId="3AF63D4A" w14:textId="77777777" w:rsidR="00510672" w:rsidRPr="00D14360" w:rsidRDefault="00510672" w:rsidP="00510672">
            <w:pPr>
              <w:rPr>
                <w:rFonts w:cs="Calibri"/>
              </w:rPr>
            </w:pPr>
            <w:r w:rsidRPr="00D14360">
              <w:rPr>
                <w:rFonts w:cs="Calibri"/>
                <w:b/>
                <w:bCs/>
              </w:rPr>
              <w:t>Discharge Diagnosis Section</w:t>
            </w:r>
          </w:p>
          <w:p w14:paraId="139A1EAC"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cs="Calibri Light"/>
                <w:b/>
                <w:bCs/>
              </w:rPr>
            </w:pPr>
          </w:p>
        </w:tc>
        <w:tc>
          <w:tcPr>
            <w:tcW w:w="5850" w:type="dxa"/>
            <w:shd w:val="clear" w:color="auto" w:fill="auto"/>
          </w:tcPr>
          <w:p w14:paraId="556FF198"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00510672" w:rsidRPr="00C64922" w14:paraId="4F3C6581" w14:textId="77777777" w:rsidTr="004E29C8">
        <w:trPr>
          <w:trHeight w:val="315"/>
        </w:trPr>
        <w:tc>
          <w:tcPr>
            <w:tcW w:w="9337" w:type="dxa"/>
            <w:gridSpan w:val="2"/>
            <w:shd w:val="clear" w:color="auto" w:fill="FFFFFF"/>
          </w:tcPr>
          <w:p w14:paraId="4D04E119" w14:textId="77777777" w:rsidR="00510672" w:rsidRPr="00D14360" w:rsidRDefault="00510672" w:rsidP="00D14360">
            <w:pPr>
              <w:spacing w:after="120"/>
              <w:jc w:val="center"/>
              <w:rPr>
                <w:rFonts w:cs="Calibri"/>
                <w:b/>
                <w:bCs/>
                <w:i/>
                <w:iCs/>
              </w:rPr>
            </w:pPr>
            <w:r w:rsidRPr="00D14360">
              <w:rPr>
                <w:rFonts w:cs="Calibri"/>
                <w:b/>
                <w:bCs/>
                <w:i/>
                <w:iCs/>
                <w:color w:val="4F81BD"/>
              </w:rPr>
              <w:t>Specific to Procedure and Operative Notes:</w:t>
            </w:r>
          </w:p>
        </w:tc>
      </w:tr>
      <w:tr w:rsidR="00510672" w:rsidRPr="00C64922" w14:paraId="2CCF2D08" w14:textId="77777777" w:rsidTr="004E29C8">
        <w:trPr>
          <w:trHeight w:val="315"/>
        </w:trPr>
        <w:tc>
          <w:tcPr>
            <w:tcW w:w="3487" w:type="dxa"/>
            <w:shd w:val="clear" w:color="auto" w:fill="FFFFFF"/>
            <w:hideMark/>
          </w:tcPr>
          <w:p w14:paraId="5B0EF581" w14:textId="77777777" w:rsidR="001941AF" w:rsidRPr="00AE350D" w:rsidRDefault="00510672" w:rsidP="00510672">
            <w:pPr>
              <w:rPr>
                <w:rFonts w:cs="Calibri"/>
                <w:b/>
                <w:bCs/>
              </w:rPr>
            </w:pPr>
            <w:r w:rsidRPr="00D14360">
              <w:rPr>
                <w:rFonts w:cs="Calibri"/>
                <w:b/>
                <w:bCs/>
              </w:rPr>
              <w:t>Postprocedure Diagnosis Section</w:t>
            </w:r>
            <w:r w:rsidR="001941AF" w:rsidRPr="00D14360">
              <w:rPr>
                <w:rFonts w:cs="Calibri"/>
                <w:b/>
                <w:bCs/>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procedure. Often it is the same as the preprocedure diagnosis or indication.</w:t>
            </w:r>
          </w:p>
        </w:tc>
      </w:tr>
      <w:tr w:rsidR="00510672" w:rsidRPr="00C64922" w14:paraId="33C9DDE9" w14:textId="77777777" w:rsidTr="004E29C8">
        <w:trPr>
          <w:trHeight w:val="315"/>
        </w:trPr>
        <w:tc>
          <w:tcPr>
            <w:tcW w:w="3487" w:type="dxa"/>
            <w:shd w:val="clear" w:color="auto" w:fill="FFFFFF"/>
            <w:hideMark/>
          </w:tcPr>
          <w:p w14:paraId="22FF4C6C" w14:textId="77777777" w:rsidR="00510672" w:rsidRPr="00AE350D" w:rsidRDefault="00510672" w:rsidP="00510672">
            <w:pPr>
              <w:rPr>
                <w:rFonts w:cs="Calibri"/>
                <w:b/>
                <w:bCs/>
              </w:rPr>
            </w:pPr>
            <w:r w:rsidRPr="00D14360">
              <w:rPr>
                <w:rFonts w:cs="Calibri"/>
                <w:b/>
                <w:bCs/>
              </w:rPr>
              <w:t xml:space="preserve">Postoperative Diagnosis Section </w:t>
            </w:r>
          </w:p>
          <w:p w14:paraId="37238DC6"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14:paraId="62531474" w14:textId="055E025A" w:rsidR="005D2703" w:rsidRPr="00C64922" w:rsidRDefault="005C79A1">
      <w:pPr>
        <w:pStyle w:val="Caption"/>
      </w:pPr>
      <w:r>
        <w:t xml:space="preserve">  </w:t>
      </w:r>
      <w:bookmarkStart w:id="1197" w:name="_Toc118898817"/>
      <w:bookmarkStart w:id="1198" w:name="_Toc127519336"/>
      <w:bookmarkStart w:id="1199" w:name="_Toc119940020"/>
      <w:r w:rsidR="005D2703" w:rsidRPr="00C64922">
        <w:t xml:space="preserve">Table </w:t>
      </w:r>
      <w:r w:rsidR="008B59D0">
        <w:fldChar w:fldCharType="begin"/>
      </w:r>
      <w:r w:rsidR="008B59D0">
        <w:instrText xml:space="preserve"> SEQ Table \* ARABIC </w:instrText>
      </w:r>
      <w:r w:rsidR="008B59D0">
        <w:fldChar w:fldCharType="separate"/>
      </w:r>
      <w:del w:id="1200" w:author="Ballot Reconciliation" w:date="2023-03-09T09:31:00Z">
        <w:r w:rsidR="00F10C7C">
          <w:rPr>
            <w:noProof/>
          </w:rPr>
          <w:delText>31</w:delText>
        </w:r>
      </w:del>
      <w:ins w:id="1201" w:author="Ballot Reconciliation" w:date="2023-03-09T09:31:00Z">
        <w:r w:rsidR="00DC1072">
          <w:rPr>
            <w:noProof/>
          </w:rPr>
          <w:t>30</w:t>
        </w:r>
      </w:ins>
      <w:r w:rsidR="008B59D0">
        <w:rPr>
          <w:noProof/>
        </w:rPr>
        <w:fldChar w:fldCharType="end"/>
      </w:r>
      <w:r w:rsidR="005D2703" w:rsidRPr="00C64922">
        <w:t>: Assessment Information</w:t>
      </w:r>
      <w:bookmarkEnd w:id="1197"/>
      <w:bookmarkEnd w:id="1198"/>
      <w:bookmarkEnd w:id="1199"/>
    </w:p>
    <w:p w14:paraId="28448AB2" w14:textId="77777777" w:rsidR="00A10C4D" w:rsidRPr="00C64922" w:rsidRDefault="00A10C4D" w:rsidP="00C17F49">
      <w:pPr>
        <w:pStyle w:val="Heading3"/>
      </w:pPr>
      <w:bookmarkStart w:id="1202" w:name="_Toc15469430"/>
      <w:bookmarkStart w:id="1203" w:name="_Toc15479878"/>
      <w:bookmarkStart w:id="1204" w:name="_Toc18495058"/>
      <w:bookmarkStart w:id="1205" w:name="_Toc19870254"/>
      <w:bookmarkStart w:id="1206" w:name="_Toc20480943"/>
      <w:bookmarkStart w:id="1207" w:name="_Toc21529473"/>
      <w:bookmarkStart w:id="1208" w:name="_Toc21691525"/>
      <w:bookmarkStart w:id="1209" w:name="_Toc21845710"/>
      <w:bookmarkStart w:id="1210" w:name="_Toc21851951"/>
      <w:bookmarkStart w:id="1211" w:name="_Toc21871914"/>
      <w:bookmarkStart w:id="1212" w:name="_Toc21872370"/>
      <w:bookmarkStart w:id="1213" w:name="_Toc21880141"/>
      <w:bookmarkStart w:id="1214" w:name="_Toc21889971"/>
      <w:bookmarkStart w:id="1215" w:name="_Toc21894114"/>
      <w:bookmarkStart w:id="1216" w:name="_Toc21898042"/>
      <w:bookmarkStart w:id="1217" w:name="_Toc21926789"/>
      <w:bookmarkStart w:id="1218" w:name="_Plan/Planning_Information"/>
      <w:bookmarkStart w:id="1219" w:name="_Toc10702528"/>
      <w:bookmarkStart w:id="1220" w:name="_Toc11043614"/>
      <w:bookmarkStart w:id="1221" w:name="_Toc11045604"/>
      <w:bookmarkStart w:id="1222" w:name="_Toc11391274"/>
      <w:bookmarkStart w:id="1223" w:name="_Toc127519157"/>
      <w:bookmarkStart w:id="1224" w:name="_Toc119939840"/>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r w:rsidRPr="00C64922">
        <w:lastRenderedPageBreak/>
        <w:t>Plan/Planning Information</w:t>
      </w:r>
      <w:bookmarkEnd w:id="1219"/>
      <w:bookmarkEnd w:id="1220"/>
      <w:bookmarkEnd w:id="1221"/>
      <w:bookmarkEnd w:id="1222"/>
      <w:bookmarkEnd w:id="1223"/>
      <w:bookmarkEnd w:id="1224"/>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rFonts w:cs="Calibri"/>
                <w:color w:val="FFFFFF"/>
              </w:rPr>
            </w:pPr>
            <w:r w:rsidRPr="00D14360">
              <w:rPr>
                <w:rFonts w:cs="Calibri"/>
                <w:b/>
                <w:bCs/>
                <w:color w:val="FFFFFF"/>
              </w:rPr>
              <w:t>Sections defined in C-CDA R2.1</w:t>
            </w:r>
          </w:p>
          <w:p w14:paraId="028CD917" w14:textId="77777777" w:rsidR="001941AF" w:rsidRPr="00D14360" w:rsidRDefault="001941AF" w:rsidP="001941AF">
            <w:pPr>
              <w:rPr>
                <w:del w:id="1225" w:author="Ballot Reconciliation" w:date="2023-03-09T09:31:00Z"/>
                <w:rFonts w:cs="Calibri"/>
                <w:color w:val="FFFFFF"/>
              </w:rPr>
            </w:pPr>
            <w:commentRangeStart w:id="1226"/>
            <w:del w:id="1227" w:author="Ballot Reconciliation" w:date="2023-03-09T09:31:00Z">
              <w:r w:rsidRPr="00D14360">
                <w:rPr>
                  <w:rFonts w:ascii="Calibri Light" w:hAnsi="Calibri Light" w:cs="Calibri Light"/>
                  <w:b/>
                  <w:bCs/>
                  <w:color w:val="FFFFFF"/>
                </w:rPr>
                <w:delText>LONIC</w:delText>
              </w:r>
            </w:del>
          </w:p>
          <w:p w14:paraId="02B37E51" w14:textId="6BC36632" w:rsidR="001941AF" w:rsidRPr="00D14360" w:rsidRDefault="009171BA" w:rsidP="001941AF">
            <w:pPr>
              <w:rPr>
                <w:ins w:id="1228" w:author="Ballot Reconciliation" w:date="2023-03-09T09:31:00Z"/>
                <w:rFonts w:cs="Calibri"/>
                <w:color w:val="FFFFFF"/>
              </w:rPr>
            </w:pPr>
            <w:ins w:id="1229" w:author="Ballot Reconciliation" w:date="2023-03-09T09:31:00Z">
              <w:r>
                <w:rPr>
                  <w:rFonts w:ascii="Calibri Light" w:hAnsi="Calibri Light" w:cs="Calibri Light"/>
                  <w:b/>
                  <w:bCs/>
                  <w:color w:val="FFFFFF"/>
                </w:rPr>
                <w:t>LOINC</w:t>
              </w:r>
            </w:ins>
            <w:commentRangeEnd w:id="1226"/>
            <w:r w:rsidR="00A83A47">
              <w:rPr>
                <w:rStyle w:val="CommentReference"/>
              </w:rPr>
              <w:commentReference w:id="1226"/>
            </w:r>
          </w:p>
          <w:p w14:paraId="3B01A080" w14:textId="77777777" w:rsidR="001941AF" w:rsidRPr="00D14360" w:rsidRDefault="001941AF" w:rsidP="00D14360">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48771562"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9A5A51" w14:paraId="170DEAE2" w14:textId="77777777" w:rsidTr="004E29C8">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Fonts w:cs="Calibri"/>
              </w:rPr>
            </w:pPr>
            <w:r w:rsidRPr="00D14360">
              <w:rPr>
                <w:rFonts w:cs="Calibri"/>
                <w:b/>
                <w:bCs/>
              </w:rPr>
              <w:t>Goals Section</w:t>
            </w:r>
          </w:p>
          <w:p w14:paraId="27BFB66F"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cs="Calibri Light"/>
                <w:b/>
                <w:bCs/>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00510672" w:rsidRPr="009A5A51" w14:paraId="45CC47A3" w14:textId="77777777" w:rsidTr="004E29C8">
        <w:trPr>
          <w:trHeight w:val="1340"/>
        </w:trPr>
        <w:tc>
          <w:tcPr>
            <w:tcW w:w="3685" w:type="dxa"/>
            <w:tcBorders>
              <w:right w:val="nil"/>
            </w:tcBorders>
            <w:shd w:val="clear" w:color="auto" w:fill="FFFFFF"/>
          </w:tcPr>
          <w:p w14:paraId="0BF89BE6" w14:textId="77777777" w:rsidR="00510672" w:rsidRPr="00D14360" w:rsidRDefault="00510672" w:rsidP="00510672">
            <w:pPr>
              <w:rPr>
                <w:rFonts w:cs="Calibri"/>
              </w:rPr>
            </w:pPr>
            <w:r w:rsidRPr="00D14360">
              <w:rPr>
                <w:rFonts w:cs="Calibri"/>
                <w:b/>
                <w:bCs/>
              </w:rPr>
              <w:t>Advance Directives Section</w:t>
            </w:r>
          </w:p>
          <w:p w14:paraId="5B817815"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00510672" w:rsidRPr="009A5A51" w14:paraId="7D1FC5D3" w14:textId="77777777" w:rsidTr="004E29C8">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Fonts w:cs="Calibri"/>
              </w:rPr>
            </w:pPr>
            <w:r w:rsidRPr="00D14360">
              <w:rPr>
                <w:rFonts w:cs="Calibri"/>
                <w:b/>
                <w:bCs/>
              </w:rPr>
              <w:t>Assessment and Plan Section</w:t>
            </w:r>
          </w:p>
          <w:p w14:paraId="14AAEF0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24D0E64C" w14:textId="4F3F047C" w:rsidR="00B61192" w:rsidRPr="00AE350D" w:rsidRDefault="00B61192">
            <w:r w:rsidRPr="00D14360">
              <w:rPr>
                <w:b/>
                <w:bCs/>
                <w:color w:val="000000"/>
                <w:shd w:val="clear" w:color="auto" w:fill="FFFFFF"/>
              </w:rPr>
              <w:t>Reference:</w:t>
            </w:r>
            <w:r w:rsidRPr="00D14360">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00510672" w:rsidRPr="009A5A51" w14:paraId="55B478B0" w14:textId="77777777" w:rsidTr="004E29C8">
        <w:trPr>
          <w:trHeight w:val="315"/>
        </w:trPr>
        <w:tc>
          <w:tcPr>
            <w:tcW w:w="3685" w:type="dxa"/>
            <w:tcBorders>
              <w:right w:val="nil"/>
            </w:tcBorders>
            <w:shd w:val="clear" w:color="auto" w:fill="FFFFFF"/>
          </w:tcPr>
          <w:p w14:paraId="46F53626" w14:textId="77777777" w:rsidR="00510672" w:rsidRPr="00D14360" w:rsidRDefault="00510672" w:rsidP="00510672">
            <w:pPr>
              <w:rPr>
                <w:rFonts w:cs="Calibri"/>
              </w:rPr>
            </w:pPr>
            <w:r w:rsidRPr="00D14360">
              <w:rPr>
                <w:rFonts w:cs="Calibri"/>
                <w:b/>
                <w:bCs/>
              </w:rPr>
              <w:t>Plan of Treatment Section</w:t>
            </w:r>
          </w:p>
          <w:p w14:paraId="482B2B71"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formerly </w:t>
            </w:r>
            <w:r w:rsidR="00271771" w:rsidRPr="00D14360">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00510672" w:rsidRPr="009A5A51" w14:paraId="7A65B857" w14:textId="77777777" w:rsidTr="004E29C8">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Fonts w:cs="Calibri"/>
              </w:rPr>
            </w:pPr>
            <w:r w:rsidRPr="00D14360">
              <w:rPr>
                <w:rFonts w:cs="Calibri"/>
                <w:b/>
                <w:bCs/>
              </w:rPr>
              <w:t>Instructions Sections</w:t>
            </w:r>
          </w:p>
          <w:p w14:paraId="5CA2F483"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4E29C8">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Fonts w:cs="Calibri"/>
              </w:rPr>
            </w:pPr>
            <w:r w:rsidRPr="00D14360">
              <w:rPr>
                <w:rFonts w:cs="Calibri"/>
                <w:b/>
                <w:bCs/>
                <w:i/>
                <w:iCs/>
                <w:color w:val="4F81BD"/>
              </w:rPr>
              <w:t>Specific to Procedure and Operative Notes:</w:t>
            </w:r>
          </w:p>
        </w:tc>
      </w:tr>
      <w:tr w:rsidR="00510672" w:rsidRPr="009A5A51" w14:paraId="2FFFE1BA" w14:textId="77777777" w:rsidTr="004E29C8">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rFonts w:cs="Calibri"/>
                <w:b/>
                <w:bCs/>
              </w:rPr>
            </w:pPr>
            <w:r w:rsidRPr="00D14360">
              <w:rPr>
                <w:rFonts w:cs="Calibri"/>
                <w:b/>
                <w:bCs/>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00510672" w:rsidRPr="009A5A51" w14:paraId="791B1194" w14:textId="77777777" w:rsidTr="004E29C8">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rFonts w:cs="Calibri"/>
                <w:b/>
                <w:bCs/>
                <w:i/>
                <w:iCs/>
              </w:rPr>
            </w:pPr>
            <w:r w:rsidRPr="00D14360">
              <w:rPr>
                <w:rFonts w:cs="Calibri"/>
                <w:b/>
                <w:bCs/>
                <w:i/>
                <w:iCs/>
                <w:color w:val="4F81BD"/>
              </w:rPr>
              <w:t>Specific to Inpatient Encounter Notes:</w:t>
            </w:r>
          </w:p>
        </w:tc>
      </w:tr>
      <w:tr w:rsidR="00510672" w:rsidRPr="009A5A51" w14:paraId="6F0D0B99" w14:textId="77777777" w:rsidTr="004E29C8">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Fonts w:cs="Calibri"/>
              </w:rPr>
            </w:pPr>
            <w:r w:rsidRPr="00D14360">
              <w:rPr>
                <w:rFonts w:cs="Calibri"/>
                <w:b/>
                <w:bCs/>
              </w:rPr>
              <w:t>Hospital Discharge Instructions Section</w:t>
            </w:r>
          </w:p>
          <w:p w14:paraId="6CC0188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14:paraId="6282E4FD" w14:textId="70710924" w:rsidR="005D2703" w:rsidRPr="00C64922" w:rsidRDefault="005C79A1">
      <w:pPr>
        <w:pStyle w:val="Caption"/>
      </w:pPr>
      <w:r>
        <w:t xml:space="preserve">  </w:t>
      </w:r>
      <w:bookmarkStart w:id="1230" w:name="_Toc118898818"/>
      <w:bookmarkStart w:id="1231" w:name="_Toc127519337"/>
      <w:bookmarkStart w:id="1232" w:name="_Toc119940021"/>
      <w:r w:rsidR="005D2703" w:rsidRPr="00C64922">
        <w:t xml:space="preserve">Table </w:t>
      </w:r>
      <w:r w:rsidR="008B59D0">
        <w:fldChar w:fldCharType="begin"/>
      </w:r>
      <w:r w:rsidR="008B59D0">
        <w:instrText xml:space="preserve"> SEQ Table \* ARABIC </w:instrText>
      </w:r>
      <w:r w:rsidR="008B59D0">
        <w:fldChar w:fldCharType="separate"/>
      </w:r>
      <w:del w:id="1233" w:author="Ballot Reconciliation" w:date="2023-03-09T09:31:00Z">
        <w:r w:rsidR="00F10C7C">
          <w:rPr>
            <w:noProof/>
          </w:rPr>
          <w:delText>32</w:delText>
        </w:r>
      </w:del>
      <w:ins w:id="1234" w:author="Ballot Reconciliation" w:date="2023-03-09T09:31:00Z">
        <w:r w:rsidR="00DC1072">
          <w:rPr>
            <w:noProof/>
          </w:rPr>
          <w:t>31</w:t>
        </w:r>
      </w:ins>
      <w:r w:rsidR="008B59D0">
        <w:rPr>
          <w:noProof/>
        </w:rPr>
        <w:fldChar w:fldCharType="end"/>
      </w:r>
      <w:r w:rsidR="005D2703" w:rsidRPr="00C64922">
        <w:t>: Plan/Planning Information</w:t>
      </w:r>
      <w:bookmarkEnd w:id="1230"/>
      <w:bookmarkEnd w:id="1231"/>
      <w:bookmarkEnd w:id="1232"/>
    </w:p>
    <w:p w14:paraId="5297BA37" w14:textId="77777777" w:rsidR="00A10C4D" w:rsidRPr="00C64922" w:rsidRDefault="00A10C4D" w:rsidP="00C17F49">
      <w:pPr>
        <w:pStyle w:val="Heading3"/>
      </w:pPr>
      <w:bookmarkStart w:id="1235" w:name="_Toc15469432"/>
      <w:bookmarkStart w:id="1236" w:name="_Toc15479880"/>
      <w:bookmarkStart w:id="1237" w:name="_Toc18495060"/>
      <w:bookmarkStart w:id="1238" w:name="_Toc19870256"/>
      <w:bookmarkStart w:id="1239" w:name="_Toc20480945"/>
      <w:bookmarkStart w:id="1240" w:name="_Toc21529475"/>
      <w:bookmarkStart w:id="1241" w:name="_Toc21691527"/>
      <w:bookmarkStart w:id="1242" w:name="_Toc21845712"/>
      <w:bookmarkStart w:id="1243" w:name="_Toc21851953"/>
      <w:bookmarkStart w:id="1244" w:name="_Toc21871916"/>
      <w:bookmarkStart w:id="1245" w:name="_Toc21872372"/>
      <w:bookmarkStart w:id="1246" w:name="_Toc21880143"/>
      <w:bookmarkStart w:id="1247" w:name="_Toc21889973"/>
      <w:bookmarkStart w:id="1248" w:name="_Toc21894116"/>
      <w:bookmarkStart w:id="1249" w:name="_Toc21898044"/>
      <w:bookmarkStart w:id="1250" w:name="_Toc21926791"/>
      <w:bookmarkStart w:id="1251" w:name="_Toc10702529"/>
      <w:bookmarkStart w:id="1252" w:name="_Toc11043615"/>
      <w:bookmarkStart w:id="1253" w:name="_Toc11045605"/>
      <w:bookmarkStart w:id="1254" w:name="_Toc11391275"/>
      <w:bookmarkStart w:id="1255" w:name="_Toc127519158"/>
      <w:bookmarkStart w:id="1256" w:name="_Toc119939841"/>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r w:rsidRPr="00C64922">
        <w:lastRenderedPageBreak/>
        <w:t>Other Information</w:t>
      </w:r>
      <w:bookmarkEnd w:id="1251"/>
      <w:bookmarkEnd w:id="1252"/>
      <w:bookmarkEnd w:id="1253"/>
      <w:bookmarkEnd w:id="1254"/>
      <w:bookmarkEnd w:id="1255"/>
      <w:bookmarkEnd w:id="1256"/>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rFonts w:cs="Calibri"/>
                <w:color w:val="FFFFFF"/>
              </w:rPr>
            </w:pPr>
            <w:r w:rsidRPr="00D14360">
              <w:rPr>
                <w:rFonts w:cs="Calibri"/>
                <w:b/>
                <w:bCs/>
                <w:color w:val="FFFFFF"/>
              </w:rPr>
              <w:t>Sections defined in C-CDA R2.1</w:t>
            </w:r>
          </w:p>
          <w:p w14:paraId="3B78965A" w14:textId="77777777" w:rsidR="001941AF" w:rsidRPr="00AE350D" w:rsidRDefault="001941AF">
            <w:pPr>
              <w:rPr>
                <w:del w:id="1257" w:author="Ballot Reconciliation" w:date="2023-03-09T09:31:00Z"/>
                <w:rFonts w:cs="Calibri"/>
                <w:color w:val="FFFFFF"/>
              </w:rPr>
            </w:pPr>
            <w:del w:id="1258" w:author="Ballot Reconciliation" w:date="2023-03-09T09:31:00Z">
              <w:r w:rsidRPr="00D14360">
                <w:rPr>
                  <w:rFonts w:ascii="Calibri Light" w:hAnsi="Calibri Light" w:cs="Calibri Light"/>
                  <w:b/>
                  <w:bCs/>
                  <w:color w:val="FFFFFF"/>
                </w:rPr>
                <w:delText>LONIC</w:delText>
              </w:r>
            </w:del>
          </w:p>
          <w:p w14:paraId="38A9B854" w14:textId="6FF4DDA0" w:rsidR="001941AF" w:rsidRPr="00AE350D" w:rsidRDefault="009171BA">
            <w:pPr>
              <w:rPr>
                <w:ins w:id="1259" w:author="Ballot Reconciliation" w:date="2023-03-09T09:31:00Z"/>
                <w:rFonts w:cs="Calibri"/>
                <w:color w:val="FFFFFF"/>
              </w:rPr>
            </w:pPr>
            <w:ins w:id="1260" w:author="Ballot Reconciliation" w:date="2023-03-09T09:31:00Z">
              <w:r>
                <w:rPr>
                  <w:rFonts w:ascii="Calibri Light" w:hAnsi="Calibri Light" w:cs="Calibri Light"/>
                  <w:b/>
                  <w:bCs/>
                  <w:color w:val="FFFFFF"/>
                </w:rPr>
                <w:t>LOINC</w:t>
              </w:r>
            </w:ins>
          </w:p>
          <w:p w14:paraId="62114F9F"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14:paraId="4D28702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992A23" w:rsidRPr="00C64922" w14:paraId="1A8CA99A" w14:textId="77777777" w:rsidTr="004E29C8">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rFonts w:cs="Calibri"/>
                <w:b/>
                <w:bCs/>
              </w:rPr>
            </w:pPr>
            <w:r w:rsidRPr="00D14360">
              <w:rPr>
                <w:rFonts w:cs="Calibri"/>
                <w:b/>
                <w:bCs/>
              </w:rPr>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cs="Calibri Light"/>
                <w:b/>
                <w:bCs/>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00992A23" w:rsidRPr="00C64922" w14:paraId="5466586E" w14:textId="77777777" w:rsidTr="004E29C8">
        <w:trPr>
          <w:cantSplit/>
          <w:trHeight w:val="315"/>
        </w:trPr>
        <w:tc>
          <w:tcPr>
            <w:tcW w:w="3870" w:type="dxa"/>
            <w:tcBorders>
              <w:right w:val="nil"/>
            </w:tcBorders>
            <w:shd w:val="clear" w:color="auto" w:fill="FFFFFF"/>
          </w:tcPr>
          <w:p w14:paraId="21534680" w14:textId="77777777" w:rsidR="00510672" w:rsidRPr="00D14360" w:rsidRDefault="00510672" w:rsidP="00510672">
            <w:pPr>
              <w:rPr>
                <w:rFonts w:cs="Calibri"/>
              </w:rPr>
            </w:pPr>
            <w:r w:rsidRPr="00D14360">
              <w:rPr>
                <w:rFonts w:cs="Calibri"/>
                <w:b/>
                <w:bCs/>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cs="Calibri Light"/>
                <w:b/>
                <w:bCs/>
              </w:rPr>
            </w:pPr>
          </w:p>
        </w:tc>
        <w:tc>
          <w:tcPr>
            <w:tcW w:w="5490" w:type="dxa"/>
            <w:shd w:val="clear" w:color="auto" w:fill="auto"/>
          </w:tcPr>
          <w:p w14:paraId="323FCB48" w14:textId="77777777" w:rsidR="00510672" w:rsidRPr="00D14360" w:rsidRDefault="00F55EA9"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contains data on the patient’s payers, "third</w:t>
            </w:r>
            <w:r w:rsidR="00320567">
              <w:rPr>
                <w:rFonts w:ascii="Calibri Light" w:hAnsi="Calibri Light" w:cs="Calibri Light"/>
              </w:rPr>
              <w:t xml:space="preserve"> </w:t>
            </w:r>
            <w:r w:rsidR="00510672" w:rsidRPr="00D14360">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1C2CD73C" w:rsidR="00B66ADE" w:rsidRPr="00C64922" w:rsidRDefault="005C79A1" w:rsidP="005D2703">
      <w:pPr>
        <w:pStyle w:val="Caption"/>
      </w:pPr>
      <w:r>
        <w:t xml:space="preserve">  </w:t>
      </w:r>
      <w:bookmarkStart w:id="1261" w:name="_Toc118898819"/>
      <w:bookmarkStart w:id="1262" w:name="_Toc127519338"/>
      <w:bookmarkStart w:id="1263" w:name="_Toc119940022"/>
      <w:r w:rsidR="005D2703" w:rsidRPr="00C64922">
        <w:t xml:space="preserve">Table </w:t>
      </w:r>
      <w:r w:rsidR="008B59D0">
        <w:fldChar w:fldCharType="begin"/>
      </w:r>
      <w:r w:rsidR="008B59D0">
        <w:instrText xml:space="preserve"> SEQ Table \* ARABIC </w:instrText>
      </w:r>
      <w:r w:rsidR="008B59D0">
        <w:fldChar w:fldCharType="separate"/>
      </w:r>
      <w:del w:id="1264" w:author="Ballot Reconciliation" w:date="2023-03-09T09:31:00Z">
        <w:r w:rsidR="00F10C7C">
          <w:rPr>
            <w:noProof/>
          </w:rPr>
          <w:delText>33</w:delText>
        </w:r>
      </w:del>
      <w:ins w:id="1265" w:author="Ballot Reconciliation" w:date="2023-03-09T09:31:00Z">
        <w:r w:rsidR="00DC1072">
          <w:rPr>
            <w:noProof/>
          </w:rPr>
          <w:t>32</w:t>
        </w:r>
      </w:ins>
      <w:r w:rsidR="008B59D0">
        <w:rPr>
          <w:noProof/>
        </w:rPr>
        <w:fldChar w:fldCharType="end"/>
      </w:r>
      <w:r w:rsidR="005D2703" w:rsidRPr="00C64922">
        <w:t>: Other Information</w:t>
      </w:r>
      <w:bookmarkEnd w:id="1261"/>
      <w:bookmarkEnd w:id="1262"/>
      <w:bookmarkEnd w:id="1263"/>
    </w:p>
    <w:p w14:paraId="4BC73781" w14:textId="77777777" w:rsidR="00A10C4D" w:rsidRPr="00C64922" w:rsidRDefault="00A10C4D" w:rsidP="003E2C96">
      <w:pPr>
        <w:pStyle w:val="Heading2"/>
      </w:pPr>
      <w:bookmarkStart w:id="1266" w:name="_Toc10702530"/>
      <w:bookmarkStart w:id="1267" w:name="_Toc11043616"/>
      <w:bookmarkStart w:id="1268" w:name="_Toc11045606"/>
      <w:bookmarkStart w:id="1269" w:name="_Toc11391276"/>
      <w:bookmarkStart w:id="1270" w:name="_Toc127519159"/>
      <w:bookmarkStart w:id="1271" w:name="_Toc119939842"/>
      <w:r w:rsidRPr="00C64922">
        <w:t>Supplemental C-CDA Section Templates</w:t>
      </w:r>
      <w:bookmarkEnd w:id="1266"/>
      <w:bookmarkEnd w:id="1267"/>
      <w:bookmarkEnd w:id="1268"/>
      <w:bookmarkEnd w:id="1269"/>
      <w:bookmarkEnd w:id="1270"/>
      <w:bookmarkEnd w:id="1271"/>
    </w:p>
    <w:p w14:paraId="34A935FE" w14:textId="6D63367F" w:rsidR="00B66ADE" w:rsidRDefault="00C6312A" w:rsidP="005D2703">
      <w:pPr>
        <w:spacing w:after="120"/>
        <w:rPr>
          <w:rFonts w:cs="Calibri"/>
        </w:rPr>
      </w:pPr>
      <w:r>
        <w:rPr>
          <w:rFonts w:cs="Calibri"/>
        </w:rPr>
        <w:t xml:space="preserve">Several </w:t>
      </w:r>
      <w:r w:rsidR="00B66ADE" w:rsidRPr="00D14360">
        <w:rPr>
          <w:rFonts w:cs="Calibri"/>
        </w:rPr>
        <w:t xml:space="preserve">section templates </w:t>
      </w:r>
      <w:r>
        <w:rPr>
          <w:rFonts w:cs="Calibri"/>
        </w:rPr>
        <w:t>have been developed specifically to</w:t>
      </w:r>
      <w:r w:rsidRPr="00D14360">
        <w:rPr>
          <w:rFonts w:cs="Calibri"/>
        </w:rPr>
        <w:t xml:space="preserve"> </w:t>
      </w:r>
      <w:r w:rsidR="00B66ADE" w:rsidRPr="00D14360">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r:id="rId35" w:history="1">
        <w:r w:rsidRPr="0095785D">
          <w:rPr>
            <w:rStyle w:val="Hyperlink"/>
            <w:rFonts w:cs="Calibri"/>
          </w:rPr>
          <w:t>https://www.hl7.org/implement/standards/product_brief.cfm?product_id=492</w:t>
        </w:r>
      </w:hyperlink>
      <w:r>
        <w:rPr>
          <w:rFonts w:cs="Calibri"/>
        </w:rPr>
        <w:t>. These guides are developed with</w:t>
      </w:r>
      <w:r w:rsidR="00B66ADE" w:rsidRPr="00D14360">
        <w:rPr>
          <w:rFonts w:cs="Calibri"/>
        </w:rPr>
        <w:t xml:space="preserve"> the intention of eventually replacing earlier version of the templates in C-CDA or eventually being added to be set of templates considered a part of the C-CDA set of templates.</w:t>
      </w:r>
    </w:p>
    <w:p w14:paraId="24DBF05F" w14:textId="3A131DA8" w:rsidR="00C6312A" w:rsidRDefault="00C6312A" w:rsidP="005D2703">
      <w:pPr>
        <w:spacing w:after="120"/>
        <w:rPr>
          <w:rFonts w:cs="Calibri"/>
        </w:rPr>
      </w:pPr>
      <w:r>
        <w:rPr>
          <w:rFonts w:cs="Calibri"/>
        </w:rPr>
        <w:t>At the time of this publication, the following Supplemental Implementation Guides are published alongside the C-CDA specification:</w:t>
      </w:r>
    </w:p>
    <w:p w14:paraId="0A659A97" w14:textId="122E9928" w:rsidR="00C6312A" w:rsidRPr="006B3468" w:rsidRDefault="008B59D0">
      <w:pPr>
        <w:pStyle w:val="ListParagraph"/>
        <w:numPr>
          <w:ilvl w:val="0"/>
          <w:numId w:val="41"/>
        </w:numPr>
        <w:spacing w:after="120"/>
        <w:rPr>
          <w:rFonts w:cs="Calibri"/>
        </w:rPr>
      </w:pPr>
      <w:hyperlink r:id="rId36" w:history="1">
        <w:r w:rsidR="00C6312A" w:rsidRPr="006B3468">
          <w:rPr>
            <w:rStyle w:val="Hyperlink"/>
            <w:rFonts w:cs="Calibri"/>
          </w:rPr>
          <w:t>C-CDA R2.1; Advance Directives Templates, Release 1 – US Realm</w:t>
        </w:r>
      </w:hyperlink>
    </w:p>
    <w:p w14:paraId="62AD8DF9" w14:textId="20B6401E" w:rsidR="00C6312A" w:rsidRPr="00786AF4" w:rsidRDefault="008B59D0">
      <w:pPr>
        <w:pStyle w:val="ListParagraph"/>
        <w:numPr>
          <w:ilvl w:val="0"/>
          <w:numId w:val="41"/>
        </w:numPr>
        <w:spacing w:after="120"/>
        <w:rPr>
          <w:rFonts w:cs="Calibri"/>
        </w:rPr>
      </w:pPr>
      <w:hyperlink r:id="rId37" w:history="1">
        <w:r w:rsidR="00C6312A" w:rsidRPr="007770C6">
          <w:rPr>
            <w:rStyle w:val="Hyperlink"/>
            <w:rFonts w:cs="Calibri"/>
          </w:rPr>
          <w:t>HL7 CDA® R2 Implementation Guide: C-CDA R2.1 Supplemental Templates for Nutrition, Release 1 - US Realm</w:t>
        </w:r>
      </w:hyperlink>
    </w:p>
    <w:p w14:paraId="4688B6AD" w14:textId="0AC6754D" w:rsidR="00C6312A" w:rsidRPr="00786AF4" w:rsidRDefault="008B59D0">
      <w:pPr>
        <w:pStyle w:val="ListParagraph"/>
        <w:numPr>
          <w:ilvl w:val="0"/>
          <w:numId w:val="41"/>
        </w:numPr>
        <w:spacing w:after="120"/>
        <w:rPr>
          <w:rFonts w:cs="Calibri"/>
        </w:rPr>
      </w:pPr>
      <w:hyperlink r:id="rId38" w:history="1">
        <w:r w:rsidR="00C6312A" w:rsidRPr="007770C6">
          <w:rPr>
            <w:rStyle w:val="Hyperlink"/>
            <w:rFonts w:cs="Calibri"/>
          </w:rPr>
          <w:t>HL7 CDA® R2 Implementation Guide: C-CDA R2.1 Supplemental Templates for Pregnancy Status, Release 1 – US Realm</w:t>
        </w:r>
      </w:hyperlink>
    </w:p>
    <w:p w14:paraId="06DE9CEC" w14:textId="7A8EB980" w:rsidR="00C6312A" w:rsidRPr="00786AF4" w:rsidRDefault="008B59D0">
      <w:pPr>
        <w:pStyle w:val="ListParagraph"/>
        <w:numPr>
          <w:ilvl w:val="0"/>
          <w:numId w:val="41"/>
        </w:numPr>
        <w:spacing w:after="120"/>
        <w:rPr>
          <w:rFonts w:cs="Calibri"/>
        </w:rPr>
      </w:pPr>
      <w:hyperlink r:id="rId39" w:history="1">
        <w:r w:rsidR="00C6312A" w:rsidRPr="007770C6">
          <w:rPr>
            <w:rStyle w:val="Hyperlink"/>
            <w:rFonts w:cs="Calibri"/>
          </w:rPr>
          <w:t>HL7 CDA® R2 Implementation Guide: C-CDA R2.1 Supplemental Templates for Occupational Data for Health Release 1, STU Release 1.1 – US Realm</w:t>
        </w:r>
      </w:hyperlink>
    </w:p>
    <w:p w14:paraId="63BFC42A" w14:textId="506F5BFC" w:rsidR="00C6312A" w:rsidRPr="00786AF4" w:rsidRDefault="008B59D0">
      <w:pPr>
        <w:pStyle w:val="ListParagraph"/>
        <w:numPr>
          <w:ilvl w:val="0"/>
          <w:numId w:val="41"/>
        </w:numPr>
        <w:spacing w:after="120"/>
        <w:rPr>
          <w:rFonts w:cs="Calibri"/>
        </w:rPr>
      </w:pPr>
      <w:hyperlink r:id="rId40" w:history="1">
        <w:r w:rsidR="00C6312A" w:rsidRPr="007770C6">
          <w:rPr>
            <w:rStyle w:val="Hyperlink"/>
            <w:rFonts w:cs="Calibri"/>
          </w:rPr>
          <w:t>HL7 CDA® R2 Implementation Guide: C-CDA R2.1 Supplemental Templates for Infectious Disease, Release 1 – US Realm</w:t>
        </w:r>
      </w:hyperlink>
    </w:p>
    <w:p w14:paraId="0255F2B4" w14:textId="32D65BFA" w:rsidR="00A10C4D" w:rsidRPr="00D14360" w:rsidRDefault="00A10C4D" w:rsidP="005D2703">
      <w:pPr>
        <w:pStyle w:val="Caption"/>
        <w:rPr>
          <w:rFonts w:cs="Calibri"/>
          <w:color w:val="000000"/>
        </w:rPr>
      </w:pPr>
    </w:p>
    <w:p w14:paraId="364C89FB" w14:textId="77777777" w:rsidR="00A10C4D" w:rsidRPr="00C64922" w:rsidRDefault="00A10C4D" w:rsidP="003E2C96">
      <w:pPr>
        <w:pStyle w:val="Heading2"/>
      </w:pPr>
      <w:bookmarkStart w:id="1272" w:name="_New_and_Additional"/>
      <w:bookmarkStart w:id="1273" w:name="_Toc10702531"/>
      <w:bookmarkStart w:id="1274" w:name="_Toc11043617"/>
      <w:bookmarkStart w:id="1275" w:name="_Toc11045607"/>
      <w:bookmarkStart w:id="1276" w:name="_Toc11391277"/>
      <w:bookmarkStart w:id="1277" w:name="_Ref21896281"/>
      <w:bookmarkStart w:id="1278" w:name="_Ref21896290"/>
      <w:bookmarkStart w:id="1279" w:name="_Toc127519160"/>
      <w:bookmarkStart w:id="1280" w:name="_Toc119939843"/>
      <w:bookmarkEnd w:id="1272"/>
      <w:r w:rsidRPr="00C64922">
        <w:t>New and Additional C-CDA Section Templates (Defined in this Companion Guide)</w:t>
      </w:r>
      <w:bookmarkEnd w:id="1273"/>
      <w:bookmarkEnd w:id="1274"/>
      <w:bookmarkEnd w:id="1275"/>
      <w:bookmarkEnd w:id="1276"/>
      <w:bookmarkEnd w:id="1277"/>
      <w:bookmarkEnd w:id="1278"/>
      <w:bookmarkEnd w:id="1279"/>
      <w:bookmarkEnd w:id="1280"/>
    </w:p>
    <w:p w14:paraId="31562A91" w14:textId="77777777" w:rsidR="00955DB4" w:rsidRDefault="00955DB4" w:rsidP="005D2703">
      <w:pPr>
        <w:spacing w:after="120"/>
        <w:rPr>
          <w:rFonts w:cs="Calibri"/>
        </w:rPr>
      </w:pPr>
      <w:r w:rsidRPr="00D14360">
        <w:rPr>
          <w:rFonts w:cs="Calibri"/>
        </w:rPr>
        <w:t xml:space="preserve">The following table defines </w:t>
      </w:r>
      <w:r w:rsidR="004261FA">
        <w:rPr>
          <w:rFonts w:cs="Calibri"/>
        </w:rPr>
        <w:t xml:space="preserve">new </w:t>
      </w:r>
      <w:r w:rsidR="00B66ADE" w:rsidRPr="00D14360">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rFonts w:cs="Calibri"/>
                <w:color w:val="FFFFFF"/>
              </w:rPr>
            </w:pPr>
            <w:bookmarkStart w:id="1281" w:name="_Toc10702532"/>
            <w:bookmarkStart w:id="1282" w:name="_Toc11043618"/>
            <w:bookmarkStart w:id="1283" w:name="_Toc11045608"/>
            <w:r w:rsidRPr="00D14360">
              <w:rPr>
                <w:rFonts w:cs="Calibri"/>
                <w:b/>
                <w:bCs/>
                <w:color w:val="FFFFFF"/>
              </w:rPr>
              <w:t>Section Name</w:t>
            </w:r>
          </w:p>
          <w:p w14:paraId="48B0335B" w14:textId="7F49D8C8" w:rsidR="001F3C83" w:rsidRPr="00D14360" w:rsidRDefault="001F3C83" w:rsidP="001E14C1">
            <w:pPr>
              <w:rPr>
                <w:rFonts w:cs="Calibri"/>
                <w:color w:val="FFFFFF"/>
              </w:rPr>
            </w:pPr>
            <w:r w:rsidRPr="00D14360">
              <w:rPr>
                <w:rFonts w:ascii="Calibri Light" w:hAnsi="Calibri Light" w:cs="Calibri Light"/>
                <w:b/>
                <w:bCs/>
                <w:color w:val="FFFFFF"/>
              </w:rPr>
              <w:t xml:space="preserve">        </w:t>
            </w:r>
            <w:commentRangeStart w:id="1284"/>
            <w:del w:id="1285" w:author="Ballot Reconciliation" w:date="2023-03-09T09:31:00Z">
              <w:r w:rsidRPr="00D14360">
                <w:rPr>
                  <w:rFonts w:ascii="Calibri Light" w:hAnsi="Calibri Light" w:cs="Calibri Light"/>
                  <w:b/>
                  <w:bCs/>
                  <w:color w:val="FFFFFF"/>
                </w:rPr>
                <w:delText>LONIC</w:delText>
              </w:r>
            </w:del>
            <w:ins w:id="1286" w:author="Ballot Reconciliation" w:date="2023-03-09T09:31:00Z">
              <w:r w:rsidR="009171BA">
                <w:rPr>
                  <w:rFonts w:ascii="Calibri Light" w:hAnsi="Calibri Light" w:cs="Calibri Light"/>
                  <w:b/>
                  <w:bCs/>
                  <w:color w:val="FFFFFF"/>
                </w:rPr>
                <w:t>LOINC</w:t>
              </w:r>
            </w:ins>
            <w:commentRangeEnd w:id="1284"/>
            <w:r w:rsidR="00843E43">
              <w:rPr>
                <w:rStyle w:val="CommentReference"/>
              </w:rPr>
              <w:commentReference w:id="1284"/>
            </w:r>
          </w:p>
          <w:p w14:paraId="2AAF14E8" w14:textId="77777777" w:rsidR="001F3C83" w:rsidRPr="00D14360" w:rsidRDefault="001F3C83" w:rsidP="00D14360">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19C1E2D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337D72" w:rsidRPr="00C64922" w14:paraId="29CE69E2" w14:textId="77777777" w:rsidTr="004E29C8">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rFonts w:cs="Calibri"/>
                <w:b/>
                <w:bCs/>
              </w:rPr>
            </w:pPr>
            <w:r w:rsidRPr="00D14360">
              <w:rPr>
                <w:rFonts w:cs="Calibri"/>
                <w:b/>
                <w:bCs/>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666EC08A" w:rsidR="00510672" w:rsidRPr="00D14360" w:rsidRDefault="00510672" w:rsidP="00510672">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sz="4" w:space="0" w:color="4F81BD"/>
              <w:bottom w:val="single" w:sz="4" w:space="0" w:color="4F81BD"/>
            </w:tcBorders>
            <w:shd w:val="clear" w:color="auto" w:fill="auto"/>
          </w:tcPr>
          <w:p w14:paraId="309B75ED"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14:paraId="5707D74B" w14:textId="77777777" w:rsidR="00EB5081" w:rsidRPr="00EB5081" w:rsidRDefault="00EB5081" w:rsidP="00EB5081">
            <w:pPr>
              <w:rPr>
                <w:rFonts w:ascii="Calibri Light" w:hAnsi="Calibri Light" w:cs="Calibri Light"/>
                <w:szCs w:val="21"/>
              </w:rPr>
            </w:pPr>
          </w:p>
          <w:p w14:paraId="62DB3C0C"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14:paraId="0F9B9678" w14:textId="77777777" w:rsidR="00EB5081" w:rsidRPr="00EB5081" w:rsidRDefault="00EB5081" w:rsidP="00EB5081">
            <w:pPr>
              <w:rPr>
                <w:rFonts w:ascii="Calibri Light" w:hAnsi="Calibri Light" w:cs="Calibri Light"/>
                <w:szCs w:val="21"/>
              </w:rPr>
            </w:pPr>
          </w:p>
          <w:p w14:paraId="5EE8219B"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0A5E1100" w14:textId="77777777" w:rsidR="00EB5081" w:rsidRPr="00EB5081" w:rsidRDefault="00EB5081" w:rsidP="00EB5081">
            <w:pPr>
              <w:rPr>
                <w:rFonts w:ascii="Calibri Light" w:hAnsi="Calibri Light" w:cs="Calibri Light"/>
                <w:szCs w:val="21"/>
              </w:rPr>
            </w:pPr>
          </w:p>
          <w:p w14:paraId="6BDA1E6F" w14:textId="55BEF0BC" w:rsidR="00510672" w:rsidRPr="00D14360" w:rsidRDefault="00EB5081" w:rsidP="00EB5081">
            <w:pPr>
              <w:rPr>
                <w:rFonts w:ascii="Calibri Light" w:hAnsi="Calibri Light" w:cs="Calibri Light"/>
                <w:szCs w:val="21"/>
              </w:rPr>
            </w:pPr>
            <w:r w:rsidRPr="00EB5081">
              <w:rPr>
                <w:rFonts w:ascii="Calibri Light" w:hAnsi="Calibri Light" w:cs="Calibri Light"/>
                <w:szCs w:val="21"/>
              </w:rP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Fonts w:cs="Calibri"/>
              </w:rPr>
            </w:pPr>
            <w:r w:rsidRPr="00D14360">
              <w:rPr>
                <w:rFonts w:cs="Calibri"/>
                <w:b/>
                <w:bCs/>
              </w:rPr>
              <w:t>Notes Section</w:t>
            </w:r>
          </w:p>
          <w:p w14:paraId="4F0E7581" w14:textId="77777777" w:rsidR="00B774F1" w:rsidRPr="003A3D50" w:rsidRDefault="00B774F1" w:rsidP="00510672">
            <w:pPr>
              <w:rPr>
                <w:del w:id="1287" w:author="Ballot Reconciliation" w:date="2023-03-09T09:31:00Z"/>
                <w:rStyle w:val="XMLname"/>
                <w:rFonts w:ascii="Calibri Light" w:hAnsi="Calibri Light" w:cs="Calibri Light"/>
                <w:sz w:val="18"/>
                <w:szCs w:val="22"/>
              </w:rPr>
            </w:pPr>
            <w:commentRangeStart w:id="1288"/>
            <w:del w:id="1289" w:author="Ballot Reconciliation" w:date="2023-03-09T09:31:00Z">
              <w:r w:rsidRPr="003A3D50">
                <w:rPr>
                  <w:rStyle w:val="XMLname"/>
                  <w:rFonts w:ascii="Calibri Light" w:hAnsi="Calibri Light" w:cs="Calibri Light"/>
                  <w:sz w:val="18"/>
                  <w:szCs w:val="22"/>
                </w:rPr>
                <w:delText>86744-0</w:delText>
              </w:r>
            </w:del>
          </w:p>
          <w:p w14:paraId="7508FC54" w14:textId="49A26B3D" w:rsidR="00B774F1" w:rsidRPr="003A3D50" w:rsidRDefault="00FC2615" w:rsidP="00510672">
            <w:pPr>
              <w:rPr>
                <w:ins w:id="1290" w:author="Ballot Reconciliation" w:date="2023-03-09T09:31:00Z"/>
                <w:rStyle w:val="XMLname"/>
                <w:rFonts w:ascii="Calibri Light" w:hAnsi="Calibri Light" w:cs="Calibri Light"/>
                <w:sz w:val="18"/>
                <w:szCs w:val="22"/>
              </w:rPr>
            </w:pPr>
            <w:ins w:id="1291" w:author="Ballot Reconciliation" w:date="2023-03-09T09:31:00Z">
              <w:r w:rsidRPr="00FC2615">
                <w:rPr>
                  <w:rStyle w:val="XMLname"/>
                  <w:rFonts w:ascii="Calibri Light" w:hAnsi="Calibri Light" w:cs="Calibri Light"/>
                  <w:sz w:val="18"/>
                  <w:szCs w:val="22"/>
                </w:rPr>
                <w:t>34109-9</w:t>
              </w:r>
            </w:ins>
            <w:commentRangeEnd w:id="1288"/>
            <w:r w:rsidR="00843E43">
              <w:rPr>
                <w:rStyle w:val="CommentReference"/>
              </w:rPr>
              <w:commentReference w:id="1288"/>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hAnsi="Calibri Light" w:cs="Calibri Light"/>
                <w:szCs w:val="21"/>
              </w:rPr>
            </w:pPr>
            <w:r w:rsidRPr="00D14360">
              <w:rPr>
                <w:rFonts w:ascii="Calibri Light" w:hAnsi="Calibri Light" w:cs="Calibri Light"/>
                <w:szCs w:val="21"/>
              </w:rPr>
              <w:t>This section allows for inclusion of clinical documentation which does not fit precisely within any other C-CDA section. Multiple Notes sections may be included in a document provided they each include different types of note content as indicated by a different section.code.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14:paraId="73967E3C" w14:textId="77777777" w:rsidR="00510672" w:rsidRPr="00D14360" w:rsidRDefault="00510672" w:rsidP="00510672">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14:paraId="107D6D53" w14:textId="78BEB1A6" w:rsidR="005D2703" w:rsidRPr="00C64922" w:rsidRDefault="005C79A1">
      <w:pPr>
        <w:pStyle w:val="Caption"/>
      </w:pPr>
      <w:r>
        <w:t xml:space="preserve">  </w:t>
      </w:r>
      <w:bookmarkStart w:id="1292" w:name="_Toc118898820"/>
      <w:bookmarkStart w:id="1293" w:name="_Toc127519339"/>
      <w:bookmarkStart w:id="1294" w:name="_Toc119940023"/>
      <w:r w:rsidR="005D2703" w:rsidRPr="00C64922">
        <w:t xml:space="preserve">Table </w:t>
      </w:r>
      <w:r w:rsidR="008B59D0">
        <w:fldChar w:fldCharType="begin"/>
      </w:r>
      <w:r w:rsidR="008B59D0">
        <w:instrText xml:space="preserve"> SEQ Table \* ARABIC </w:instrText>
      </w:r>
      <w:r w:rsidR="008B59D0">
        <w:fldChar w:fldCharType="separate"/>
      </w:r>
      <w:del w:id="1295" w:author="Ballot Reconciliation" w:date="2023-03-09T09:31:00Z">
        <w:r w:rsidR="00F10C7C">
          <w:rPr>
            <w:noProof/>
          </w:rPr>
          <w:delText>34</w:delText>
        </w:r>
      </w:del>
      <w:ins w:id="1296" w:author="Ballot Reconciliation" w:date="2023-03-09T09:31:00Z">
        <w:r w:rsidR="00DC1072">
          <w:rPr>
            <w:noProof/>
          </w:rPr>
          <w:t>33</w:t>
        </w:r>
      </w:ins>
      <w:r w:rsidR="008B59D0">
        <w:rPr>
          <w:noProof/>
        </w:rPr>
        <w:fldChar w:fldCharType="end"/>
      </w:r>
      <w:r w:rsidR="005D2703" w:rsidRPr="00C64922">
        <w:t>: New and Additional C-CDA Sections</w:t>
      </w:r>
      <w:bookmarkEnd w:id="1292"/>
      <w:bookmarkEnd w:id="1293"/>
      <w:bookmarkEnd w:id="1294"/>
    </w:p>
    <w:p w14:paraId="36D7BE47" w14:textId="77777777" w:rsidR="00A10C4D" w:rsidRPr="00C64922" w:rsidRDefault="00A10C4D" w:rsidP="003E2C96">
      <w:pPr>
        <w:pStyle w:val="Heading2"/>
      </w:pPr>
      <w:bookmarkStart w:id="1297" w:name="_Toc11391278"/>
      <w:bookmarkStart w:id="1298" w:name="_Toc127519161"/>
      <w:bookmarkStart w:id="1299" w:name="_Toc119939844"/>
      <w:r w:rsidRPr="00C64922">
        <w:t>Sections Defined in Other Implementation Guides</w:t>
      </w:r>
      <w:bookmarkEnd w:id="1281"/>
      <w:bookmarkEnd w:id="1282"/>
      <w:bookmarkEnd w:id="1283"/>
      <w:bookmarkEnd w:id="1297"/>
      <w:bookmarkEnd w:id="1298"/>
      <w:bookmarkEnd w:id="1299"/>
    </w:p>
    <w:p w14:paraId="0DAB7B51" w14:textId="77777777" w:rsidR="00A10C4D" w:rsidRPr="00D14360" w:rsidRDefault="00A10C4D" w:rsidP="00B505D2">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00632AAF" w:rsidRPr="00D14360">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14:paraId="06A69DE2" w14:textId="77777777" w:rsidR="00A10C4D" w:rsidRPr="00D14360" w:rsidRDefault="00A10C4D" w:rsidP="00B505D2">
      <w:pPr>
        <w:spacing w:after="120"/>
        <w:rPr>
          <w:rFonts w:cs="Calibri"/>
          <w:color w:val="000000"/>
        </w:rPr>
      </w:pPr>
      <w:r w:rsidRPr="00D14360">
        <w:rPr>
          <w:rFonts w:cs="Calibri"/>
          <w:bCs/>
          <w:color w:val="000000"/>
        </w:rPr>
        <w:t>N</w:t>
      </w:r>
      <w:r w:rsidR="007A0641" w:rsidRPr="00D14360">
        <w:rPr>
          <w:rFonts w:cs="Calibri"/>
          <w:bCs/>
          <w:color w:val="000000"/>
        </w:rPr>
        <w:t>OTE</w:t>
      </w:r>
      <w:r w:rsidRPr="00D14360">
        <w:rPr>
          <w:rFonts w:cs="Calibri"/>
          <w:bCs/>
          <w:color w:val="000000"/>
        </w:rPr>
        <w:t>:</w:t>
      </w:r>
      <w:r w:rsidRPr="00D14360">
        <w:rPr>
          <w:rFonts w:cs="Calibri"/>
          <w:color w:val="000000"/>
        </w:rPr>
        <w:t xml:space="preserve"> The</w:t>
      </w:r>
      <w:r w:rsidR="00AF5D50" w:rsidRPr="00D14360">
        <w:rPr>
          <w:rFonts w:cs="Calibri"/>
          <w:color w:val="000000"/>
        </w:rPr>
        <w:t xml:space="preserve"> HL</w:t>
      </w:r>
      <w:r w:rsidR="007A0641" w:rsidRPr="00D14360">
        <w:rPr>
          <w:rFonts w:cs="Calibri"/>
          <w:color w:val="000000"/>
        </w:rPr>
        <w:t>7</w:t>
      </w:r>
      <w:r w:rsidR="00AF5D50" w:rsidRPr="00D14360">
        <w:rPr>
          <w:rFonts w:cs="Calibri"/>
          <w:color w:val="000000"/>
        </w:rPr>
        <w:t xml:space="preserve"> CDA Release 2 Implementation Guide: Additional CDA R2 Templates – Clinical Documents for Payers Set 1, Release 1 – US Realm</w:t>
      </w:r>
      <w:r w:rsidR="00AF5D50" w:rsidRPr="00D14360">
        <w:rPr>
          <w:rStyle w:val="FootnoteReference"/>
          <w:rFonts w:cs="Calibri"/>
          <w:color w:val="000000"/>
        </w:rPr>
        <w:footnoteReference w:id="95"/>
      </w:r>
      <w:r w:rsidR="00AF5D50" w:rsidRPr="00D14360">
        <w:rPr>
          <w:rFonts w:cs="Calibri"/>
          <w:color w:val="000000"/>
        </w:rPr>
        <w:t xml:space="preserve"> </w:t>
      </w:r>
      <w:r w:rsidRPr="00D14360">
        <w:rPr>
          <w:rFonts w:cs="Calibri"/>
          <w:color w:val="000000"/>
        </w:rPr>
        <w:t xml:space="preserve">specification indicates which document types SHALL include the more tightly </w:t>
      </w:r>
      <w:r w:rsidRPr="00D14360">
        <w:rPr>
          <w:rFonts w:cs="Calibri"/>
          <w:color w:val="000000"/>
        </w:rPr>
        <w:lastRenderedPageBreak/>
        <w:t>constrained or additional templates required for exchanging information with payers using C-CDA documents</w:t>
      </w:r>
      <w:r w:rsidR="009B30E1" w:rsidRPr="003A3D50">
        <w:rPr>
          <w:rFonts w:cs="Calibri"/>
          <w:color w:val="000000"/>
        </w:rPr>
        <w:t>.</w:t>
      </w:r>
      <w:r w:rsidRPr="00D14360">
        <w:rPr>
          <w:rStyle w:val="FootnoteReference"/>
          <w:rFonts w:cs="Calibri"/>
          <w:color w:val="000000"/>
        </w:rPr>
        <w:footnoteReference w:id="96"/>
      </w:r>
      <w:r w:rsidRPr="00D14360">
        <w:rPr>
          <w:rFonts w:cs="Calibri"/>
          <w:color w:val="000000"/>
        </w:rPr>
        <w:t xml:space="preserve"> 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7"/>
      </w:r>
      <w:r w:rsidRPr="00D14360">
        <w:rPr>
          <w:rFonts w:cs="Calibri"/>
          <w:color w:val="000000"/>
        </w:rPr>
        <w:t xml:space="preserve"> </w:t>
      </w:r>
    </w:p>
    <w:p w14:paraId="41039735" w14:textId="77777777" w:rsidR="00A10C4D" w:rsidRPr="00D14360" w:rsidRDefault="00A10C4D" w:rsidP="00B505D2">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14:paraId="41CC9742" w14:textId="77777777" w:rsidR="00A10C4D" w:rsidRPr="00D14360" w:rsidRDefault="00A10C4D" w:rsidP="00B505D2">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rFonts w:cs="Calibri"/>
                <w:color w:val="FFFFFF"/>
              </w:rPr>
            </w:pPr>
            <w:r w:rsidRPr="00D14360">
              <w:rPr>
                <w:rFonts w:cs="Calibri"/>
                <w:b/>
                <w:bCs/>
                <w:color w:val="FFFFFF"/>
              </w:rPr>
              <w:t>Section Name</w:t>
            </w:r>
          </w:p>
          <w:p w14:paraId="2F94C75E" w14:textId="46B21AB3" w:rsidR="001F3C83" w:rsidRPr="00D14360" w:rsidRDefault="001F3C83" w:rsidP="003A3D50">
            <w:pPr>
              <w:ind w:hanging="360"/>
              <w:rPr>
                <w:rFonts w:cs="Calibri"/>
                <w:color w:val="FFFFFF"/>
              </w:rPr>
            </w:pPr>
            <w:r w:rsidRPr="00D14360">
              <w:rPr>
                <w:rFonts w:ascii="Calibri Light" w:hAnsi="Calibri Light" w:cs="Calibri Light"/>
                <w:b/>
                <w:bCs/>
                <w:color w:val="FFFFFF"/>
              </w:rPr>
              <w:t xml:space="preserve">        </w:t>
            </w:r>
            <w:del w:id="1300" w:author="Ballot Reconciliation" w:date="2023-03-09T09:31:00Z">
              <w:r w:rsidRPr="00D14360">
                <w:rPr>
                  <w:rFonts w:ascii="Calibri Light" w:hAnsi="Calibri Light" w:cs="Calibri Light"/>
                  <w:b/>
                  <w:bCs/>
                  <w:color w:val="FFFFFF"/>
                </w:rPr>
                <w:delText>LONIC</w:delText>
              </w:r>
            </w:del>
            <w:ins w:id="1301" w:author="Ballot Reconciliation" w:date="2023-03-09T09:31:00Z">
              <w:r w:rsidR="009171BA">
                <w:rPr>
                  <w:rFonts w:ascii="Calibri Light" w:hAnsi="Calibri Light" w:cs="Calibri Light"/>
                  <w:b/>
                  <w:bCs/>
                  <w:color w:val="FFFFFF"/>
                </w:rPr>
                <w:t>LOINC</w:t>
              </w:r>
            </w:ins>
          </w:p>
          <w:p w14:paraId="79B131EB" w14:textId="77777777" w:rsidR="001F3C83" w:rsidRPr="00D14360" w:rsidRDefault="001F3C83" w:rsidP="003A3D50">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14:paraId="1DD4FD3C"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0F01AD" w:rsidRPr="00C64922" w14:paraId="73A277A8" w14:textId="77777777" w:rsidTr="004E29C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rFonts w:cs="Calibri"/>
                <w:b/>
                <w:bCs/>
              </w:rPr>
            </w:pPr>
            <w:r w:rsidRPr="00D14360">
              <w:rPr>
                <w:rFonts w:cs="Calibri"/>
                <w:b/>
                <w:bCs/>
              </w:rPr>
              <w:t>Measure Section QDM</w:t>
            </w:r>
            <w:r w:rsidRPr="00D14360">
              <w:rPr>
                <w:rStyle w:val="FootnoteReference"/>
                <w:rFonts w:cs="Calibri"/>
                <w:b/>
                <w:bCs/>
              </w:rPr>
              <w:footnoteReference w:id="98"/>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rFonts w:cs="Calibri"/>
                <w:b/>
                <w:bCs/>
                <w:color w:val="000000"/>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externalDocument. The externalDocument/ids and version numbers are used to reference the measure. The measure section must contain a reference to at least one externalDocument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rPr>
              <w:footnoteReference w:id="99"/>
            </w:r>
          </w:p>
        </w:tc>
      </w:tr>
      <w:tr w:rsidR="000F01AD" w:rsidRPr="00C64922" w14:paraId="4BC4C1FF" w14:textId="77777777" w:rsidTr="004E29C8">
        <w:trPr>
          <w:cantSplit/>
          <w:trHeight w:val="315"/>
        </w:trPr>
        <w:tc>
          <w:tcPr>
            <w:tcW w:w="3510" w:type="dxa"/>
            <w:tcBorders>
              <w:right w:val="nil"/>
            </w:tcBorders>
            <w:shd w:val="clear" w:color="auto" w:fill="FFFFFF"/>
          </w:tcPr>
          <w:p w14:paraId="3AD56E01" w14:textId="77777777" w:rsidR="00510672" w:rsidRPr="00D14360" w:rsidRDefault="00510672" w:rsidP="00510672">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100"/>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rFonts w:cs="Calibri"/>
                <w:b/>
                <w:bCs/>
                <w:color w:val="000000"/>
              </w:rPr>
            </w:pPr>
          </w:p>
          <w:p w14:paraId="495F5318" w14:textId="77777777" w:rsidR="00510672" w:rsidRPr="00D14360" w:rsidRDefault="00510672" w:rsidP="00510672">
            <w:pPr>
              <w:rPr>
                <w:rFonts w:cs="Calibri"/>
                <w:b/>
                <w:bCs/>
              </w:rPr>
            </w:pPr>
          </w:p>
        </w:tc>
        <w:tc>
          <w:tcPr>
            <w:tcW w:w="5864" w:type="dxa"/>
            <w:shd w:val="clear" w:color="auto" w:fill="auto"/>
          </w:tcPr>
          <w:p w14:paraId="6903A458" w14:textId="77777777" w:rsidR="00510672" w:rsidRPr="00D14360" w:rsidRDefault="00510672" w:rsidP="00510672">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E29C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rFonts w:cs="Calibri"/>
                <w:b/>
                <w:bCs/>
                <w:color w:val="000000"/>
              </w:rPr>
            </w:pPr>
            <w:r w:rsidRPr="00D14360">
              <w:rPr>
                <w:rFonts w:cs="Calibri"/>
                <w:b/>
                <w:bCs/>
                <w:color w:val="000000"/>
              </w:rPr>
              <w:t>Plan of Treatment Section (CDP1)</w:t>
            </w:r>
            <w:r w:rsidRPr="00D14360">
              <w:rPr>
                <w:rStyle w:val="FootnoteReference"/>
                <w:rFonts w:cs="Calibri"/>
                <w:b/>
                <w:bCs/>
                <w:color w:val="000000"/>
              </w:rPr>
              <w:footnoteReference w:id="101"/>
            </w:r>
          </w:p>
          <w:p w14:paraId="53011097" w14:textId="77777777" w:rsidR="000624B1" w:rsidRPr="00D14360" w:rsidRDefault="000624B1"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rFonts w:cs="Calibri"/>
                <w:b/>
                <w:bCs/>
                <w:color w:val="000000"/>
              </w:rPr>
            </w:pPr>
          </w:p>
          <w:p w14:paraId="50E84D9A" w14:textId="77777777" w:rsidR="00510672" w:rsidRPr="00D14360" w:rsidRDefault="00510672" w:rsidP="00D14360">
            <w:pPr>
              <w:autoSpaceDE w:val="0"/>
              <w:autoSpaceDN w:val="0"/>
              <w:adjustRightInd w:val="0"/>
              <w:rPr>
                <w:rFonts w:cs="Calibri"/>
                <w:b/>
                <w:bCs/>
                <w:color w:val="000000"/>
              </w:rPr>
            </w:pPr>
          </w:p>
          <w:p w14:paraId="7AF5EBCD" w14:textId="77777777" w:rsidR="00510672" w:rsidRPr="00D14360" w:rsidRDefault="00510672" w:rsidP="00D14360">
            <w:pPr>
              <w:spacing w:after="120"/>
              <w:rPr>
                <w:rFonts w:cs="Calibri"/>
                <w:b/>
                <w:bCs/>
                <w:color w:val="000000"/>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hAnsi="Calibri Light" w:cs="Calibri Light"/>
                <w:color w:val="000000"/>
              </w:rPr>
            </w:pPr>
          </w:p>
          <w:p w14:paraId="59EEA2F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E29C8">
        <w:trPr>
          <w:cantSplit/>
          <w:trHeight w:val="1781"/>
        </w:trPr>
        <w:tc>
          <w:tcPr>
            <w:tcW w:w="3510" w:type="dxa"/>
            <w:tcBorders>
              <w:right w:val="nil"/>
            </w:tcBorders>
            <w:shd w:val="clear" w:color="auto" w:fill="FFFFFF"/>
          </w:tcPr>
          <w:p w14:paraId="242C0C06" w14:textId="77777777" w:rsidR="00510672" w:rsidRPr="00D14360" w:rsidRDefault="00510672" w:rsidP="00510672">
            <w:pPr>
              <w:rPr>
                <w:rFonts w:cs="Calibri"/>
                <w:color w:val="000000"/>
              </w:rPr>
            </w:pPr>
            <w:r w:rsidRPr="00D14360">
              <w:rPr>
                <w:rFonts w:cs="Calibri"/>
                <w:b/>
                <w:bCs/>
                <w:color w:val="000000"/>
              </w:rPr>
              <w:lastRenderedPageBreak/>
              <w:t>Social History Section (CDP1)</w:t>
            </w:r>
            <w:r w:rsidRPr="00D14360">
              <w:rPr>
                <w:rStyle w:val="FootnoteReference"/>
                <w:rFonts w:cs="Calibri"/>
                <w:b/>
                <w:bCs/>
                <w:color w:val="000000"/>
              </w:rPr>
              <w:footnoteReference w:id="102"/>
            </w:r>
          </w:p>
          <w:p w14:paraId="48D60398" w14:textId="77777777" w:rsidR="000624B1" w:rsidRPr="00D14360" w:rsidRDefault="00510672" w:rsidP="00510672">
            <w:pPr>
              <w:rPr>
                <w:rFonts w:cs="Calibri"/>
                <w:color w:val="000000"/>
              </w:rPr>
            </w:pPr>
            <w:r w:rsidRPr="00D14360">
              <w:rPr>
                <w:rFonts w:cs="Calibri"/>
                <w:b/>
                <w:bCs/>
                <w:color w:val="000000"/>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14:paraId="29308D99" w14:textId="77777777" w:rsidR="00320567" w:rsidRDefault="00320567" w:rsidP="00D14360">
            <w:pPr>
              <w:autoSpaceDE w:val="0"/>
              <w:autoSpaceDN w:val="0"/>
              <w:adjustRightInd w:val="0"/>
              <w:rPr>
                <w:rFonts w:ascii="Calibri Light" w:hAnsi="Calibri Light" w:cs="Calibri Light"/>
                <w:color w:val="000000"/>
              </w:rPr>
            </w:pPr>
          </w:p>
          <w:p w14:paraId="46B4EF7D"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000F01AD" w:rsidRPr="00C64922" w14:paraId="43A22FE3" w14:textId="77777777" w:rsidTr="004E29C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3"/>
            </w:r>
          </w:p>
          <w:p w14:paraId="1FAFCFE3"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77599-9</w:t>
            </w:r>
          </w:p>
          <w:p w14:paraId="36C6F97A"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4"/>
            </w:r>
          </w:p>
        </w:tc>
      </w:tr>
      <w:tr w:rsidR="000F01AD" w:rsidRPr="00C64922" w14:paraId="2E22DD42" w14:textId="77777777" w:rsidTr="004E29C8">
        <w:trPr>
          <w:cantSplit/>
          <w:trHeight w:val="315"/>
        </w:trPr>
        <w:tc>
          <w:tcPr>
            <w:tcW w:w="3510" w:type="dxa"/>
            <w:tcBorders>
              <w:right w:val="nil"/>
            </w:tcBorders>
            <w:shd w:val="clear" w:color="auto" w:fill="FFFFFF"/>
          </w:tcPr>
          <w:p w14:paraId="4013E1A5" w14:textId="77777777" w:rsidR="00510672" w:rsidRPr="00D14360" w:rsidRDefault="00510672" w:rsidP="00510672">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5"/>
            </w:r>
          </w:p>
          <w:p w14:paraId="55C44A09" w14:textId="77777777" w:rsidR="001F3C83" w:rsidRPr="00D14360" w:rsidRDefault="00510672" w:rsidP="00510672">
            <w:pPr>
              <w:rPr>
                <w:rFonts w:cs="Calibri"/>
                <w:color w:val="000000"/>
              </w:rPr>
            </w:pPr>
            <w:r w:rsidRPr="00D14360">
              <w:rPr>
                <w:rFonts w:cs="Calibri"/>
                <w:b/>
                <w:bCs/>
                <w:color w:val="000000"/>
              </w:rPr>
              <w:t>﻿</w:t>
            </w:r>
            <w:r w:rsidR="001F3C83" w:rsidRPr="003A3D50">
              <w:rPr>
                <w:rFonts w:cs="Calibri"/>
                <w:color w:val="000000"/>
                <w:sz w:val="18"/>
                <w:szCs w:val="18"/>
              </w:rPr>
              <w:t>77598-1</w:t>
            </w:r>
          </w:p>
          <w:p w14:paraId="665925F7"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6"/>
            </w:r>
          </w:p>
        </w:tc>
      </w:tr>
      <w:tr w:rsidR="000F01AD" w:rsidRPr="00C64922" w14:paraId="1A42A38D" w14:textId="77777777" w:rsidTr="004E29C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rFonts w:cs="Calibri"/>
                <w:color w:val="000000"/>
              </w:rPr>
            </w:pPr>
            <w:r w:rsidRPr="00D14360">
              <w:rPr>
                <w:rFonts w:cs="Calibri"/>
                <w:b/>
                <w:bCs/>
                <w:color w:val="000000"/>
              </w:rPr>
              <w:t>Orders Placed Section (CDP1)</w:t>
            </w:r>
            <w:r w:rsidRPr="00D14360">
              <w:rPr>
                <w:rStyle w:val="FootnoteReference"/>
                <w:rFonts w:cs="Calibri"/>
                <w:b/>
                <w:bCs/>
                <w:color w:val="000000"/>
              </w:rPr>
              <w:footnoteReference w:id="107"/>
            </w:r>
          </w:p>
          <w:p w14:paraId="2B6A1895"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77597-3</w:t>
            </w:r>
          </w:p>
          <w:p w14:paraId="203DDDE1" w14:textId="77777777" w:rsidR="00510672" w:rsidRPr="00D14360" w:rsidRDefault="00510672" w:rsidP="00510672">
            <w:pPr>
              <w:rPr>
                <w:rFonts w:cs="Calibri"/>
                <w:b/>
                <w:bCs/>
                <w:color w:val="000000"/>
              </w:rPr>
            </w:pPr>
            <w:r w:rsidRPr="00D14360">
              <w:rPr>
                <w:rFonts w:ascii="Calibri Light" w:hAnsi="Calibri Light" w:cs="Calibri Light"/>
                <w:color w:val="000000"/>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8"/>
            </w:r>
          </w:p>
          <w:p w14:paraId="3F898867" w14:textId="77777777" w:rsidR="00916D2D" w:rsidRPr="00D14360" w:rsidRDefault="00916D2D" w:rsidP="00D14360">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14:paraId="098905C8" w14:textId="39B7265C" w:rsidR="00A10C4D" w:rsidRPr="00D14360" w:rsidRDefault="005C79A1" w:rsidP="005D2703">
      <w:pPr>
        <w:pStyle w:val="Caption"/>
        <w:rPr>
          <w:rFonts w:cs="Calibri"/>
          <w:color w:val="000000"/>
        </w:rPr>
      </w:pPr>
      <w:bookmarkStart w:id="1302" w:name="_21cj21opks9l" w:colFirst="0" w:colLast="0"/>
      <w:bookmarkEnd w:id="1302"/>
      <w:r>
        <w:t xml:space="preserve">  </w:t>
      </w:r>
      <w:bookmarkStart w:id="1303" w:name="_Toc118898821"/>
      <w:bookmarkStart w:id="1304" w:name="_Toc127519340"/>
      <w:bookmarkStart w:id="1305" w:name="_Toc119940024"/>
      <w:r w:rsidR="005D2703" w:rsidRPr="00C64922">
        <w:t xml:space="preserve">Table </w:t>
      </w:r>
      <w:r w:rsidR="008B59D0">
        <w:fldChar w:fldCharType="begin"/>
      </w:r>
      <w:r w:rsidR="008B59D0">
        <w:instrText xml:space="preserve"> SEQ Table \* ARABIC </w:instrText>
      </w:r>
      <w:r w:rsidR="008B59D0">
        <w:fldChar w:fldCharType="separate"/>
      </w:r>
      <w:del w:id="1306" w:author="Ballot Reconciliation" w:date="2023-03-09T09:31:00Z">
        <w:r w:rsidR="00F10C7C">
          <w:rPr>
            <w:noProof/>
          </w:rPr>
          <w:delText>35</w:delText>
        </w:r>
      </w:del>
      <w:ins w:id="1307" w:author="Ballot Reconciliation" w:date="2023-03-09T09:31:00Z">
        <w:r w:rsidR="00DC1072">
          <w:rPr>
            <w:noProof/>
          </w:rPr>
          <w:t>34</w:t>
        </w:r>
      </w:ins>
      <w:r w:rsidR="008B59D0">
        <w:rPr>
          <w:noProof/>
        </w:rPr>
        <w:fldChar w:fldCharType="end"/>
      </w:r>
      <w:r w:rsidR="005D2703" w:rsidRPr="00C64922">
        <w:t>: Sections defined in other Implantation Guides</w:t>
      </w:r>
      <w:bookmarkEnd w:id="1303"/>
      <w:bookmarkEnd w:id="1304"/>
      <w:bookmarkEnd w:id="1305"/>
    </w:p>
    <w:p w14:paraId="68AF8DEA"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rFonts w:eastAsia="Calibri" w:cs="Calibri"/>
          <w:color w:val="000000"/>
        </w:rPr>
      </w:pPr>
    </w:p>
    <w:p w14:paraId="19296AB0" w14:textId="77777777" w:rsidR="00DD51B1" w:rsidRPr="00D14360" w:rsidRDefault="00DD51B1" w:rsidP="00B505D2">
      <w:pPr>
        <w:widowControl w:val="0"/>
        <w:pBdr>
          <w:top w:val="nil"/>
          <w:left w:val="nil"/>
          <w:bottom w:val="nil"/>
          <w:right w:val="nil"/>
          <w:between w:val="nil"/>
        </w:pBdr>
        <w:spacing w:after="120"/>
        <w:rPr>
          <w:rFonts w:eastAsia="Calibri" w:cs="Calibri"/>
          <w:color w:val="000000"/>
        </w:rPr>
        <w:sectPr w:rsidR="00DD51B1" w:rsidRPr="00D14360" w:rsidSect="002525D3">
          <w:headerReference w:type="even" r:id="rId41"/>
          <w:footerReference w:type="even" r:id="rId42"/>
          <w:headerReference w:type="first" r:id="rId43"/>
          <w:footerReference w:type="first" r:id="rId44"/>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1308" w:name="_Representation_of_Discrete"/>
      <w:bookmarkStart w:id="1309" w:name="_Toc10707498"/>
      <w:bookmarkStart w:id="1310" w:name="_Toc11043621"/>
      <w:bookmarkStart w:id="1311" w:name="_Toc11045610"/>
      <w:bookmarkStart w:id="1312" w:name="_Toc11391279"/>
      <w:bookmarkStart w:id="1313" w:name="_Ref98770158"/>
      <w:bookmarkStart w:id="1314" w:name="_Ref98770160"/>
      <w:bookmarkStart w:id="1315" w:name="_Ref98770340"/>
      <w:bookmarkStart w:id="1316" w:name="_Ref98770342"/>
      <w:bookmarkStart w:id="1317" w:name="_Toc127519162"/>
      <w:bookmarkStart w:id="1318" w:name="_Toc119939845"/>
      <w:bookmarkEnd w:id="1308"/>
      <w:r w:rsidRPr="00C64922">
        <w:lastRenderedPageBreak/>
        <w:t>Representation of Discrete Data</w:t>
      </w:r>
      <w:bookmarkEnd w:id="1309"/>
      <w:bookmarkEnd w:id="1310"/>
      <w:bookmarkEnd w:id="1311"/>
      <w:bookmarkEnd w:id="1312"/>
      <w:bookmarkEnd w:id="1313"/>
      <w:bookmarkEnd w:id="1314"/>
      <w:bookmarkEnd w:id="1315"/>
      <w:bookmarkEnd w:id="1316"/>
      <w:bookmarkEnd w:id="1317"/>
      <w:bookmarkEnd w:id="1318"/>
    </w:p>
    <w:p w14:paraId="304E5086" w14:textId="429DD1CD" w:rsidR="00CB0108" w:rsidRPr="00D14360" w:rsidRDefault="00CB0108"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003B368E" w:rsidRPr="00D14360">
        <w:rPr>
          <w:rFonts w:eastAsia="Calibri" w:cs="Calibri"/>
          <w:color w:val="000000"/>
        </w:rPr>
        <w:t xml:space="preserve">Health IT </w:t>
      </w:r>
      <w:r w:rsidRPr="00D14360">
        <w:rPr>
          <w:rFonts w:eastAsia="Calibri" w:cs="Calibri"/>
          <w:color w:val="000000"/>
        </w:rPr>
        <w:t>infra</w:t>
      </w:r>
      <w:r w:rsidR="003B368E" w:rsidRPr="00D14360">
        <w:rPr>
          <w:rFonts w:eastAsia="Calibri" w:cs="Calibri"/>
          <w:color w:val="000000"/>
        </w:rPr>
        <w:t>structure can only be realized w</w:t>
      </w:r>
      <w:r w:rsidR="00C14E97">
        <w:rPr>
          <w:rFonts w:eastAsia="Calibri" w:cs="Calibri"/>
          <w:color w:val="000000"/>
        </w:rPr>
        <w:t>hen</w:t>
      </w:r>
      <w:r w:rsidR="003B368E" w:rsidRPr="00D14360">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3E2C96">
      <w:pPr>
        <w:pStyle w:val="Heading2"/>
      </w:pPr>
      <w:bookmarkStart w:id="1319" w:name="_Toc10707499"/>
      <w:bookmarkStart w:id="1320" w:name="_Toc11043622"/>
      <w:bookmarkStart w:id="1321" w:name="_Toc11045611"/>
      <w:bookmarkStart w:id="1322" w:name="_Toc11391280"/>
      <w:bookmarkStart w:id="1323" w:name="_Toc127519163"/>
      <w:bookmarkStart w:id="1324" w:name="_Toc119939846"/>
      <w:r w:rsidRPr="00C64922">
        <w:t>General Entry-Level Guidance</w:t>
      </w:r>
      <w:bookmarkEnd w:id="1319"/>
      <w:bookmarkEnd w:id="1320"/>
      <w:bookmarkEnd w:id="1321"/>
      <w:bookmarkEnd w:id="1322"/>
      <w:bookmarkEnd w:id="1323"/>
      <w:bookmarkEnd w:id="1324"/>
    </w:p>
    <w:p w14:paraId="48AA3DF8" w14:textId="77777777" w:rsidR="00317567" w:rsidRPr="00D14360" w:rsidRDefault="00317567" w:rsidP="0031756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14:paraId="46183985" w14:textId="77777777" w:rsidR="00DD51B1" w:rsidRPr="00C64922" w:rsidRDefault="00DD51B1" w:rsidP="00C17F49">
      <w:pPr>
        <w:pStyle w:val="Heading3"/>
      </w:pPr>
      <w:bookmarkStart w:id="1325" w:name="_Toc10707501"/>
      <w:bookmarkStart w:id="1326" w:name="_Toc11043624"/>
      <w:bookmarkStart w:id="1327" w:name="_Toc11045613"/>
      <w:bookmarkStart w:id="1328" w:name="_Toc11391281"/>
      <w:bookmarkStart w:id="1329" w:name="_Toc127519164"/>
      <w:bookmarkStart w:id="1330" w:name="_Toc119939847"/>
      <w:r w:rsidRPr="00C64922">
        <w:t>Narrative Text Linking (Referencing)</w:t>
      </w:r>
      <w:bookmarkEnd w:id="1325"/>
      <w:bookmarkEnd w:id="1326"/>
      <w:bookmarkEnd w:id="1327"/>
      <w:bookmarkEnd w:id="1328"/>
      <w:bookmarkEnd w:id="1329"/>
      <w:bookmarkEnd w:id="1330"/>
      <w:r w:rsidRPr="00C64922">
        <w:t xml:space="preserve"> </w:t>
      </w:r>
    </w:p>
    <w:p w14:paraId="2A6388C5" w14:textId="77777777" w:rsidR="008F2473" w:rsidRPr="00D14360" w:rsidRDefault="008F2473" w:rsidP="003A3D50">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rFonts w:cs="Calibri"/>
          <w:color w:val="000000"/>
          <w:szCs w:val="22"/>
        </w:rPr>
      </w:pPr>
    </w:p>
    <w:p w14:paraId="7ED27654" w14:textId="48BE9184" w:rsidR="00C558B5" w:rsidRPr="00C64922" w:rsidRDefault="005C79A1" w:rsidP="00510672">
      <w:pPr>
        <w:pStyle w:val="Caption"/>
        <w:keepNext/>
        <w:spacing w:after="0"/>
      </w:pPr>
      <w:r>
        <w:t xml:space="preserve">  </w:t>
      </w:r>
      <w:bookmarkStart w:id="1331" w:name="_Toc118898742"/>
      <w:bookmarkStart w:id="1332" w:name="_Toc127519261"/>
      <w:bookmarkStart w:id="1333" w:name="_Toc119939944"/>
      <w:r w:rsidR="00C558B5" w:rsidRPr="00C64922">
        <w:t xml:space="preserve">Example </w:t>
      </w:r>
      <w:r w:rsidR="008B59D0">
        <w:fldChar w:fldCharType="begin"/>
      </w:r>
      <w:r w:rsidR="008B59D0">
        <w:instrText xml:space="preserve"> SEQ Example \* ARABIC </w:instrText>
      </w:r>
      <w:r w:rsidR="008B59D0">
        <w:fldChar w:fldCharType="separate"/>
      </w:r>
      <w:r w:rsidR="00DC1072">
        <w:rPr>
          <w:noProof/>
        </w:rPr>
        <w:t>21</w:t>
      </w:r>
      <w:r w:rsidR="008B59D0">
        <w:rPr>
          <w:noProof/>
        </w:rPr>
        <w:fldChar w:fldCharType="end"/>
      </w:r>
      <w:r w:rsidR="00C558B5" w:rsidRPr="00C64922">
        <w:t>: Narrative Text with Links to Machine Processable Data</w:t>
      </w:r>
      <w:bookmarkEnd w:id="1331"/>
      <w:bookmarkEnd w:id="1332"/>
      <w:bookmarkEnd w:id="13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9A0515" w:rsidRPr="00C64922" w14:paraId="7A43AD09" w14:textId="77777777" w:rsidTr="004E29C8">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root="2.16.840.1.113883.10.20.22.2.7.1" extension="2014-06-09" assigningAuthorityName="HL7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codeSystem="2.16.840.1.113883.6.1" codeSystemName="LOINC"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&lt;th&gt;Procedure Name&lt;/th&gt;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&lt;th&gt;Code&lt;/th&gt;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&lt;th&gt;CodeSystem&lt;/th&gt;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&lt;th&gt;Target Site&lt;/th&gt;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&lt;th&gt;Date of Procedure&lt;/th&gt;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typeCode="DRIV"&gt;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classCode="PROC" moodCode="EVN"&gt;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codeSystem="2.16.840.1.113883.6.96"&gt;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&lt;originalText&gt;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&lt;/originalText&gt;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lastRenderedPageBreak/>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&lt;statusCode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&lt;methodCode nullFlavor="UNK"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&lt;targetSiteCode code="11207009" displayName="Structure of right thigh" codeSystem="2.16.840.1.113883.6.96" codeSystemName="SNOMED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nullFlavor="UNK"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0F19F57A" w14:textId="2B88E8DA"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nullFlavor</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2F73B10A" w14:textId="26AB0F9A" w:rsidR="009A0515" w:rsidRDefault="00486FB8" w:rsidP="00486FB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21860AB0" w14:textId="284012A2" w:rsidR="00E92D58" w:rsidRDefault="00E92D58" w:rsidP="00E92D5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14:paraId="0B8251BA" w14:textId="77777777" w:rsidR="00E92D58" w:rsidRDefault="00E92D58" w:rsidP="00486FB8">
            <w:pPr>
              <w:pStyle w:val="NormalWeb"/>
              <w:spacing w:before="0" w:beforeAutospacing="0" w:after="0" w:afterAutospacing="0"/>
              <w:rPr>
                <w:rFonts w:ascii="Courier New" w:hAnsi="Courier New" w:cs="Courier New"/>
                <w:color w:val="000000"/>
                <w:sz w:val="16"/>
                <w:szCs w:val="16"/>
              </w:rPr>
            </w:pPr>
          </w:p>
          <w:p w14:paraId="0BCE0933" w14:textId="6A4D383F" w:rsidR="00E92D58" w:rsidRPr="00D14360" w:rsidRDefault="00E92D58" w:rsidP="00486FB8">
            <w:pPr>
              <w:pStyle w:val="NormalWeb"/>
              <w:spacing w:before="0" w:beforeAutospacing="0" w:after="0" w:afterAutospacing="0"/>
              <w:rPr>
                <w:rFonts w:ascii="Courier New" w:hAnsi="Courier New" w:cs="Courier New"/>
                <w:sz w:val="16"/>
                <w:szCs w:val="16"/>
              </w:rPr>
            </w:pPr>
          </w:p>
        </w:tc>
      </w:tr>
    </w:tbl>
    <w:p w14:paraId="1152255D" w14:textId="497B7949" w:rsidR="00DD51B1" w:rsidRPr="00D14360" w:rsidRDefault="00DD51B1" w:rsidP="009F743D">
      <w:pPr>
        <w:pStyle w:val="NormalWeb"/>
        <w:spacing w:before="240" w:beforeAutospacing="0" w:after="120" w:afterAutospacing="0"/>
        <w:rPr>
          <w:rFonts w:cs="Calibri"/>
        </w:rPr>
      </w:pPr>
      <w:r w:rsidRPr="00D14360">
        <w:rPr>
          <w:rFonts w:cs="Calibri"/>
          <w:color w:val="000000"/>
        </w:rPr>
        <w:lastRenderedPageBreak/>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00632AAF" w:rsidRPr="00D14360">
        <w:rPr>
          <w:rFonts w:cs="Calibri"/>
          <w:color w:val="000000"/>
        </w:rPr>
        <w:t>e</w:t>
      </w:r>
      <w:r w:rsidRPr="00D14360">
        <w:rPr>
          <w:rFonts w:cs="Calibri"/>
          <w:color w:val="000000"/>
        </w:rPr>
        <w:t xml:space="preserve"> HL7 </w:t>
      </w:r>
      <w:r w:rsidR="009A0717">
        <w:rPr>
          <w:rFonts w:cs="Calibri"/>
          <w:color w:val="000000"/>
        </w:rPr>
        <w:t>GitHub</w:t>
      </w:r>
      <w:r w:rsidR="009A0717" w:rsidRPr="00D14360">
        <w:rPr>
          <w:rFonts w:cs="Calibri"/>
          <w:color w:val="000000"/>
        </w:rPr>
        <w:t xml:space="preserve"> </w:t>
      </w:r>
      <w:r w:rsidR="009B30E1" w:rsidRPr="00D14360">
        <w:rPr>
          <w:rFonts w:cs="Calibri"/>
          <w:color w:val="000000"/>
        </w:rPr>
        <w:t>.</w:t>
      </w:r>
      <w:r w:rsidR="005D2703" w:rsidRPr="00D14360">
        <w:rPr>
          <w:rStyle w:val="FootnoteReference"/>
          <w:rFonts w:cs="Calibri"/>
          <w:color w:val="000000"/>
        </w:rPr>
        <w:footnoteReference w:id="109"/>
      </w:r>
    </w:p>
    <w:p w14:paraId="17701444" w14:textId="77777777" w:rsidR="008F2473" w:rsidRDefault="008F2473" w:rsidP="00C17F49">
      <w:pPr>
        <w:pStyle w:val="Heading3"/>
      </w:pPr>
      <w:bookmarkStart w:id="1334" w:name="_DisplayName_Representation"/>
      <w:bookmarkStart w:id="1335" w:name="_Toc11043625"/>
      <w:bookmarkStart w:id="1336" w:name="_Toc11045614"/>
      <w:bookmarkStart w:id="1337" w:name="_Toc11391282"/>
      <w:bookmarkStart w:id="1338" w:name="_Toc127519165"/>
      <w:bookmarkStart w:id="1339" w:name="_Toc119939848"/>
      <w:bookmarkStart w:id="1340" w:name="_Toc10707502"/>
      <w:bookmarkEnd w:id="1334"/>
      <w:r>
        <w:t>OriginalText</w:t>
      </w:r>
      <w:bookmarkEnd w:id="1335"/>
      <w:bookmarkEnd w:id="1336"/>
      <w:bookmarkEnd w:id="1337"/>
      <w:bookmarkEnd w:id="1338"/>
      <w:bookmarkEnd w:id="1339"/>
    </w:p>
    <w:p w14:paraId="41C62003" w14:textId="77777777" w:rsidR="008F2473" w:rsidRPr="00D14360" w:rsidRDefault="008F2473" w:rsidP="008F2473">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originalText element to link the coded information back to the original human readable information represented by that code. </w:t>
      </w:r>
      <w:r w:rsidRPr="00D14360">
        <w:rPr>
          <w:rFonts w:cs="Calibri"/>
          <w:color w:val="000000"/>
          <w:szCs w:val="22"/>
        </w:rPr>
        <w:t xml:space="preserve">The use of code/originalText/reference and value/originalText/reference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14:paraId="326AF8E9" w14:textId="345DD436" w:rsidR="008F2473" w:rsidRPr="00D14360" w:rsidRDefault="008F2473" w:rsidP="007770C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r w:rsidRPr="00D14360">
        <w:rPr>
          <w:rFonts w:cs="Calibri"/>
          <w:color w:val="000000"/>
          <w:szCs w:val="22"/>
        </w:rPr>
        <w:t>originalText</w:t>
      </w:r>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0A72C9" w14:textId="77777777" w:rsidTr="004E29C8">
        <w:trPr>
          <w:trHeight w:val="576"/>
        </w:trPr>
        <w:tc>
          <w:tcPr>
            <w:tcW w:w="683" w:type="dxa"/>
            <w:tcBorders>
              <w:right w:val="nil"/>
            </w:tcBorders>
            <w:shd w:val="clear" w:color="auto" w:fill="C6D9F1"/>
          </w:tcPr>
          <w:p w14:paraId="4CDBCE66" w14:textId="77777777" w:rsidR="008F2473" w:rsidRPr="00C64922" w:rsidRDefault="00634398" w:rsidP="008F2473">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originalText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1A64F590" w:rsidR="008F2473" w:rsidRPr="00D14360" w:rsidRDefault="008F2473" w:rsidP="007770C6">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10"/>
      </w:r>
    </w:p>
    <w:p w14:paraId="64EB0A8F" w14:textId="77777777" w:rsidR="008F2473" w:rsidRDefault="008F2473" w:rsidP="008F2473">
      <w:pPr>
        <w:pStyle w:val="BodyText"/>
        <w:spacing w:after="120"/>
        <w:ind w:right="528"/>
      </w:pPr>
      <w:r w:rsidRPr="00D14360">
        <w:t xml:space="preserve">It should be noted that sometimes the original text will be repeated in the originalText element rather than using a reference link into the narrative text. This is not incorrect and should not be flagged as an error. In this case, the originalText element, allows the human readable information to include a quality check. </w:t>
      </w:r>
      <w:r w:rsidRPr="00D14360">
        <w:lastRenderedPageBreak/>
        <w:t>However, the HL7 CDA standard recommends use of narrative text linking to minimize mismatch errors where the human readable narrative information is not identical to the original text.</w:t>
      </w:r>
    </w:p>
    <w:p w14:paraId="28010164" w14:textId="274D20ED" w:rsidR="00992A23" w:rsidRDefault="005C79A1" w:rsidP="003A3D50">
      <w:pPr>
        <w:pStyle w:val="Caption"/>
        <w:keepNext/>
        <w:spacing w:after="0"/>
      </w:pPr>
      <w:r>
        <w:t xml:space="preserve">  </w:t>
      </w:r>
      <w:bookmarkStart w:id="1341" w:name="_Toc118898743"/>
      <w:bookmarkStart w:id="1342" w:name="_Toc127519262"/>
      <w:bookmarkStart w:id="1343" w:name="_Toc119939945"/>
      <w:r w:rsidR="00992A23">
        <w:t xml:space="preserve">Example </w:t>
      </w:r>
      <w:r w:rsidR="008B59D0">
        <w:fldChar w:fldCharType="begin"/>
      </w:r>
      <w:r w:rsidR="008B59D0">
        <w:instrText xml:space="preserve"> SEQ Example \* ARABIC </w:instrText>
      </w:r>
      <w:r w:rsidR="008B59D0">
        <w:fldChar w:fldCharType="separate"/>
      </w:r>
      <w:r w:rsidR="00DC1072">
        <w:rPr>
          <w:noProof/>
        </w:rPr>
        <w:t>22</w:t>
      </w:r>
      <w:r w:rsidR="008B59D0">
        <w:rPr>
          <w:noProof/>
        </w:rPr>
        <w:fldChar w:fldCharType="end"/>
      </w:r>
      <w:r w:rsidR="00992A23">
        <w:t xml:space="preserve">: originalText </w:t>
      </w:r>
      <w:r w:rsidR="00771195">
        <w:t xml:space="preserve">used to record the term actually selected </w:t>
      </w:r>
      <w:r w:rsidR="00596CA4">
        <w:t xml:space="preserve">from the </w:t>
      </w:r>
      <w:r w:rsidR="00771195">
        <w:t>EHR</w:t>
      </w:r>
      <w:bookmarkEnd w:id="1341"/>
      <w:bookmarkEnd w:id="1342"/>
      <w:bookmarkEnd w:id="13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463F27" w:rsidRPr="00463F27" w14:paraId="5907F069" w14:textId="77777777" w:rsidTr="004E29C8">
        <w:tc>
          <w:tcPr>
            <w:tcW w:w="9468" w:type="dxa"/>
            <w:shd w:val="clear" w:color="auto" w:fill="auto"/>
          </w:tcPr>
          <w:p w14:paraId="499F3351" w14:textId="14A5F4C2" w:rsidR="000C7953" w:rsidRPr="00463F27" w:rsidRDefault="000C7953" w:rsidP="00463F27">
            <w:pPr>
              <w:spacing w:before="25"/>
              <w:ind w:left="108"/>
              <w:rPr>
                <w:rFonts w:ascii="Courier New" w:hAnsi="Courier New"/>
                <w:sz w:val="16"/>
              </w:rPr>
            </w:pPr>
            <w:r w:rsidRPr="00463F27">
              <w:rPr>
                <w:rFonts w:ascii="Courier New" w:hAnsi="Courier New"/>
                <w:sz w:val="16"/>
              </w:rPr>
              <w:t>&lt;code code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14:paraId="7B808A08" w14:textId="6A416892" w:rsidR="000C7953" w:rsidRPr="00463F27" w:rsidRDefault="000C7953" w:rsidP="00463F27">
            <w:pPr>
              <w:spacing w:before="27"/>
              <w:ind w:left="108" w:right="2633" w:firstLine="384"/>
              <w:rPr>
                <w:rFonts w:ascii="Courier New" w:hAnsi="Courier New"/>
                <w:sz w:val="16"/>
              </w:rPr>
            </w:pPr>
            <w:r w:rsidRPr="00463F27">
              <w:rPr>
                <w:rFonts w:ascii="Courier New" w:hAnsi="Courier New"/>
                <w:sz w:val="16"/>
              </w:rPr>
              <w:t>displayName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00947B4B" w:rsidRPr="00463F27">
              <w:rPr>
                <w:rFonts w:ascii="Courier New" w:hAnsi="Courier New"/>
                <w:sz w:val="16"/>
              </w:rPr>
              <w:t xml:space="preserve"> </w:t>
            </w:r>
            <w:r w:rsidRPr="00463F27">
              <w:rPr>
                <w:rFonts w:ascii="Courier New" w:hAnsi="Courier New"/>
                <w:sz w:val="16"/>
              </w:rPr>
              <w:t>codeSystem</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00947B4B" w:rsidRPr="00463F27">
              <w:rPr>
                <w:rFonts w:ascii="Courier New" w:hAnsi="Courier New"/>
                <w:sz w:val="16"/>
              </w:rPr>
              <w:t>&gt;</w:t>
            </w:r>
          </w:p>
          <w:p w14:paraId="0D3C4C6C" w14:textId="73646007" w:rsidR="000C7953" w:rsidRPr="00463F27" w:rsidRDefault="000C7953" w:rsidP="00463F27">
            <w:pPr>
              <w:spacing w:before="1"/>
              <w:ind w:left="492"/>
              <w:rPr>
                <w:rFonts w:ascii="Courier New" w:hAnsi="Courier New"/>
                <w:sz w:val="16"/>
              </w:rPr>
            </w:pPr>
            <w:r w:rsidRPr="00463F27">
              <w:rPr>
                <w:rFonts w:ascii="Courier New" w:hAnsi="Courier New"/>
                <w:sz w:val="16"/>
              </w:rPr>
              <w:t>&lt;originalText&gt;&lt;reference value</w:t>
            </w:r>
            <w:r w:rsidR="00947B4B" w:rsidRPr="00463F27">
              <w:rPr>
                <w:rFonts w:ascii="Courier New" w:hAnsi="Courier New"/>
                <w:sz w:val="16"/>
              </w:rPr>
              <w:t>=</w:t>
            </w:r>
            <w:r w:rsidR="00947B4B">
              <w:rPr>
                <w:rFonts w:ascii="Courier New" w:hAnsi="Courier New"/>
                <w:sz w:val="16"/>
              </w:rPr>
              <w:t>"</w:t>
            </w:r>
            <w:r w:rsidR="00947B4B" w:rsidRPr="00463F27">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00947B4B" w:rsidRPr="00463F27">
              <w:rPr>
                <w:rFonts w:ascii="Courier New" w:hAnsi="Courier New"/>
                <w:sz w:val="16"/>
              </w:rPr>
              <w:t>/&gt;&lt;/</w:t>
            </w:r>
            <w:r w:rsidRPr="00463F27">
              <w:rPr>
                <w:rFonts w:ascii="Courier New" w:hAnsi="Courier New"/>
                <w:sz w:val="16"/>
              </w:rPr>
              <w:t>originalText&gt;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5B34ECFE" w:rsidR="00C12940" w:rsidRDefault="005C79A1" w:rsidP="00771195">
      <w:pPr>
        <w:pStyle w:val="Caption"/>
        <w:keepNext/>
        <w:spacing w:after="0"/>
      </w:pPr>
      <w:r>
        <w:t xml:space="preserve">  </w:t>
      </w:r>
      <w:bookmarkStart w:id="1344" w:name="_Toc118898744"/>
      <w:bookmarkStart w:id="1345" w:name="_Toc127519263"/>
      <w:bookmarkStart w:id="1346" w:name="_Toc119939946"/>
      <w:r w:rsidR="00771195">
        <w:t xml:space="preserve">Example </w:t>
      </w:r>
      <w:r w:rsidR="008B59D0">
        <w:fldChar w:fldCharType="begin"/>
      </w:r>
      <w:r w:rsidR="008B59D0">
        <w:instrText xml:space="preserve"> SEQ Example \* ARABIC </w:instrText>
      </w:r>
      <w:r w:rsidR="008B59D0">
        <w:fldChar w:fldCharType="separate"/>
      </w:r>
      <w:r w:rsidR="00DC1072">
        <w:rPr>
          <w:noProof/>
        </w:rPr>
        <w:t>23</w:t>
      </w:r>
      <w:r w:rsidR="008B59D0">
        <w:rPr>
          <w:noProof/>
        </w:rPr>
        <w:fldChar w:fldCharType="end"/>
      </w:r>
      <w:r w:rsidR="00771195">
        <w:t xml:space="preserve">: </w:t>
      </w:r>
      <w:r w:rsidR="00771195" w:rsidRPr="00867241">
        <w:t xml:space="preserve">originalText </w:t>
      </w:r>
      <w:r w:rsidR="003709A6">
        <w:t xml:space="preserve">linking </w:t>
      </w:r>
      <w:r w:rsidR="00771195" w:rsidRPr="00867241">
        <w:t>the coded concept used in the machine entry to the narrative</w:t>
      </w:r>
      <w:bookmarkEnd w:id="1344"/>
      <w:bookmarkEnd w:id="1345"/>
      <w:bookmarkEnd w:id="1346"/>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00771195" w:rsidRPr="00AD08FB">
        <w:rPr>
          <w:rFonts w:ascii="Calibri Light" w:hAnsi="Calibri Light" w:cs="Calibri Light"/>
        </w:rPr>
        <w:t xml:space="preserve">that was actually stated by the clinician or what was actually in </w:t>
      </w:r>
      <w:r w:rsidR="00596CA4" w:rsidRPr="00AD08FB">
        <w:rPr>
          <w:rFonts w:ascii="Calibri Light" w:hAnsi="Calibri Light" w:cs="Calibri Light"/>
        </w:rPr>
        <w:t xml:space="preserve">the </w:t>
      </w:r>
      <w:r w:rsidR="00771195" w:rsidRPr="00AD08FB">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771195" w14:paraId="7C633F15" w14:textId="77777777" w:rsidTr="004E29C8">
        <w:tc>
          <w:tcPr>
            <w:tcW w:w="9468" w:type="dxa"/>
            <w:shd w:val="clear" w:color="auto" w:fill="auto"/>
          </w:tcPr>
          <w:p w14:paraId="066948F9" w14:textId="59DACBC9" w:rsidR="00771195" w:rsidRPr="000D078F" w:rsidRDefault="00771195" w:rsidP="000D078F">
            <w:pPr>
              <w:spacing w:before="25"/>
              <w:ind w:left="108"/>
              <w:rPr>
                <w:rFonts w:ascii="Courier New" w:hAnsi="Courier New"/>
                <w:sz w:val="16"/>
              </w:rPr>
            </w:pPr>
            <w:r w:rsidRPr="000D078F">
              <w:rPr>
                <w:rFonts w:ascii="Courier New" w:hAnsi="Courier New"/>
                <w:sz w:val="16"/>
              </w:rPr>
              <w:t>&lt;code code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14:paraId="102131C8" w14:textId="434C44BE" w:rsidR="00771195" w:rsidRPr="000D078F" w:rsidRDefault="00771195" w:rsidP="000D078F">
            <w:pPr>
              <w:spacing w:before="27"/>
              <w:ind w:left="108" w:right="2633" w:firstLine="384"/>
              <w:rPr>
                <w:rFonts w:ascii="Courier New" w:hAnsi="Courier New"/>
                <w:sz w:val="16"/>
              </w:rPr>
            </w:pPr>
            <w:r w:rsidRPr="000D078F">
              <w:rPr>
                <w:rFonts w:ascii="Courier New" w:hAnsi="Courier New"/>
                <w:sz w:val="16"/>
              </w:rPr>
              <w:t>displayName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00947B4B" w:rsidRPr="000D078F">
              <w:rPr>
                <w:rFonts w:ascii="Courier New" w:hAnsi="Courier New"/>
                <w:sz w:val="16"/>
              </w:rPr>
              <w:t xml:space="preserve"> </w:t>
            </w:r>
            <w:r w:rsidRPr="000D078F">
              <w:rPr>
                <w:rFonts w:ascii="Courier New" w:hAnsi="Courier New"/>
                <w:sz w:val="16"/>
              </w:rPr>
              <w:t>codeSystem</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00947B4B" w:rsidRPr="000D078F">
              <w:rPr>
                <w:rFonts w:ascii="Courier New" w:hAnsi="Courier New"/>
                <w:sz w:val="16"/>
              </w:rPr>
              <w:t>&gt;</w:t>
            </w:r>
          </w:p>
          <w:p w14:paraId="647F7768" w14:textId="79E2BB71" w:rsidR="00771195" w:rsidRPr="000D078F" w:rsidRDefault="00771195" w:rsidP="000D078F">
            <w:pPr>
              <w:spacing w:before="1"/>
              <w:ind w:left="492"/>
              <w:rPr>
                <w:rFonts w:ascii="Courier New" w:hAnsi="Courier New"/>
                <w:sz w:val="16"/>
              </w:rPr>
            </w:pPr>
            <w:r w:rsidRPr="000D078F">
              <w:rPr>
                <w:rFonts w:ascii="Courier New" w:hAnsi="Courier New"/>
                <w:sz w:val="16"/>
              </w:rPr>
              <w:t>&lt;originalText&gt;&lt;reference value</w:t>
            </w:r>
            <w:r w:rsidR="00947B4B" w:rsidRPr="000D078F">
              <w:rPr>
                <w:rFonts w:ascii="Courier New" w:hAnsi="Courier New"/>
                <w:sz w:val="16"/>
              </w:rPr>
              <w:t>=</w:t>
            </w:r>
            <w:r w:rsidR="00947B4B">
              <w:rPr>
                <w:rFonts w:ascii="Courier New" w:hAnsi="Courier New"/>
                <w:sz w:val="16"/>
              </w:rPr>
              <w:t>"</w:t>
            </w:r>
            <w:r w:rsidR="00947B4B" w:rsidRPr="000D078F">
              <w:rPr>
                <w:rFonts w:ascii="Courier New" w:hAnsi="Courier New"/>
                <w:sz w:val="16"/>
              </w:rPr>
              <w:t>#</w:t>
            </w:r>
            <w:r w:rsidRPr="000D078F">
              <w:rPr>
                <w:rFonts w:ascii="Courier New" w:hAnsi="Courier New"/>
                <w:sz w:val="16"/>
              </w:rPr>
              <w:t>Problem_1</w:t>
            </w:r>
            <w:r w:rsidR="00947B4B">
              <w:rPr>
                <w:rFonts w:ascii="Courier New" w:hAnsi="Courier New"/>
                <w:sz w:val="16"/>
              </w:rPr>
              <w:t>"</w:t>
            </w:r>
            <w:r w:rsidR="00947B4B" w:rsidRPr="000D078F">
              <w:rPr>
                <w:rFonts w:ascii="Courier New" w:hAnsi="Courier New"/>
                <w:sz w:val="16"/>
              </w:rPr>
              <w:t>/&gt;&lt;/</w:t>
            </w:r>
            <w:r w:rsidRPr="000D078F">
              <w:rPr>
                <w:rFonts w:ascii="Courier New" w:hAnsi="Courier New"/>
                <w:sz w:val="16"/>
              </w:rPr>
              <w:t>originalText&gt;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The originalText contains what the human stated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F01AD" w:rsidRPr="00C64922" w14:paraId="4187B4C6" w14:textId="77777777" w:rsidTr="004E29C8">
        <w:trPr>
          <w:trHeight w:val="576"/>
        </w:trPr>
        <w:tc>
          <w:tcPr>
            <w:tcW w:w="683" w:type="dxa"/>
            <w:tcBorders>
              <w:right w:val="nil"/>
            </w:tcBorders>
            <w:shd w:val="clear" w:color="auto" w:fill="C6D9F1"/>
          </w:tcPr>
          <w:p w14:paraId="74C4A2E7" w14:textId="77777777" w:rsidR="008F2473" w:rsidRPr="00C64922" w:rsidRDefault="00634398" w:rsidP="008F2473">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originalText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Consequently, it is also valuable to send the local code that represents the originalText as a translation, along with one or more translations to publicly defined code systems. This practice is encouraged in FHIR when using data elements of type CodableConcept</w:t>
      </w:r>
      <w:r w:rsidRPr="00D14360">
        <w:rPr>
          <w:rStyle w:val="FootnoteReference"/>
        </w:rPr>
        <w:footnoteReference w:id="111"/>
      </w:r>
      <w:r w:rsidRPr="00D14360">
        <w:t>. In CDA this can be accomplished through translationCode.</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12"/>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13"/>
      </w:r>
      <w:r w:rsidRPr="00D14360">
        <w:t xml:space="preserve"> </w:t>
      </w:r>
    </w:p>
    <w:p w14:paraId="04E80915" w14:textId="77777777" w:rsidR="008F2473" w:rsidRPr="00D14360" w:rsidRDefault="008F2473" w:rsidP="0054522C">
      <w:pPr>
        <w:pStyle w:val="BodyText"/>
        <w:numPr>
          <w:ilvl w:val="0"/>
          <w:numId w:val="29"/>
        </w:numPr>
        <w:ind w:left="1080" w:right="533"/>
      </w:pPr>
      <w:r w:rsidRPr="00D14360">
        <w:t>The originalText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 xml:space="preserve">A code that represents the meaning for the originalText drawn from custom interface terminologies or another (local) code system according to agreement of the trading partners </w:t>
      </w:r>
      <w:r w:rsidRPr="00D14360">
        <w:lastRenderedPageBreak/>
        <w:t>MAY be populated in translation.Code</w:t>
      </w:r>
    </w:p>
    <w:p w14:paraId="297B07E1" w14:textId="77777777" w:rsidR="008F2473" w:rsidRPr="00D14360" w:rsidRDefault="008F2473" w:rsidP="0054522C">
      <w:pPr>
        <w:pStyle w:val="BodyText"/>
        <w:numPr>
          <w:ilvl w:val="0"/>
          <w:numId w:val="29"/>
        </w:numPr>
        <w:ind w:left="1080" w:right="533"/>
      </w:pPr>
      <w:r w:rsidRPr="00D14360">
        <w:t>When a code is populated in translation.Code, it SHALL be more specific than the best available standard code system code</w:t>
      </w:r>
    </w:p>
    <w:p w14:paraId="6FEA0ECA" w14:textId="77777777" w:rsidR="008F2473" w:rsidRPr="00D14360" w:rsidRDefault="008F2473" w:rsidP="0054522C">
      <w:pPr>
        <w:pStyle w:val="BodyText"/>
        <w:numPr>
          <w:ilvl w:val="0"/>
          <w:numId w:val="29"/>
        </w:numPr>
        <w:ind w:left="1080" w:right="533"/>
      </w:pPr>
      <w:r w:rsidRPr="00D14360">
        <w:t>A code populated in translation.Code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74569149" w:rsidR="008F2473" w:rsidRDefault="005C79A1" w:rsidP="008F2473">
      <w:pPr>
        <w:pStyle w:val="Caption"/>
        <w:keepNext/>
        <w:spacing w:after="0"/>
      </w:pPr>
      <w:r>
        <w:t xml:space="preserve">  </w:t>
      </w:r>
      <w:bookmarkStart w:id="1347" w:name="_Toc118898745"/>
      <w:bookmarkStart w:id="1348" w:name="_Toc127519264"/>
      <w:bookmarkStart w:id="1349" w:name="_Toc119939947"/>
      <w:r w:rsidR="008F2473">
        <w:t xml:space="preserve">Example </w:t>
      </w:r>
      <w:r w:rsidR="008B59D0">
        <w:fldChar w:fldCharType="begin"/>
      </w:r>
      <w:r w:rsidR="008B59D0">
        <w:instrText xml:space="preserve"> SEQ Example \* ARABIC </w:instrText>
      </w:r>
      <w:r w:rsidR="008B59D0">
        <w:fldChar w:fldCharType="separate"/>
      </w:r>
      <w:r w:rsidR="00DC1072">
        <w:rPr>
          <w:noProof/>
        </w:rPr>
        <w:t>24</w:t>
      </w:r>
      <w:r w:rsidR="008B59D0">
        <w:rPr>
          <w:noProof/>
        </w:rPr>
        <w:fldChar w:fldCharType="end"/>
      </w:r>
      <w:r w:rsidR="00BA5010">
        <w:rPr>
          <w:noProof/>
        </w:rPr>
        <w:t>:</w:t>
      </w:r>
      <w:r w:rsidR="008F2473">
        <w:t xml:space="preserve"> </w:t>
      </w:r>
      <w:r w:rsidR="008F2473" w:rsidRPr="00B9757F">
        <w:t>TranslationCode, with originalText and local coded term</w:t>
      </w:r>
      <w:bookmarkEnd w:id="1347"/>
      <w:bookmarkEnd w:id="1348"/>
      <w:bookmarkEnd w:id="134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F2473" w:rsidRPr="00C64922" w14:paraId="0FD017DC" w14:textId="77777777" w:rsidTr="004E29C8">
        <w:tc>
          <w:tcPr>
            <w:tcW w:w="9350" w:type="dxa"/>
            <w:shd w:val="clear" w:color="auto" w:fill="auto"/>
          </w:tcPr>
          <w:p w14:paraId="0B3B84EE" w14:textId="0A3DCA53"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&lt;value xsi:type="CD" code="254838004" displayName="Carcinoma of Breast</w:t>
            </w:r>
            <w:r w:rsidR="003A1CC8">
              <w:rPr>
                <w:rFonts w:ascii="Courier New" w:eastAsia="Cambria" w:hAnsi="Courier New" w:cs="Courier New"/>
                <w:sz w:val="16"/>
                <w:szCs w:val="16"/>
              </w:rPr>
              <w:t>"</w:t>
            </w:r>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codeSystem="2.16.840.1.113883.6.96" codeSystemName="SNOMED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&lt;originalText&gt;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positive&lt;/originalText&gt;</w:t>
            </w:r>
            <w:r w:rsidRPr="00D14360">
              <w:rPr>
                <w:rFonts w:ascii="Courier New" w:eastAsia="Cambria" w:hAnsi="Courier New" w:cs="Courier New"/>
                <w:sz w:val="16"/>
                <w:szCs w:val="16"/>
              </w:rPr>
              <w:br/>
              <w:t xml:space="preserve">   &lt;!-- User Selected Term Coding --&gt;</w:t>
            </w:r>
            <w:r w:rsidRPr="00D14360">
              <w:rPr>
                <w:rFonts w:ascii="Courier New" w:eastAsia="Cambria" w:hAnsi="Courier New" w:cs="Courier New"/>
                <w:sz w:val="16"/>
                <w:szCs w:val="16"/>
              </w:rPr>
              <w:br/>
              <w:t xml:space="preserve">   &lt;translation code="40780512" displayName="Carcinoma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codeSystem="2.16.840.1.113883.3.247.1.1"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codeSystemName="EHRorInterfaceTerminologyCodeSystem"/&gt;</w:t>
            </w:r>
          </w:p>
          <w:p w14:paraId="4F6ACAE7" w14:textId="7F8797C2"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 “Secondary</w:t>
            </w:r>
            <w:r w:rsidR="003A1CC8">
              <w:rPr>
                <w:rFonts w:ascii="Courier New" w:eastAsia="Cambria" w:hAnsi="Courier New" w:cs="Courier New"/>
                <w:sz w:val="16"/>
                <w:szCs w:val="16"/>
              </w:rPr>
              <w:t>"</w:t>
            </w:r>
            <w:r w:rsidR="003A1CC8" w:rsidRPr="00D14360">
              <w:rPr>
                <w:rFonts w:ascii="Courier New" w:eastAsia="Cambria" w:hAnsi="Courier New" w:cs="Courier New"/>
                <w:sz w:val="16"/>
                <w:szCs w:val="16"/>
              </w:rPr>
              <w:t xml:space="preserve"> </w:t>
            </w:r>
            <w:r w:rsidRPr="00D14360">
              <w:rPr>
                <w:rFonts w:ascii="Courier New" w:eastAsia="Cambria" w:hAnsi="Courier New" w:cs="Courier New"/>
                <w:sz w:val="16"/>
                <w:szCs w:val="16"/>
              </w:rPr>
              <w:t>Codes  --&gt;</w:t>
            </w:r>
            <w:r w:rsidRPr="00D14360">
              <w:rPr>
                <w:rFonts w:ascii="Courier New" w:eastAsia="Cambria" w:hAnsi="Courier New" w:cs="Courier New"/>
                <w:sz w:val="16"/>
                <w:szCs w:val="16"/>
              </w:rPr>
              <w:br/>
              <w:t xml:space="preserve">   &lt;translation code="174.9" codeSystem="2.16.840.1.113883.6.103" codeSystemName="ICD-9CM"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breast (female), unspecified site"/&gt;</w:t>
            </w:r>
            <w:r w:rsidRPr="00D14360">
              <w:rPr>
                <w:rFonts w:ascii="Courier New" w:eastAsia="Cambria" w:hAnsi="Courier New" w:cs="Courier New"/>
                <w:sz w:val="16"/>
                <w:szCs w:val="16"/>
              </w:rPr>
              <w:br/>
              <w:t xml:space="preserve">   &lt;translation code="C50.911" codeSystem="2.16.840.1.113883.6.90" codeSystemName="ICD-10-CM"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unspecified site of right female breast"/&gt;</w:t>
            </w:r>
            <w:r w:rsidRPr="00D14360">
              <w:rPr>
                <w:rFonts w:ascii="Courier New" w:eastAsia="Cambria" w:hAnsi="Courier New" w:cs="Courier New"/>
                <w:sz w:val="16"/>
                <w:szCs w:val="16"/>
              </w:rPr>
              <w:br/>
              <w:t xml:space="preserve">   &lt;translation code="416053008" codeSystem="2.16.840.1.113883.6.96" codeSystemName="SNOMED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C17F49">
      <w:pPr>
        <w:pStyle w:val="Heading3"/>
      </w:pPr>
      <w:bookmarkStart w:id="1350" w:name="_Ref21849133"/>
      <w:bookmarkStart w:id="1351" w:name="_Ref21849136"/>
      <w:bookmarkStart w:id="1352" w:name="_Toc127519166"/>
      <w:bookmarkStart w:id="1353" w:name="_Toc119939849"/>
      <w:r>
        <w:t>DisplayName Representation</w:t>
      </w:r>
      <w:bookmarkEnd w:id="1350"/>
      <w:bookmarkEnd w:id="1351"/>
      <w:bookmarkEnd w:id="1352"/>
      <w:bookmarkEnd w:id="1353"/>
      <w:r w:rsidR="00DD51B1" w:rsidRPr="00C64922">
        <w:t xml:space="preserve"> </w:t>
      </w:r>
    </w:p>
    <w:p w14:paraId="134ADD73" w14:textId="77777777" w:rsidR="00630186" w:rsidRPr="007770C6" w:rsidRDefault="00630186" w:rsidP="003A3D50">
      <w:pPr>
        <w:pStyle w:val="Default"/>
        <w:spacing w:after="240"/>
        <w:rPr>
          <w:color w:val="auto"/>
          <w:sz w:val="20"/>
        </w:rPr>
      </w:pPr>
      <w:r w:rsidRPr="007770C6">
        <w:rPr>
          <w:color w:val="auto"/>
          <w:sz w:val="20"/>
        </w:rPr>
        <w:t xml:space="preserve">When sending coded information, the CD datatype (most commonly used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104FF" w:rsidRPr="00C64922" w14:paraId="19C1D5A6" w14:textId="77777777" w:rsidTr="004E29C8">
        <w:trPr>
          <w:trHeight w:val="576"/>
        </w:trPr>
        <w:tc>
          <w:tcPr>
            <w:tcW w:w="683" w:type="dxa"/>
            <w:tcBorders>
              <w:right w:val="nil"/>
            </w:tcBorders>
            <w:shd w:val="clear" w:color="auto" w:fill="C6D9F1"/>
          </w:tcPr>
          <w:p w14:paraId="3A1E4D3C" w14:textId="77777777" w:rsidR="00A104FF" w:rsidRPr="00C64922" w:rsidRDefault="00634398" w:rsidP="001E5BB1">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rPr>
            </w:pPr>
            <w:r w:rsidRPr="00E93A1E">
              <w:rPr>
                <w:color w:val="000000"/>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7770C6" w:rsidRDefault="00630186" w:rsidP="00630186">
      <w:pPr>
        <w:pStyle w:val="Default"/>
        <w:rPr>
          <w:color w:val="auto"/>
          <w:sz w:val="20"/>
        </w:rPr>
      </w:pPr>
      <w:r w:rsidRPr="007770C6">
        <w:rPr>
          <w:color w:val="auto"/>
          <w:sz w:val="20"/>
        </w:rPr>
        <w:t xml:space="preserve">The guidance for the use of the ‘displayName’ element are: </w:t>
      </w:r>
    </w:p>
    <w:p w14:paraId="0AF281D8" w14:textId="77777777" w:rsidR="00630186" w:rsidRPr="007770C6" w:rsidRDefault="00630186" w:rsidP="003A3D50">
      <w:pPr>
        <w:pStyle w:val="Default"/>
        <w:ind w:left="720"/>
        <w:rPr>
          <w:color w:val="auto"/>
          <w:sz w:val="20"/>
        </w:rPr>
      </w:pPr>
      <w:r w:rsidRPr="007770C6">
        <w:rPr>
          <w:color w:val="auto"/>
          <w:sz w:val="20"/>
        </w:rPr>
        <w:t xml:space="preserve">• display name is included as a courtesy to an unaided human interpreter of a coded value. </w:t>
      </w:r>
    </w:p>
    <w:p w14:paraId="146BFC36" w14:textId="77777777" w:rsidR="00630186" w:rsidRPr="007770C6" w:rsidRDefault="00630186" w:rsidP="003A3D50">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14:paraId="0DB754B3" w14:textId="77777777" w:rsidR="00630186" w:rsidRPr="007770C6" w:rsidRDefault="00630186" w:rsidP="003A3D50">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14:paraId="4D390987" w14:textId="77777777" w:rsidR="00630186" w:rsidRPr="007770C6" w:rsidRDefault="00630186" w:rsidP="003A3D50">
      <w:pPr>
        <w:pStyle w:val="Default"/>
        <w:ind w:left="720"/>
        <w:rPr>
          <w:color w:val="auto"/>
          <w:sz w:val="20"/>
        </w:rPr>
      </w:pPr>
      <w:r w:rsidRPr="007770C6">
        <w:rPr>
          <w:color w:val="auto"/>
          <w:sz w:val="20"/>
        </w:rPr>
        <w:t xml:space="preserve">• </w:t>
      </w:r>
      <w:r w:rsidR="008F2473" w:rsidRPr="007770C6">
        <w:rPr>
          <w:color w:val="auto"/>
          <w:sz w:val="20"/>
        </w:rPr>
        <w:t>display name element must accurately represent the concept associated with the @code attribute of the associated code or value element.</w:t>
      </w:r>
      <w:r w:rsidRPr="007770C6">
        <w:rPr>
          <w:color w:val="auto"/>
          <w:sz w:val="20"/>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94D937" w14:textId="77777777" w:rsidTr="003A3D50">
        <w:trPr>
          <w:trHeight w:val="576"/>
        </w:trPr>
        <w:tc>
          <w:tcPr>
            <w:tcW w:w="683" w:type="dxa"/>
            <w:tcBorders>
              <w:right w:val="nil"/>
            </w:tcBorders>
            <w:shd w:val="clear" w:color="auto" w:fill="C6D9F1"/>
          </w:tcPr>
          <w:p w14:paraId="560AA894" w14:textId="77777777" w:rsidR="008F2473" w:rsidRPr="00C64922" w:rsidRDefault="00634398" w:rsidP="00DF16F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1F2257B" w14:textId="42476F63" w:rsidR="008F2473" w:rsidRPr="00D14360" w:rsidRDefault="008F2473" w:rsidP="00DF16F7">
            <w:pPr>
              <w:pStyle w:val="BodyText"/>
              <w:rPr>
                <w:color w:val="000000"/>
              </w:rPr>
            </w:pPr>
            <w:r w:rsidRPr="00D14360">
              <w:rPr>
                <w:color w:val="000000"/>
              </w:rPr>
              <w:t>The displayName attribute MAY be included</w:t>
            </w:r>
            <w:del w:id="1354" w:author="Ballot Reconciliation" w:date="2023-03-09T09:31:00Z">
              <w:r w:rsidR="00632AAF">
                <w:rPr>
                  <w:color w:val="000000"/>
                </w:rPr>
                <w:pgNum/>
              </w:r>
            </w:del>
            <w:r w:rsidR="003E704F">
              <w:rPr>
                <w:color w:val="000000"/>
              </w:rPr>
              <w:t xml:space="preserve"> </w:t>
            </w:r>
            <w:r w:rsidR="00596CA4" w:rsidRPr="00D14360">
              <w:rPr>
                <w:color w:val="000000"/>
              </w:rPr>
              <w:t>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4E29C8">
        <w:trPr>
          <w:trHeight w:val="576"/>
        </w:trPr>
        <w:tc>
          <w:tcPr>
            <w:tcW w:w="683" w:type="dxa"/>
            <w:tcBorders>
              <w:right w:val="nil"/>
            </w:tcBorders>
            <w:shd w:val="clear" w:color="auto" w:fill="C6D9F1"/>
          </w:tcPr>
          <w:p w14:paraId="765E04CB" w14:textId="77777777" w:rsidR="007A42C5" w:rsidRDefault="00634398" w:rsidP="00DF16F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7770C6" w:rsidRDefault="00630186" w:rsidP="00630186">
      <w:pPr>
        <w:pStyle w:val="Default"/>
        <w:rPr>
          <w:color w:val="auto"/>
          <w:sz w:val="20"/>
        </w:rPr>
      </w:pPr>
      <w:r w:rsidRPr="007770C6">
        <w:rPr>
          <w:color w:val="auto"/>
          <w:sz w:val="20"/>
        </w:rPr>
        <w:lastRenderedPageBreak/>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7770C6" w:rsidRDefault="00630186" w:rsidP="00630186">
      <w:pPr>
        <w:pStyle w:val="Default"/>
        <w:rPr>
          <w:color w:val="auto"/>
          <w:sz w:val="20"/>
        </w:rPr>
      </w:pPr>
    </w:p>
    <w:p w14:paraId="157B1475" w14:textId="1F4C75F5" w:rsidR="00DD51B1" w:rsidRDefault="00630186" w:rsidP="003A3D50">
      <w:pPr>
        <w:rPr>
          <w:rFonts w:cs="Calibri"/>
        </w:rPr>
      </w:pPr>
      <w:r w:rsidRPr="00FA1C2A">
        <w:rPr>
          <w:rFonts w:cs="Calibri"/>
        </w:rPr>
        <w:t xml:space="preserve">For example, say </w:t>
      </w:r>
      <w:r w:rsidRPr="003A3D50">
        <w:rPr>
          <w:rFonts w:cs="Calibri"/>
        </w:rPr>
        <w:t>a new version of SNOMED is released with a new problem code of 99999123 and a display name of “Obsessional thoughts of augmented reality video games” and this code is used in a Problem Observation. If neither originalText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0149D212" w14:textId="77777777" w:rsidTr="004E29C8">
        <w:trPr>
          <w:trHeight w:val="576"/>
        </w:trPr>
        <w:tc>
          <w:tcPr>
            <w:tcW w:w="683" w:type="dxa"/>
            <w:tcBorders>
              <w:right w:val="nil"/>
            </w:tcBorders>
            <w:shd w:val="clear" w:color="auto" w:fill="C6D9F1"/>
          </w:tcPr>
          <w:p w14:paraId="2DCC9316" w14:textId="2E2D450B" w:rsidR="00510672" w:rsidRPr="00C64922" w:rsidRDefault="00634398" w:rsidP="00510672">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4E29C8">
        <w:trPr>
          <w:trHeight w:val="576"/>
        </w:trPr>
        <w:tc>
          <w:tcPr>
            <w:tcW w:w="683" w:type="dxa"/>
            <w:tcBorders>
              <w:right w:val="nil"/>
            </w:tcBorders>
            <w:shd w:val="clear" w:color="auto" w:fill="C6D9F1"/>
          </w:tcPr>
          <w:p w14:paraId="080CB736" w14:textId="77777777" w:rsidR="00510672" w:rsidRPr="00C64922" w:rsidRDefault="00634398" w:rsidP="00510672">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rFonts w:cs="Calibri"/>
          <w:b/>
          <w:bCs/>
          <w:color w:val="000000"/>
          <w:sz w:val="22"/>
          <w:szCs w:val="22"/>
        </w:rPr>
      </w:pPr>
      <w:r w:rsidRPr="00D14360">
        <w:rPr>
          <w:rFonts w:cs="Calibri"/>
          <w:b/>
          <w:bCs/>
          <w:color w:val="000000"/>
          <w:sz w:val="22"/>
          <w:szCs w:val="22"/>
        </w:rPr>
        <w:t xml:space="preserve"> </w:t>
      </w:r>
    </w:p>
    <w:p w14:paraId="1B09CC7C" w14:textId="46C3DE0F" w:rsidR="005C79A1" w:rsidRDefault="005C79A1" w:rsidP="005C79A1"/>
    <w:p w14:paraId="5F36A08C" w14:textId="77777777" w:rsidR="005C79A1" w:rsidRDefault="005C79A1" w:rsidP="003A3D50">
      <w:pPr>
        <w:pStyle w:val="Caption"/>
        <w:spacing w:after="0"/>
      </w:pPr>
    </w:p>
    <w:p w14:paraId="4B8F2F69" w14:textId="7D416999" w:rsidR="00916D2D" w:rsidRPr="00D14360" w:rsidRDefault="005C79A1" w:rsidP="003A3D50">
      <w:pPr>
        <w:pStyle w:val="Caption"/>
        <w:spacing w:after="0"/>
        <w:rPr>
          <w:rFonts w:cs="Calibri"/>
          <w:b/>
          <w:bCs/>
          <w:color w:val="000000"/>
          <w:sz w:val="22"/>
          <w:szCs w:val="22"/>
        </w:rPr>
      </w:pPr>
      <w:r>
        <w:t xml:space="preserve">  </w:t>
      </w:r>
      <w:bookmarkStart w:id="1355" w:name="_Toc118898746"/>
      <w:bookmarkStart w:id="1356" w:name="_Toc127519265"/>
      <w:bookmarkStart w:id="1357" w:name="_Toc119939948"/>
      <w:r w:rsidR="00916D2D">
        <w:t xml:space="preserve">Example </w:t>
      </w:r>
      <w:r w:rsidR="008B59D0">
        <w:fldChar w:fldCharType="begin"/>
      </w:r>
      <w:r w:rsidR="008B59D0">
        <w:instrText xml:space="preserve"> SEQ Example \* ARABIC </w:instrText>
      </w:r>
      <w:r w:rsidR="008B59D0">
        <w:fldChar w:fldCharType="separate"/>
      </w:r>
      <w:r w:rsidR="00DC1072">
        <w:rPr>
          <w:noProof/>
        </w:rPr>
        <w:t>25</w:t>
      </w:r>
      <w:r w:rsidR="008B59D0">
        <w:rPr>
          <w:noProof/>
        </w:rPr>
        <w:fldChar w:fldCharType="end"/>
      </w:r>
      <w:r w:rsidR="00916D2D">
        <w:t xml:space="preserve">: </w:t>
      </w:r>
      <w:r w:rsidR="00916D2D" w:rsidRPr="00C22A66">
        <w:t>Code Display Name Representation</w:t>
      </w:r>
      <w:bookmarkEnd w:id="1355"/>
      <w:bookmarkEnd w:id="1356"/>
      <w:bookmarkEnd w:id="13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08F0A433" w14:textId="77777777" w:rsidTr="004E29C8">
        <w:tc>
          <w:tcPr>
            <w:tcW w:w="9350" w:type="dxa"/>
            <w:shd w:val="clear" w:color="auto" w:fill="auto"/>
          </w:tcPr>
          <w:p w14:paraId="4F1AA5B0" w14:textId="1B936ED4" w:rsidR="009A0515" w:rsidRPr="00D14360" w:rsidRDefault="009A0515" w:rsidP="00D14360">
            <w:pPr>
              <w:spacing w:before="25"/>
              <w:ind w:left="108"/>
              <w:rPr>
                <w:rFonts w:ascii="Courier New" w:hAnsi="Courier New"/>
                <w:sz w:val="16"/>
              </w:rPr>
            </w:pPr>
            <w:r w:rsidRPr="00D14360">
              <w:rPr>
                <w:rFonts w:ascii="Courier New" w:hAnsi="Courier New"/>
                <w:sz w:val="16"/>
              </w:rPr>
              <w:t>&lt;code code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14:paraId="4C5322E9" w14:textId="4EE4A159" w:rsidR="009A0515" w:rsidRPr="00D14360" w:rsidRDefault="009A0515" w:rsidP="00D14360">
            <w:pPr>
              <w:spacing w:before="27"/>
              <w:ind w:left="108" w:right="2633" w:firstLine="384"/>
              <w:rPr>
                <w:rFonts w:ascii="Courier New" w:hAnsi="Courier New"/>
                <w:sz w:val="16"/>
              </w:rPr>
            </w:pPr>
            <w:r w:rsidRPr="00D14360">
              <w:rPr>
                <w:rFonts w:ascii="Courier New" w:hAnsi="Courier New"/>
                <w:sz w:val="16"/>
              </w:rPr>
              <w:t>displayName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00947B4B" w:rsidRPr="00D14360">
              <w:rPr>
                <w:rFonts w:ascii="Courier New" w:hAnsi="Courier New"/>
                <w:sz w:val="16"/>
              </w:rPr>
              <w:t xml:space="preserve"> </w:t>
            </w:r>
            <w:r w:rsidRPr="00D14360">
              <w:rPr>
                <w:rFonts w:ascii="Courier New" w:hAnsi="Courier New"/>
                <w:sz w:val="16"/>
              </w:rPr>
              <w:t>codeSystem</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00947B4B" w:rsidRPr="00D14360">
              <w:rPr>
                <w:rFonts w:ascii="Courier New" w:hAnsi="Courier New"/>
                <w:sz w:val="16"/>
              </w:rPr>
              <w:t>&gt;</w:t>
            </w:r>
          </w:p>
          <w:p w14:paraId="2C6F138C" w14:textId="3540DE30" w:rsidR="009A0515" w:rsidRPr="00D14360" w:rsidRDefault="009A0515" w:rsidP="00D14360">
            <w:pPr>
              <w:spacing w:before="1"/>
              <w:ind w:left="492"/>
              <w:rPr>
                <w:rFonts w:ascii="Courier New" w:hAnsi="Courier New"/>
                <w:sz w:val="16"/>
              </w:rPr>
            </w:pPr>
            <w:r w:rsidRPr="00D14360">
              <w:rPr>
                <w:rFonts w:ascii="Courier New" w:hAnsi="Courier New"/>
                <w:sz w:val="16"/>
              </w:rPr>
              <w:t>&lt;originalText&gt;&lt;reference value</w:t>
            </w:r>
            <w:r w:rsidR="00947B4B" w:rsidRPr="00D14360">
              <w:rPr>
                <w:rFonts w:ascii="Courier New" w:hAnsi="Courier New"/>
                <w:sz w:val="16"/>
              </w:rPr>
              <w:t>=</w:t>
            </w:r>
            <w:r w:rsidR="00947B4B">
              <w:rPr>
                <w:rFonts w:ascii="Courier New" w:hAnsi="Courier New"/>
                <w:sz w:val="16"/>
              </w:rPr>
              <w:t>"</w:t>
            </w:r>
            <w:r w:rsidR="00947B4B" w:rsidRPr="00D14360">
              <w:rPr>
                <w:rFonts w:ascii="Courier New" w:hAnsi="Courier New"/>
                <w:sz w:val="16"/>
              </w:rPr>
              <w:t>#</w:t>
            </w:r>
            <w:r w:rsidRPr="00D14360">
              <w:rPr>
                <w:rFonts w:ascii="Courier New" w:hAnsi="Courier New"/>
                <w:sz w:val="16"/>
              </w:rPr>
              <w:t>PROBLEM1</w:t>
            </w:r>
            <w:r w:rsidR="00947B4B">
              <w:rPr>
                <w:rFonts w:ascii="Courier New" w:hAnsi="Courier New"/>
                <w:sz w:val="16"/>
              </w:rPr>
              <w:t>"</w:t>
            </w:r>
            <w:r w:rsidR="00947B4B" w:rsidRPr="00D14360">
              <w:rPr>
                <w:rFonts w:ascii="Courier New" w:hAnsi="Courier New"/>
                <w:sz w:val="16"/>
              </w:rPr>
              <w:t>/&gt;&lt;/</w:t>
            </w:r>
            <w:r w:rsidRPr="00D14360">
              <w:rPr>
                <w:rFonts w:ascii="Courier New" w:hAnsi="Courier New"/>
                <w:sz w:val="16"/>
              </w:rPr>
              <w:t>originalText&gt;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2AE424DE" w:rsidR="00DD51B1" w:rsidRPr="00C64922" w:rsidRDefault="00FE6CC3" w:rsidP="00C17F49">
      <w:pPr>
        <w:pStyle w:val="Heading3"/>
      </w:pPr>
      <w:bookmarkStart w:id="1358" w:name="_Toc21529485"/>
      <w:bookmarkStart w:id="1359" w:name="_Toc21691537"/>
      <w:bookmarkStart w:id="1360" w:name="_Toc21845722"/>
      <w:bookmarkStart w:id="1361" w:name="_Toc21851963"/>
      <w:bookmarkStart w:id="1362" w:name="_Toc21871926"/>
      <w:bookmarkStart w:id="1363" w:name="_Toc21872382"/>
      <w:bookmarkStart w:id="1364" w:name="_Toc21880153"/>
      <w:bookmarkStart w:id="1365" w:name="_Toc21889983"/>
      <w:bookmarkStart w:id="1366" w:name="_Toc21894126"/>
      <w:bookmarkStart w:id="1367" w:name="_Toc21898054"/>
      <w:bookmarkStart w:id="1368" w:name="_Toc21926801"/>
      <w:bookmarkStart w:id="1369" w:name="_bookmark55"/>
      <w:bookmarkStart w:id="1370" w:name="_Toc19870266"/>
      <w:bookmarkStart w:id="1371" w:name="_Toc20480955"/>
      <w:bookmarkStart w:id="1372" w:name="_Toc21529486"/>
      <w:bookmarkStart w:id="1373" w:name="_Toc21691538"/>
      <w:bookmarkStart w:id="1374" w:name="_Toc21845723"/>
      <w:bookmarkStart w:id="1375" w:name="_Toc21851964"/>
      <w:bookmarkStart w:id="1376" w:name="_Toc21871927"/>
      <w:bookmarkStart w:id="1377" w:name="_Toc21872383"/>
      <w:bookmarkStart w:id="1378" w:name="_Toc21880154"/>
      <w:bookmarkStart w:id="1379" w:name="_Toc21889984"/>
      <w:bookmarkStart w:id="1380" w:name="_Toc21894127"/>
      <w:bookmarkStart w:id="1381" w:name="_Toc21898055"/>
      <w:bookmarkStart w:id="1382" w:name="_Toc21926802"/>
      <w:bookmarkStart w:id="1383" w:name="_Toc19870267"/>
      <w:bookmarkStart w:id="1384" w:name="_Toc20480956"/>
      <w:bookmarkStart w:id="1385" w:name="_Toc21529487"/>
      <w:bookmarkStart w:id="1386" w:name="_Toc21691539"/>
      <w:bookmarkStart w:id="1387" w:name="_Toc21845724"/>
      <w:bookmarkStart w:id="1388" w:name="_Toc21851965"/>
      <w:bookmarkStart w:id="1389" w:name="_Toc21871928"/>
      <w:bookmarkStart w:id="1390" w:name="_Toc21872384"/>
      <w:bookmarkStart w:id="1391" w:name="_Toc21880155"/>
      <w:bookmarkStart w:id="1392" w:name="_Toc21889985"/>
      <w:bookmarkStart w:id="1393" w:name="_Toc21894128"/>
      <w:bookmarkStart w:id="1394" w:name="_Toc21898056"/>
      <w:bookmarkStart w:id="1395" w:name="_Toc21926803"/>
      <w:bookmarkStart w:id="1396" w:name="_Toc19870271"/>
      <w:bookmarkStart w:id="1397" w:name="_Toc20480960"/>
      <w:bookmarkStart w:id="1398" w:name="_Toc21529491"/>
      <w:bookmarkStart w:id="1399" w:name="_Toc21691543"/>
      <w:bookmarkStart w:id="1400" w:name="_Toc21845728"/>
      <w:bookmarkStart w:id="1401" w:name="_Toc21851969"/>
      <w:bookmarkStart w:id="1402" w:name="_Toc21871932"/>
      <w:bookmarkStart w:id="1403" w:name="_Toc21872388"/>
      <w:bookmarkStart w:id="1404" w:name="_Toc21880159"/>
      <w:bookmarkStart w:id="1405" w:name="_Toc21889989"/>
      <w:bookmarkStart w:id="1406" w:name="_Toc21894132"/>
      <w:bookmarkStart w:id="1407" w:name="_Toc21898060"/>
      <w:bookmarkStart w:id="1408" w:name="_Toc21926807"/>
      <w:bookmarkStart w:id="1409" w:name="_Toc19870272"/>
      <w:bookmarkStart w:id="1410" w:name="_Toc20480961"/>
      <w:bookmarkStart w:id="1411" w:name="_Toc21529492"/>
      <w:bookmarkStart w:id="1412" w:name="_Toc21691544"/>
      <w:bookmarkStart w:id="1413" w:name="_Toc21845729"/>
      <w:bookmarkStart w:id="1414" w:name="_Toc21851970"/>
      <w:bookmarkStart w:id="1415" w:name="_Toc21871933"/>
      <w:bookmarkStart w:id="1416" w:name="_Toc21872389"/>
      <w:bookmarkStart w:id="1417" w:name="_Toc21880160"/>
      <w:bookmarkStart w:id="1418" w:name="_Toc21889990"/>
      <w:bookmarkStart w:id="1419" w:name="_Toc21894133"/>
      <w:bookmarkStart w:id="1420" w:name="_Toc21898061"/>
      <w:bookmarkStart w:id="1421" w:name="_Toc21926808"/>
      <w:bookmarkStart w:id="1422" w:name="_Toc19870273"/>
      <w:bookmarkStart w:id="1423" w:name="_Toc20480962"/>
      <w:bookmarkStart w:id="1424" w:name="_Toc21529493"/>
      <w:bookmarkStart w:id="1425" w:name="_Toc21691545"/>
      <w:bookmarkStart w:id="1426" w:name="_Toc21845730"/>
      <w:bookmarkStart w:id="1427" w:name="_Toc21851971"/>
      <w:bookmarkStart w:id="1428" w:name="_Toc21871934"/>
      <w:bookmarkStart w:id="1429" w:name="_Toc21872390"/>
      <w:bookmarkStart w:id="1430" w:name="_Toc21880161"/>
      <w:bookmarkStart w:id="1431" w:name="_Toc21889991"/>
      <w:bookmarkStart w:id="1432" w:name="_Toc21894134"/>
      <w:bookmarkStart w:id="1433" w:name="_Toc21898062"/>
      <w:bookmarkStart w:id="1434" w:name="_Toc21926809"/>
      <w:bookmarkStart w:id="1435" w:name="_Toc19870274"/>
      <w:bookmarkStart w:id="1436" w:name="_Toc20480963"/>
      <w:bookmarkStart w:id="1437" w:name="_Toc21529494"/>
      <w:bookmarkStart w:id="1438" w:name="_Toc21691546"/>
      <w:bookmarkStart w:id="1439" w:name="_Toc21845731"/>
      <w:bookmarkStart w:id="1440" w:name="_Toc21851972"/>
      <w:bookmarkStart w:id="1441" w:name="_Toc21871935"/>
      <w:bookmarkStart w:id="1442" w:name="_Toc21872391"/>
      <w:bookmarkStart w:id="1443" w:name="_Toc21880162"/>
      <w:bookmarkStart w:id="1444" w:name="_Toc21889992"/>
      <w:bookmarkStart w:id="1445" w:name="_Toc21894135"/>
      <w:bookmarkStart w:id="1446" w:name="_Toc21898063"/>
      <w:bookmarkStart w:id="1447" w:name="_Toc21926810"/>
      <w:bookmarkStart w:id="1448" w:name="_Toc19870275"/>
      <w:bookmarkStart w:id="1449" w:name="_Toc20480964"/>
      <w:bookmarkStart w:id="1450" w:name="_Toc21529495"/>
      <w:bookmarkStart w:id="1451" w:name="_Toc21691547"/>
      <w:bookmarkStart w:id="1452" w:name="_Toc21845732"/>
      <w:bookmarkStart w:id="1453" w:name="_Toc21851973"/>
      <w:bookmarkStart w:id="1454" w:name="_Toc21871936"/>
      <w:bookmarkStart w:id="1455" w:name="_Toc21872392"/>
      <w:bookmarkStart w:id="1456" w:name="_Toc21880163"/>
      <w:bookmarkStart w:id="1457" w:name="_Toc21889993"/>
      <w:bookmarkStart w:id="1458" w:name="_Toc21894136"/>
      <w:bookmarkStart w:id="1459" w:name="_Toc21898064"/>
      <w:bookmarkStart w:id="1460" w:name="_Toc21926811"/>
      <w:bookmarkStart w:id="1461" w:name="_Toc19870276"/>
      <w:bookmarkStart w:id="1462" w:name="_Toc20480965"/>
      <w:bookmarkStart w:id="1463" w:name="_Toc21529496"/>
      <w:bookmarkStart w:id="1464" w:name="_Toc21691548"/>
      <w:bookmarkStart w:id="1465" w:name="_Toc21845733"/>
      <w:bookmarkStart w:id="1466" w:name="_Toc21851974"/>
      <w:bookmarkStart w:id="1467" w:name="_Toc21871937"/>
      <w:bookmarkStart w:id="1468" w:name="_Toc21872393"/>
      <w:bookmarkStart w:id="1469" w:name="_Toc21880164"/>
      <w:bookmarkStart w:id="1470" w:name="_Toc21889994"/>
      <w:bookmarkStart w:id="1471" w:name="_Toc21894137"/>
      <w:bookmarkStart w:id="1472" w:name="_Toc21898065"/>
      <w:bookmarkStart w:id="1473" w:name="_Toc21926812"/>
      <w:bookmarkStart w:id="1474" w:name="_Toc19870280"/>
      <w:bookmarkStart w:id="1475" w:name="_Toc20480969"/>
      <w:bookmarkStart w:id="1476" w:name="_Toc21529500"/>
      <w:bookmarkStart w:id="1477" w:name="_Toc21691552"/>
      <w:bookmarkStart w:id="1478" w:name="_Toc21845737"/>
      <w:bookmarkStart w:id="1479" w:name="_Toc21851978"/>
      <w:bookmarkStart w:id="1480" w:name="_Toc21871941"/>
      <w:bookmarkStart w:id="1481" w:name="_Toc21872397"/>
      <w:bookmarkStart w:id="1482" w:name="_Toc21880168"/>
      <w:bookmarkStart w:id="1483" w:name="_Toc21889998"/>
      <w:bookmarkStart w:id="1484" w:name="_Toc21894141"/>
      <w:bookmarkStart w:id="1485" w:name="_Toc21898069"/>
      <w:bookmarkStart w:id="1486" w:name="_Toc21926816"/>
      <w:bookmarkStart w:id="1487" w:name="_Toc19870281"/>
      <w:bookmarkStart w:id="1488" w:name="_Toc20480970"/>
      <w:bookmarkStart w:id="1489" w:name="_Toc21529501"/>
      <w:bookmarkStart w:id="1490" w:name="_Toc21691553"/>
      <w:bookmarkStart w:id="1491" w:name="_Toc21845738"/>
      <w:bookmarkStart w:id="1492" w:name="_Toc21851979"/>
      <w:bookmarkStart w:id="1493" w:name="_Toc21871942"/>
      <w:bookmarkStart w:id="1494" w:name="_Toc21872398"/>
      <w:bookmarkStart w:id="1495" w:name="_Toc21880169"/>
      <w:bookmarkStart w:id="1496" w:name="_Toc21889999"/>
      <w:bookmarkStart w:id="1497" w:name="_Toc21894142"/>
      <w:bookmarkStart w:id="1498" w:name="_Toc21898070"/>
      <w:bookmarkStart w:id="1499" w:name="_Toc21926817"/>
      <w:bookmarkStart w:id="1500" w:name="_Toc19870282"/>
      <w:bookmarkStart w:id="1501" w:name="_Toc20480971"/>
      <w:bookmarkStart w:id="1502" w:name="_Toc21529502"/>
      <w:bookmarkStart w:id="1503" w:name="_Toc21691554"/>
      <w:bookmarkStart w:id="1504" w:name="_Toc21845739"/>
      <w:bookmarkStart w:id="1505" w:name="_Toc21851980"/>
      <w:bookmarkStart w:id="1506" w:name="_Toc21871943"/>
      <w:bookmarkStart w:id="1507" w:name="_Toc21872399"/>
      <w:bookmarkStart w:id="1508" w:name="_Toc21880170"/>
      <w:bookmarkStart w:id="1509" w:name="_Toc21890000"/>
      <w:bookmarkStart w:id="1510" w:name="_Toc21894143"/>
      <w:bookmarkStart w:id="1511" w:name="_Toc21898071"/>
      <w:bookmarkStart w:id="1512" w:name="_Toc21926818"/>
      <w:bookmarkStart w:id="1513" w:name="_Toc19870283"/>
      <w:bookmarkStart w:id="1514" w:name="_Toc20480972"/>
      <w:bookmarkStart w:id="1515" w:name="_Toc21529503"/>
      <w:bookmarkStart w:id="1516" w:name="_Toc21691555"/>
      <w:bookmarkStart w:id="1517" w:name="_Toc21845740"/>
      <w:bookmarkStart w:id="1518" w:name="_Toc21851981"/>
      <w:bookmarkStart w:id="1519" w:name="_Toc21871944"/>
      <w:bookmarkStart w:id="1520" w:name="_Toc21872400"/>
      <w:bookmarkStart w:id="1521" w:name="_Toc21880171"/>
      <w:bookmarkStart w:id="1522" w:name="_Toc21890001"/>
      <w:bookmarkStart w:id="1523" w:name="_Toc21894144"/>
      <w:bookmarkStart w:id="1524" w:name="_Toc21898072"/>
      <w:bookmarkStart w:id="1525" w:name="_Toc21926819"/>
      <w:bookmarkStart w:id="1526" w:name="_Toc19870284"/>
      <w:bookmarkStart w:id="1527" w:name="_Toc20480973"/>
      <w:bookmarkStart w:id="1528" w:name="_Toc21529504"/>
      <w:bookmarkStart w:id="1529" w:name="_Toc21691556"/>
      <w:bookmarkStart w:id="1530" w:name="_Toc21845741"/>
      <w:bookmarkStart w:id="1531" w:name="_Toc21851982"/>
      <w:bookmarkStart w:id="1532" w:name="_Toc21871945"/>
      <w:bookmarkStart w:id="1533" w:name="_Toc21872401"/>
      <w:bookmarkStart w:id="1534" w:name="_Toc21880172"/>
      <w:bookmarkStart w:id="1535" w:name="_Toc21890002"/>
      <w:bookmarkStart w:id="1536" w:name="_Toc21894145"/>
      <w:bookmarkStart w:id="1537" w:name="_Toc21898073"/>
      <w:bookmarkStart w:id="1538" w:name="_Toc21926820"/>
      <w:bookmarkStart w:id="1539" w:name="_Toc19870285"/>
      <w:bookmarkStart w:id="1540" w:name="_Toc20480974"/>
      <w:bookmarkStart w:id="1541" w:name="_Toc21529505"/>
      <w:bookmarkStart w:id="1542" w:name="_Toc21691557"/>
      <w:bookmarkStart w:id="1543" w:name="_Toc21845742"/>
      <w:bookmarkStart w:id="1544" w:name="_Toc21851983"/>
      <w:bookmarkStart w:id="1545" w:name="_Toc21871946"/>
      <w:bookmarkStart w:id="1546" w:name="_Toc21872402"/>
      <w:bookmarkStart w:id="1547" w:name="_Toc21880173"/>
      <w:bookmarkStart w:id="1548" w:name="_Toc21890003"/>
      <w:bookmarkStart w:id="1549" w:name="_Toc21894146"/>
      <w:bookmarkStart w:id="1550" w:name="_Toc21898074"/>
      <w:bookmarkStart w:id="1551" w:name="_Toc21926821"/>
      <w:bookmarkStart w:id="1552" w:name="_Toc19870286"/>
      <w:bookmarkStart w:id="1553" w:name="_Toc20480975"/>
      <w:bookmarkStart w:id="1554" w:name="_Toc21529506"/>
      <w:bookmarkStart w:id="1555" w:name="_Toc21691558"/>
      <w:bookmarkStart w:id="1556" w:name="_Toc21845743"/>
      <w:bookmarkStart w:id="1557" w:name="_Toc21851984"/>
      <w:bookmarkStart w:id="1558" w:name="_Toc21871947"/>
      <w:bookmarkStart w:id="1559" w:name="_Toc21872403"/>
      <w:bookmarkStart w:id="1560" w:name="_Toc21880174"/>
      <w:bookmarkStart w:id="1561" w:name="_Toc21890004"/>
      <w:bookmarkStart w:id="1562" w:name="_Toc21894147"/>
      <w:bookmarkStart w:id="1563" w:name="_Toc21898075"/>
      <w:bookmarkStart w:id="1564" w:name="_Toc21926822"/>
      <w:bookmarkStart w:id="1565" w:name="_Toc19870287"/>
      <w:bookmarkStart w:id="1566" w:name="_Toc20480976"/>
      <w:bookmarkStart w:id="1567" w:name="_Toc21529507"/>
      <w:bookmarkStart w:id="1568" w:name="_Toc21691559"/>
      <w:bookmarkStart w:id="1569" w:name="_Toc21845744"/>
      <w:bookmarkStart w:id="1570" w:name="_Toc21851985"/>
      <w:bookmarkStart w:id="1571" w:name="_Toc21871948"/>
      <w:bookmarkStart w:id="1572" w:name="_Toc21872404"/>
      <w:bookmarkStart w:id="1573" w:name="_Toc21880175"/>
      <w:bookmarkStart w:id="1574" w:name="_Toc21890005"/>
      <w:bookmarkStart w:id="1575" w:name="_Toc21894148"/>
      <w:bookmarkStart w:id="1576" w:name="_Toc21898076"/>
      <w:bookmarkStart w:id="1577" w:name="_Toc21926823"/>
      <w:bookmarkStart w:id="1578" w:name="_Toc19870288"/>
      <w:bookmarkStart w:id="1579" w:name="_Toc20480977"/>
      <w:bookmarkStart w:id="1580" w:name="_Toc21529508"/>
      <w:bookmarkStart w:id="1581" w:name="_Toc21691560"/>
      <w:bookmarkStart w:id="1582" w:name="_Toc21845745"/>
      <w:bookmarkStart w:id="1583" w:name="_Toc21851986"/>
      <w:bookmarkStart w:id="1584" w:name="_Toc21871949"/>
      <w:bookmarkStart w:id="1585" w:name="_Toc21872405"/>
      <w:bookmarkStart w:id="1586" w:name="_Toc21880176"/>
      <w:bookmarkStart w:id="1587" w:name="_Toc21890006"/>
      <w:bookmarkStart w:id="1588" w:name="_Toc21894149"/>
      <w:bookmarkStart w:id="1589" w:name="_Toc21898077"/>
      <w:bookmarkStart w:id="1590" w:name="_Toc21926824"/>
      <w:bookmarkStart w:id="1591" w:name="_Toc19870289"/>
      <w:bookmarkStart w:id="1592" w:name="_Toc20480978"/>
      <w:bookmarkStart w:id="1593" w:name="_Toc21529509"/>
      <w:bookmarkStart w:id="1594" w:name="_Toc21691561"/>
      <w:bookmarkStart w:id="1595" w:name="_Toc21845746"/>
      <w:bookmarkStart w:id="1596" w:name="_Toc21851987"/>
      <w:bookmarkStart w:id="1597" w:name="_Toc21871950"/>
      <w:bookmarkStart w:id="1598" w:name="_Toc21872406"/>
      <w:bookmarkStart w:id="1599" w:name="_Toc21880177"/>
      <w:bookmarkStart w:id="1600" w:name="_Toc21890007"/>
      <w:bookmarkStart w:id="1601" w:name="_Toc21894150"/>
      <w:bookmarkStart w:id="1602" w:name="_Toc21898078"/>
      <w:bookmarkStart w:id="1603" w:name="_Toc21926825"/>
      <w:bookmarkStart w:id="1604" w:name="_Generating_Unique_Identifiers"/>
      <w:bookmarkStart w:id="1605" w:name="_Toc11043627"/>
      <w:bookmarkStart w:id="1606" w:name="_Toc11045616"/>
      <w:bookmarkStart w:id="1607" w:name="_Toc11391284"/>
      <w:bookmarkStart w:id="1608" w:name="_Ref21850999"/>
      <w:bookmarkStart w:id="1609" w:name="_Ref21851002"/>
      <w:bookmarkStart w:id="1610" w:name="_Toc127519167"/>
      <w:bookmarkStart w:id="1611" w:name="_Toc119939850"/>
      <w:bookmarkStart w:id="1612" w:name="_Toc10707503"/>
      <w:bookmarkEnd w:id="1340"/>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r>
        <w:t xml:space="preserve">Use of Consistent </w:t>
      </w:r>
      <w:r w:rsidR="00DD51B1" w:rsidRPr="00C64922">
        <w:t>Identifiers</w:t>
      </w:r>
      <w:bookmarkEnd w:id="1605"/>
      <w:bookmarkEnd w:id="1606"/>
      <w:bookmarkEnd w:id="1607"/>
      <w:bookmarkEnd w:id="1608"/>
      <w:bookmarkEnd w:id="1609"/>
      <w:bookmarkEnd w:id="1610"/>
      <w:bookmarkEnd w:id="1611"/>
      <w:r w:rsidR="00DD51B1" w:rsidRPr="00C64922">
        <w:t xml:space="preserve"> </w:t>
      </w:r>
      <w:bookmarkEnd w:id="1612"/>
    </w:p>
    <w:p w14:paraId="02154210" w14:textId="3D65A0C3"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Within a document ids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lastRenderedPageBreak/>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00596CA4" w:rsidRPr="00596CA4">
        <w:rPr>
          <w:rFonts w:cs="Calibri"/>
          <w:color w:val="000000"/>
        </w:rPr>
        <w:t>brand-new</w:t>
      </w:r>
      <w:r w:rsidRPr="003A3D50">
        <w:rPr>
          <w:rFonts w:cs="Calibri"/>
          <w:color w:val="000000"/>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cs="Calibri"/>
          <w:color w:val="000000"/>
        </w:rPr>
      </w:pPr>
      <w:r w:rsidRPr="003A3D50">
        <w:rPr>
          <w:rFonts w:cs="Calibri"/>
          <w:color w:val="000000"/>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E6CC3" w:rsidRPr="00C64922" w14:paraId="601097D8" w14:textId="77777777" w:rsidTr="004E29C8">
        <w:trPr>
          <w:trHeight w:val="576"/>
        </w:trPr>
        <w:tc>
          <w:tcPr>
            <w:tcW w:w="683" w:type="dxa"/>
            <w:tcBorders>
              <w:right w:val="nil"/>
            </w:tcBorders>
            <w:shd w:val="clear" w:color="auto" w:fill="C6D9F1"/>
          </w:tcPr>
          <w:p w14:paraId="303B37C5" w14:textId="77777777" w:rsidR="00FE6CC3" w:rsidRPr="00C64922" w:rsidRDefault="00634398" w:rsidP="00FE6CC3">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C17F49">
      <w:pPr>
        <w:pStyle w:val="Heading3"/>
      </w:pPr>
      <w:bookmarkStart w:id="1613" w:name="_Toc21691574"/>
      <w:bookmarkStart w:id="1614" w:name="_Toc21845759"/>
      <w:bookmarkStart w:id="1615" w:name="_Toc21852000"/>
      <w:bookmarkStart w:id="1616" w:name="_Toc21871963"/>
      <w:bookmarkStart w:id="1617" w:name="_Toc21872419"/>
      <w:bookmarkStart w:id="1618" w:name="_Toc21880190"/>
      <w:bookmarkStart w:id="1619" w:name="_Toc21890020"/>
      <w:bookmarkStart w:id="1620" w:name="_Toc21894163"/>
      <w:bookmarkStart w:id="1621" w:name="_Toc21898091"/>
      <w:bookmarkStart w:id="1622" w:name="_Toc21926838"/>
      <w:bookmarkStart w:id="1623" w:name="_Toc11043628"/>
      <w:bookmarkStart w:id="1624" w:name="_Toc11045617"/>
      <w:bookmarkStart w:id="1625" w:name="_Toc11391285"/>
      <w:bookmarkStart w:id="1626" w:name="_Toc127519168"/>
      <w:bookmarkStart w:id="1627" w:name="_Toc119939851"/>
      <w:bookmarkStart w:id="1628" w:name="_Toc10707504"/>
      <w:bookmarkEnd w:id="1613"/>
      <w:bookmarkEnd w:id="1614"/>
      <w:bookmarkEnd w:id="1615"/>
      <w:bookmarkEnd w:id="1616"/>
      <w:bookmarkEnd w:id="1617"/>
      <w:bookmarkEnd w:id="1618"/>
      <w:bookmarkEnd w:id="1619"/>
      <w:bookmarkEnd w:id="1620"/>
      <w:bookmarkEnd w:id="1621"/>
      <w:bookmarkEnd w:id="1622"/>
      <w:r w:rsidRPr="00C64922">
        <w:t>Use of nullFlavor and Handling Missing Information</w:t>
      </w:r>
      <w:bookmarkEnd w:id="1623"/>
      <w:bookmarkEnd w:id="1624"/>
      <w:bookmarkEnd w:id="1625"/>
      <w:bookmarkEnd w:id="1626"/>
      <w:bookmarkEnd w:id="1627"/>
      <w:r w:rsidRPr="00C64922">
        <w:t xml:space="preserve"> </w:t>
      </w:r>
      <w:bookmarkEnd w:id="1628"/>
    </w:p>
    <w:p w14:paraId="1925ABEF" w14:textId="77777777" w:rsidR="00DD51B1" w:rsidRPr="00D14360" w:rsidRDefault="00282D01" w:rsidP="00B505D2">
      <w:pPr>
        <w:pStyle w:val="NormalWeb"/>
        <w:spacing w:before="0" w:beforeAutospacing="0" w:after="120" w:afterAutospacing="0"/>
        <w:rPr>
          <w:rFonts w:cs="Calibri"/>
          <w:szCs w:val="22"/>
        </w:rPr>
      </w:pPr>
      <w:r w:rsidRPr="00D14360">
        <w:rPr>
          <w:rFonts w:cs="Calibri"/>
          <w:color w:val="000000"/>
          <w:szCs w:val="22"/>
        </w:rPr>
        <w:t>Chapter</w:t>
      </w:r>
      <w:r w:rsidR="00DD51B1" w:rsidRPr="00D14360">
        <w:rPr>
          <w:rFonts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rFonts w:cs="Calibri"/>
          <w:color w:val="000000"/>
          <w:sz w:val="22"/>
          <w:szCs w:val="22"/>
        </w:rPr>
      </w:pPr>
      <w:r w:rsidRPr="00D14360">
        <w:rPr>
          <w:rFonts w:cs="Calibri"/>
          <w:color w:val="000000"/>
          <w:szCs w:val="22"/>
        </w:rPr>
        <w:t>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nullFlavor were NA (not applicable), then the end time is not applicable which means the patient is still a user (however, since high effectiveTime is an optional field, the preferred way to communicate this is to omit the element entirely). Most other nullFlavors in this example (NI – no information, NAV – not available, NASK – not asked) convey the uncertainty of whether the patient is still a user of the substance</w:t>
      </w:r>
      <w:r w:rsidRPr="00D14360">
        <w:rPr>
          <w:rFonts w:cs="Calibri"/>
          <w:color w:val="000000"/>
          <w:sz w:val="22"/>
          <w:szCs w:val="22"/>
        </w:rPr>
        <w:t>.</w:t>
      </w:r>
    </w:p>
    <w:p w14:paraId="561BD652" w14:textId="1078166B" w:rsidR="00C558B5" w:rsidRPr="00C64922" w:rsidRDefault="005C79A1" w:rsidP="00510672">
      <w:pPr>
        <w:pStyle w:val="Caption"/>
        <w:keepNext/>
        <w:spacing w:after="0"/>
      </w:pPr>
      <w:r>
        <w:lastRenderedPageBreak/>
        <w:t xml:space="preserve">  </w:t>
      </w:r>
      <w:bookmarkStart w:id="1629" w:name="_Toc118898747"/>
      <w:bookmarkStart w:id="1630" w:name="_Toc127519266"/>
      <w:bookmarkStart w:id="1631" w:name="_Toc119939949"/>
      <w:r w:rsidR="00C558B5" w:rsidRPr="00C64922">
        <w:t xml:space="preserve">Example </w:t>
      </w:r>
      <w:r w:rsidR="008B59D0">
        <w:fldChar w:fldCharType="begin"/>
      </w:r>
      <w:r w:rsidR="008B59D0">
        <w:instrText xml:space="preserve"> SEQ Example \* ARABIC </w:instrText>
      </w:r>
      <w:r w:rsidR="008B59D0">
        <w:fldChar w:fldCharType="separate"/>
      </w:r>
      <w:r w:rsidR="00DC1072">
        <w:rPr>
          <w:noProof/>
        </w:rPr>
        <w:t>26</w:t>
      </w:r>
      <w:r w:rsidR="008B59D0">
        <w:rPr>
          <w:noProof/>
        </w:rPr>
        <w:fldChar w:fldCharType="end"/>
      </w:r>
      <w:r w:rsidR="00C558B5" w:rsidRPr="00C64922">
        <w:t>: Tobacco Use – Current Smoker with an unknown stop date</w:t>
      </w:r>
      <w:bookmarkEnd w:id="1629"/>
      <w:bookmarkEnd w:id="1630"/>
      <w:bookmarkEnd w:id="16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 classCode="OBS" moodCode="EVN"&gt;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49890C3F"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&lt;code code="72166-2" codeSystem="2.16.840.1.113883.6.1" codeSystemName="LOINC" displayName="Tobacco smoking status</w:t>
            </w:r>
            <w:del w:id="1632" w:author="Ballot Reconciliation" w:date="2023-03-09T09:31:00Z">
              <w:r w:rsidRPr="00D14360">
                <w:rPr>
                  <w:rFonts w:ascii="Courier New" w:hAnsi="Courier New" w:cs="Courier New"/>
                  <w:color w:val="000000"/>
                  <w:sz w:val="16"/>
                </w:rPr>
                <w:delText xml:space="preserve"> NHIS</w:delText>
              </w:r>
            </w:del>
            <w:r w:rsidRPr="00D14360">
              <w:rPr>
                <w:rFonts w:ascii="Courier New" w:hAnsi="Courier New" w:cs="Courier New"/>
                <w:color w:val="000000"/>
                <w:sz w:val="16"/>
              </w:rPr>
              <w:t>"/&gt;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&lt;statusCode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74B69AEC"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nullFlavor</w:t>
            </w:r>
            <w:r w:rsidR="00947B4B" w:rsidRPr="00D14360">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00947B4B" w:rsidRPr="00D14360">
              <w:rPr>
                <w:rFonts w:ascii="Courier New" w:hAnsi="Courier New" w:cs="Courier New"/>
                <w:color w:val="000000"/>
                <w:sz w:val="16"/>
              </w:rPr>
              <w:t>/&gt;</w:t>
            </w:r>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&lt;value code="77176002" codeSystem="2.16.840.1.113883.6.96" displayName="Smoker" xsi:type="CD" xmlns:xsi="http://www.w3.org/2001/XMLSchema-instance"/&gt;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7909A275" w:rsidR="00C558B5" w:rsidRPr="00C64922" w:rsidRDefault="005C79A1" w:rsidP="00510672">
      <w:pPr>
        <w:pStyle w:val="Caption"/>
        <w:keepNext/>
        <w:spacing w:after="0"/>
      </w:pPr>
      <w:r>
        <w:t xml:space="preserve">  </w:t>
      </w:r>
      <w:bookmarkStart w:id="1633" w:name="_Toc118898748"/>
      <w:bookmarkStart w:id="1634" w:name="_Toc127519267"/>
      <w:bookmarkStart w:id="1635" w:name="_Toc119939950"/>
      <w:r w:rsidR="00C558B5" w:rsidRPr="00C64922">
        <w:t xml:space="preserve">Example </w:t>
      </w:r>
      <w:r w:rsidR="008B59D0">
        <w:fldChar w:fldCharType="begin"/>
      </w:r>
      <w:r w:rsidR="008B59D0">
        <w:instrText xml:space="preserve"> SEQ Example \* ARABIC </w:instrText>
      </w:r>
      <w:r w:rsidR="008B59D0">
        <w:fldChar w:fldCharType="separate"/>
      </w:r>
      <w:r w:rsidR="00DC1072">
        <w:rPr>
          <w:noProof/>
        </w:rPr>
        <w:t>27</w:t>
      </w:r>
      <w:r w:rsidR="008B59D0">
        <w:rPr>
          <w:noProof/>
        </w:rPr>
        <w:fldChar w:fldCharType="end"/>
      </w:r>
      <w:r w:rsidR="00C558B5" w:rsidRPr="00C64922">
        <w:t>: Tobacco Use –  Smoker where cessation date was not asked</w:t>
      </w:r>
      <w:bookmarkEnd w:id="1633"/>
      <w:bookmarkEnd w:id="1634"/>
      <w:bookmarkEnd w:id="16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 classCode="OBS" moodCode="EVN"&gt;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29A79A3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&lt;code code="72166-2" codeSystem="2.16.840.1.113883.6.1" codeSystemName="LOINC" displayName="Tobacco smoking status</w:t>
            </w:r>
            <w:del w:id="1636" w:author="Ballot Reconciliation" w:date="2023-03-09T09:31:00Z">
              <w:r w:rsidRPr="00D14360">
                <w:rPr>
                  <w:rFonts w:ascii="Courier New" w:hAnsi="Courier New" w:cs="Courier New"/>
                  <w:color w:val="000000"/>
                  <w:sz w:val="16"/>
                  <w:szCs w:val="16"/>
                </w:rPr>
                <w:delText xml:space="preserve"> NHIS</w:delText>
              </w:r>
            </w:del>
            <w:r w:rsidRPr="00D14360">
              <w:rPr>
                <w:rFonts w:ascii="Courier New" w:hAnsi="Courier New" w:cs="Courier New"/>
                <w:color w:val="000000"/>
                <w:sz w:val="16"/>
                <w:szCs w:val="16"/>
              </w:rPr>
              <w:t>"/&gt;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&lt;statusCode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00A1D2F5"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nullFlavor</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&lt;value code="77176002" codeSystem="2.16.840.1.113883.6.96" displayName="Smoker" xsi:type="CD" xmlns:xsi="http://www.w3.org/2001/XMLSchema-instance"/&gt;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00282D01" w:rsidRPr="00D14360">
        <w:rPr>
          <w:rFonts w:cs="Calibri"/>
          <w:color w:val="000000"/>
          <w:szCs w:val="22"/>
        </w:rPr>
        <w:t>Chapter</w:t>
      </w:r>
      <w:r w:rsidRPr="00D14360">
        <w:rPr>
          <w:rFonts w:cs="Calibri"/>
          <w:color w:val="000000"/>
          <w:szCs w:val="22"/>
        </w:rPr>
        <w:t xml:space="preserve"> 3.3 of volume one of C-CDA 2.1. If the resolution to a problem is not known, its effectiveTime/high should contain a value or nullFlavor=UNK. If the nullFlavor=NA, then the problem is definitely </w:t>
      </w:r>
      <w:r w:rsidRPr="00D14360">
        <w:rPr>
          <w:rFonts w:cs="Calibri"/>
          <w:i/>
          <w:iCs/>
          <w:color w:val="000000"/>
          <w:szCs w:val="22"/>
        </w:rPr>
        <w:t>not</w:t>
      </w:r>
      <w:r w:rsidRPr="00D14360">
        <w:rPr>
          <w:rFonts w:cs="Calibri"/>
          <w:color w:val="000000"/>
          <w:szCs w:val="22"/>
        </w:rPr>
        <w:t xml:space="preserve"> resolved. And if the nullFlavor is anything else, then it is unclear as to whether the problem is still active or if it has been resolved. </w:t>
      </w:r>
    </w:p>
    <w:p w14:paraId="75804D58" w14:textId="1DD3F4D8"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The @nullFlavor attribute also conveys when information is unknown. However, a nullFlavor SHALL NOT be used to bypass IG requirements for convenience</w:t>
      </w:r>
      <w:r w:rsidR="001E0229" w:rsidRPr="00D14360">
        <w:rPr>
          <w:rFonts w:cs="Calibri"/>
          <w:color w:val="000000"/>
          <w:szCs w:val="22"/>
        </w:rPr>
        <w:t xml:space="preserve"> </w:t>
      </w:r>
      <w:r w:rsidRPr="00D14360">
        <w:rPr>
          <w:rFonts w:cs="Calibri"/>
          <w:color w:val="000000"/>
          <w:szCs w:val="22"/>
        </w:rPr>
        <w:t>(</w:t>
      </w:r>
      <w:r w:rsidR="00FC40CF" w:rsidRPr="003A3D50">
        <w:rPr>
          <w:rFonts w:cs="Calibri"/>
          <w:i/>
          <w:iCs/>
          <w:color w:val="000000"/>
          <w:szCs w:val="22"/>
        </w:rPr>
        <w:t>e</w:t>
      </w:r>
      <w:r w:rsidRPr="003A3D50">
        <w:rPr>
          <w:rFonts w:cs="Calibri"/>
          <w:i/>
          <w:iCs/>
          <w:color w:val="000000"/>
          <w:szCs w:val="22"/>
        </w:rPr>
        <w:t>.g.</w:t>
      </w:r>
      <w:r w:rsidRPr="00D14360">
        <w:rPr>
          <w:rFonts w:cs="Calibri"/>
          <w:color w:val="000000"/>
          <w:szCs w:val="22"/>
        </w:rPr>
        <w:t xml:space="preserve"> you may send a nullFlavor=UNK for a </w:t>
      </w:r>
      <w:del w:id="1637" w:author="Ballot Reconciliation" w:date="2023-03-09T09:31:00Z">
        <w:r w:rsidRPr="00D14360">
          <w:rPr>
            <w:rFonts w:cs="Calibri"/>
            <w:color w:val="000000"/>
            <w:szCs w:val="22"/>
          </w:rPr>
          <w:delText>pat</w:delText>
        </w:r>
        <w:r w:rsidR="00632AAF">
          <w:rPr>
            <w:rFonts w:cs="Calibri"/>
            <w:color w:val="000000"/>
            <w:szCs w:val="22"/>
          </w:rPr>
          <w:pgNum/>
        </w:r>
        <w:r w:rsidR="00632AAF">
          <w:rPr>
            <w:rFonts w:cs="Calibri"/>
            <w:color w:val="000000"/>
            <w:szCs w:val="22"/>
          </w:rPr>
          <w:delText>i</w:delText>
        </w:r>
        <w:r w:rsidR="00596CA4">
          <w:rPr>
            <w:rFonts w:cs="Calibri"/>
            <w:color w:val="000000"/>
            <w:szCs w:val="22"/>
          </w:rPr>
          <w:delText>ent’s</w:delText>
        </w:r>
      </w:del>
      <w:ins w:id="1638" w:author="Ballot Reconciliation" w:date="2023-03-09T09:31:00Z">
        <w:r w:rsidRPr="00D14360">
          <w:rPr>
            <w:rFonts w:cs="Calibri"/>
            <w:color w:val="000000"/>
            <w:szCs w:val="22"/>
          </w:rPr>
          <w:t>pat</w:t>
        </w:r>
        <w:r w:rsidR="00632AAF">
          <w:rPr>
            <w:rFonts w:cs="Calibri"/>
            <w:color w:val="000000"/>
            <w:szCs w:val="22"/>
          </w:rPr>
          <w:t>i</w:t>
        </w:r>
        <w:r w:rsidR="00596CA4">
          <w:rPr>
            <w:rFonts w:cs="Calibri"/>
            <w:color w:val="000000"/>
            <w:szCs w:val="22"/>
          </w:rPr>
          <w:t>ent’s</w:t>
        </w:r>
      </w:ins>
      <w:r w:rsidR="00596CA4">
        <w:rPr>
          <w:rFonts w:cs="Calibri"/>
          <w:color w:val="000000"/>
          <w:szCs w:val="22"/>
        </w:rPr>
        <w:t xml:space="preserve"> birth</w:t>
      </w:r>
      <w:r w:rsidRPr="00D14360">
        <w:rPr>
          <w:rFonts w:cs="Calibri"/>
          <w:color w:val="000000"/>
          <w:szCs w:val="22"/>
        </w:rPr>
        <w:t>Time when it is not recorded in a chart, but you must not send it simply because it is too difficult to convert the method your system uses to record birth dates to an HL7 timestamp).  NullFlavor attributes need not be included for non-required elements, such as religiousAffiliationCode. If an element is optional and unknown, it may simply be omitted.</w:t>
      </w:r>
    </w:p>
    <w:p w14:paraId="56243250" w14:textId="77777777" w:rsidR="00DD51B1" w:rsidRPr="00C64922" w:rsidRDefault="00DD51B1" w:rsidP="00C17F49">
      <w:pPr>
        <w:pStyle w:val="Heading3"/>
      </w:pPr>
      <w:bookmarkStart w:id="1639" w:name="_Unknown_Data_in"/>
      <w:bookmarkStart w:id="1640" w:name="_Toc10707505"/>
      <w:bookmarkStart w:id="1641" w:name="_Toc11043629"/>
      <w:bookmarkStart w:id="1642" w:name="_Toc11045618"/>
      <w:bookmarkStart w:id="1643" w:name="_Toc11391286"/>
      <w:bookmarkStart w:id="1644" w:name="_Toc127519169"/>
      <w:bookmarkStart w:id="1645" w:name="_Toc119939852"/>
      <w:bookmarkEnd w:id="1639"/>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640"/>
      <w:bookmarkEnd w:id="1641"/>
      <w:bookmarkEnd w:id="1642"/>
      <w:bookmarkEnd w:id="1643"/>
      <w:bookmarkEnd w:id="1644"/>
      <w:bookmarkEnd w:id="1645"/>
      <w:r w:rsidRPr="00C64922">
        <w:t xml:space="preserve"> </w:t>
      </w:r>
    </w:p>
    <w:p w14:paraId="45AAFEF4" w14:textId="773CD1D0" w:rsidR="00DD51B1" w:rsidRDefault="00DD51B1" w:rsidP="00B505D2">
      <w:pPr>
        <w:pStyle w:val="NormalWeb"/>
        <w:spacing w:before="0" w:beforeAutospacing="0" w:after="120" w:afterAutospacing="0"/>
        <w:rPr>
          <w:rFonts w:cs="Calibri"/>
          <w:color w:val="000000"/>
          <w:szCs w:val="22"/>
        </w:rPr>
      </w:pPr>
      <w:r w:rsidRPr="00D14360">
        <w:rPr>
          <w:rFonts w:cs="Calibri"/>
          <w:color w:val="000000"/>
          <w:szCs w:val="22"/>
        </w:rPr>
        <w:t>The following guidelines clarify the use of the “No Information” nullflavor=”NI” pattern for a section with no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C64922" w14:paraId="57B97F33" w14:textId="77777777" w:rsidTr="004E29C8">
        <w:trPr>
          <w:trHeight w:val="576"/>
        </w:trPr>
        <w:tc>
          <w:tcPr>
            <w:tcW w:w="683" w:type="dxa"/>
            <w:tcBorders>
              <w:right w:val="nil"/>
            </w:tcBorders>
            <w:shd w:val="clear" w:color="auto" w:fill="C6D9F1"/>
          </w:tcPr>
          <w:p w14:paraId="7AC1FEAC" w14:textId="77777777" w:rsidR="00CF5E15" w:rsidRPr="00C64922" w:rsidRDefault="00CF5E15" w:rsidP="0007159E">
            <w:pPr>
              <w:pStyle w:val="BodyText"/>
              <w:rPr>
                <w:noProof/>
              </w:rPr>
            </w:pPr>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B2E3A2D" w14:textId="6926BDD2" w:rsidR="00CF5E15" w:rsidRPr="00D14360" w:rsidRDefault="00CF5E15" w:rsidP="00CF5E15">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14:paraId="777AA6BD" w14:textId="77777777" w:rsidR="00CF5E15" w:rsidRPr="00D14360" w:rsidRDefault="00CF5E15" w:rsidP="00CF5E15">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14:paraId="375B8B0F" w14:textId="77777777" w:rsidR="00CF5E15" w:rsidRPr="00D14360" w:rsidRDefault="00CF5E15" w:rsidP="00CF5E15">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14:paraId="7F541513" w14:textId="4DF29597" w:rsidR="00CF5E15" w:rsidRPr="005A615D" w:rsidRDefault="00CF5E15" w:rsidP="00CF5E15">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14:paraId="734A0C2D" w14:textId="77777777" w:rsidR="00CF5E15" w:rsidRPr="00D14360" w:rsidRDefault="00CF5E15" w:rsidP="00B505D2">
      <w:pPr>
        <w:pStyle w:val="NormalWeb"/>
        <w:spacing w:before="0" w:beforeAutospacing="0" w:after="120" w:afterAutospacing="0"/>
        <w:rPr>
          <w:rFonts w:cs="Calibri"/>
          <w:color w:val="000000"/>
          <w:szCs w:val="22"/>
        </w:rPr>
      </w:pPr>
    </w:p>
    <w:p w14:paraId="2926F95B" w14:textId="77777777" w:rsidR="00DD51B1" w:rsidRPr="00D14360" w:rsidRDefault="00DD51B1" w:rsidP="00C558B5">
      <w:pPr>
        <w:pStyle w:val="NormalWeb"/>
        <w:spacing w:before="0" w:beforeAutospacing="0" w:after="120" w:afterAutospacing="0"/>
        <w:rPr>
          <w:rFonts w:cs="Calibri"/>
          <w:szCs w:val="22"/>
        </w:rPr>
      </w:pPr>
      <w:r w:rsidRPr="00D14360">
        <w:rPr>
          <w:rFonts w:cs="Calibri"/>
          <w:color w:val="000000"/>
          <w:szCs w:val="22"/>
        </w:rPr>
        <w:lastRenderedPageBreak/>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rFonts w:cs="Calibri"/>
          <w:color w:val="000000"/>
          <w:szCs w:val="22"/>
        </w:rPr>
        <w:t>:</w:t>
      </w:r>
      <w:r w:rsidRPr="00D14360">
        <w:rPr>
          <w:rFonts w:cs="Calibri"/>
          <w:color w:val="000000"/>
          <w:szCs w:val="22"/>
        </w:rPr>
        <w:t xml:space="preserve"> </w:t>
      </w:r>
    </w:p>
    <w:p w14:paraId="3D06E8DA" w14:textId="77777777" w:rsidR="00DD51B1" w:rsidRPr="00D14360" w:rsidRDefault="00DD51B1" w:rsidP="003A3D50">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001E0229" w:rsidRPr="00D14360">
        <w:rPr>
          <w:rFonts w:cs="Calibri"/>
          <w:color w:val="000000"/>
          <w:szCs w:val="22"/>
        </w:rPr>
        <w:t>.</w:t>
      </w:r>
      <w:r w:rsidRPr="00D14360">
        <w:rPr>
          <w:rFonts w:cs="Calibri"/>
          <w:color w:val="000000"/>
          <w:szCs w:val="22"/>
        </w:rPr>
        <w:t>”</w:t>
      </w:r>
      <w:r w:rsidR="001E0229" w:rsidRPr="00D14360">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14:paraId="54EA87E5" w14:textId="71F6B8C6" w:rsidR="00C558B5" w:rsidRPr="00C64922" w:rsidRDefault="005C79A1" w:rsidP="00510672">
      <w:pPr>
        <w:pStyle w:val="Caption"/>
        <w:keepNext/>
        <w:spacing w:after="0"/>
      </w:pPr>
      <w:r>
        <w:t xml:space="preserve">  </w:t>
      </w:r>
      <w:bookmarkStart w:id="1646" w:name="_Toc118898749"/>
      <w:bookmarkStart w:id="1647" w:name="_Toc127519268"/>
      <w:bookmarkStart w:id="1648" w:name="_Toc119939951"/>
      <w:r w:rsidR="00C558B5" w:rsidRPr="00C64922">
        <w:t xml:space="preserve">Example </w:t>
      </w:r>
      <w:r w:rsidR="008B59D0">
        <w:fldChar w:fldCharType="begin"/>
      </w:r>
      <w:r w:rsidR="008B59D0">
        <w:instrText xml:space="preserve"> SEQ Example \* ARABIC </w:instrText>
      </w:r>
      <w:r w:rsidR="008B59D0">
        <w:fldChar w:fldCharType="separate"/>
      </w:r>
      <w:r w:rsidR="00DC1072">
        <w:rPr>
          <w:noProof/>
        </w:rPr>
        <w:t>28</w:t>
      </w:r>
      <w:r w:rsidR="008B59D0">
        <w:rPr>
          <w:noProof/>
        </w:rPr>
        <w:fldChar w:fldCharType="end"/>
      </w:r>
      <w:r w:rsidR="00C558B5" w:rsidRPr="00C64922">
        <w:t>: No Information Problems Section</w:t>
      </w:r>
      <w:bookmarkEnd w:id="1646"/>
      <w:bookmarkEnd w:id="1647"/>
      <w:bookmarkEnd w:id="16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2546B" w14:paraId="1CC1BD70" w14:textId="77777777" w:rsidTr="004E29C8">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nullFlavor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nullFlavor="NI"&gt;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codeSystem="2.16.840.1.113883.6.1" codeSystemName="LOINC"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C17F49">
      <w:pPr>
        <w:pStyle w:val="Heading3"/>
      </w:pPr>
      <w:bookmarkStart w:id="1649" w:name="_Representing_“no_known”"/>
      <w:bookmarkStart w:id="1650" w:name="_Representing_“no_known"/>
      <w:bookmarkStart w:id="1651" w:name="_Toc11043630"/>
      <w:bookmarkStart w:id="1652" w:name="_Toc11045619"/>
      <w:bookmarkStart w:id="1653" w:name="_Toc11391287"/>
      <w:bookmarkStart w:id="1654" w:name="_Ref21896139"/>
      <w:bookmarkStart w:id="1655" w:name="_Ref21896147"/>
      <w:bookmarkStart w:id="1656" w:name="_Toc127519170"/>
      <w:bookmarkStart w:id="1657" w:name="_Toc119939853"/>
      <w:bookmarkStart w:id="1658" w:name="_Toc10707506"/>
      <w:bookmarkEnd w:id="1649"/>
      <w:bookmarkEnd w:id="1650"/>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651"/>
      <w:bookmarkEnd w:id="1652"/>
      <w:bookmarkEnd w:id="1653"/>
      <w:bookmarkEnd w:id="1654"/>
      <w:bookmarkEnd w:id="1655"/>
      <w:bookmarkEnd w:id="1656"/>
      <w:bookmarkEnd w:id="1657"/>
      <w:r w:rsidRPr="00C64922">
        <w:t xml:space="preserve"> </w:t>
      </w:r>
      <w:bookmarkEnd w:id="1658"/>
    </w:p>
    <w:p w14:paraId="79A5D693" w14:textId="77777777" w:rsidR="00A765D9" w:rsidRPr="00D14360" w:rsidRDefault="00A765D9" w:rsidP="00A765D9">
      <w:pPr>
        <w:rPr>
          <w:color w:val="000000"/>
        </w:rPr>
      </w:pPr>
      <w:r w:rsidRPr="00D14360">
        <w:rPr>
          <w:color w:val="000000"/>
        </w:rPr>
        <w:t>There is a distinction to be made between representing “no information” and representing “no known information</w:t>
      </w:r>
      <w:r w:rsidR="00D36DFA" w:rsidRPr="00D14360">
        <w:rPr>
          <w:color w:val="000000"/>
        </w:rPr>
        <w:t>.</w:t>
      </w:r>
      <w:r w:rsidRPr="00D14360">
        <w:rPr>
          <w:color w:val="000000"/>
        </w:rPr>
        <w:t>”  In the case of “no known information</w:t>
      </w:r>
      <w:r w:rsidR="00D36DFA" w:rsidRPr="00D14360">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In cases where “</w:t>
      </w:r>
      <w:r w:rsidR="00A765D9" w:rsidRPr="00D14360">
        <w:rPr>
          <w:rFonts w:cs="Calibri"/>
          <w:color w:val="000000"/>
          <w:szCs w:val="22"/>
        </w:rPr>
        <w:t>n</w:t>
      </w:r>
      <w:r w:rsidRPr="00D14360">
        <w:rPr>
          <w:rFonts w:cs="Calibri"/>
          <w:color w:val="000000"/>
          <w:szCs w:val="22"/>
        </w:rPr>
        <w:t xml:space="preserve">o </w:t>
      </w:r>
      <w:r w:rsidR="00A765D9" w:rsidRPr="00D14360">
        <w:rPr>
          <w:rFonts w:cs="Calibri"/>
          <w:color w:val="000000"/>
          <w:szCs w:val="22"/>
        </w:rPr>
        <w:t>k</w:t>
      </w:r>
      <w:r w:rsidRPr="00D14360">
        <w:rPr>
          <w:rFonts w:cs="Calibri"/>
          <w:color w:val="000000"/>
          <w:szCs w:val="22"/>
        </w:rPr>
        <w:t xml:space="preserve">nown” information is being </w:t>
      </w:r>
      <w:r w:rsidR="00C23807" w:rsidRPr="00D14360">
        <w:rPr>
          <w:rFonts w:cs="Calibri"/>
          <w:color w:val="000000"/>
          <w:szCs w:val="22"/>
        </w:rPr>
        <w:t>asserted,</w:t>
      </w:r>
      <w:r w:rsidRPr="00D14360">
        <w:rPr>
          <w:rFonts w:cs="Calibri"/>
          <w:color w:val="000000"/>
          <w:szCs w:val="22"/>
        </w:rPr>
        <w:t xml:space="preserve"> negation indicators should be used.  A negation indicator (negationInd) is used to flag the act as described in the third example within Chapter 3.6 of the C-CDA Implementation Guide. Explicit codes for no known information, </w:t>
      </w:r>
      <w:r w:rsidR="00596CA4" w:rsidRPr="00D14360">
        <w:rPr>
          <w:rFonts w:cs="Calibri"/>
          <w:color w:val="000000"/>
          <w:szCs w:val="22"/>
        </w:rPr>
        <w:t>such as "no known allergies"</w:t>
      </w:r>
      <w:r w:rsidRPr="00D14360">
        <w:rPr>
          <w:rFonts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rFonts w:cs="Calibri"/>
          <w:color w:val="000000"/>
          <w:szCs w:val="22"/>
        </w:rPr>
      </w:pPr>
      <w:r w:rsidRPr="00D14360">
        <w:rPr>
          <w:rFonts w:cs="Calibri"/>
          <w:color w:val="000000"/>
          <w:szCs w:val="22"/>
        </w:rPr>
        <w:t>When representing the concept of “no known” information, ambiguity for the use of negationInd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actionNegationInd behavior is intended or if negationInd is intended to function as a valueNegationInd. This will need to be addressed in a future version of C-CDA.</w:t>
      </w:r>
    </w:p>
    <w:p w14:paraId="101C7ABD" w14:textId="7468DEF3" w:rsidR="00B85A9E" w:rsidRPr="00D14360" w:rsidRDefault="005C79A1" w:rsidP="003A3D50">
      <w:pPr>
        <w:pStyle w:val="Caption"/>
        <w:spacing w:after="0"/>
        <w:rPr>
          <w:rFonts w:cs="Calibri"/>
          <w:color w:val="000000"/>
          <w:szCs w:val="22"/>
        </w:rPr>
      </w:pPr>
      <w:r>
        <w:t xml:space="preserve">  </w:t>
      </w:r>
      <w:bookmarkStart w:id="1659" w:name="_Toc118898750"/>
      <w:bookmarkStart w:id="1660" w:name="_Toc127519269"/>
      <w:bookmarkStart w:id="1661" w:name="_Toc119939952"/>
      <w:r w:rsidR="00B85A9E">
        <w:t xml:space="preserve">Example </w:t>
      </w:r>
      <w:r w:rsidR="008B59D0">
        <w:fldChar w:fldCharType="begin"/>
      </w:r>
      <w:r w:rsidR="008B59D0">
        <w:instrText xml:space="preserve"> SEQ Example \* ARABIC </w:instrText>
      </w:r>
      <w:r w:rsidR="008B59D0">
        <w:fldChar w:fldCharType="separate"/>
      </w:r>
      <w:r w:rsidR="00DC1072">
        <w:rPr>
          <w:noProof/>
        </w:rPr>
        <w:t>29</w:t>
      </w:r>
      <w:r w:rsidR="008B59D0">
        <w:rPr>
          <w:noProof/>
        </w:rPr>
        <w:fldChar w:fldCharType="end"/>
      </w:r>
      <w:r w:rsidR="00B85A9E">
        <w:t>: Allergy List</w:t>
      </w:r>
      <w:bookmarkEnd w:id="1659"/>
      <w:bookmarkEnd w:id="1660"/>
      <w:bookmarkEnd w:id="1661"/>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4E29C8">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lastRenderedPageBreak/>
              <w:t xml:space="preserve">   &lt;!--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codeSystem="2.16.840.1.113883.6.1"/&gt;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typeCode="DRIV"&gt;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classCode="ACT" moodCode="EVN"&gt;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codeSystem="2.16.840.1.113883.5.6"/&gt;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code="active"/&gt; &lt;!--currently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 typeCode="SUBJ"&gt;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negationInd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negationInd corresponds with the newer Observation.valueNegationInd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classCode="OBS" moodCode="EVN" negationInd="true"&gt;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codeSystem="2.16.840.1.113883.5.4"/&gt;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nullFlavor=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xsi:type="CD"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codeSystemName="SNOMED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codeSystem="2.16.840.1.113883.6.101"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typeCode="CSM"&gt;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 classCode="MANU"&gt;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 classCode="MMAT"&gt;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&lt;code nullFlavor="NA"/&gt;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1662" w:name="_Toc15469446"/>
      <w:bookmarkStart w:id="1663" w:name="_Toc15479894"/>
      <w:bookmarkStart w:id="1664" w:name="_Toc18495074"/>
      <w:bookmarkStart w:id="1665" w:name="_Toc19870305"/>
      <w:bookmarkStart w:id="1666" w:name="_Toc20480994"/>
      <w:bookmarkEnd w:id="1662"/>
      <w:bookmarkEnd w:id="1663"/>
      <w:bookmarkEnd w:id="1664"/>
      <w:bookmarkEnd w:id="1665"/>
      <w:bookmarkEnd w:id="1666"/>
    </w:p>
    <w:p w14:paraId="70DF49AF" w14:textId="7ACD823B" w:rsidR="00B85A9E" w:rsidRPr="003A3D50" w:rsidRDefault="00B85A9E" w:rsidP="00B85A9E">
      <w:pPr>
        <w:pStyle w:val="NormalWeb"/>
        <w:spacing w:before="0" w:beforeAutospacing="0" w:after="120" w:afterAutospacing="0"/>
        <w:rPr>
          <w:rFonts w:cs="Calibri"/>
          <w:color w:val="000000"/>
          <w:szCs w:val="22"/>
        </w:rPr>
      </w:pPr>
      <w:r w:rsidRPr="003A3D50">
        <w:rPr>
          <w:rFonts w:cs="Calibri"/>
          <w:color w:val="000000"/>
          <w:szCs w:val="22"/>
        </w:rPr>
        <w:lastRenderedPageBreak/>
        <w:t xml:space="preserve">To represent that a section has “no information”, the section should be </w:t>
      </w:r>
      <w:r w:rsidR="00863460" w:rsidRP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w:t>
      </w:r>
      <w:r w:rsidR="00674F35" w:rsidRPr="003A3D50">
        <w:rPr>
          <w:rFonts w:cs="Calibri"/>
          <w:color w:val="000000"/>
          <w:szCs w:val="22"/>
        </w:rPr>
        <w:t>system</w:t>
      </w:r>
      <w:ins w:id="1667" w:author="Ballot Reconciliation" w:date="2023-03-09T09:31:00Z">
        <w:r w:rsidR="00674F35" w:rsidRPr="003A3D50">
          <w:rPr>
            <w:rFonts w:cs="Calibri"/>
            <w:color w:val="000000"/>
            <w:szCs w:val="22"/>
          </w:rPr>
          <w:t>,</w:t>
        </w:r>
      </w:ins>
      <w:r w:rsidRPr="003A3D50">
        <w:rPr>
          <w:rFonts w:cs="Calibri"/>
          <w:color w:val="000000"/>
          <w:szCs w:val="22"/>
        </w:rPr>
        <w:t xml:space="preserve">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14:paraId="411ABCD4" w14:textId="1FA778AB" w:rsidR="00B85A9E" w:rsidRPr="00C64922" w:rsidRDefault="005C79A1" w:rsidP="00B85A9E">
      <w:pPr>
        <w:pStyle w:val="Caption"/>
        <w:keepNext/>
        <w:spacing w:after="0"/>
      </w:pPr>
      <w:r>
        <w:t xml:space="preserve">  </w:t>
      </w:r>
      <w:bookmarkStart w:id="1668" w:name="_Toc118898751"/>
      <w:bookmarkStart w:id="1669" w:name="_Toc127519270"/>
      <w:bookmarkStart w:id="1670" w:name="_Toc119939953"/>
      <w:r w:rsidR="00B85A9E" w:rsidRPr="00C64922">
        <w:t xml:space="preserve">Example </w:t>
      </w:r>
      <w:r w:rsidR="008B59D0">
        <w:fldChar w:fldCharType="begin"/>
      </w:r>
      <w:r w:rsidR="008B59D0">
        <w:instrText xml:space="preserve"> SEQ Example \* ARABIC </w:instrText>
      </w:r>
      <w:r w:rsidR="008B59D0">
        <w:fldChar w:fldCharType="separate"/>
      </w:r>
      <w:r w:rsidR="00DC1072">
        <w:rPr>
          <w:noProof/>
        </w:rPr>
        <w:t>30</w:t>
      </w:r>
      <w:r w:rsidR="008B59D0">
        <w:rPr>
          <w:noProof/>
        </w:rPr>
        <w:fldChar w:fldCharType="end"/>
      </w:r>
      <w:r w:rsidR="00B85A9E" w:rsidRPr="00C64922">
        <w:t xml:space="preserve">: </w:t>
      </w:r>
      <w:r w:rsidR="00B85A9E">
        <w:t>Allergies Section with No Information</w:t>
      </w:r>
      <w:bookmarkEnd w:id="1668"/>
      <w:bookmarkEnd w:id="1669"/>
      <w:bookmarkEnd w:id="16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85A9E" w:rsidRPr="00C64922" w14:paraId="40300C1A" w14:textId="77777777" w:rsidTr="004E29C8">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nullFlavor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nullFlavor="NI"&gt;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codeSystem="2.16.840.1.113883.6.1"/&gt;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Fonts w:cs="Calibri"/>
          <w:szCs w:val="22"/>
        </w:rPr>
      </w:pPr>
    </w:p>
    <w:p w14:paraId="3F982BA1" w14:textId="03358DE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support </w:t>
      </w:r>
      <w:r w:rsidRPr="00570399">
        <w:rPr>
          <w:rFonts w:cs="Calibri"/>
          <w:color w:val="000000"/>
          <w:szCs w:val="22"/>
        </w:rPr>
        <w:t xml:space="preserve"> not providing information from the patient’s record  due to security, privacy, or other reasons</w:t>
      </w:r>
      <w:r w:rsidRPr="00FE6CC3">
        <w:rPr>
          <w:rFonts w:cs="Calibri"/>
          <w:color w:val="000000"/>
          <w:szCs w:val="22"/>
        </w:rPr>
        <w:t>, nullFlavor codes can be used to represent this information in a C-CDA document. The nullFlavor code used to indicate that information is not present due to security, privacy or other reason is MSK for “masked</w:t>
      </w:r>
      <w:r>
        <w:rPr>
          <w:rFonts w:cs="Calibri"/>
          <w:color w:val="000000"/>
          <w:szCs w:val="22"/>
        </w:rPr>
        <w:t>”. The nullFlavor code for “not applicable” is NA</w:t>
      </w:r>
      <w:ins w:id="1671" w:author="Ballot Reconciliation" w:date="2023-03-09T09:31:00Z">
        <w:r w:rsidR="004A4BB1">
          <w:rPr>
            <w:rFonts w:cs="Calibri"/>
            <w:color w:val="000000"/>
            <w:szCs w:val="22"/>
          </w:rPr>
          <w:t>.</w:t>
        </w:r>
      </w:ins>
      <w:r>
        <w:rPr>
          <w:rFonts w:cs="Calibri"/>
          <w:color w:val="000000"/>
          <w:szCs w:val="22"/>
        </w:rPr>
        <w:t xml:space="preserve"> When information is not present for these reasons, the text in the section.text element explains why. The exact meaning of the nullFlavor code can be used, or localized text that has the same semantic meaning can be used.</w:t>
      </w:r>
    </w:p>
    <w:p w14:paraId="4BCEA77D" w14:textId="25B7EE33" w:rsidR="00C12940" w:rsidRDefault="005C79A1" w:rsidP="00916D2D">
      <w:pPr>
        <w:pStyle w:val="Caption"/>
        <w:spacing w:after="0"/>
      </w:pPr>
      <w:r>
        <w:t xml:space="preserve">  </w:t>
      </w:r>
      <w:bookmarkStart w:id="1672" w:name="_Toc118898752"/>
      <w:bookmarkStart w:id="1673" w:name="_Toc127519271"/>
      <w:bookmarkStart w:id="1674" w:name="_Toc119939954"/>
      <w:r w:rsidR="00FB6C42">
        <w:t xml:space="preserve">Example </w:t>
      </w:r>
      <w:r w:rsidR="008B59D0">
        <w:fldChar w:fldCharType="begin"/>
      </w:r>
      <w:r w:rsidR="008B59D0">
        <w:instrText xml:space="preserve"> SEQ Example \* ARABIC </w:instrText>
      </w:r>
      <w:r w:rsidR="008B59D0">
        <w:fldChar w:fldCharType="separate"/>
      </w:r>
      <w:r w:rsidR="00DC1072">
        <w:rPr>
          <w:noProof/>
        </w:rPr>
        <w:t>31</w:t>
      </w:r>
      <w:r w:rsidR="008B59D0">
        <w:rPr>
          <w:noProof/>
        </w:rPr>
        <w:fldChar w:fldCharType="end"/>
      </w:r>
      <w:r w:rsidR="00FB6C42">
        <w:t>:</w:t>
      </w:r>
      <w:r w:rsidR="00BA5010">
        <w:t xml:space="preserve"> </w:t>
      </w:r>
      <w:r w:rsidR="00C12940">
        <w:t>Excluding section due to business rules.</w:t>
      </w:r>
      <w:bookmarkEnd w:id="1672"/>
      <w:bookmarkEnd w:id="1673"/>
      <w:bookmarkEnd w:id="1674"/>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6764B32C"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w:t>
            </w:r>
            <w:del w:id="1675" w:author="Ballot Reconciliation" w:date="2023-03-09T09:31:00Z">
              <w:r w:rsidRPr="002575E9">
                <w:rPr>
                  <w:rFonts w:ascii="Courier New" w:hAnsi="Courier New" w:cs="Courier New"/>
                  <w:sz w:val="16"/>
                  <w:szCs w:val="16"/>
                </w:rPr>
                <w:delText xml:space="preserve"> </w:delText>
              </w:r>
            </w:del>
            <w:r w:rsidRPr="002575E9">
              <w:rPr>
                <w:rFonts w:ascii="Courier New" w:hAnsi="Courier New" w:cs="Courier New"/>
                <w:sz w:val="16"/>
                <w:szCs w:val="16"/>
              </w:rPr>
              <w:t>section nullFlavor</w:t>
            </w:r>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0D761A2C" w:rsidR="00FB6C42" w:rsidRDefault="005C79A1" w:rsidP="003A3D50">
      <w:pPr>
        <w:pStyle w:val="Caption"/>
        <w:spacing w:after="0"/>
      </w:pPr>
      <w:r>
        <w:t xml:space="preserve">  </w:t>
      </w:r>
      <w:bookmarkStart w:id="1676" w:name="_Toc118898753"/>
      <w:bookmarkStart w:id="1677" w:name="_Toc127519272"/>
      <w:bookmarkStart w:id="1678" w:name="_Toc119939955"/>
      <w:r w:rsidR="00FB6C42">
        <w:t xml:space="preserve">Example </w:t>
      </w:r>
      <w:r w:rsidR="008B59D0">
        <w:fldChar w:fldCharType="begin"/>
      </w:r>
      <w:r w:rsidR="008B59D0">
        <w:instrText xml:space="preserve"> SEQ Example \* ARABIC </w:instrText>
      </w:r>
      <w:r w:rsidR="008B59D0">
        <w:fldChar w:fldCharType="separate"/>
      </w:r>
      <w:r w:rsidR="00DC1072">
        <w:rPr>
          <w:noProof/>
        </w:rPr>
        <w:t>32</w:t>
      </w:r>
      <w:r w:rsidR="008B59D0">
        <w:rPr>
          <w:noProof/>
        </w:rPr>
        <w:fldChar w:fldCharType="end"/>
      </w:r>
      <w:r w:rsidR="00FB6C42">
        <w:t xml:space="preserve">: </w:t>
      </w:r>
      <w:r w:rsidR="00FB6C42" w:rsidRPr="00E63A5D">
        <w:t>Procedures Section with Excluded Information, example of locally selected wording</w:t>
      </w:r>
      <w:bookmarkEnd w:id="1676"/>
      <w:bookmarkEnd w:id="1677"/>
      <w:bookmarkEnd w:id="167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4E29C8">
        <w:tc>
          <w:tcPr>
            <w:tcW w:w="9360" w:type="dxa"/>
            <w:shd w:val="clear" w:color="auto" w:fill="auto"/>
          </w:tcPr>
          <w:p w14:paraId="310158FB" w14:textId="4D725481"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&lt;section nullFlavor</w:t>
            </w:r>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C17F49">
      <w:pPr>
        <w:pStyle w:val="Heading3"/>
      </w:pPr>
      <w:bookmarkStart w:id="1679" w:name="_Specifying_Time_Intervals"/>
      <w:bookmarkStart w:id="1680" w:name="_Toc11043631"/>
      <w:bookmarkStart w:id="1681" w:name="_Toc11045620"/>
      <w:bookmarkStart w:id="1682" w:name="_Toc11391288"/>
      <w:bookmarkStart w:id="1683" w:name="_Ref21896646"/>
      <w:bookmarkStart w:id="1684" w:name="_Ref21896653"/>
      <w:bookmarkStart w:id="1685" w:name="_Ref21896671"/>
      <w:bookmarkStart w:id="1686" w:name="_Ref98770253"/>
      <w:bookmarkStart w:id="1687" w:name="_Ref98770255"/>
      <w:bookmarkStart w:id="1688" w:name="_Toc127519171"/>
      <w:bookmarkStart w:id="1689" w:name="_Toc119939854"/>
      <w:bookmarkStart w:id="1690" w:name="_Toc10707507"/>
      <w:bookmarkEnd w:id="1679"/>
      <w:r w:rsidRPr="00C64922">
        <w:t xml:space="preserve">Specifying </w:t>
      </w:r>
      <w:r w:rsidR="00317567" w:rsidRPr="00C64922">
        <w:t>T</w:t>
      </w:r>
      <w:r w:rsidRPr="00C64922">
        <w:t xml:space="preserve">ime </w:t>
      </w:r>
      <w:r w:rsidR="00317567" w:rsidRPr="00C64922">
        <w:t>I</w:t>
      </w:r>
      <w:r w:rsidRPr="00C64922">
        <w:t>ntervals for Sections</w:t>
      </w:r>
      <w:bookmarkEnd w:id="1680"/>
      <w:bookmarkEnd w:id="1681"/>
      <w:r w:rsidR="00317567" w:rsidRPr="00C64922">
        <w:t xml:space="preserve"> with Limits on the Included Discrete Data</w:t>
      </w:r>
      <w:bookmarkEnd w:id="1682"/>
      <w:bookmarkEnd w:id="1683"/>
      <w:bookmarkEnd w:id="1684"/>
      <w:bookmarkEnd w:id="1685"/>
      <w:bookmarkEnd w:id="1686"/>
      <w:bookmarkEnd w:id="1687"/>
      <w:bookmarkEnd w:id="1688"/>
      <w:bookmarkEnd w:id="1689"/>
      <w:r w:rsidRPr="00C64922">
        <w:t xml:space="preserve"> </w:t>
      </w:r>
      <w:bookmarkEnd w:id="1690"/>
    </w:p>
    <w:p w14:paraId="05B83FA3" w14:textId="77777777" w:rsidR="00DD51B1" w:rsidRPr="00D14360" w:rsidRDefault="00646B0A" w:rsidP="00CF4CB1">
      <w:pPr>
        <w:spacing w:after="120"/>
        <w:rPr>
          <w:rFonts w:eastAsia="Calibri" w:cs="Calibri"/>
          <w:color w:val="000000"/>
        </w:rPr>
      </w:pPr>
      <w:r w:rsidRPr="00D14360">
        <w:rPr>
          <w:rFonts w:eastAsia="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00E93B79" w:rsidRPr="00D14360">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00E93B79" w:rsidRPr="00D14360">
        <w:rPr>
          <w:rFonts w:cs="Calibri"/>
          <w:color w:val="000000"/>
        </w:rPr>
        <w:t>.</w:t>
      </w:r>
      <w:r w:rsidR="00E93B79" w:rsidRPr="00D14360">
        <w:rPr>
          <w:rFonts w:eastAsia="Calibri" w:cs="Calibri"/>
          <w:color w:val="000000"/>
        </w:rPr>
        <w:t xml:space="preserve"> </w:t>
      </w:r>
      <w:r w:rsidR="00DD51B1" w:rsidRPr="00D14360">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00DD51B1" w:rsidRPr="00D14360">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rFonts w:cs="Calibri"/>
          <w:color w:val="000000"/>
        </w:rPr>
      </w:pPr>
      <w:r w:rsidRPr="00D14360">
        <w:rPr>
          <w:rFonts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00646B0A" w:rsidRPr="00D14360">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14:paraId="7E8ADABD" w14:textId="50CC7D8D" w:rsidR="00DD51B1" w:rsidRPr="0083506C" w:rsidRDefault="002964F7" w:rsidP="00B505D2">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anchor="_Declaring_Business_Rules" w:history="1">
        <w:r w:rsidR="00A64E29" w:rsidRPr="00AD08FB">
          <w:rPr>
            <w:rStyle w:val="Hyperlink"/>
            <w:rFonts w:cs="Calibri"/>
            <w:color w:val="000000"/>
            <w:u w:val="none"/>
          </w:rPr>
          <w:t xml:space="preserve"> </w:t>
        </w:r>
        <w:r w:rsidR="00A64E29" w:rsidRPr="007770C6">
          <w:rPr>
            <w:rStyle w:val="Hyperlink"/>
            <w:rFonts w:cs="Calibri"/>
          </w:rPr>
          <w:t>4.2.8 Declaring Business Rules that Limit Section Content</w:t>
        </w:r>
      </w:hyperlink>
      <w:r w:rsidR="00632AAF" w:rsidRPr="00AD08FB">
        <w:rPr>
          <w:rFonts w:cs="Calibri"/>
          <w:color w:val="000000"/>
        </w:rPr>
        <w:t>;</w:t>
      </w:r>
      <w:r w:rsidR="00632AAF" w:rsidRPr="00AD08FB">
        <w:rPr>
          <w:rFonts w:cs="Calibri"/>
        </w:rPr>
        <w:t xml:space="preserve"> </w:t>
      </w:r>
      <w:r w:rsidR="00632AAF" w:rsidRPr="007770C6">
        <w:rPr>
          <w:rFonts w:cs="Calibri"/>
          <w:color w:val="0000FF"/>
          <w:u w:val="single"/>
        </w:rPr>
        <w:t xml:space="preserve">5.2 </w:t>
      </w:r>
      <w:r w:rsidR="00486FB8" w:rsidRPr="007770C6">
        <w:rPr>
          <w:rFonts w:cs="Calibri"/>
          <w:color w:val="0000FF"/>
          <w:u w:val="single"/>
        </w:rPr>
        <w:fldChar w:fldCharType="begin"/>
      </w:r>
      <w:r w:rsidR="00486FB8" w:rsidRPr="007770C6">
        <w:rPr>
          <w:rFonts w:cs="Calibri"/>
          <w:color w:val="0000FF"/>
          <w:u w:val="single"/>
        </w:rPr>
        <w:instrText xml:space="preserve"> REF _Ref21879820 \h </w:instrText>
      </w:r>
      <w:r w:rsidR="00722CD5" w:rsidRPr="007770C6">
        <w:rPr>
          <w:rFonts w:cs="Calibri"/>
          <w:color w:val="0000FF"/>
          <w:u w:val="single"/>
        </w:rPr>
        <w:instrText xml:space="preserve"> \* MERGEFORMAT </w:instrText>
      </w:r>
      <w:r w:rsidR="00486FB8" w:rsidRPr="007770C6">
        <w:rPr>
          <w:rFonts w:cs="Calibri"/>
          <w:color w:val="0000FF"/>
          <w:u w:val="single"/>
        </w:rPr>
      </w:r>
      <w:r w:rsidR="00486FB8" w:rsidRPr="007770C6">
        <w:rPr>
          <w:rFonts w:cs="Calibri"/>
          <w:color w:val="0000FF"/>
          <w:u w:val="single"/>
        </w:rPr>
        <w:fldChar w:fldCharType="separate"/>
      </w:r>
      <w:r w:rsidR="00DC1072" w:rsidRPr="00254B4A">
        <w:rPr>
          <w:rFonts w:cs="Calibri"/>
          <w:color w:val="0000FF"/>
          <w:u w:val="single"/>
        </w:rPr>
        <w:t>Essential Entry-Level Guidance</w:t>
      </w:r>
      <w:r w:rsidR="00486FB8" w:rsidRPr="007770C6">
        <w:rPr>
          <w:rFonts w:cs="Calibri"/>
          <w:color w:val="0000FF"/>
          <w:u w:val="single"/>
        </w:rPr>
        <w:fldChar w:fldCharType="end"/>
      </w:r>
      <w:r w:rsidR="00486FB8" w:rsidRPr="00AD08FB">
        <w:rPr>
          <w:rFonts w:cs="Calibri"/>
          <w:color w:val="000000"/>
        </w:rPr>
        <w:t xml:space="preserve">; </w:t>
      </w:r>
      <w:r w:rsidR="00486FB8" w:rsidRPr="00AD08FB">
        <w:rPr>
          <w:rFonts w:cs="Calibri"/>
        </w:rPr>
        <w:t>Appendix A</w:t>
      </w:r>
      <w:r w:rsidR="00486FB8" w:rsidRPr="005A615D" w:rsidDel="00A64E29">
        <w:rPr>
          <w:rFonts w:cs="Calibri"/>
          <w:color w:val="000000"/>
        </w:rPr>
        <w:t xml:space="preserve"> </w:t>
      </w:r>
    </w:p>
    <w:p w14:paraId="2FF67BCC" w14:textId="77777777" w:rsidR="00DD51B1" w:rsidRPr="00C64922" w:rsidRDefault="00DD51B1" w:rsidP="00C17F49">
      <w:pPr>
        <w:pStyle w:val="Heading3"/>
      </w:pPr>
      <w:bookmarkStart w:id="1691" w:name="_Toc10707508"/>
      <w:r w:rsidRPr="00C64922">
        <w:t xml:space="preserve"> </w:t>
      </w:r>
      <w:bookmarkStart w:id="1692" w:name="_Toc11043632"/>
      <w:bookmarkStart w:id="1693" w:name="_Toc11045621"/>
      <w:bookmarkStart w:id="1694" w:name="_Toc11391289"/>
      <w:bookmarkStart w:id="1695" w:name="_Toc127519172"/>
      <w:bookmarkStart w:id="1696" w:name="_Toc119939855"/>
      <w:r w:rsidRPr="00C64922">
        <w:t>Use of Open Templates for Entries</w:t>
      </w:r>
      <w:bookmarkEnd w:id="1691"/>
      <w:bookmarkEnd w:id="1692"/>
      <w:bookmarkEnd w:id="1693"/>
      <w:bookmarkEnd w:id="1694"/>
      <w:bookmarkEnd w:id="1695"/>
      <w:bookmarkEnd w:id="1696"/>
    </w:p>
    <w:p w14:paraId="1DF813C2" w14:textId="77777777" w:rsidR="00A64E29" w:rsidRPr="00D14360" w:rsidRDefault="00DD51B1" w:rsidP="00A64E29">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00A64E29" w:rsidRPr="00D14360">
        <w:rPr>
          <w:rFonts w:eastAsia="Calibri" w:cs="Calibri"/>
          <w:color w:val="000000"/>
        </w:rPr>
        <w:t xml:space="preserve">Within C-CDA, nearly all templates allow additional content and are described as </w:t>
      </w:r>
      <w:r w:rsidR="00A64E29" w:rsidRPr="00D14360">
        <w:rPr>
          <w:rFonts w:eastAsia="Calibri" w:cs="Calibri"/>
          <w:i/>
          <w:color w:val="000000"/>
        </w:rPr>
        <w:t>open</w:t>
      </w:r>
      <w:r w:rsidR="00A64E29" w:rsidRPr="00D14360">
        <w:rPr>
          <w:rFonts w:eastAsia="Calibri" w:cs="Calibri"/>
          <w:color w:val="000000"/>
        </w:rPr>
        <w:t xml:space="preserve"> templates.</w:t>
      </w:r>
    </w:p>
    <w:p w14:paraId="511ABA5D" w14:textId="77777777" w:rsidR="002964F7" w:rsidRPr="00D14360" w:rsidRDefault="00DD51B1" w:rsidP="00C17A8E">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14:paraId="096C672B" w14:textId="4EFE540B" w:rsidR="00DD51B1" w:rsidRPr="00C64922" w:rsidRDefault="002964F7" w:rsidP="00C17A8E">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00282D01" w:rsidRPr="00D14360">
        <w:rPr>
          <w:rFonts w:eastAsia="Calibri" w:cs="Calibri"/>
          <w:color w:val="000000"/>
        </w:rPr>
        <w:t xml:space="preserve">Chapter </w:t>
      </w:r>
      <w:r w:rsidR="00DD51B1" w:rsidRPr="00D14360">
        <w:rPr>
          <w:rFonts w:eastAsia="Calibri" w:cs="Calibri"/>
          <w:color w:val="000000"/>
        </w:rPr>
        <w:t>4.2.</w:t>
      </w:r>
      <w:r w:rsidR="00C72DB3">
        <w:rPr>
          <w:rFonts w:eastAsia="Calibri" w:cs="Calibri"/>
          <w:color w:val="000000"/>
        </w:rPr>
        <w:t>7</w:t>
      </w:r>
      <w:r w:rsidR="00DD51B1" w:rsidRPr="00D14360">
        <w:rPr>
          <w:rFonts w:eastAsia="Calibri" w:cs="Calibri"/>
          <w:color w:val="000000"/>
        </w:rPr>
        <w:t xml:space="preserve"> of the C-CDA IG.</w:t>
      </w:r>
      <w:bookmarkStart w:id="1697" w:name="_uordgkegkcj8" w:colFirst="0" w:colLast="0"/>
      <w:bookmarkStart w:id="1698" w:name="_yaq0ejagakfq" w:colFirst="0" w:colLast="0"/>
      <w:bookmarkEnd w:id="1697"/>
      <w:bookmarkEnd w:id="1698"/>
    </w:p>
    <w:p w14:paraId="1EBE86E2" w14:textId="77777777" w:rsidR="00DD51B1" w:rsidRPr="00C64922" w:rsidRDefault="00065389" w:rsidP="00C17F49">
      <w:pPr>
        <w:pStyle w:val="Heading3"/>
      </w:pPr>
      <w:bookmarkStart w:id="1699" w:name="_hmn0fxsm52xx" w:colFirst="0" w:colLast="0"/>
      <w:bookmarkStart w:id="1700" w:name="_Detailed_Date/Time_Guidance"/>
      <w:bookmarkStart w:id="1701" w:name="_Toc10707509"/>
      <w:bookmarkStart w:id="1702" w:name="_Toc11043633"/>
      <w:bookmarkStart w:id="1703" w:name="_Toc11045622"/>
      <w:bookmarkStart w:id="1704" w:name="_Ref21885892"/>
      <w:bookmarkStart w:id="1705" w:name="_Ref21885898"/>
      <w:bookmarkStart w:id="1706" w:name="_Toc127519173"/>
      <w:bookmarkStart w:id="1707" w:name="_Toc119939856"/>
      <w:bookmarkEnd w:id="1699"/>
      <w:bookmarkEnd w:id="1700"/>
      <w:r>
        <w:t xml:space="preserve">Detailed </w:t>
      </w:r>
      <w:r w:rsidR="00D70867">
        <w:t>Date/Time Guidance</w:t>
      </w:r>
      <w:bookmarkEnd w:id="1701"/>
      <w:bookmarkEnd w:id="1702"/>
      <w:bookmarkEnd w:id="1703"/>
      <w:bookmarkEnd w:id="1704"/>
      <w:bookmarkEnd w:id="1705"/>
      <w:bookmarkEnd w:id="1706"/>
      <w:bookmarkEnd w:id="1707"/>
    </w:p>
    <w:p w14:paraId="0E4950AA" w14:textId="77777777" w:rsidR="00317567" w:rsidRPr="00D14360" w:rsidRDefault="00F00539" w:rsidP="0031756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00A47431" w:rsidRPr="00D14360">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Fonts w:cs="Calibri"/>
        </w:rPr>
        <w:t>.</w:t>
      </w:r>
      <w:r w:rsidR="00A47431" w:rsidRPr="00D14360">
        <w:rPr>
          <w:rStyle w:val="FootnoteReference"/>
          <w:rFonts w:cs="Calibri"/>
        </w:rPr>
        <w:footnoteReference w:id="114"/>
      </w:r>
    </w:p>
    <w:p w14:paraId="2DA844F4" w14:textId="77777777" w:rsidR="00A47431" w:rsidRPr="00D14360" w:rsidRDefault="00A47431" w:rsidP="00317567">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67592A8" w14:textId="77777777" w:rsidTr="004E29C8">
        <w:trPr>
          <w:trHeight w:val="576"/>
        </w:trPr>
        <w:tc>
          <w:tcPr>
            <w:tcW w:w="683" w:type="dxa"/>
            <w:tcBorders>
              <w:right w:val="nil"/>
            </w:tcBorders>
            <w:shd w:val="clear" w:color="auto" w:fill="C6D9F1"/>
          </w:tcPr>
          <w:p w14:paraId="2B6A0B26" w14:textId="1B068DC1" w:rsidR="009F6BA2" w:rsidRPr="00C64922" w:rsidRDefault="00634398" w:rsidP="00E42FA6">
            <w:pPr>
              <w:pStyle w:val="BodyText"/>
              <w:rPr>
                <w:noProof/>
              </w:rPr>
            </w:pPr>
            <w:r>
              <w:rPr>
                <w:noProof/>
              </w:rPr>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4E29C8">
        <w:trPr>
          <w:trHeight w:val="576"/>
        </w:trPr>
        <w:tc>
          <w:tcPr>
            <w:tcW w:w="683" w:type="dxa"/>
            <w:tcBorders>
              <w:right w:val="nil"/>
            </w:tcBorders>
            <w:shd w:val="clear" w:color="auto" w:fill="C6D9F1"/>
          </w:tcPr>
          <w:p w14:paraId="278817B1" w14:textId="77777777" w:rsidR="009F6BA2" w:rsidRPr="00C64922" w:rsidRDefault="00634398" w:rsidP="00E42FA6">
            <w:pPr>
              <w:pStyle w:val="BodyText"/>
              <w:rPr>
                <w:noProof/>
              </w:rPr>
            </w:pPr>
            <w:r>
              <w:rPr>
                <w:noProof/>
              </w:rPr>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Fonts w:cs="Calibri"/>
        </w:rPr>
      </w:pPr>
      <w:r w:rsidRPr="00D14360">
        <w:rPr>
          <w:rFonts w:cs="Calibri"/>
          <w:b/>
          <w:bCs/>
          <w:color w:val="000000"/>
          <w:sz w:val="22"/>
          <w:szCs w:val="22"/>
        </w:rPr>
        <w:t xml:space="preserve"> </w:t>
      </w:r>
    </w:p>
    <w:p w14:paraId="73C05C68" w14:textId="77777777" w:rsidR="00DD51B1" w:rsidRPr="004E29C8" w:rsidRDefault="00DD51B1" w:rsidP="004E29C8">
      <w:pPr>
        <w:pStyle w:val="Heading4"/>
        <w:rPr>
          <w:highlight w:val="yellow"/>
        </w:rPr>
      </w:pPr>
      <w:bookmarkStart w:id="1710" w:name="_Toc11043634"/>
      <w:r w:rsidRPr="004E29C8">
        <w:rPr>
          <w:highlight w:val="yellow"/>
        </w:rPr>
        <w:t xml:space="preserve">Timestamp </w:t>
      </w:r>
      <w:r w:rsidR="002817F4" w:rsidRPr="004E29C8">
        <w:rPr>
          <w:highlight w:val="yellow"/>
        </w:rPr>
        <w:t xml:space="preserve">Data </w:t>
      </w:r>
      <w:r w:rsidRPr="004E29C8">
        <w:rPr>
          <w:highlight w:val="yellow"/>
        </w:rPr>
        <w:t>Representation</w:t>
      </w:r>
      <w:bookmarkEnd w:id="1710"/>
    </w:p>
    <w:p w14:paraId="35A5FFE3" w14:textId="77777777" w:rsidR="005E1ED2" w:rsidRPr="003A3D50" w:rsidRDefault="005E1ED2" w:rsidP="005E1ED2">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"YYYYMMDDHHMMSS.UUUU[+|-ZZzz]" where digits can be omitted from the right side to express less precision</w:t>
      </w:r>
      <w:r w:rsidRPr="003A3D50">
        <w:rPr>
          <w:rStyle w:val="FootnoteReference"/>
          <w:rFonts w:eastAsia="Calibri" w:cs="Calibri"/>
        </w:rPr>
        <w:footnoteReference w:id="115"/>
      </w:r>
      <w:r w:rsidRPr="003A3D50">
        <w:rPr>
          <w:rFonts w:eastAsia="Calibri" w:cs="Calibri"/>
        </w:rPr>
        <w:t xml:space="preserve">. Common forms are "YYYYMMDD" and "YYYYMMDDHHMM", but the ability to truncate on the right side is not limited to these two variants.  The “.UUUU” part of the expression </w:t>
      </w:r>
      <w:r w:rsidRPr="003A3D50">
        <w:rPr>
          <w:rFonts w:cs="Calibri"/>
        </w:rPr>
        <w:t xml:space="preserve">supports up to tenths of a millisecond </w:t>
      </w:r>
      <w:r w:rsidRPr="003A3D50">
        <w:rPr>
          <w:rFonts w:eastAsia="Calibri" w:cs="Calibri"/>
        </w:rPr>
        <w:t>and is used to represent time precision greater than 1 second. for example, “.001” represents a thousandth of a second. This representation also allows for timezone information to be specified using offsets from UTC.  As an example of specifying time zone information, Eastern Standard Time (EST) is represented as -0500, while Eastern Daylight Saving Time (EDT) is represented as -0400. UTC Time is represented as -0000.</w:t>
      </w:r>
    </w:p>
    <w:p w14:paraId="3C5675EA" w14:textId="77777777" w:rsidR="005E1ED2" w:rsidRPr="003A3D50" w:rsidRDefault="005E1ED2" w:rsidP="005E1ED2">
      <w:pPr>
        <w:spacing w:after="120"/>
        <w:rPr>
          <w:rFonts w:eastAsia="Calibri" w:cs="Calibri"/>
        </w:rPr>
      </w:pPr>
      <w:r w:rsidRPr="003A3D50">
        <w:rPr>
          <w:rFonts w:eastAsia="Calibri" w:cs="Calibri"/>
        </w:rPr>
        <w:t>If no time zone offset is provided, you can make no assumption about time, unless you have made a local exchange agreement. When timezone is NULL (unknown), "local time" is assumed. However, "local time" is always local to some place, and without knowledge of that place, the time zone is unknown. Hence, a local time cannot be converted into UTC. timezone should be specified for all TS values in order to avoid a significant loss of precision when TSs are compared.</w:t>
      </w:r>
    </w:p>
    <w:p w14:paraId="5BF672AA" w14:textId="77777777" w:rsidR="005E1ED2" w:rsidRPr="003A3D50" w:rsidRDefault="005E1ED2" w:rsidP="005E1ED2">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timezone, since this may effectively change the date of birth when converted into other time zones. For such administrative data the time zone is NULL (not applicable.)</w:t>
      </w:r>
      <w:r w:rsidRPr="003A3D50">
        <w:rPr>
          <w:rFonts w:eastAsia="Calibri" w:cs="Calibri"/>
        </w:rPr>
        <w:footnoteReference w:id="116"/>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D078F" w:rsidRPr="00992A23" w14:paraId="6B66DF90" w14:textId="77777777" w:rsidTr="004E29C8">
        <w:trPr>
          <w:trHeight w:val="576"/>
        </w:trPr>
        <w:tc>
          <w:tcPr>
            <w:tcW w:w="683" w:type="dxa"/>
            <w:tcBorders>
              <w:right w:val="nil"/>
            </w:tcBorders>
            <w:shd w:val="clear" w:color="auto" w:fill="BDD6EE"/>
          </w:tcPr>
          <w:p w14:paraId="1899C9BD" w14:textId="77777777" w:rsidR="005E1ED2" w:rsidRPr="005F2EA2" w:rsidRDefault="00634398" w:rsidP="00463F2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5EDD134D" w14:textId="77777777" w:rsidR="005E1ED2" w:rsidRPr="00DF5244" w:rsidRDefault="005E1ED2" w:rsidP="008E236E">
            <w:pPr>
              <w:pStyle w:val="BodyText"/>
              <w:rPr>
                <w:bCs/>
              </w:rPr>
            </w:pPr>
            <w:r w:rsidRPr="00DF5244">
              <w:rPr>
                <w:color w:val="000000"/>
              </w:rPr>
              <w:t xml:space="preserve">When populating any effectiveTime or time element in a document, C-CDA </w:t>
            </w:r>
            <w:r w:rsidRPr="00DF5244">
              <w:t xml:space="preserve">Content </w:t>
            </w:r>
            <w:r w:rsidRPr="00DF5244">
              <w:rPr>
                <w:bCs/>
              </w:rPr>
              <w:t>Creators</w:t>
            </w:r>
            <w:r w:rsidR="00E83F3B" w:rsidRPr="00DF5244">
              <w:rPr>
                <w:bCs/>
              </w:rPr>
              <w:t>:</w:t>
            </w:r>
          </w:p>
          <w:p w14:paraId="623A614A" w14:textId="77777777" w:rsidR="005E1ED2" w:rsidRPr="007770C6" w:rsidRDefault="005E1ED2" w:rsidP="008E236E">
            <w:pPr>
              <w:pStyle w:val="Default"/>
              <w:rPr>
                <w:sz w:val="20"/>
              </w:rPr>
            </w:pPr>
          </w:p>
          <w:p w14:paraId="74B3386F" w14:textId="7F428D8F" w:rsidR="005E1ED2" w:rsidRPr="007770C6" w:rsidRDefault="005E1ED2" w:rsidP="003A3D50">
            <w:pPr>
              <w:pStyle w:val="Default"/>
              <w:rPr>
                <w:sz w:val="20"/>
              </w:rPr>
            </w:pPr>
            <w:r w:rsidRPr="007770C6">
              <w:rPr>
                <w:sz w:val="20"/>
              </w:rPr>
              <w:t xml:space="preserve">1. </w:t>
            </w:r>
            <w:r w:rsidRPr="007770C6">
              <w:rPr>
                <w:b/>
                <w:bCs/>
                <w:sz w:val="20"/>
              </w:rPr>
              <w:t>SH</w:t>
            </w:r>
            <w:r w:rsidR="00D27E26">
              <w:rPr>
                <w:b/>
                <w:bCs/>
                <w:sz w:val="20"/>
              </w:rPr>
              <w:t>OULD</w:t>
            </w:r>
            <w:r w:rsidRPr="007770C6">
              <w:rPr>
                <w:b/>
                <w:bCs/>
                <w:sz w:val="20"/>
              </w:rPr>
              <w:t xml:space="preserve"> </w:t>
            </w:r>
            <w:r w:rsidRPr="007770C6">
              <w:rPr>
                <w:sz w:val="20"/>
              </w:rPr>
              <w:t xml:space="preserve">be precise to the day. </w:t>
            </w:r>
          </w:p>
          <w:p w14:paraId="1A88F163" w14:textId="77777777" w:rsidR="005E1ED2" w:rsidRPr="007770C6" w:rsidRDefault="005E1ED2" w:rsidP="003A3D50">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14:paraId="12A12E92" w14:textId="77777777" w:rsidR="005E1ED2" w:rsidRPr="007770C6" w:rsidRDefault="005E1ED2" w:rsidP="003A3D50">
            <w:pPr>
              <w:pStyle w:val="Default"/>
              <w:rPr>
                <w:sz w:val="20"/>
              </w:rPr>
            </w:pPr>
            <w:r w:rsidRPr="007770C6">
              <w:rPr>
                <w:sz w:val="20"/>
              </w:rPr>
              <w:t xml:space="preserve">3. </w:t>
            </w:r>
            <w:r w:rsidRPr="007770C6">
              <w:rPr>
                <w:b/>
                <w:bCs/>
                <w:sz w:val="20"/>
              </w:rPr>
              <w:t xml:space="preserve">MAY </w:t>
            </w:r>
            <w:r w:rsidRPr="007770C6">
              <w:rPr>
                <w:sz w:val="20"/>
              </w:rPr>
              <w:t xml:space="preserve">be precise to the second. </w:t>
            </w:r>
          </w:p>
          <w:p w14:paraId="4C845514" w14:textId="77777777" w:rsidR="005E1ED2" w:rsidRPr="007770C6" w:rsidRDefault="005E1ED2" w:rsidP="008E236E">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14:paraId="0BC0C965" w14:textId="77777777" w:rsidR="005E1ED2" w:rsidRPr="00DF5244" w:rsidRDefault="005E1ED2" w:rsidP="008E236E">
            <w:pPr>
              <w:pStyle w:val="BodyText"/>
              <w:rPr>
                <w:b/>
                <w:color w:val="000000"/>
              </w:rPr>
            </w:pPr>
            <w:r w:rsidRPr="00DF5244">
              <w:rPr>
                <w:bCs/>
              </w:rPr>
              <w:t xml:space="preserve"> </w:t>
            </w:r>
            <w:r w:rsidRPr="00DF5244">
              <w:rPr>
                <w:b/>
                <w:color w:val="000000"/>
              </w:rPr>
              <w:t>[CONF</w:t>
            </w:r>
            <w:r w:rsidR="00A46C09" w:rsidRPr="00DF5244">
              <w:rPr>
                <w:b/>
                <w:color w:val="000000"/>
              </w:rPr>
              <w:t>-072</w:t>
            </w:r>
            <w:r w:rsidRPr="00DF5244">
              <w:rPr>
                <w:b/>
                <w:color w:val="000000"/>
              </w:rPr>
              <w:t>]</w:t>
            </w:r>
          </w:p>
          <w:p w14:paraId="7DFAD518" w14:textId="77777777" w:rsidR="005E1ED2" w:rsidRPr="00DF5244" w:rsidRDefault="005E1ED2" w:rsidP="008E236E">
            <w:pPr>
              <w:pStyle w:val="BodyText"/>
              <w:rPr>
                <w:b/>
                <w:color w:val="000000"/>
              </w:rPr>
            </w:pPr>
          </w:p>
          <w:p w14:paraId="1ACDFCC5" w14:textId="7A524B23" w:rsidR="005E1ED2" w:rsidRPr="00CC7455" w:rsidRDefault="005E1ED2" w:rsidP="00463F27">
            <w:pPr>
              <w:pStyle w:val="BodyText"/>
              <w:rPr>
                <w:bCs/>
                <w:color w:val="000000"/>
              </w:rPr>
            </w:pPr>
            <w:r w:rsidRPr="007770C6">
              <w:rPr>
                <w:bCs/>
                <w:color w:val="000000"/>
              </w:rPr>
              <w:t>Note</w:t>
            </w:r>
            <w:r w:rsidR="00A46C09" w:rsidRPr="007770C6">
              <w:rPr>
                <w:bCs/>
                <w:color w:val="000000"/>
              </w:rPr>
              <w:t>: T</w:t>
            </w:r>
            <w:r w:rsidRPr="007770C6">
              <w:rPr>
                <w:bCs/>
                <w:color w:val="000000"/>
              </w:rPr>
              <w:t>his conformance does not apply to the birthTime element because use of a timezone offset could have an unintended negative effect when doing patient matching.</w:t>
            </w:r>
            <w:r w:rsidR="00CA5B48" w:rsidRPr="007770C6">
              <w:rPr>
                <w:bCs/>
                <w:color w:val="000000"/>
              </w:rPr>
              <w:t xml:space="preserve"> It also does not apply to the effectiveTime element of the Birth Sex Observation (2.16.840.1.113883.10.20.22.4.200:2016-06-01) template</w:t>
            </w:r>
            <w:r w:rsidR="002E1208" w:rsidRPr="007770C6">
              <w:rPr>
                <w:bCs/>
                <w:color w:val="000000"/>
              </w:rPr>
              <w:t>.</w:t>
            </w:r>
          </w:p>
        </w:tc>
      </w:tr>
    </w:tbl>
    <w:p w14:paraId="649B9AE2" w14:textId="77777777" w:rsidR="005E1ED2" w:rsidRPr="003A3D50" w:rsidRDefault="005E1ED2" w:rsidP="005E1ED2">
      <w:pPr>
        <w:spacing w:after="120"/>
        <w:rPr>
          <w:rFonts w:eastAsia="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992A23" w14:paraId="2B68AFB9" w14:textId="77777777" w:rsidTr="004E29C8">
        <w:trPr>
          <w:cantSplit/>
          <w:trHeight w:val="576"/>
        </w:trPr>
        <w:tc>
          <w:tcPr>
            <w:tcW w:w="683" w:type="dxa"/>
            <w:tcBorders>
              <w:right w:val="nil"/>
            </w:tcBorders>
            <w:shd w:val="clear" w:color="auto" w:fill="BDD6EE"/>
          </w:tcPr>
          <w:p w14:paraId="4091CECE" w14:textId="77777777" w:rsidR="005E1ED2" w:rsidRPr="005F2EA2" w:rsidRDefault="00634398" w:rsidP="00463F2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34B79498" w14:textId="77777777" w:rsidR="00992A23" w:rsidRPr="00DF5244" w:rsidRDefault="005E1ED2" w:rsidP="00463F27">
            <w:pPr>
              <w:pStyle w:val="BodyText"/>
              <w:rPr>
                <w:bCs/>
              </w:rPr>
            </w:pPr>
            <w:r w:rsidRPr="00DF5244">
              <w:rPr>
                <w:color w:val="000000"/>
              </w:rPr>
              <w:t xml:space="preserve">When populating a birthTime metadata element in the header or section of a document, C-CDA </w:t>
            </w:r>
            <w:r w:rsidRPr="00DF5244">
              <w:t xml:space="preserve">Content </w:t>
            </w:r>
            <w:r w:rsidRPr="00DF5244">
              <w:rPr>
                <w:bCs/>
              </w:rPr>
              <w:t>Creators</w:t>
            </w:r>
            <w:r w:rsidR="00992A23" w:rsidRPr="00DF5244">
              <w:rPr>
                <w:bCs/>
              </w:rPr>
              <w:t>:</w:t>
            </w:r>
          </w:p>
          <w:p w14:paraId="01CC6A4F" w14:textId="77777777" w:rsidR="005E1ED2" w:rsidRPr="00DF5244" w:rsidRDefault="005E1ED2" w:rsidP="00463F27">
            <w:pPr>
              <w:pStyle w:val="BodyText"/>
              <w:rPr>
                <w:bCs/>
              </w:rPr>
            </w:pPr>
            <w:r w:rsidRPr="00DF5244">
              <w:t xml:space="preserve">1. </w:t>
            </w:r>
            <w:r w:rsidRPr="00DF5244">
              <w:rPr>
                <w:b/>
                <w:bCs/>
              </w:rPr>
              <w:t xml:space="preserve">SHALL </w:t>
            </w:r>
            <w:r w:rsidRPr="00DF5244">
              <w:t xml:space="preserve">be precise to the day. </w:t>
            </w:r>
          </w:p>
          <w:p w14:paraId="1A16F912" w14:textId="77777777" w:rsidR="005E1ED2" w:rsidRPr="007770C6" w:rsidRDefault="005E1ED2" w:rsidP="00463F2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14:paraId="7E5DECFF" w14:textId="77777777" w:rsidR="005E1ED2" w:rsidRPr="007770C6" w:rsidRDefault="005E1ED2" w:rsidP="00463F2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14:paraId="7459F216" w14:textId="77777777" w:rsidR="005E1ED2" w:rsidRPr="007770C6" w:rsidRDefault="005E1ED2" w:rsidP="00463F2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14:paraId="39A93525" w14:textId="77777777" w:rsidR="005E1ED2" w:rsidRPr="00992A23" w:rsidRDefault="005E1ED2" w:rsidP="00463F27">
            <w:pPr>
              <w:pStyle w:val="BodyText"/>
              <w:rPr>
                <w:b/>
                <w:color w:val="000000"/>
              </w:rPr>
            </w:pPr>
            <w:r w:rsidRPr="00DF5244">
              <w:rPr>
                <w:bCs/>
              </w:rPr>
              <w:t xml:space="preserve"> </w:t>
            </w:r>
            <w:r w:rsidRPr="00DF5244">
              <w:rPr>
                <w:b/>
                <w:color w:val="000000"/>
              </w:rPr>
              <w:t>[CONF-</w:t>
            </w:r>
            <w:r w:rsidR="00A46C09" w:rsidRPr="00DF5244">
              <w:rPr>
                <w:b/>
                <w:color w:val="000000"/>
              </w:rPr>
              <w:t>073</w:t>
            </w:r>
            <w:r w:rsidRPr="00DF5244">
              <w:rPr>
                <w:b/>
                <w:color w:val="000000"/>
              </w:rPr>
              <w:t>]</w:t>
            </w:r>
          </w:p>
        </w:tc>
      </w:tr>
    </w:tbl>
    <w:p w14:paraId="6A2A1988" w14:textId="77777777" w:rsidR="00DD51B1" w:rsidRPr="00C64922" w:rsidRDefault="00DD51B1" w:rsidP="004E29C8">
      <w:pPr>
        <w:pStyle w:val="Heading4"/>
      </w:pPr>
      <w:bookmarkStart w:id="1711" w:name="_a2cbo8hsvgs5" w:colFirst="0" w:colLast="0"/>
      <w:bookmarkStart w:id="1712" w:name="_Date/Time_Precision"/>
      <w:bookmarkStart w:id="1713" w:name="_Toc11043635"/>
      <w:bookmarkEnd w:id="1711"/>
      <w:bookmarkEnd w:id="1712"/>
      <w:r w:rsidRPr="00C64922">
        <w:lastRenderedPageBreak/>
        <w:t>Date/Time Precision</w:t>
      </w:r>
      <w:bookmarkEnd w:id="1713"/>
    </w:p>
    <w:p w14:paraId="6C2261A0" w14:textId="4E314E41" w:rsidR="002869E1" w:rsidRDefault="00DD51B1" w:rsidP="00B505D2">
      <w:pPr>
        <w:spacing w:after="120"/>
        <w:rPr>
          <w:rFonts w:eastAsia="Calibri" w:cs="Calibri"/>
        </w:rPr>
      </w:pPr>
      <w:r w:rsidRPr="00D14360">
        <w:rPr>
          <w:rFonts w:eastAsia="Calibri" w:cs="Calibri"/>
        </w:rPr>
        <w:t xml:space="preserve">When specifying dates and times, care should be taken to only </w:t>
      </w:r>
      <w:r w:rsidR="002817F4" w:rsidRPr="00D14360">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992A23" w14:paraId="79FD1471" w14:textId="77777777" w:rsidTr="004E29C8">
        <w:trPr>
          <w:trHeight w:val="576"/>
        </w:trPr>
        <w:tc>
          <w:tcPr>
            <w:tcW w:w="683" w:type="dxa"/>
            <w:tcBorders>
              <w:right w:val="nil"/>
            </w:tcBorders>
            <w:shd w:val="clear" w:color="auto" w:fill="BDD6EE"/>
          </w:tcPr>
          <w:p w14:paraId="48D5BAA6" w14:textId="77777777" w:rsidR="00CF5E15" w:rsidRPr="005F2EA2" w:rsidRDefault="00CF5E15" w:rsidP="0007159E">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6C6501A5" w14:textId="19464635" w:rsidR="00CF5E15" w:rsidRPr="00CD76EA" w:rsidRDefault="00CF5E15" w:rsidP="0007159E">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14:paraId="5493E56F" w14:textId="77777777" w:rsidR="00CF5E15" w:rsidRPr="00D14360" w:rsidRDefault="00CF5E15" w:rsidP="00B505D2">
      <w:pPr>
        <w:spacing w:after="120"/>
        <w:rPr>
          <w:rFonts w:eastAsia="Calibri" w:cs="Calibri"/>
        </w:rPr>
      </w:pPr>
    </w:p>
    <w:p w14:paraId="24540C64" w14:textId="77777777" w:rsidR="00DD51B1" w:rsidRPr="00D14360" w:rsidRDefault="002869E1" w:rsidP="007770C6">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00DD51B1" w:rsidRPr="00D14360">
        <w:rPr>
          <w:rFonts w:eastAsia="Calibri" w:cs="Calibri"/>
        </w:rPr>
        <w:t xml:space="preserve">Unless this is the exact </w:t>
      </w:r>
      <w:r w:rsidR="001E65C3">
        <w:rPr>
          <w:rFonts w:eastAsia="Calibri" w:cs="Calibri"/>
        </w:rPr>
        <w:t xml:space="preserve">tenth of a </w:t>
      </w:r>
      <w:r w:rsidR="00DD51B1" w:rsidRPr="00D14360">
        <w:rPr>
          <w:rFonts w:eastAsia="Calibri" w:cs="Calibri"/>
        </w:rPr>
        <w:t>millisecond that is intended to be represented, this date/time should be sent as “20160101” which is stating “sometime on January 1</w:t>
      </w:r>
      <w:r w:rsidR="00DD51B1" w:rsidRPr="00D14360">
        <w:rPr>
          <w:rFonts w:eastAsia="Calibri" w:cs="Calibri"/>
          <w:vertAlign w:val="superscript"/>
        </w:rPr>
        <w:t>st</w:t>
      </w:r>
      <w:r w:rsidR="00DD51B1" w:rsidRPr="00D14360">
        <w:rPr>
          <w:rFonts w:eastAsia="Calibri" w:cs="Calibri"/>
        </w:rPr>
        <w:t>, 2016</w:t>
      </w:r>
      <w:r w:rsidR="001E0229" w:rsidRPr="00D14360">
        <w:rPr>
          <w:rFonts w:eastAsia="Calibri" w:cs="Calibri"/>
        </w:rPr>
        <w:t>.</w:t>
      </w:r>
      <w:r w:rsidR="00DD51B1" w:rsidRPr="00D14360">
        <w:rPr>
          <w:rFonts w:eastAsia="Calibri" w:cs="Calibri"/>
        </w:rPr>
        <w:t>”  Similarly, “2016010109” is stating “sometime after 09:00am on January 1</w:t>
      </w:r>
      <w:r w:rsidR="00DD51B1" w:rsidRPr="00D14360">
        <w:rPr>
          <w:rFonts w:eastAsia="Calibri" w:cs="Calibri"/>
          <w:vertAlign w:val="superscript"/>
        </w:rPr>
        <w:t>st</w:t>
      </w:r>
      <w:r w:rsidR="00DD51B1" w:rsidRPr="00D14360">
        <w:rPr>
          <w:rFonts w:eastAsia="Calibri" w:cs="Calibri"/>
        </w:rPr>
        <w:t>, 2016, but before 10:00am</w:t>
      </w:r>
      <w:r w:rsidR="001E0229" w:rsidRPr="00D14360">
        <w:rPr>
          <w:rFonts w:eastAsia="Calibri" w:cs="Calibri"/>
        </w:rPr>
        <w:t>.</w:t>
      </w:r>
      <w:r w:rsidR="00DD51B1" w:rsidRPr="00D14360">
        <w:rPr>
          <w:rFonts w:eastAsia="Calibri" w:cs="Calibri"/>
        </w:rPr>
        <w:t>”</w:t>
      </w:r>
    </w:p>
    <w:p w14:paraId="476C2FEB" w14:textId="77777777" w:rsidR="005051D9" w:rsidRPr="00D14360" w:rsidRDefault="00DD51B1" w:rsidP="009A0515">
      <w:pPr>
        <w:spacing w:after="120"/>
        <w:rPr>
          <w:rFonts w:eastAsia="Calibri" w:cs="Calibri"/>
        </w:rPr>
      </w:pPr>
      <w:r w:rsidRPr="00D14360">
        <w:rPr>
          <w:rFonts w:eastAsia="Calibri" w:cs="Calibri"/>
        </w:rPr>
        <w:t xml:space="preserve">When </w:t>
      </w:r>
      <w:r w:rsidR="002817F4" w:rsidRPr="00D14360">
        <w:rPr>
          <w:rFonts w:eastAsia="Calibri" w:cs="Calibri"/>
        </w:rPr>
        <w:t>documenting</w:t>
      </w:r>
      <w:r w:rsidRPr="00D14360">
        <w:rPr>
          <w:rFonts w:eastAsia="Calibri" w:cs="Calibri"/>
        </w:rPr>
        <w:t xml:space="preserve"> an interval of date/times, care must also be taken in the interpretation of the high point of the interval</w:t>
      </w:r>
      <w:r w:rsidR="00282D01" w:rsidRPr="00D14360">
        <w:rPr>
          <w:rFonts w:eastAsia="Calibri" w:cs="Calibri"/>
        </w:rPr>
        <w:t>. Chapter</w:t>
      </w:r>
      <w:r w:rsidRPr="00D14360">
        <w:rPr>
          <w:rFonts w:eastAsia="Calibri" w:cs="Calibri"/>
        </w:rPr>
        <w:t xml:space="preserve"> 3.8.2 of the HL7 Abstract Data Types Specification reads</w:t>
      </w:r>
      <w:r w:rsidR="009862E4" w:rsidRPr="00D14360">
        <w:rPr>
          <w:rFonts w:eastAsia="Calibri" w:cs="Calibri"/>
        </w:rPr>
        <w:t>:</w:t>
      </w:r>
      <w:r w:rsidR="009A0515" w:rsidRPr="00D14360">
        <w:rPr>
          <w:rFonts w:eastAsia="Calibri" w:cs="Calibri"/>
        </w:rPr>
        <w:t xml:space="preserve"> </w:t>
      </w:r>
    </w:p>
    <w:p w14:paraId="1C77312D" w14:textId="77777777" w:rsidR="00DD51B1" w:rsidRPr="00D14360" w:rsidRDefault="00DD51B1">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eastAsia="Calibri" w:cs="Calibri"/>
        </w:rPr>
        <w:t>.</w:t>
      </w:r>
      <w:r w:rsidR="009A0515" w:rsidRPr="00D14360">
        <w:rPr>
          <w:rStyle w:val="FootnoteReference"/>
          <w:rFonts w:eastAsia="Calibri" w:cs="Calibri"/>
        </w:rPr>
        <w:footnoteReference w:id="117"/>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B30E1" w:rsidRPr="00C64922" w14:paraId="13DF53BD" w14:textId="77777777" w:rsidTr="004E29C8">
        <w:trPr>
          <w:trHeight w:val="576"/>
        </w:trPr>
        <w:tc>
          <w:tcPr>
            <w:tcW w:w="683" w:type="dxa"/>
            <w:tcBorders>
              <w:right w:val="nil"/>
            </w:tcBorders>
            <w:shd w:val="clear" w:color="auto" w:fill="C6D9F1"/>
          </w:tcPr>
          <w:p w14:paraId="23A646EB" w14:textId="77777777" w:rsidR="009B30E1" w:rsidRPr="004E2323" w:rsidRDefault="00634398" w:rsidP="00900EAD">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FB685C" w14:textId="7FC196BD" w:rsidR="009B30E1" w:rsidRPr="000B6208" w:rsidRDefault="009B30E1" w:rsidP="00900EA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Fonts w:eastAsia="Calibri" w:cs="Calibri"/>
        </w:rPr>
      </w:pPr>
    </w:p>
    <w:p w14:paraId="760F59CF" w14:textId="77777777" w:rsidR="00DD51B1" w:rsidRPr="00D14360" w:rsidRDefault="00DD51B1" w:rsidP="00B505D2">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4E29C8">
        <w:trPr>
          <w:cantSplit/>
          <w:tblHeader/>
        </w:trPr>
        <w:tc>
          <w:tcPr>
            <w:tcW w:w="4677" w:type="dxa"/>
            <w:shd w:val="clear" w:color="auto" w:fill="4F81BD"/>
            <w:vAlign w:val="bottom"/>
          </w:tcPr>
          <w:p w14:paraId="45F54C51" w14:textId="77777777" w:rsidR="00DD51B1" w:rsidRPr="00D14360" w:rsidRDefault="00DD51B1" w:rsidP="00D14360">
            <w:pPr>
              <w:spacing w:after="120"/>
              <w:rPr>
                <w:rFonts w:cs="Calibri"/>
                <w:b/>
                <w:color w:val="FFFFFF"/>
              </w:rPr>
            </w:pPr>
            <w:bookmarkStart w:id="1714" w:name="_206ipza" w:colFirst="0" w:colLast="0"/>
            <w:bookmarkEnd w:id="1714"/>
            <w:r w:rsidRPr="00D14360">
              <w:rPr>
                <w:rFonts w:cs="Calibri"/>
                <w:b/>
                <w:color w:val="FFFFFF"/>
              </w:rPr>
              <w:t>Date / Time Expression</w:t>
            </w:r>
          </w:p>
        </w:tc>
        <w:tc>
          <w:tcPr>
            <w:tcW w:w="4678" w:type="dxa"/>
            <w:shd w:val="clear" w:color="auto" w:fill="4F81BD"/>
            <w:vAlign w:val="bottom"/>
          </w:tcPr>
          <w:p w14:paraId="6E7D8B7A" w14:textId="77777777" w:rsidR="00DD51B1" w:rsidRPr="00D14360" w:rsidRDefault="00DD51B1" w:rsidP="00D14360">
            <w:pPr>
              <w:spacing w:after="120"/>
              <w:rPr>
                <w:rFonts w:cs="Calibri"/>
                <w:b/>
                <w:color w:val="FFFFFF"/>
              </w:rPr>
            </w:pPr>
            <w:r w:rsidRPr="00D14360">
              <w:rPr>
                <w:rFonts w:cs="Calibri"/>
                <w:b/>
                <w:color w:val="FFFFFF"/>
              </w:rPr>
              <w:t>Representation</w:t>
            </w:r>
          </w:p>
        </w:tc>
      </w:tr>
      <w:tr w:rsidR="00B33A01" w:rsidRPr="00C64922" w14:paraId="20FAD31A" w14:textId="77777777" w:rsidTr="004E29C8">
        <w:tc>
          <w:tcPr>
            <w:tcW w:w="4677" w:type="dxa"/>
            <w:shd w:val="clear" w:color="auto" w:fill="auto"/>
          </w:tcPr>
          <w:p w14:paraId="3BB8FB88" w14:textId="77777777" w:rsidR="00DD51B1" w:rsidRPr="00D14360" w:rsidRDefault="00DD51B1" w:rsidP="00D14360">
            <w:pPr>
              <w:spacing w:after="120"/>
              <w:rPr>
                <w:rFonts w:cs="Calibri"/>
                <w:b/>
              </w:rPr>
            </w:pPr>
            <w:r w:rsidRPr="00D14360">
              <w:rPr>
                <w:rFonts w:cs="Calibri"/>
                <w:b/>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value=“19701127”/&gt;</w:t>
            </w:r>
          </w:p>
        </w:tc>
      </w:tr>
      <w:tr w:rsidR="00B33A01" w:rsidRPr="00C64922" w14:paraId="5011F7F2" w14:textId="77777777" w:rsidTr="004E29C8">
        <w:tc>
          <w:tcPr>
            <w:tcW w:w="4677" w:type="dxa"/>
            <w:shd w:val="clear" w:color="auto" w:fill="auto"/>
          </w:tcPr>
          <w:p w14:paraId="51815294" w14:textId="77777777" w:rsidR="00DD51B1" w:rsidRPr="00D14360" w:rsidRDefault="00DD51B1" w:rsidP="00D14360">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4E29C8">
        <w:tc>
          <w:tcPr>
            <w:tcW w:w="4677" w:type="dxa"/>
            <w:shd w:val="clear" w:color="auto" w:fill="auto"/>
          </w:tcPr>
          <w:p w14:paraId="5C61DDB2" w14:textId="77777777" w:rsidR="00DD51B1" w:rsidRPr="00D14360" w:rsidRDefault="00DD51B1" w:rsidP="00D14360">
            <w:pPr>
              <w:spacing w:after="120"/>
              <w:rPr>
                <w:rFonts w:cs="Calibri"/>
                <w:b/>
              </w:rPr>
            </w:pPr>
            <w:r w:rsidRPr="00D14360">
              <w:rPr>
                <w:rFonts w:cs="Calibri"/>
                <w:b/>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&lt;/effectiveDate&gt;</w:t>
            </w:r>
          </w:p>
        </w:tc>
      </w:tr>
      <w:tr w:rsidR="00B33A01" w:rsidRPr="00C64922" w14:paraId="3DAA9B82" w14:textId="77777777" w:rsidTr="004E29C8">
        <w:tc>
          <w:tcPr>
            <w:tcW w:w="4677" w:type="dxa"/>
            <w:shd w:val="clear" w:color="auto" w:fill="auto"/>
          </w:tcPr>
          <w:p w14:paraId="222CECC1" w14:textId="77777777" w:rsidR="00DD51B1" w:rsidRPr="00D14360" w:rsidRDefault="00DD51B1" w:rsidP="00D14360">
            <w:pPr>
              <w:spacing w:after="120"/>
              <w:rPr>
                <w:rFonts w:cs="Calibri"/>
                <w:b/>
              </w:rPr>
            </w:pPr>
            <w:r w:rsidRPr="00D14360">
              <w:rPr>
                <w:rFonts w:cs="Calibri"/>
                <w:b/>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&lt;/effectiveDate&gt;</w:t>
            </w:r>
          </w:p>
        </w:tc>
      </w:tr>
    </w:tbl>
    <w:p w14:paraId="551C8D49" w14:textId="1D3A7B60" w:rsidR="00DD51B1" w:rsidRPr="00D14360" w:rsidRDefault="005C79A1" w:rsidP="008F2B18">
      <w:pPr>
        <w:pStyle w:val="Caption"/>
        <w:rPr>
          <w:rFonts w:cs="Calibri"/>
        </w:rPr>
      </w:pPr>
      <w:r>
        <w:t xml:space="preserve">  </w:t>
      </w:r>
      <w:bookmarkStart w:id="1715" w:name="_Toc118898822"/>
      <w:bookmarkStart w:id="1716" w:name="_Toc127519341"/>
      <w:bookmarkStart w:id="1717" w:name="_Toc119940025"/>
      <w:r w:rsidR="008F2B18" w:rsidRPr="00C64922">
        <w:t xml:space="preserve">Table </w:t>
      </w:r>
      <w:r w:rsidR="008B59D0">
        <w:fldChar w:fldCharType="begin"/>
      </w:r>
      <w:r w:rsidR="008B59D0">
        <w:instrText xml:space="preserve"> SEQ Table \* ARABIC </w:instrText>
      </w:r>
      <w:r w:rsidR="008B59D0">
        <w:fldChar w:fldCharType="separate"/>
      </w:r>
      <w:del w:id="1718" w:author="Ballot Reconciliation" w:date="2023-03-09T09:31:00Z">
        <w:r w:rsidR="00F10C7C">
          <w:rPr>
            <w:noProof/>
          </w:rPr>
          <w:delText>36</w:delText>
        </w:r>
      </w:del>
      <w:ins w:id="1719" w:author="Ballot Reconciliation" w:date="2023-03-09T09:31:00Z">
        <w:r w:rsidR="00DC1072">
          <w:rPr>
            <w:noProof/>
          </w:rPr>
          <w:t>35</w:t>
        </w:r>
      </w:ins>
      <w:r w:rsidR="008B59D0">
        <w:rPr>
          <w:noProof/>
        </w:rPr>
        <w:fldChar w:fldCharType="end"/>
      </w:r>
      <w:r w:rsidR="008F2B18" w:rsidRPr="00C64922">
        <w:t>: Date/Time Examples</w:t>
      </w:r>
      <w:bookmarkEnd w:id="1715"/>
      <w:bookmarkEnd w:id="1716"/>
      <w:bookmarkEnd w:id="1717"/>
    </w:p>
    <w:p w14:paraId="4365192A" w14:textId="0A8C7EC6" w:rsidR="00DD51B1" w:rsidRPr="00C64922" w:rsidRDefault="00DD51B1" w:rsidP="00C17F49">
      <w:pPr>
        <w:pStyle w:val="Heading3"/>
      </w:pPr>
      <w:bookmarkStart w:id="1720" w:name="_cmv1r51daaag" w:colFirst="0" w:colLast="0"/>
      <w:bookmarkStart w:id="1721" w:name="_e4ejr5aejkd5" w:colFirst="0" w:colLast="0"/>
      <w:bookmarkStart w:id="1722" w:name="_Toc10707510"/>
      <w:bookmarkStart w:id="1723" w:name="_Toc11043636"/>
      <w:bookmarkStart w:id="1724" w:name="_Toc11045623"/>
      <w:bookmarkStart w:id="1725" w:name="_Toc11391291"/>
      <w:bookmarkStart w:id="1726" w:name="_Toc127519174"/>
      <w:bookmarkStart w:id="1727" w:name="_Toc119939857"/>
      <w:bookmarkEnd w:id="1720"/>
      <w:bookmarkEnd w:id="1721"/>
      <w:r w:rsidRPr="00C64922">
        <w:t xml:space="preserve">Referencing Information </w:t>
      </w:r>
      <w:r w:rsidR="00313E94" w:rsidRPr="00C64922">
        <w:t>W</w:t>
      </w:r>
      <w:r w:rsidRPr="00C64922">
        <w:t xml:space="preserve">ithin a </w:t>
      </w:r>
      <w:r w:rsidR="00313E94" w:rsidRPr="00C64922">
        <w:t>D</w:t>
      </w:r>
      <w:r w:rsidRPr="00C64922">
        <w:t>ocument</w:t>
      </w:r>
      <w:bookmarkEnd w:id="1722"/>
      <w:bookmarkEnd w:id="1723"/>
      <w:bookmarkEnd w:id="1724"/>
      <w:bookmarkEnd w:id="1725"/>
      <w:bookmarkEnd w:id="1726"/>
      <w:bookmarkEnd w:id="1727"/>
    </w:p>
    <w:p w14:paraId="18832C76" w14:textId="77777777" w:rsidR="00DD51B1" w:rsidRPr="00D14360" w:rsidRDefault="00313E94" w:rsidP="00B505D2">
      <w:pPr>
        <w:spacing w:after="120"/>
        <w:rPr>
          <w:rFonts w:cs="Calibri"/>
        </w:rPr>
      </w:pPr>
      <w:r w:rsidRPr="00D14360">
        <w:rPr>
          <w:rFonts w:cs="Calibri"/>
        </w:rPr>
        <w:t xml:space="preserve">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w:t>
      </w:r>
      <w:r w:rsidRPr="00D14360">
        <w:rPr>
          <w:rFonts w:cs="Calibri"/>
        </w:rPr>
        <w:lastRenderedPageBreak/>
        <w:t>encounters, observations, procedures etc., as it is often necessary when authoring CDA documents to repeatedly reference other Acts of these types. For example, in a Care Plan it is necessary to repeatedly relate Health Concerns, Goals, Interventions and Outcomes.</w:t>
      </w:r>
    </w:p>
    <w:p w14:paraId="7B4D7A4A" w14:textId="77777777" w:rsidR="00313E94" w:rsidRPr="00D14360" w:rsidRDefault="00313E94" w:rsidP="00B505D2">
      <w:pPr>
        <w:spacing w:after="120"/>
        <w:rPr>
          <w:rFonts w:cs="Calibri"/>
        </w:rPr>
      </w:pPr>
      <w:r w:rsidRPr="00D14360">
        <w:rPr>
          <w:rFonts w:cs="Calibri"/>
        </w:rPr>
        <w:t xml:space="preserve">The </w:t>
      </w:r>
      <w:r w:rsidR="005051D9" w:rsidRPr="00D14360">
        <w:rPr>
          <w:rFonts w:cs="Calibri"/>
        </w:rPr>
        <w:t>ID</w:t>
      </w:r>
      <w:r w:rsidRPr="00D14360">
        <w:rPr>
          <w:rFonts w:cs="Calibri"/>
        </w:rPr>
        <w:t xml:space="preserve"> is required and must be the same </w:t>
      </w:r>
      <w:r w:rsidR="005051D9" w:rsidRPr="00D14360">
        <w:rPr>
          <w:rFonts w:cs="Calibri"/>
        </w:rPr>
        <w:t>ID</w:t>
      </w:r>
      <w:r w:rsidRPr="00D14360">
        <w:rPr>
          <w:rFonts w:cs="Calibri"/>
        </w:rPr>
        <w:t xml:space="preserve"> as the entry/id it is referencing. The </w:t>
      </w:r>
      <w:r w:rsidR="005051D9" w:rsidRPr="00D14360">
        <w:rPr>
          <w:rFonts w:cs="Calibri"/>
        </w:rPr>
        <w:t>ID</w:t>
      </w:r>
      <w:r w:rsidRPr="00D14360">
        <w:rPr>
          <w:rFonts w:cs="Calibri"/>
        </w:rPr>
        <w:t xml:space="preserve"> cannot be a null value. Act/Code is set to nullFlavor=“NP” (Not Present). This means the value is not present in the message (in act/Code).</w:t>
      </w:r>
    </w:p>
    <w:p w14:paraId="66595766" w14:textId="77777777" w:rsidR="00C23807" w:rsidRPr="003A3D50" w:rsidRDefault="001E070E" w:rsidP="001E070E">
      <w:pPr>
        <w:spacing w:after="120"/>
        <w:rPr>
          <w:rFonts w:cs="Calibri"/>
        </w:rPr>
      </w:pPr>
      <w:r w:rsidRPr="00D14360">
        <w:rPr>
          <w:rFonts w:cs="Calibri"/>
        </w:rPr>
        <w:t xml:space="preserve">The &lt;linkHtml&gt; tag, is a generic referencing mechanism that can be used to reference identifiers that are internal to a document. </w:t>
      </w:r>
      <w:r w:rsidR="00313E94" w:rsidRPr="00D14360">
        <w:rPr>
          <w:rFonts w:cs="Calibri"/>
        </w:rPr>
        <w:t xml:space="preserve">Note that security considerations need to be given to support for </w:t>
      </w:r>
      <w:r w:rsidR="009A5D9E" w:rsidRPr="00D14360">
        <w:rPr>
          <w:rFonts w:cs="Calibri"/>
        </w:rPr>
        <w:t>linking mechanisms. Not all stylesheets enable the linking features of the &lt;linkHtml&gt; tag to be operationalized.</w:t>
      </w:r>
      <w:r w:rsidR="00C23807" w:rsidRPr="00D14360">
        <w:rPr>
          <w:rFonts w:cs="Calibri"/>
          <w:b/>
          <w:bCs/>
          <w:color w:val="000000"/>
          <w:sz w:val="22"/>
          <w:szCs w:val="22"/>
        </w:rPr>
        <w:t xml:space="preserve"> </w:t>
      </w:r>
    </w:p>
    <w:p w14:paraId="0C7AE143" w14:textId="5DB841D3" w:rsidR="00504F98" w:rsidRPr="00D14360" w:rsidRDefault="00504F98" w:rsidP="008F2B18">
      <w:pPr>
        <w:spacing w:after="120"/>
        <w:rPr>
          <w:rFonts w:cs="Calibri"/>
          <w:b/>
          <w:bCs/>
          <w:color w:val="000000"/>
        </w:rPr>
      </w:pPr>
      <w:r w:rsidRPr="00D14360">
        <w:rPr>
          <w:rFonts w:cs="Calibri"/>
          <w:b/>
          <w:bCs/>
          <w:color w:val="000000"/>
        </w:rPr>
        <w:t>Reference</w:t>
      </w:r>
      <w:r w:rsidR="00486FB8" w:rsidRPr="003A3D50">
        <w:rPr>
          <w:rFonts w:cs="Calibri"/>
          <w:color w:val="000000"/>
        </w:rPr>
        <w:t xml:space="preserve">: </w:t>
      </w:r>
      <w:r w:rsidR="00486FB8" w:rsidRPr="007770C6">
        <w:rPr>
          <w:rFonts w:cs="Calibri"/>
          <w:color w:val="0000FF"/>
          <w:u w:val="single"/>
        </w:rPr>
        <w:fldChar w:fldCharType="begin"/>
      </w:r>
      <w:r w:rsidR="00486FB8" w:rsidRPr="007770C6">
        <w:rPr>
          <w:rFonts w:cs="Calibri"/>
          <w:color w:val="0000FF"/>
          <w:u w:val="single"/>
        </w:rPr>
        <w:instrText xml:space="preserve"> REF _Ref21879943 \r \h  \* MERGEFORMAT </w:instrText>
      </w:r>
      <w:r w:rsidR="00486FB8" w:rsidRPr="007770C6">
        <w:rPr>
          <w:rFonts w:cs="Calibri"/>
          <w:color w:val="0000FF"/>
          <w:u w:val="single"/>
        </w:rPr>
      </w:r>
      <w:r w:rsidR="00486FB8" w:rsidRPr="007770C6">
        <w:rPr>
          <w:rFonts w:cs="Calibri"/>
          <w:color w:val="0000FF"/>
          <w:u w:val="single"/>
        </w:rPr>
        <w:fldChar w:fldCharType="separate"/>
      </w:r>
      <w:r w:rsidR="00DC1072">
        <w:rPr>
          <w:rFonts w:cs="Calibri"/>
          <w:color w:val="0000FF"/>
          <w:u w:val="single"/>
        </w:rPr>
        <w:t>4.</w:t>
      </w:r>
      <w:del w:id="1728" w:author="Ballot Reconciliation" w:date="2023-03-09T09:31:00Z">
        <w:r w:rsidR="00F10C7C">
          <w:rPr>
            <w:rFonts w:cs="Calibri"/>
            <w:color w:val="0000FF"/>
            <w:u w:val="single"/>
          </w:rPr>
          <w:delText>2.3</w:delText>
        </w:r>
      </w:del>
      <w:ins w:id="1729" w:author="Ballot Reconciliation" w:date="2023-03-09T09:31:00Z">
        <w:r w:rsidR="00DC1072">
          <w:rPr>
            <w:rFonts w:cs="Calibri"/>
            <w:color w:val="0000FF"/>
            <w:u w:val="single"/>
          </w:rPr>
          <w:t>1.6</w:t>
        </w:r>
      </w:ins>
      <w:r w:rsidR="00DC1072">
        <w:rPr>
          <w:rFonts w:cs="Calibri"/>
          <w:color w:val="0000FF"/>
          <w:u w:val="single"/>
        </w:rPr>
        <w:t>.1</w:t>
      </w:r>
      <w:r w:rsidR="00486FB8" w:rsidRPr="007770C6">
        <w:rPr>
          <w:rFonts w:cs="Calibri"/>
          <w:color w:val="0000FF"/>
          <w:u w:val="single"/>
        </w:rPr>
        <w:fldChar w:fldCharType="end"/>
      </w:r>
      <w:r w:rsidR="00486FB8" w:rsidRPr="007770C6">
        <w:rPr>
          <w:rFonts w:cs="Calibri"/>
          <w:b/>
          <w:bCs/>
          <w:color w:val="0000FF"/>
          <w:u w:val="single"/>
        </w:rPr>
        <w:t xml:space="preserve"> </w:t>
      </w:r>
      <w:r w:rsidR="00486FB8" w:rsidRPr="007770C6">
        <w:rPr>
          <w:rFonts w:cs="Calibri"/>
          <w:b/>
          <w:bCs/>
          <w:color w:val="0000FF"/>
          <w:u w:val="single"/>
        </w:rPr>
        <w:fldChar w:fldCharType="begin"/>
      </w:r>
      <w:r w:rsidR="00486FB8" w:rsidRPr="007770C6">
        <w:rPr>
          <w:rFonts w:cs="Calibri"/>
          <w:b/>
          <w:bCs/>
          <w:color w:val="0000FF"/>
          <w:u w:val="single"/>
        </w:rPr>
        <w:instrText xml:space="preserve"> REF _Ref21879946 \h  \* MERGEFORMAT </w:instrText>
      </w:r>
      <w:r w:rsidR="00486FB8" w:rsidRPr="007770C6">
        <w:rPr>
          <w:rFonts w:cs="Calibri"/>
          <w:b/>
          <w:bCs/>
          <w:color w:val="0000FF"/>
          <w:u w:val="single"/>
        </w:rPr>
      </w:r>
      <w:r w:rsidR="00486FB8" w:rsidRPr="007770C6">
        <w:rPr>
          <w:rFonts w:cs="Calibri"/>
          <w:b/>
          <w:bCs/>
          <w:color w:val="0000FF"/>
          <w:u w:val="single"/>
        </w:rPr>
        <w:fldChar w:fldCharType="separate"/>
      </w:r>
      <w:del w:id="1730" w:author="Ballot Reconciliation" w:date="2023-03-09T09:31:00Z">
        <w:r w:rsidR="00F10C7C" w:rsidRPr="00F10C7C">
          <w:rPr>
            <w:rFonts w:cs="Calibri"/>
            <w:color w:val="0000FF"/>
            <w:u w:val="single"/>
          </w:rPr>
          <w:delText>HTML tags</w:delText>
        </w:r>
      </w:del>
      <w:ins w:id="1731" w:author="Ballot Reconciliation" w:date="2023-03-09T09:31:00Z">
        <w:r w:rsidR="00DC1072" w:rsidRPr="00254B4A">
          <w:rPr>
            <w:rFonts w:cs="Calibri"/>
            <w:color w:val="0000FF"/>
            <w:u w:val="single"/>
          </w:rPr>
          <w:t>Tags</w:t>
        </w:r>
      </w:ins>
      <w:r w:rsidR="00DC1072" w:rsidRPr="00254B4A">
        <w:rPr>
          <w:rFonts w:cs="Calibri"/>
          <w:color w:val="0000FF"/>
          <w:u w:val="single"/>
        </w:rPr>
        <w:t xml:space="preserve"> for formatting Narrative Text</w:t>
      </w:r>
      <w:r w:rsidR="00486FB8" w:rsidRPr="007770C6">
        <w:rPr>
          <w:rFonts w:cs="Calibri"/>
          <w:b/>
          <w:bCs/>
          <w:color w:val="0000FF"/>
          <w:u w:val="single"/>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D60B8C7" w14:textId="77777777" w:rsidTr="004E29C8">
        <w:trPr>
          <w:trHeight w:val="576"/>
        </w:trPr>
        <w:tc>
          <w:tcPr>
            <w:tcW w:w="683" w:type="dxa"/>
            <w:tcBorders>
              <w:right w:val="nil"/>
            </w:tcBorders>
            <w:shd w:val="clear" w:color="auto" w:fill="C6D9F1"/>
          </w:tcPr>
          <w:p w14:paraId="61208ED2" w14:textId="77777777" w:rsidR="009F6BA2" w:rsidRPr="00C64922" w:rsidRDefault="00634398" w:rsidP="00E42FA6">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4E29C8">
        <w:trPr>
          <w:trHeight w:val="576"/>
        </w:trPr>
        <w:tc>
          <w:tcPr>
            <w:tcW w:w="683" w:type="dxa"/>
            <w:tcBorders>
              <w:right w:val="nil"/>
            </w:tcBorders>
            <w:shd w:val="clear" w:color="auto" w:fill="C6D9F1"/>
          </w:tcPr>
          <w:p w14:paraId="129D8FD3" w14:textId="77777777" w:rsidR="009F6BA2" w:rsidRPr="00C64922" w:rsidRDefault="00634398" w:rsidP="00E42FA6">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1A349D9" w14:textId="40C0D655" w:rsidR="009F6BA2" w:rsidRPr="00D14360" w:rsidRDefault="00B738C9" w:rsidP="00E42FA6">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Fonts w:cs="Calibri"/>
        </w:rPr>
      </w:pPr>
      <w:r w:rsidRPr="00D14360">
        <w:rPr>
          <w:rFonts w:cs="Calibri"/>
          <w:b/>
          <w:bCs/>
          <w:color w:val="000000"/>
          <w:sz w:val="22"/>
          <w:szCs w:val="22"/>
        </w:rPr>
        <w:t xml:space="preserve"> </w:t>
      </w:r>
    </w:p>
    <w:p w14:paraId="025A1A06" w14:textId="4AE8354A" w:rsidR="00DD51B1" w:rsidRPr="00C64922" w:rsidRDefault="00DD51B1" w:rsidP="00C17F49">
      <w:pPr>
        <w:pStyle w:val="Heading3"/>
      </w:pPr>
      <w:bookmarkStart w:id="1732" w:name="_7b55ou4anseo" w:colFirst="0" w:colLast="0"/>
      <w:bookmarkStart w:id="1733" w:name="_Toc10707511"/>
      <w:bookmarkStart w:id="1734" w:name="_Toc11043637"/>
      <w:bookmarkStart w:id="1735" w:name="_Toc11045624"/>
      <w:bookmarkStart w:id="1736" w:name="_Toc11391292"/>
      <w:bookmarkStart w:id="1737" w:name="_Toc127519175"/>
      <w:bookmarkStart w:id="1738" w:name="_Toc119939858"/>
      <w:bookmarkEnd w:id="1732"/>
      <w:r w:rsidRPr="00C64922">
        <w:t xml:space="preserve">Referencing </w:t>
      </w:r>
      <w:r w:rsidR="00313E94" w:rsidRPr="00C64922">
        <w:t>I</w:t>
      </w:r>
      <w:r w:rsidRPr="00C64922">
        <w:t xml:space="preserve">nformation in </w:t>
      </w:r>
      <w:r w:rsidR="00313E94" w:rsidRPr="00C64922">
        <w:t>an</w:t>
      </w:r>
      <w:r w:rsidRPr="00C64922">
        <w:t xml:space="preserve"> </w:t>
      </w:r>
      <w:bookmarkEnd w:id="1733"/>
      <w:bookmarkEnd w:id="1734"/>
      <w:bookmarkEnd w:id="1735"/>
      <w:r w:rsidR="00313E94" w:rsidRPr="00C64922">
        <w:t>External Document</w:t>
      </w:r>
      <w:bookmarkEnd w:id="1736"/>
      <w:bookmarkEnd w:id="1737"/>
      <w:bookmarkEnd w:id="1738"/>
    </w:p>
    <w:p w14:paraId="55A505E3" w14:textId="77777777" w:rsidR="00DD51B1" w:rsidRPr="00D14360" w:rsidRDefault="009A5D9E" w:rsidP="00B505D2">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005051D9" w:rsidRPr="00D14360">
        <w:rPr>
          <w:rFonts w:cs="Calibri"/>
        </w:rPr>
        <w:t>ID</w:t>
      </w:r>
      <w:r w:rsidRPr="00D14360">
        <w:rPr>
          <w:rFonts w:cs="Calibri"/>
        </w:rPr>
        <w:t xml:space="preserve">s that persist and are used consistently and </w:t>
      </w:r>
      <w:r w:rsidR="008D72BE" w:rsidRPr="00D14360">
        <w:rPr>
          <w:rFonts w:cs="Calibri"/>
        </w:rPr>
        <w:t xml:space="preserve">meaningfully </w:t>
      </w:r>
      <w:r w:rsidRPr="00D14360">
        <w:rPr>
          <w:rFonts w:cs="Calibri"/>
        </w:rPr>
        <w:t>across systems</w:t>
      </w:r>
      <w:r w:rsidR="008D72BE" w:rsidRPr="00D14360">
        <w:rPr>
          <w:rFonts w:cs="Calibri"/>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74780E90" w14:textId="77777777" w:rsidTr="004E29C8">
        <w:trPr>
          <w:cantSplit/>
        </w:trPr>
        <w:tc>
          <w:tcPr>
            <w:tcW w:w="683" w:type="dxa"/>
            <w:tcBorders>
              <w:right w:val="nil"/>
            </w:tcBorders>
            <w:shd w:val="clear" w:color="auto" w:fill="C6D9F1"/>
          </w:tcPr>
          <w:p w14:paraId="36DFA7AA" w14:textId="77777777" w:rsidR="009F6BA2" w:rsidRPr="00C64922" w:rsidRDefault="00634398" w:rsidP="00E42FA6">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4E29C8" w:rsidRPr="00C64922" w14:paraId="7E5905E8" w14:textId="77777777" w:rsidTr="004E29C8">
        <w:trPr>
          <w:cantSplit/>
        </w:trPr>
        <w:tc>
          <w:tcPr>
            <w:tcW w:w="683" w:type="dxa"/>
            <w:tcBorders>
              <w:right w:val="nil"/>
            </w:tcBorders>
            <w:shd w:val="clear" w:color="auto" w:fill="C6D9F1"/>
          </w:tcPr>
          <w:p w14:paraId="3CD39FE0" w14:textId="77777777" w:rsidR="009F6BA2" w:rsidRPr="00C64922" w:rsidRDefault="00634398" w:rsidP="00E42FA6">
            <w:pPr>
              <w:pStyle w:val="BodyText"/>
              <w:rPr>
                <w:noProof/>
              </w:rPr>
            </w:pPr>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rFonts w:cs="Calibri"/>
          <w:b/>
          <w:bCs/>
          <w:color w:val="000000"/>
          <w:sz w:val="22"/>
          <w:szCs w:val="22"/>
        </w:rPr>
      </w:pPr>
    </w:p>
    <w:p w14:paraId="3B527A58" w14:textId="49513D09" w:rsidR="00D64DC5" w:rsidRPr="00C64922" w:rsidRDefault="00D64DC5" w:rsidP="00C17F49">
      <w:pPr>
        <w:pStyle w:val="Heading3"/>
      </w:pPr>
      <w:bookmarkStart w:id="1739" w:name="_Toc11391293"/>
      <w:bookmarkStart w:id="1740" w:name="_Toc127519176"/>
      <w:bookmarkStart w:id="1741" w:name="_Toc119939859"/>
      <w:r w:rsidRPr="00C64922">
        <w:t>Understanding the ActStatus Model</w:t>
      </w:r>
      <w:r w:rsidR="005A2BA6" w:rsidRPr="00C64922">
        <w:t xml:space="preserve"> in C-CDA</w:t>
      </w:r>
      <w:bookmarkEnd w:id="1739"/>
      <w:bookmarkEnd w:id="1740"/>
      <w:bookmarkEnd w:id="1741"/>
    </w:p>
    <w:p w14:paraId="662C5BBB" w14:textId="77777777" w:rsidR="003C6188" w:rsidRPr="00D14360" w:rsidRDefault="005A2BA6" w:rsidP="005A2BA6">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Fonts w:cs="Calibri"/>
        </w:rPr>
        <w:t>.</w:t>
      </w:r>
      <w:r w:rsidRPr="00D14360">
        <w:rPr>
          <w:rStyle w:val="FootnoteReference"/>
          <w:rFonts w:cs="Calibri"/>
        </w:rPr>
        <w:footnoteReference w:id="118"/>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Act.statusCode.</w:t>
      </w:r>
      <w:r w:rsidR="003C6188" w:rsidRPr="00D14360">
        <w:rPr>
          <w:rFonts w:cs="Calibri"/>
        </w:rPr>
        <w:t xml:space="preserve"> Examples include the</w:t>
      </w:r>
      <w:r w:rsidRPr="00D14360">
        <w:rPr>
          <w:rFonts w:cs="Calibri"/>
        </w:rPr>
        <w:t xml:space="preserve"> </w:t>
      </w:r>
      <w:r w:rsidR="003C6188" w:rsidRPr="00D14360">
        <w:rPr>
          <w:rFonts w:cs="Calibri"/>
        </w:rPr>
        <w:t>P</w:t>
      </w:r>
      <w:r w:rsidRPr="00D14360">
        <w:rPr>
          <w:rFonts w:cs="Calibri"/>
        </w:rPr>
        <w:t xml:space="preserve">roblem </w:t>
      </w:r>
      <w:r w:rsidR="003C6188" w:rsidRPr="00D14360">
        <w:rPr>
          <w:rFonts w:cs="Calibri"/>
        </w:rPr>
        <w:t>C</w:t>
      </w:r>
      <w:r w:rsidRPr="00D14360">
        <w:rPr>
          <w:rFonts w:cs="Calibri"/>
        </w:rPr>
        <w:t>oncern</w:t>
      </w:r>
      <w:r w:rsidR="003C6188" w:rsidRPr="00D14360">
        <w:rPr>
          <w:rFonts w:cs="Calibri"/>
        </w:rPr>
        <w:t xml:space="preserve"> Entry and the M</w:t>
      </w:r>
      <w:r w:rsidRPr="00D14360">
        <w:rPr>
          <w:rFonts w:cs="Calibri"/>
        </w:rPr>
        <w:t xml:space="preserve">edication </w:t>
      </w:r>
      <w:r w:rsidR="003C6188" w:rsidRPr="00D14360">
        <w:rPr>
          <w:rFonts w:cs="Calibri"/>
        </w:rPr>
        <w:t>Activity.  Templates of this sort include a value set binding on the Act.statusCode element where the value set includes concepts from the HL7ActStatus</w:t>
      </w:r>
      <w:r w:rsidRPr="00D14360">
        <w:rPr>
          <w:rFonts w:cs="Calibri"/>
        </w:rPr>
        <w:t xml:space="preserve"> </w:t>
      </w:r>
      <w:r w:rsidR="003C6188" w:rsidRPr="00D14360">
        <w:rPr>
          <w:rFonts w:cs="Calibri"/>
        </w:rPr>
        <w:t>code system.  The HL7ActStatus code system includes a set of concepts defined in the RIM state model.  The value set used with the Act.statusCode vary depending on the needs of the particular clinical statement but are static for each clinical statement pattern definition (i.e. each entry template definition).</w:t>
      </w:r>
    </w:p>
    <w:p w14:paraId="4EC80600" w14:textId="77777777" w:rsidR="003C6188" w:rsidRPr="00D14360" w:rsidRDefault="003C6188" w:rsidP="005A2BA6">
      <w:pPr>
        <w:rPr>
          <w:rFonts w:cs="Calibri"/>
        </w:rPr>
      </w:pPr>
    </w:p>
    <w:p w14:paraId="6A9B0B82" w14:textId="77777777" w:rsidR="003C6188" w:rsidRPr="00D14360" w:rsidRDefault="003C6188" w:rsidP="005A2BA6">
      <w:pPr>
        <w:rPr>
          <w:rFonts w:cs="Calibri"/>
        </w:rPr>
      </w:pPr>
      <w:r w:rsidRPr="00D14360">
        <w:rPr>
          <w:rFonts w:cs="Calibri"/>
        </w:rPr>
        <w:lastRenderedPageBreak/>
        <w:t>Determination of the Act.statusCode depends on the interplay between</w:t>
      </w:r>
      <w:r w:rsidR="0070534C" w:rsidRPr="00D14360">
        <w:rPr>
          <w:rFonts w:cs="Calibri"/>
        </w:rPr>
        <w:t xml:space="preserve"> an act’s various components including effectiveTime and other clinical status observations that may be pertinent for determining the status of the act within the available Act.statusCode state model.</w:t>
      </w:r>
    </w:p>
    <w:p w14:paraId="59156E70" w14:textId="77777777" w:rsidR="0070534C" w:rsidRPr="00D14360" w:rsidRDefault="0070534C" w:rsidP="005A2BA6">
      <w:pPr>
        <w:rPr>
          <w:rFonts w:cs="Calibri"/>
        </w:rPr>
      </w:pPr>
    </w:p>
    <w:p w14:paraId="263AB454" w14:textId="77777777" w:rsidR="005A2BA6" w:rsidRPr="00D14360" w:rsidRDefault="0070534C" w:rsidP="005A2BA6">
      <w:pPr>
        <w:rPr>
          <w:rFonts w:cs="Calibri"/>
        </w:rPr>
      </w:pPr>
      <w:r w:rsidRPr="00D14360">
        <w:rPr>
          <w:rFonts w:cs="Calibri"/>
        </w:rPr>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Act.statusCode state model, consult the </w:t>
      </w:r>
      <w:r w:rsidR="002964F7" w:rsidRPr="00D14360">
        <w:rPr>
          <w:rFonts w:cs="Calibri"/>
        </w:rPr>
        <w:t>ActStatus</w:t>
      </w:r>
      <w:r w:rsidRPr="00D14360">
        <w:rPr>
          <w:rFonts w:cs="Calibri"/>
        </w:rPr>
        <w:t xml:space="preserve"> row of the guidance table for each entry templates listed below.</w:t>
      </w:r>
    </w:p>
    <w:p w14:paraId="3524B4BC" w14:textId="4C9F645A" w:rsidR="00D64DC5" w:rsidRPr="00C64922" w:rsidRDefault="00D64DC5" w:rsidP="00C17F49">
      <w:pPr>
        <w:pStyle w:val="Heading3"/>
      </w:pPr>
      <w:bookmarkStart w:id="1742" w:name="_Toc11391294"/>
      <w:bookmarkStart w:id="1743" w:name="_Toc127519177"/>
      <w:bookmarkStart w:id="1744" w:name="_Toc119939860"/>
      <w:r w:rsidRPr="00C64922">
        <w:t>How Negation Works in C-CDA Templates</w:t>
      </w:r>
      <w:bookmarkEnd w:id="1742"/>
      <w:bookmarkEnd w:id="1743"/>
      <w:bookmarkEnd w:id="1744"/>
    </w:p>
    <w:p w14:paraId="5C366F4E" w14:textId="7B27FDC6" w:rsidR="00C51AF9" w:rsidRPr="00D14360" w:rsidRDefault="00C51AF9" w:rsidP="00C51AF9">
      <w:pPr>
        <w:rPr>
          <w:rFonts w:cs="Calibri"/>
        </w:rPr>
      </w:pPr>
      <w:r w:rsidRPr="00D14360">
        <w:rPr>
          <w:rFonts w:cs="Calibri"/>
        </w:rPr>
        <w:t xml:space="preserve">C-CDA entry templates include a negationInd attribute on all Act classes (act, procedure, encounter, substanceAdministration, supply, and observation). Act.negationInd,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as a whole is negated. Some properties such as Act.id, Act.moodCode, and the participations are not affected. These properties always have the same meaning: i.e., the author remains the author of the negative Act. An act statement with negationInd is still a statement about the specific fact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9"/>
      </w:r>
    </w:p>
    <w:p w14:paraId="2F58E977" w14:textId="77777777" w:rsidR="00C51AF9" w:rsidRPr="00D14360" w:rsidRDefault="00C51AF9" w:rsidP="00C51AF9">
      <w:pPr>
        <w:rPr>
          <w:rFonts w:cs="Calibri"/>
        </w:rPr>
      </w:pPr>
    </w:p>
    <w:p w14:paraId="010143D0" w14:textId="77777777" w:rsidR="00C51AF9" w:rsidRPr="00D14360" w:rsidRDefault="00C51AF9" w:rsidP="00C51AF9">
      <w:pPr>
        <w:rPr>
          <w:rFonts w:cs="Calibri"/>
        </w:rPr>
      </w:pPr>
      <w:r w:rsidRPr="00D14360">
        <w:rPr>
          <w:rFonts w:cs="Calibri"/>
        </w:rPr>
        <w:t>In the case of an observation, the entry template may provide additional guidance, or this Companion Guide may provide additional guidance, to clarify if the observation.negationInd attribute applied to the act as a whole, or just to the observation.value element.  In later versions of the RIM, multiple more specific negation</w:t>
      </w:r>
      <w:r w:rsidR="00C07585" w:rsidRPr="00D14360">
        <w:rPr>
          <w:rFonts w:cs="Calibri"/>
        </w:rPr>
        <w:t>Ind</w:t>
      </w:r>
      <w:r w:rsidRPr="00D14360">
        <w:rPr>
          <w:rFonts w:cs="Calibri"/>
        </w:rPr>
        <w:t xml:space="preserve"> attributes were implemented to </w:t>
      </w:r>
      <w:r w:rsidR="00C07585" w:rsidRPr="00D14360">
        <w:rPr>
          <w:rFonts w:cs="Calibri"/>
        </w:rPr>
        <w:t>communicate</w:t>
      </w:r>
      <w:r w:rsidRPr="00D14360">
        <w:rPr>
          <w:rFonts w:cs="Calibri"/>
        </w:rPr>
        <w:t xml:space="preserve"> this </w:t>
      </w:r>
      <w:r w:rsidR="00C07585" w:rsidRPr="00D14360">
        <w:rPr>
          <w:rFonts w:cs="Calibri"/>
        </w:rPr>
        <w:t xml:space="preserve">design </w:t>
      </w:r>
      <w:r w:rsidRPr="00D14360">
        <w:rPr>
          <w:rFonts w:cs="Calibri"/>
        </w:rPr>
        <w:t xml:space="preserve">intention </w:t>
      </w:r>
      <w:r w:rsidR="00C07585" w:rsidRPr="00D14360">
        <w:rPr>
          <w:rFonts w:cs="Calibri"/>
        </w:rPr>
        <w:t>more clearly.  In CDA, the template definitions or companion guidance needs to describe the intention explicitly.</w:t>
      </w:r>
    </w:p>
    <w:p w14:paraId="28934447" w14:textId="77777777" w:rsidR="009F6BA2" w:rsidRPr="00D14360" w:rsidRDefault="009F6BA2" w:rsidP="00C51AF9">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19DFDC79" w14:textId="77777777" w:rsidTr="004E29C8">
        <w:trPr>
          <w:trHeight w:val="576"/>
        </w:trPr>
        <w:tc>
          <w:tcPr>
            <w:tcW w:w="683" w:type="dxa"/>
            <w:tcBorders>
              <w:right w:val="nil"/>
            </w:tcBorders>
            <w:shd w:val="clear" w:color="auto" w:fill="C6D9F1"/>
          </w:tcPr>
          <w:p w14:paraId="34AF16BC" w14:textId="77777777" w:rsidR="009F6BA2" w:rsidRPr="00C64922" w:rsidRDefault="00634398" w:rsidP="00E42FA6">
            <w:pPr>
              <w:pStyle w:val="BodyText"/>
              <w:rPr>
                <w:noProof/>
              </w:rPr>
            </w:pPr>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Creators SHALL follow template conformance and additional companion guidance regarding the use of negationInd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4E29C8">
        <w:trPr>
          <w:trHeight w:val="576"/>
        </w:trPr>
        <w:tc>
          <w:tcPr>
            <w:tcW w:w="683" w:type="dxa"/>
            <w:tcBorders>
              <w:right w:val="nil"/>
            </w:tcBorders>
            <w:shd w:val="clear" w:color="auto" w:fill="C6D9F1"/>
          </w:tcPr>
          <w:p w14:paraId="3C19C927" w14:textId="77777777" w:rsidR="009F6BA2" w:rsidRPr="00C64922" w:rsidRDefault="00634398" w:rsidP="00E42FA6">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negationInd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Fonts w:cs="Calibri"/>
        </w:rPr>
      </w:pPr>
    </w:p>
    <w:p w14:paraId="06458A54" w14:textId="00B94901" w:rsidR="00C07585" w:rsidRPr="00D14360" w:rsidRDefault="00504F98" w:rsidP="00C51AF9">
      <w:pPr>
        <w:rPr>
          <w:rFonts w:cs="Calibri"/>
        </w:rPr>
      </w:pPr>
      <w:r w:rsidRPr="00D14360">
        <w:rPr>
          <w:rFonts w:cs="Calibri"/>
          <w:b/>
          <w:bCs/>
        </w:rPr>
        <w:t>Reference</w:t>
      </w:r>
      <w:r w:rsidRPr="00D14360">
        <w:rPr>
          <w:rFonts w:cs="Calibri"/>
        </w:rPr>
        <w:t>:</w:t>
      </w:r>
      <w:r w:rsidR="00294353">
        <w:rPr>
          <w:rFonts w:cs="Calibri"/>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_Ref21896139 \r \h </w:instrText>
      </w:r>
      <w:r w:rsidR="00294353" w:rsidRPr="007770C6">
        <w:rPr>
          <w:rFonts w:cs="Calibri"/>
          <w:color w:val="0000FF"/>
          <w:u w:val="single"/>
        </w:rPr>
      </w:r>
      <w:r w:rsidR="00294353" w:rsidRPr="007770C6">
        <w:rPr>
          <w:rFonts w:cs="Calibri"/>
          <w:color w:val="0000FF"/>
          <w:u w:val="single"/>
        </w:rPr>
        <w:fldChar w:fldCharType="separate"/>
      </w:r>
      <w:r w:rsidR="00DC1072">
        <w:rPr>
          <w:rFonts w:cs="Calibri"/>
          <w:color w:val="0000FF"/>
          <w:u w:val="single"/>
        </w:rPr>
        <w:t>5.1.7</w:t>
      </w:r>
      <w:r w:rsidR="00294353" w:rsidRPr="007770C6">
        <w:rPr>
          <w:rFonts w:cs="Calibri"/>
          <w:color w:val="0000FF"/>
          <w:u w:val="single"/>
        </w:rPr>
        <w:fldChar w:fldCharType="end"/>
      </w:r>
      <w:r w:rsidR="00294353" w:rsidRPr="007770C6">
        <w:rPr>
          <w:rFonts w:cs="Calibri"/>
          <w:color w:val="0000FF"/>
          <w:u w:val="single"/>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_Ref21896147 \h  \* MERGEFORMAT </w:instrText>
      </w:r>
      <w:r w:rsidR="00294353" w:rsidRPr="007770C6">
        <w:rPr>
          <w:rFonts w:cs="Calibri"/>
          <w:color w:val="0000FF"/>
          <w:u w:val="single"/>
        </w:rPr>
      </w:r>
      <w:r w:rsidR="00294353" w:rsidRPr="007770C6">
        <w:rPr>
          <w:rFonts w:cs="Calibri"/>
          <w:color w:val="0000FF"/>
          <w:u w:val="single"/>
        </w:rPr>
        <w:fldChar w:fldCharType="separate"/>
      </w:r>
      <w:r w:rsidR="00DC1072" w:rsidRPr="00254B4A">
        <w:rPr>
          <w:color w:val="0000FF"/>
          <w:u w:val="single"/>
        </w:rPr>
        <w:t>Representing “no known” Information Versus “no information”</w:t>
      </w:r>
      <w:r w:rsidR="00294353" w:rsidRPr="007770C6">
        <w:rPr>
          <w:rFonts w:cs="Calibri"/>
          <w:color w:val="0000FF"/>
          <w:u w:val="single"/>
        </w:rPr>
        <w:fldChar w:fldCharType="end"/>
      </w:r>
      <w:hyperlink r:id="rId46" w:anchor="_Representing_" w:history="1">
        <w:r w:rsidR="004F6FF6" w:rsidRPr="004F6FF6">
          <w:rPr>
            <w:rStyle w:val="Hyperlink"/>
            <w:rFonts w:cs="Calibri"/>
          </w:rPr>
          <w:t xml:space="preserve">  </w:t>
        </w:r>
      </w:hyperlink>
    </w:p>
    <w:p w14:paraId="34D87821" w14:textId="77777777" w:rsidR="00DD51B1" w:rsidRPr="00C64922" w:rsidRDefault="00DD51B1" w:rsidP="003E2C96">
      <w:pPr>
        <w:pStyle w:val="Heading2"/>
      </w:pPr>
      <w:bookmarkStart w:id="1745" w:name="_ryhgvq8vnqo7" w:colFirst="0" w:colLast="0"/>
      <w:bookmarkStart w:id="1746" w:name="_Toc10707512"/>
      <w:bookmarkStart w:id="1747" w:name="_Toc11043638"/>
      <w:bookmarkStart w:id="1748" w:name="_Toc11045625"/>
      <w:bookmarkStart w:id="1749" w:name="_Toc11391295"/>
      <w:bookmarkStart w:id="1750" w:name="_Ref21879820"/>
      <w:bookmarkStart w:id="1751" w:name="_Toc127519178"/>
      <w:bookmarkStart w:id="1752" w:name="_Toc119939861"/>
      <w:bookmarkStart w:id="1753" w:name="_Hlk10868719"/>
      <w:bookmarkEnd w:id="1745"/>
      <w:r w:rsidRPr="00C64922">
        <w:t>Essential Entry-Level Guidance</w:t>
      </w:r>
      <w:bookmarkEnd w:id="1746"/>
      <w:bookmarkEnd w:id="1747"/>
      <w:bookmarkEnd w:id="1748"/>
      <w:bookmarkEnd w:id="1749"/>
      <w:bookmarkEnd w:id="1750"/>
      <w:bookmarkEnd w:id="1751"/>
      <w:bookmarkEnd w:id="1752"/>
    </w:p>
    <w:p w14:paraId="6F856BFE" w14:textId="77777777" w:rsidR="006357E2" w:rsidRPr="00D14360" w:rsidRDefault="00DD51B1" w:rsidP="00B505D2">
      <w:pPr>
        <w:spacing w:after="120"/>
        <w:rPr>
          <w:rFonts w:eastAsia="Calibri" w:cs="Calibri"/>
        </w:rPr>
      </w:pPr>
      <w:r w:rsidRPr="00D14360">
        <w:rPr>
          <w:rFonts w:eastAsia="Calibri" w:cs="Calibri"/>
        </w:rPr>
        <w:t xml:space="preserve">The following guidance </w:t>
      </w:r>
      <w:r w:rsidR="002817F4" w:rsidRPr="00D14360">
        <w:rPr>
          <w:rFonts w:eastAsia="Calibri" w:cs="Calibri"/>
        </w:rPr>
        <w:t>is specific for individual entry templates. It has been gathered</w:t>
      </w:r>
      <w:r w:rsidRPr="00D14360">
        <w:rPr>
          <w:rFonts w:eastAsia="Calibri" w:cs="Calibri"/>
        </w:rPr>
        <w:t xml:space="preserve"> from </w:t>
      </w:r>
      <w:r w:rsidR="002817F4" w:rsidRPr="00D14360">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002817F4" w:rsidRPr="00D14360">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006357E2" w:rsidRPr="00D14360">
        <w:rPr>
          <w:rFonts w:eastAsia="Calibri" w:cs="Calibri"/>
        </w:rPr>
        <w:t xml:space="preserve"> </w:t>
      </w:r>
    </w:p>
    <w:p w14:paraId="6C8CDF97" w14:textId="3E0D3677" w:rsidR="00DD51B1" w:rsidRPr="00D14360" w:rsidRDefault="006357E2" w:rsidP="00B505D2">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14:paraId="736A887B" w14:textId="77777777" w:rsidR="00713C8D" w:rsidRPr="00D14360" w:rsidRDefault="00B63BC9" w:rsidP="00B505D2">
      <w:pPr>
        <w:spacing w:after="120"/>
        <w:rPr>
          <w:rFonts w:cs="Calibri"/>
        </w:rPr>
      </w:pPr>
      <w:r w:rsidRPr="00D14360">
        <w:rPr>
          <w:rFonts w:eastAsia="Calibri" w:cs="Calibri"/>
        </w:rPr>
        <w:t>The</w:t>
      </w:r>
      <w:r w:rsidR="00713C8D" w:rsidRPr="00D14360">
        <w:rPr>
          <w:rFonts w:eastAsia="Calibri" w:cs="Calibri"/>
        </w:rPr>
        <w:t xml:space="preserve"> data classes </w:t>
      </w:r>
      <w:r w:rsidRPr="00D14360">
        <w:rPr>
          <w:rFonts w:eastAsia="Calibri" w:cs="Calibri"/>
        </w:rPr>
        <w:t xml:space="preserve">listed below </w:t>
      </w:r>
      <w:r w:rsidR="00713C8D" w:rsidRPr="00D14360">
        <w:rPr>
          <w:rFonts w:eastAsia="Calibri" w:cs="Calibri"/>
        </w:rPr>
        <w:t xml:space="preserve">include </w:t>
      </w:r>
      <w:r w:rsidR="002964F7" w:rsidRPr="00D14360">
        <w:rPr>
          <w:rFonts w:eastAsia="Calibri" w:cs="Calibri"/>
        </w:rPr>
        <w:t xml:space="preserve">guidance for </w:t>
      </w:r>
      <w:r w:rsidR="00713C8D" w:rsidRPr="00D14360">
        <w:rPr>
          <w:rFonts w:eastAsia="Calibri" w:cs="Calibri"/>
        </w:rPr>
        <w:t>relevant entry templates</w:t>
      </w:r>
      <w:r w:rsidRPr="00D14360">
        <w:rPr>
          <w:rFonts w:eastAsia="Calibri" w:cs="Calibri"/>
        </w:rPr>
        <w:t xml:space="preserve"> </w:t>
      </w:r>
      <w:r w:rsidR="002964F7" w:rsidRPr="00D14360">
        <w:rPr>
          <w:rFonts w:eastAsia="Calibri" w:cs="Calibri"/>
        </w:rPr>
        <w:t xml:space="preserve">used to </w:t>
      </w:r>
      <w:r w:rsidRPr="00D14360">
        <w:rPr>
          <w:rFonts w:eastAsia="Calibri" w:cs="Calibri"/>
        </w:rPr>
        <w:t>represen</w:t>
      </w:r>
      <w:r w:rsidR="002964F7" w:rsidRPr="00D14360">
        <w:rPr>
          <w:rFonts w:eastAsia="Calibri" w:cs="Calibri"/>
        </w:rPr>
        <w:t>t</w:t>
      </w:r>
      <w:r w:rsidRPr="00D14360">
        <w:rPr>
          <w:rFonts w:eastAsia="Calibri" w:cs="Calibri"/>
        </w:rPr>
        <w:t xml:space="preserve"> </w:t>
      </w:r>
      <w:r w:rsidR="002964F7" w:rsidRPr="00D14360">
        <w:rPr>
          <w:rFonts w:eastAsia="Calibri" w:cs="Calibri"/>
        </w:rPr>
        <w:t xml:space="preserve">types of </w:t>
      </w:r>
      <w:r w:rsidRPr="00D14360">
        <w:rPr>
          <w:rFonts w:eastAsia="Calibri" w:cs="Calibri"/>
        </w:rPr>
        <w:t xml:space="preserve">information </w:t>
      </w:r>
      <w:r w:rsidR="002964F7" w:rsidRPr="00D14360">
        <w:rPr>
          <w:rFonts w:eastAsia="Calibri" w:cs="Calibri"/>
        </w:rPr>
        <w:t>associated with that</w:t>
      </w:r>
      <w:r w:rsidRPr="00D14360">
        <w:rPr>
          <w:rFonts w:eastAsia="Calibri" w:cs="Calibri"/>
        </w:rPr>
        <w:t xml:space="preserve"> class</w:t>
      </w:r>
      <w:r w:rsidR="002964F7" w:rsidRPr="00D14360">
        <w:rPr>
          <w:rFonts w:eastAsia="Calibri" w:cs="Calibri"/>
        </w:rPr>
        <w:t xml:space="preserve"> of data</w:t>
      </w:r>
      <w:r w:rsidR="00713C8D" w:rsidRPr="00D14360">
        <w:rPr>
          <w:rFonts w:eastAsia="Calibri" w:cs="Calibri"/>
        </w:rPr>
        <w:t>.</w:t>
      </w:r>
    </w:p>
    <w:p w14:paraId="5902D4C9" w14:textId="77777777" w:rsidR="00DD51B1" w:rsidRDefault="00DD51B1" w:rsidP="00C17F49">
      <w:pPr>
        <w:pStyle w:val="Heading3"/>
      </w:pPr>
      <w:bookmarkStart w:id="1754" w:name="_km8yqnicttk0" w:colFirst="0" w:colLast="0"/>
      <w:bookmarkStart w:id="1755" w:name="_1jmzxjfucl8d" w:colFirst="0" w:colLast="0"/>
      <w:bookmarkStart w:id="1756" w:name="_spi1ej1osxpi" w:colFirst="0" w:colLast="0"/>
      <w:bookmarkStart w:id="1757" w:name="_Provenance"/>
      <w:bookmarkStart w:id="1758" w:name="_Toc10707513"/>
      <w:bookmarkStart w:id="1759" w:name="_Toc11043639"/>
      <w:bookmarkStart w:id="1760" w:name="_Toc11045626"/>
      <w:bookmarkStart w:id="1761" w:name="_Toc11391296"/>
      <w:bookmarkStart w:id="1762" w:name="_Toc127519179"/>
      <w:bookmarkStart w:id="1763" w:name="_Toc119939862"/>
      <w:bookmarkEnd w:id="1754"/>
      <w:bookmarkEnd w:id="1755"/>
      <w:bookmarkEnd w:id="1756"/>
      <w:bookmarkEnd w:id="1757"/>
      <w:r w:rsidRPr="00C64922">
        <w:lastRenderedPageBreak/>
        <w:t>Provenance</w:t>
      </w:r>
      <w:bookmarkEnd w:id="1758"/>
      <w:bookmarkEnd w:id="1759"/>
      <w:bookmarkEnd w:id="1760"/>
      <w:bookmarkEnd w:id="1761"/>
      <w:bookmarkEnd w:id="1762"/>
      <w:bookmarkEnd w:id="1763"/>
    </w:p>
    <w:p w14:paraId="5CAA17D5" w14:textId="77777777" w:rsidR="002869E1" w:rsidRPr="00D14360" w:rsidRDefault="002869E1" w:rsidP="002A3D3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00EE6CF1" w:rsidRPr="00D14360">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3"/>
        <w:gridCol w:w="6929"/>
      </w:tblGrid>
      <w:tr w:rsidR="002A3D37" w:rsidRPr="00C64922" w14:paraId="27871F26" w14:textId="77777777" w:rsidTr="004E29C8">
        <w:trPr>
          <w:cantSplit/>
          <w:tblHeader/>
        </w:trPr>
        <w:tc>
          <w:tcPr>
            <w:tcW w:w="2313" w:type="dxa"/>
            <w:tcBorders>
              <w:bottom w:val="nil"/>
              <w:right w:val="nil"/>
            </w:tcBorders>
            <w:shd w:val="clear" w:color="auto" w:fill="4F81BD"/>
          </w:tcPr>
          <w:p w14:paraId="0461270A" w14:textId="77777777" w:rsidR="002A3D37" w:rsidRPr="00D14360" w:rsidRDefault="002A3D37" w:rsidP="002B406D">
            <w:pPr>
              <w:rPr>
                <w:rFonts w:cs="Calibri"/>
                <w:b/>
                <w:bCs/>
                <w:color w:val="FFFFFF"/>
              </w:rPr>
            </w:pPr>
            <w:r w:rsidRPr="00D14360">
              <w:rPr>
                <w:rFonts w:cs="Calibri"/>
                <w:b/>
                <w:bCs/>
                <w:color w:val="FFFFFF"/>
              </w:rPr>
              <w:t>Entry Template</w:t>
            </w:r>
          </w:p>
        </w:tc>
        <w:tc>
          <w:tcPr>
            <w:tcW w:w="6929" w:type="dxa"/>
            <w:shd w:val="clear" w:color="auto" w:fill="4F81BD"/>
          </w:tcPr>
          <w:p w14:paraId="1E236A40" w14:textId="483F7CA1" w:rsidR="002A3D37" w:rsidRPr="00D14360" w:rsidRDefault="002A3D37" w:rsidP="002B406D">
            <w:pPr>
              <w:rPr>
                <w:color w:val="FFFFFF"/>
              </w:rPr>
            </w:pPr>
            <w:r w:rsidRPr="00D14360">
              <w:rPr>
                <w:b/>
                <w:bCs/>
                <w:color w:val="FFFFFF"/>
              </w:rPr>
              <w:t>Provenance Author Participation</w:t>
            </w:r>
          </w:p>
          <w:p w14:paraId="4FAFD4E4" w14:textId="07AE7F29" w:rsidR="002A3D37" w:rsidRPr="00AE350D" w:rsidRDefault="002A3D37" w:rsidP="002B406D">
            <w:pPr>
              <w:rPr>
                <w:rFonts w:cs="Calibri"/>
                <w:bCs/>
                <w:color w:val="FFFFFF"/>
                <w:sz w:val="18"/>
                <w:szCs w:val="18"/>
              </w:rPr>
            </w:pPr>
            <w:r w:rsidRPr="00D14360">
              <w:rPr>
                <w:rFonts w:cs="Calibri"/>
                <w:b/>
                <w:bCs/>
                <w:color w:val="FFFFFF"/>
                <w:sz w:val="18"/>
                <w:szCs w:val="18"/>
              </w:rPr>
              <w:t>[</w:t>
            </w:r>
            <w:r w:rsidR="00701C12" w:rsidRPr="00AE350D">
              <w:rPr>
                <w:rFonts w:cs="Calibri"/>
                <w:b/>
                <w:bCs/>
                <w:color w:val="FFFFFF"/>
                <w:sz w:val="18"/>
                <w:szCs w:val="18"/>
              </w:rPr>
              <w:t>author: identifier urn:oid:2.16.840.1.113883.10.20.22.5.6</w:t>
            </w:r>
            <w:r w:rsidR="005D6CD1">
              <w:rPr>
                <w:rFonts w:cs="Calibri"/>
                <w:b/>
                <w:bCs/>
                <w:color w:val="FFFFFF"/>
                <w:sz w:val="18"/>
                <w:szCs w:val="18"/>
              </w:rPr>
              <w:t>:2019-10-01</w:t>
            </w:r>
            <w:r w:rsidR="00701C12" w:rsidRPr="00AE350D">
              <w:rPr>
                <w:rFonts w:cs="Calibri"/>
                <w:b/>
                <w:bCs/>
                <w:color w:val="FFFFFF"/>
                <w:sz w:val="18"/>
                <w:szCs w:val="18"/>
              </w:rPr>
              <w:t xml:space="preserve"> (open)]</w:t>
            </w:r>
          </w:p>
        </w:tc>
      </w:tr>
      <w:tr w:rsidR="002A3D37" w:rsidRPr="00C64922" w14:paraId="20F4FBC6" w14:textId="77777777" w:rsidTr="004E29C8">
        <w:tc>
          <w:tcPr>
            <w:tcW w:w="2313" w:type="dxa"/>
            <w:tcBorders>
              <w:top w:val="single" w:sz="4" w:space="0" w:color="4F81BD"/>
              <w:bottom w:val="single" w:sz="4" w:space="0" w:color="4F81BD"/>
              <w:right w:val="nil"/>
            </w:tcBorders>
            <w:shd w:val="clear" w:color="auto" w:fill="FFFFFF"/>
          </w:tcPr>
          <w:p w14:paraId="05C2B300" w14:textId="77777777" w:rsidR="002A3D37" w:rsidRPr="00D14360" w:rsidRDefault="002A3D37" w:rsidP="002B406D">
            <w:pPr>
              <w:rPr>
                <w:rFonts w:cs="Calibri"/>
                <w:b/>
                <w:bCs/>
              </w:rPr>
            </w:pPr>
            <w:r w:rsidRPr="00D14360">
              <w:rPr>
                <w:rFonts w:cs="Calibri"/>
                <w:b/>
                <w:bCs/>
              </w:rPr>
              <w:t>Reference Source</w:t>
            </w:r>
          </w:p>
        </w:tc>
        <w:tc>
          <w:tcPr>
            <w:tcW w:w="6929" w:type="dxa"/>
            <w:tcBorders>
              <w:top w:val="single" w:sz="4" w:space="0" w:color="4F81BD"/>
              <w:bottom w:val="single" w:sz="4" w:space="0" w:color="4F81BD"/>
            </w:tcBorders>
            <w:shd w:val="clear" w:color="auto" w:fill="auto"/>
          </w:tcPr>
          <w:p w14:paraId="1959B156" w14:textId="19D9A19F" w:rsidR="002A3D37" w:rsidRPr="00D14360" w:rsidRDefault="002A3D37" w:rsidP="002B406D">
            <w:pPr>
              <w:rPr>
                <w:rFonts w:ascii="Calibri Light" w:hAnsi="Calibri Light" w:cs="Calibri Light"/>
                <w:szCs w:val="18"/>
              </w:rPr>
            </w:pPr>
            <w:r w:rsidRPr="00D14360">
              <w:rPr>
                <w:rFonts w:ascii="Calibri Light" w:hAnsi="Calibri Light" w:cs="Calibri Light"/>
                <w:szCs w:val="18"/>
              </w:rPr>
              <w:t>HL7 C-CDA R2.1 Companion Guide</w:t>
            </w:r>
          </w:p>
        </w:tc>
      </w:tr>
      <w:tr w:rsidR="002A3D37" w:rsidRPr="00C64922" w14:paraId="4035FF6F" w14:textId="77777777" w:rsidTr="004E29C8">
        <w:trPr>
          <w:trHeight w:val="620"/>
        </w:trPr>
        <w:tc>
          <w:tcPr>
            <w:tcW w:w="2313" w:type="dxa"/>
            <w:tcBorders>
              <w:right w:val="nil"/>
            </w:tcBorders>
            <w:shd w:val="clear" w:color="auto" w:fill="FFFFFF"/>
          </w:tcPr>
          <w:p w14:paraId="716B9200" w14:textId="77777777" w:rsidR="002A3D37" w:rsidRPr="00D14360" w:rsidRDefault="002A3D37" w:rsidP="002B406D">
            <w:pPr>
              <w:rPr>
                <w:rFonts w:cs="Calibri"/>
                <w:b/>
                <w:bCs/>
              </w:rPr>
            </w:pPr>
            <w:r w:rsidRPr="00D14360">
              <w:rPr>
                <w:rFonts w:cs="Calibri"/>
                <w:b/>
                <w:bCs/>
              </w:rPr>
              <w:t>Purpose</w:t>
            </w:r>
          </w:p>
        </w:tc>
        <w:tc>
          <w:tcPr>
            <w:tcW w:w="6929" w:type="dxa"/>
            <w:shd w:val="clear" w:color="auto" w:fill="auto"/>
          </w:tcPr>
          <w:p w14:paraId="46CCF73F" w14:textId="77777777" w:rsidR="002A3D37" w:rsidRPr="00D14360" w:rsidRDefault="00CB74A7" w:rsidP="002B406D">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002A3D37" w:rsidRPr="00C64922" w14:paraId="26F85747" w14:textId="77777777" w:rsidTr="004E29C8">
        <w:trPr>
          <w:trHeight w:val="288"/>
        </w:trPr>
        <w:tc>
          <w:tcPr>
            <w:tcW w:w="2313" w:type="dxa"/>
            <w:tcBorders>
              <w:top w:val="single" w:sz="4" w:space="0" w:color="4F81BD"/>
              <w:bottom w:val="single" w:sz="4" w:space="0" w:color="4F81BD"/>
              <w:right w:val="nil"/>
            </w:tcBorders>
            <w:shd w:val="clear" w:color="auto" w:fill="FFFFFF"/>
          </w:tcPr>
          <w:p w14:paraId="72950D1A" w14:textId="77777777" w:rsidR="002A3D37" w:rsidRPr="00D14360" w:rsidRDefault="002A3D37" w:rsidP="002B406D">
            <w:pPr>
              <w:rPr>
                <w:rFonts w:cs="Calibri"/>
                <w:b/>
                <w:bCs/>
              </w:rPr>
            </w:pPr>
            <w:r w:rsidRPr="00D14360">
              <w:rPr>
                <w:rFonts w:cs="Calibri"/>
                <w:b/>
                <w:bCs/>
              </w:rPr>
              <w:t>ActStatu</w:t>
            </w:r>
            <w:r w:rsidR="00EF4804" w:rsidRPr="00D14360">
              <w:rPr>
                <w:rFonts w:cs="Calibri"/>
                <w:b/>
                <w:bCs/>
              </w:rPr>
              <w:t>s</w:t>
            </w:r>
          </w:p>
        </w:tc>
        <w:tc>
          <w:tcPr>
            <w:tcW w:w="6929" w:type="dxa"/>
            <w:tcBorders>
              <w:top w:val="single" w:sz="4" w:space="0" w:color="4F81BD"/>
              <w:bottom w:val="single" w:sz="4" w:space="0" w:color="4F81BD"/>
            </w:tcBorders>
            <w:shd w:val="clear" w:color="auto" w:fill="auto"/>
          </w:tcPr>
          <w:p w14:paraId="5B249F19" w14:textId="77777777" w:rsidR="002A3D37" w:rsidRPr="00D14360" w:rsidRDefault="00CB74A7"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002A3D37" w:rsidRPr="00C64922" w14:paraId="27DFFAA4" w14:textId="77777777" w:rsidTr="004E29C8">
        <w:trPr>
          <w:trHeight w:val="350"/>
        </w:trPr>
        <w:tc>
          <w:tcPr>
            <w:tcW w:w="2313" w:type="dxa"/>
            <w:tcBorders>
              <w:bottom w:val="single" w:sz="4" w:space="0" w:color="4472C4" w:themeColor="accent1"/>
              <w:right w:val="nil"/>
            </w:tcBorders>
            <w:shd w:val="clear" w:color="auto" w:fill="FFFFFF"/>
          </w:tcPr>
          <w:p w14:paraId="2039066D" w14:textId="77777777" w:rsidR="002A3D37" w:rsidRPr="00D14360" w:rsidRDefault="002A3D37" w:rsidP="002B406D">
            <w:pPr>
              <w:rPr>
                <w:rFonts w:cs="Calibri"/>
                <w:b/>
                <w:bCs/>
                <w:color w:val="000000"/>
              </w:rPr>
            </w:pPr>
            <w:r w:rsidRPr="00D14360">
              <w:rPr>
                <w:rFonts w:cs="Calibri"/>
                <w:b/>
                <w:bCs/>
                <w:color w:val="000000"/>
              </w:rPr>
              <w:t>Negation</w:t>
            </w:r>
          </w:p>
        </w:tc>
        <w:tc>
          <w:tcPr>
            <w:tcW w:w="6929" w:type="dxa"/>
            <w:tcBorders>
              <w:bottom w:val="single" w:sz="4" w:space="0" w:color="4472C4" w:themeColor="accent1"/>
            </w:tcBorders>
            <w:shd w:val="clear" w:color="auto" w:fill="auto"/>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002A3D37" w:rsidRPr="00C64922" w14:paraId="6CDFD16F" w14:textId="77777777" w:rsidTr="004E29C8">
        <w:trPr>
          <w:trHeight w:val="1070"/>
        </w:trPr>
        <w:tc>
          <w:tcPr>
            <w:tcW w:w="2313" w:type="dxa"/>
            <w:tcBorders>
              <w:top w:val="single" w:sz="4" w:space="0" w:color="4472C4" w:themeColor="accent1"/>
              <w:bottom w:val="single" w:sz="4" w:space="0" w:color="4472C4" w:themeColor="accent1"/>
              <w:right w:val="nil"/>
            </w:tcBorders>
            <w:shd w:val="clear" w:color="auto" w:fill="FFFFFF"/>
          </w:tcPr>
          <w:p w14:paraId="44E1AA88" w14:textId="77777777" w:rsidR="002A3D37" w:rsidRPr="00D14360" w:rsidRDefault="002A3D37" w:rsidP="002B406D">
            <w:pPr>
              <w:rPr>
                <w:rFonts w:cs="Calibri"/>
                <w:b/>
                <w:bCs/>
              </w:rPr>
            </w:pPr>
            <w:r w:rsidRPr="00D14360">
              <w:rPr>
                <w:rFonts w:cs="Calibri"/>
                <w:b/>
                <w:bCs/>
              </w:rPr>
              <w:t>Other Considerations</w:t>
            </w:r>
          </w:p>
        </w:tc>
        <w:tc>
          <w:tcPr>
            <w:tcW w:w="6929" w:type="dxa"/>
            <w:tcBorders>
              <w:top w:val="single" w:sz="4" w:space="0" w:color="4472C4" w:themeColor="accent1"/>
              <w:bottom w:val="single" w:sz="4" w:space="0" w:color="4472C4" w:themeColor="accent1"/>
            </w:tcBorders>
            <w:shd w:val="clear" w:color="auto" w:fill="auto"/>
          </w:tcPr>
          <w:p w14:paraId="20580C62" w14:textId="77777777" w:rsidR="002A3D37" w:rsidRPr="00D14360" w:rsidRDefault="00CB74A7" w:rsidP="00D14360">
            <w:pPr>
              <w:keepNext/>
              <w:rPr>
                <w:rFonts w:ascii="Calibri Light" w:hAnsi="Calibri Light" w:cs="Calibri Light"/>
                <w:szCs w:val="18"/>
              </w:rPr>
            </w:pPr>
            <w:r w:rsidRPr="00D14360">
              <w:rPr>
                <w:rFonts w:ascii="Calibri Light" w:hAnsi="Calibri Light" w:cs="Calibri Light"/>
                <w:szCs w:val="18"/>
              </w:rPr>
              <w:t>This template constrains the CDA Author Participation and is appropriate at the Header, Section, or Entry level. The conformance criteria specializes the C-CDA Author Participation (2.16.840.1.113883.10.20.22.4.119) but does not require generators to include this additional templateId.</w:t>
            </w:r>
          </w:p>
        </w:tc>
      </w:tr>
      <w:tr w:rsidR="002A3D37" w:rsidRPr="00C64922" w14:paraId="595B388A" w14:textId="77777777" w:rsidTr="004E29C8">
        <w:trPr>
          <w:trHeight w:val="350"/>
        </w:trPr>
        <w:tc>
          <w:tcPr>
            <w:tcW w:w="2313" w:type="dxa"/>
            <w:tcBorders>
              <w:top w:val="single" w:sz="4" w:space="0" w:color="4472C4" w:themeColor="accent1"/>
              <w:bottom w:val="single" w:sz="4" w:space="0" w:color="4F81BD"/>
              <w:right w:val="nil"/>
            </w:tcBorders>
            <w:shd w:val="clear" w:color="auto" w:fill="FFFFFF"/>
          </w:tcPr>
          <w:p w14:paraId="61727440" w14:textId="77777777" w:rsidR="002A3D37" w:rsidRPr="00D14360" w:rsidRDefault="00145288" w:rsidP="002B406D">
            <w:pPr>
              <w:rPr>
                <w:rFonts w:cs="Calibri"/>
                <w:b/>
                <w:bCs/>
              </w:rPr>
            </w:pPr>
            <w:r w:rsidRPr="00D14360">
              <w:rPr>
                <w:rFonts w:cs="Calibri"/>
                <w:b/>
                <w:bCs/>
              </w:rPr>
              <w:t>Reference</w:t>
            </w:r>
          </w:p>
        </w:tc>
        <w:tc>
          <w:tcPr>
            <w:tcW w:w="6929" w:type="dxa"/>
            <w:tcBorders>
              <w:top w:val="single" w:sz="4" w:space="0" w:color="4472C4" w:themeColor="accent1"/>
              <w:bottom w:val="single" w:sz="4" w:space="0" w:color="4F81BD"/>
            </w:tcBorders>
            <w:shd w:val="clear" w:color="auto" w:fill="auto"/>
          </w:tcPr>
          <w:p w14:paraId="7EE2AEDC" w14:textId="7079710F" w:rsidR="002A3D37" w:rsidRPr="005A615D" w:rsidRDefault="00CB74A7" w:rsidP="00D14360">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0009537F" w:rsidRPr="00C64922" w14:paraId="7C5A8230" w14:textId="77777777" w:rsidTr="004E29C8">
        <w:trPr>
          <w:trHeight w:val="350"/>
        </w:trPr>
        <w:tc>
          <w:tcPr>
            <w:tcW w:w="2313" w:type="dxa"/>
            <w:tcBorders>
              <w:top w:val="single" w:sz="4" w:space="0" w:color="4F81BD"/>
              <w:bottom w:val="single" w:sz="4" w:space="0" w:color="4F81BD"/>
              <w:right w:val="nil"/>
            </w:tcBorders>
            <w:shd w:val="clear" w:color="auto" w:fill="FFFFFF"/>
          </w:tcPr>
          <w:p w14:paraId="1B94E179" w14:textId="77777777" w:rsidR="0009537F" w:rsidRPr="00D14360" w:rsidRDefault="0009537F" w:rsidP="002B406D">
            <w:pPr>
              <w:rPr>
                <w:rFonts w:cs="Calibri"/>
                <w:b/>
                <w:bCs/>
              </w:rPr>
            </w:pPr>
            <w:r>
              <w:rPr>
                <w:rFonts w:cs="Calibri"/>
                <w:b/>
                <w:bCs/>
              </w:rPr>
              <w:t>Example</w:t>
            </w:r>
          </w:p>
        </w:tc>
        <w:tc>
          <w:tcPr>
            <w:tcW w:w="6929" w:type="dxa"/>
            <w:tcBorders>
              <w:top w:val="single" w:sz="4" w:space="0" w:color="4F81BD"/>
              <w:bottom w:val="single" w:sz="4" w:space="0" w:color="4F81BD"/>
            </w:tcBorders>
            <w:shd w:val="clear" w:color="auto" w:fill="auto"/>
          </w:tcPr>
          <w:p w14:paraId="399AA28B" w14:textId="06F40C9B" w:rsidR="0009537F" w:rsidRPr="0083506C" w:rsidDel="00EE6CF1" w:rsidRDefault="0009537F"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noProof/>
              </w:rPr>
              <w:t>Example</w:t>
            </w:r>
            <w:r w:rsidR="00DC1072" w:rsidRPr="00254B4A">
              <w:rPr>
                <w:rFonts w:ascii="Calibri Light" w:hAnsi="Calibri Light" w:cs="Calibri Light"/>
              </w:rPr>
              <w:t xml:space="preserve"> 33: Use of the Provenance </w:t>
            </w:r>
            <w:r w:rsidR="00DC1072" w:rsidRPr="00254B4A">
              <w:rPr>
                <w:rFonts w:asciiTheme="majorHAnsi" w:hAnsiTheme="majorHAnsi" w:cstheme="majorHAnsi"/>
              </w:rPr>
              <w:t xml:space="preserve">Author </w:t>
            </w:r>
            <w:r w:rsidR="00DC1072">
              <w:t>Participation</w:t>
            </w:r>
            <w:r w:rsidRPr="005A615D">
              <w:rPr>
                <w:rFonts w:ascii="Calibri Light" w:hAnsi="Calibri Light" w:cs="Calibri Light"/>
              </w:rPr>
              <w:fldChar w:fldCharType="end"/>
            </w:r>
          </w:p>
        </w:tc>
      </w:tr>
    </w:tbl>
    <w:p w14:paraId="37416785" w14:textId="00C2169F" w:rsidR="002A3D37" w:rsidRPr="00D14360" w:rsidRDefault="00A5789F" w:rsidP="003A3D50">
      <w:pPr>
        <w:pStyle w:val="Caption"/>
        <w:rPr>
          <w:rFonts w:cs="Calibri"/>
          <w:color w:val="000000"/>
          <w:shd w:val="clear" w:color="auto" w:fill="FFFFFF"/>
        </w:rPr>
      </w:pPr>
      <w:r>
        <w:t xml:space="preserve">  </w:t>
      </w:r>
      <w:bookmarkStart w:id="1764" w:name="_Toc118898823"/>
      <w:bookmarkStart w:id="1765" w:name="_Toc127519342"/>
      <w:bookmarkStart w:id="1766" w:name="_Toc119940026"/>
      <w:r w:rsidR="00594977">
        <w:t xml:space="preserve">Table </w:t>
      </w:r>
      <w:r w:rsidR="008B59D0">
        <w:fldChar w:fldCharType="begin"/>
      </w:r>
      <w:r w:rsidR="008B59D0">
        <w:instrText xml:space="preserve"> SEQ Table \* ARABIC </w:instrText>
      </w:r>
      <w:r w:rsidR="008B59D0">
        <w:fldChar w:fldCharType="separate"/>
      </w:r>
      <w:del w:id="1767" w:author="Ballot Reconciliation" w:date="2023-03-09T09:31:00Z">
        <w:r w:rsidR="00F10C7C">
          <w:rPr>
            <w:noProof/>
          </w:rPr>
          <w:delText>37</w:delText>
        </w:r>
      </w:del>
      <w:ins w:id="1768" w:author="Ballot Reconciliation" w:date="2023-03-09T09:31:00Z">
        <w:r w:rsidR="00DC1072">
          <w:rPr>
            <w:noProof/>
          </w:rPr>
          <w:t>36</w:t>
        </w:r>
      </w:ins>
      <w:r w:rsidR="008B59D0">
        <w:rPr>
          <w:noProof/>
        </w:rPr>
        <w:fldChar w:fldCharType="end"/>
      </w:r>
      <w:r w:rsidR="00594977">
        <w:t>: Provenance Author Participation</w:t>
      </w:r>
      <w:r w:rsidR="00852DED">
        <w:t xml:space="preserve"> Template</w:t>
      </w:r>
      <w:bookmarkEnd w:id="1764"/>
      <w:bookmarkEnd w:id="1765"/>
      <w:bookmarkEnd w:id="1766"/>
    </w:p>
    <w:p w14:paraId="632D2B5C" w14:textId="0FE9BE74" w:rsidR="003511DF" w:rsidRDefault="00A5789F" w:rsidP="003511DF">
      <w:pPr>
        <w:pStyle w:val="Caption"/>
        <w:keepNext/>
        <w:spacing w:after="0"/>
      </w:pPr>
      <w:bookmarkStart w:id="1769" w:name="_Ref21846420"/>
      <w:r>
        <w:t xml:space="preserve">  </w:t>
      </w:r>
      <w:bookmarkStart w:id="1770" w:name="_Toc118898754"/>
      <w:bookmarkStart w:id="1771" w:name="_Toc127519273"/>
      <w:bookmarkStart w:id="1772" w:name="_Toc119939956"/>
      <w:r w:rsidR="003511DF">
        <w:t xml:space="preserve">Example </w:t>
      </w:r>
      <w:r w:rsidR="008B59D0">
        <w:fldChar w:fldCharType="begin"/>
      </w:r>
      <w:r w:rsidR="008B59D0">
        <w:instrText xml:space="preserve"> SEQ Example \* ARABIC </w:instrText>
      </w:r>
      <w:r w:rsidR="008B59D0">
        <w:fldChar w:fldCharType="separate"/>
      </w:r>
      <w:r w:rsidR="00DC1072">
        <w:rPr>
          <w:noProof/>
        </w:rPr>
        <w:t>33</w:t>
      </w:r>
      <w:r w:rsidR="008B59D0">
        <w:rPr>
          <w:noProof/>
        </w:rPr>
        <w:fldChar w:fldCharType="end"/>
      </w:r>
      <w:r w:rsidR="003511DF">
        <w:t>: Use of the Provenance Author Participation</w:t>
      </w:r>
      <w:bookmarkEnd w:id="1769"/>
      <w:bookmarkEnd w:id="1770"/>
      <w:bookmarkEnd w:id="1771"/>
      <w:bookmarkEnd w:id="17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26AB6" w14:paraId="0C45F6C1" w14:textId="77777777" w:rsidTr="004E29C8">
        <w:tc>
          <w:tcPr>
            <w:tcW w:w="9242" w:type="dxa"/>
            <w:shd w:val="clear" w:color="auto" w:fill="auto"/>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005C79A1" w:rsidRPr="005C79A1">
              <w:rPr>
                <w:rFonts w:ascii="Courier New" w:hAnsi="Courier New" w:cs="Courier New"/>
                <w:color w:val="000000"/>
                <w:sz w:val="16"/>
                <w:szCs w:val="16"/>
                <w:shd w:val="clear" w:color="auto" w:fill="FFFFFF"/>
              </w:rPr>
              <w:sym w:font="Wingdings" w:char="F0E0"/>
            </w:r>
          </w:p>
          <w:p w14:paraId="48FDE64B" w14:textId="322D6A1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14:paraId="4F78ABFA" w14:textId="608F41D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636A82C4" w14:textId="71C46FF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2"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08037F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wn"&gt;No Known Allergies&lt;/text&gt;</w:t>
            </w:r>
          </w:p>
          <w:p w14:paraId="2BCC559C" w14:textId="738D63F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14:paraId="58FCFDD7" w14:textId="415A4B6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14:paraId="7CA2F579" w14:textId="22B14BF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CT" 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14:paraId="12B01108" w14:textId="4D4F3D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14:paraId="078A0CF1" w14:textId="7B12F06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561F3365" w14:textId="46132DF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06038C3A" w14:textId="43E279C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14:paraId="51273B13" w14:textId="0AF1ED7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NC"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016D302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6AD4E71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14:paraId="181B5251" w14:textId="3CFD7B6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6CE7ADB4" w14:textId="7846314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14:paraId="0EFFCC9A" w14:textId="1C00F39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C94E6D6" w14:textId="2B714F6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 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14:paraId="1768723E" w14:textId="6CAB3B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14:paraId="1CF3677A" w14:textId="14BE0F3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The negationInd = true negates the observation/value --&gt;</w:t>
            </w:r>
          </w:p>
          <w:p w14:paraId="40D57A94" w14:textId="43E74D3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negationInd corresponds with the newer </w:t>
            </w:r>
            <w:r w:rsidRPr="00D14360">
              <w:rPr>
                <w:rFonts w:ascii="Courier New" w:hAnsi="Courier New" w:cs="Courier New"/>
                <w:color w:val="000000"/>
                <w:sz w:val="16"/>
                <w:szCs w:val="16"/>
                <w:shd w:val="clear" w:color="auto" w:fill="FFFFFF"/>
              </w:rPr>
              <w:br/>
              <w:t xml:space="preserve">                       Observation.valueNegationInd --&gt;</w:t>
            </w:r>
          </w:p>
          <w:p w14:paraId="58CC4FA3" w14:textId="7331741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BS" 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 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14:paraId="3118122F" w14:textId="2131AA0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14:paraId="037E531E" w14:textId="583CB74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14:paraId="204768A9" w14:textId="534BF04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14:paraId="6E86EF29" w14:textId="242B5E4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4991FAF2" w14:textId="7A6F49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ON" 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36AF7DD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6B201EF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lastRenderedPageBreak/>
              <w:t xml:space="preserve">                  &lt;statusCode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14:paraId="6DA5AD21" w14:textId="2022C67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49DD0A0" w14:textId="10ECAE2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4A35BEC8" w14:textId="2449041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14:paraId="0AE4E875" w14:textId="3A6828A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14:paraId="0AB69644" w14:textId="05126D4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96" 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37517AB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14:paraId="537758FA" w14:textId="068F49E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003A1CC8" w:rsidRPr="00D14360">
              <w:rPr>
                <w:rFonts w:ascii="Courier New" w:hAnsi="Courier New" w:cs="Courier New"/>
                <w:color w:val="000000"/>
                <w:sz w:val="16"/>
                <w:szCs w:val="16"/>
                <w:shd w:val="clear" w:color="auto" w:fill="FFFFFF"/>
              </w:rPr>
              <w:t>/&gt;</w:t>
            </w:r>
          </w:p>
          <w:p w14:paraId="249D51A7" w14:textId="4938919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68100171" w14:textId="4BA66CD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14:paraId="4914473C" w14:textId="2FC6A0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7440929D" w14:textId="563F453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14:paraId="6C4576DC" w14:textId="1DAB187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08" 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C974F1" w:rsidRPr="00D14360">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14:paraId="3FEDD06E" w14:textId="3019389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14:paraId="2161E534" w14:textId="12F09D3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42E718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e="tel:+1(555)867-5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7DBA111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14:paraId="2FE4E2D7" w14:textId="2A7963A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450BD6" w:rsidRPr="00D14360">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14:paraId="7ADF13F7" w14:textId="603CAA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14:paraId="5B0DDDF8" w14:textId="0681D5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14:paraId="3E095B05" w14:textId="1A70988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14:paraId="73181304" w14:textId="6C153ED6" w:rsidR="00A26AB6" w:rsidRDefault="00A26AB6" w:rsidP="002A3D37">
      <w:pPr>
        <w:spacing w:after="120"/>
        <w:rPr>
          <w:rFonts w:cs="Calibri"/>
          <w:color w:val="000000"/>
          <w:shd w:val="clear" w:color="auto" w:fill="FFFFFF"/>
        </w:rPr>
      </w:pPr>
    </w:p>
    <w:p w14:paraId="061895DA" w14:textId="745CAA35" w:rsidR="00556B2A" w:rsidRDefault="00556B2A" w:rsidP="004E29C8">
      <w:pPr>
        <w:pStyle w:val="Heading4"/>
        <w:rPr>
          <w:shd w:val="clear" w:color="auto" w:fill="FFFFFF"/>
        </w:rPr>
      </w:pPr>
      <w:r>
        <w:rPr>
          <w:shd w:val="clear" w:color="auto" w:fill="FFFFFF"/>
        </w:rPr>
        <w:t>Provenance mapping to FHIR</w:t>
      </w:r>
    </w:p>
    <w:p w14:paraId="1AB800B6"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Systems can use the Provenance - Author template to explicitly identify the person, or system, that authored the content. This participant is equivalent to a FHIR Provenance.agent.type="author" with an appropriate Provenance.target referencing the target resource.</w:t>
      </w:r>
    </w:p>
    <w:p w14:paraId="3BBABB02" w14:textId="4CF8FD73"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nformation contained in the Provenance - Author template should be included in the FHIR Provenance.agent, and may also populate an appropriate Resource element.</w:t>
      </w:r>
    </w:p>
    <w:p w14:paraId="2AF9992D" w14:textId="20508DD5"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A CDA entry without an explicit Provenance-Author template assertion may not contain enough role specificity to populate a FHIR </w:t>
      </w:r>
      <w:commentRangeStart w:id="1773"/>
      <w:ins w:id="1774" w:author="Ballot Reconciliation" w:date="2023-03-09T09:31:00Z">
        <w:r w:rsidR="00282286">
          <w:rPr>
            <w:rFonts w:cs="Calibri"/>
            <w:color w:val="000000"/>
            <w:shd w:val="clear" w:color="auto" w:fill="FFFFFF"/>
          </w:rPr>
          <w:t>Provenance</w:t>
        </w:r>
      </w:ins>
      <w:commentRangeEnd w:id="1773"/>
      <w:r w:rsidR="00AD0004">
        <w:rPr>
          <w:rStyle w:val="CommentReference"/>
        </w:rPr>
        <w:commentReference w:id="1773"/>
      </w:r>
      <w:ins w:id="1775" w:author="Ballot Reconciliation" w:date="2023-03-09T09:31:00Z">
        <w:r w:rsidR="00282286">
          <w:rPr>
            <w:rFonts w:cs="Calibri"/>
            <w:color w:val="000000"/>
            <w:shd w:val="clear" w:color="auto" w:fill="FFFFFF"/>
          </w:rPr>
          <w:t xml:space="preserve"> </w:t>
        </w:r>
      </w:ins>
      <w:r w:rsidRPr="00556B2A">
        <w:rPr>
          <w:rFonts w:cs="Calibri"/>
          <w:color w:val="000000"/>
          <w:shd w:val="clear" w:color="auto" w:fill="FFFFFF"/>
        </w:rPr>
        <w:t>Resource with certainty.</w:t>
      </w:r>
    </w:p>
    <w:p w14:paraId="21FA9CC1" w14:textId="74F5115D" w:rsidR="00556B2A" w:rsidRPr="00D14360" w:rsidRDefault="00556B2A" w:rsidP="00556B2A">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14:paraId="4336702A" w14:textId="77777777" w:rsidR="007D3708" w:rsidRPr="00D24DBF" w:rsidRDefault="007D3708" w:rsidP="00C17F49">
      <w:pPr>
        <w:pStyle w:val="Heading3"/>
      </w:pPr>
      <w:bookmarkStart w:id="1776" w:name="_Toc11219057"/>
      <w:bookmarkStart w:id="1777" w:name="_Toc11391312"/>
      <w:bookmarkStart w:id="1778" w:name="_Toc127519180"/>
      <w:bookmarkStart w:id="1779" w:name="_Toc119939863"/>
      <w:r w:rsidRPr="00D24DBF">
        <w:lastRenderedPageBreak/>
        <w:t>Section Time Range</w:t>
      </w:r>
      <w:bookmarkEnd w:id="1776"/>
      <w:bookmarkEnd w:id="1777"/>
      <w:bookmarkEnd w:id="1778"/>
      <w:bookmarkEnd w:id="1779"/>
    </w:p>
    <w:p w14:paraId="1A79C19E" w14:textId="54CAA0E0" w:rsidR="00632AAF" w:rsidRDefault="00632AAF" w:rsidP="00632AAF">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14:paraId="7C8A86F1" w14:textId="77777777" w:rsidR="002E1208" w:rsidRPr="003A3D50" w:rsidRDefault="002E1208" w:rsidP="00632AAF">
      <w:pPr>
        <w:rPr>
          <w:rFonts w:cs="Calibri"/>
          <w:color w:val="000000"/>
        </w:rPr>
      </w:pPr>
    </w:p>
    <w:p w14:paraId="4C059361" w14:textId="77777777" w:rsidR="007D3708" w:rsidRPr="00C64922" w:rsidRDefault="007D3708" w:rsidP="004E29C8">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00C6A58E" w14:textId="77777777" w:rsidTr="004E29C8">
        <w:trPr>
          <w:cantSplit/>
          <w:tblHeader/>
        </w:trPr>
        <w:tc>
          <w:tcPr>
            <w:tcW w:w="2312" w:type="dxa"/>
            <w:tcBorders>
              <w:bottom w:val="nil"/>
              <w:right w:val="nil"/>
            </w:tcBorders>
            <w:shd w:val="clear" w:color="auto" w:fill="4F81BD"/>
          </w:tcPr>
          <w:p w14:paraId="0CF3C6EF"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23785E" w14:textId="77777777" w:rsidR="009F6BA2" w:rsidRPr="00D14360" w:rsidRDefault="009F6BA2" w:rsidP="00E42FA6">
            <w:pPr>
              <w:rPr>
                <w:color w:val="FFFFFF"/>
              </w:rPr>
            </w:pPr>
            <w:r w:rsidRPr="00D14360">
              <w:rPr>
                <w:b/>
                <w:bCs/>
                <w:color w:val="FFFFFF"/>
              </w:rPr>
              <w:t xml:space="preserve">Section Time Range Observation </w:t>
            </w:r>
          </w:p>
          <w:p w14:paraId="0ECD9B2C" w14:textId="77777777" w:rsidR="009F6BA2" w:rsidRPr="00D14360" w:rsidRDefault="009F6BA2" w:rsidP="00E42FA6">
            <w:pPr>
              <w:rPr>
                <w:rFonts w:cs="Calibri"/>
                <w:bCs/>
                <w:color w:val="FFFFFF"/>
              </w:rPr>
            </w:pPr>
            <w:r w:rsidRPr="00D14360">
              <w:rPr>
                <w:bCs/>
                <w:color w:val="FFFFFF"/>
                <w:sz w:val="18"/>
              </w:rPr>
              <w:t>[observation: identifier urn:hl7ii:2.16.840.1.113883.10.20.22.4.201:2016-06-01 (open)]</w:t>
            </w:r>
          </w:p>
        </w:tc>
      </w:tr>
      <w:tr w:rsidR="009F6BA2" w:rsidRPr="00C64922" w14:paraId="421AD961" w14:textId="77777777" w:rsidTr="004E29C8">
        <w:tc>
          <w:tcPr>
            <w:tcW w:w="2312" w:type="dxa"/>
            <w:tcBorders>
              <w:top w:val="single" w:sz="4" w:space="0" w:color="4F81BD"/>
              <w:bottom w:val="single" w:sz="4" w:space="0" w:color="4F81BD"/>
              <w:right w:val="nil"/>
            </w:tcBorders>
            <w:shd w:val="clear" w:color="auto" w:fill="FFFFFF"/>
          </w:tcPr>
          <w:p w14:paraId="5FC9DF66"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E8C2957"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04A103A8" w14:textId="77777777" w:rsidTr="004E29C8">
        <w:trPr>
          <w:trHeight w:val="620"/>
        </w:trPr>
        <w:tc>
          <w:tcPr>
            <w:tcW w:w="2312" w:type="dxa"/>
            <w:tcBorders>
              <w:right w:val="nil"/>
            </w:tcBorders>
            <w:shd w:val="clear" w:color="auto" w:fill="FFFFFF"/>
          </w:tcPr>
          <w:p w14:paraId="1B1231D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240F93AC"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009F6BA2" w:rsidRPr="00C64922" w14:paraId="48D47561" w14:textId="77777777" w:rsidTr="004E29C8">
        <w:trPr>
          <w:trHeight w:val="1070"/>
        </w:trPr>
        <w:tc>
          <w:tcPr>
            <w:tcW w:w="2312" w:type="dxa"/>
            <w:tcBorders>
              <w:top w:val="single" w:sz="4" w:space="0" w:color="4F81BD"/>
              <w:bottom w:val="single" w:sz="4" w:space="0" w:color="4F81BD"/>
              <w:right w:val="nil"/>
            </w:tcBorders>
            <w:shd w:val="clear" w:color="auto" w:fill="FFFFFF"/>
          </w:tcPr>
          <w:p w14:paraId="3015F32A"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551E4F6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06D8DE4A" w14:textId="77777777" w:rsidR="009F6BA2" w:rsidRPr="00D14360" w:rsidRDefault="009F6BA2"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This template does not include an effectiveTime element. See other considerations below.</w:t>
            </w:r>
          </w:p>
        </w:tc>
      </w:tr>
      <w:tr w:rsidR="009F6BA2" w:rsidRPr="00C64922" w14:paraId="02E84AFD"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19A7E26E" w14:textId="77777777" w:rsidR="009F6BA2" w:rsidRPr="00D14360" w:rsidRDefault="009F6BA2" w:rsidP="00E42FA6">
            <w:pPr>
              <w:rPr>
                <w:rFonts w:cs="Calibri"/>
                <w:b/>
                <w:bCs/>
                <w:color w:val="000000"/>
              </w:rPr>
            </w:pPr>
            <w:r w:rsidRPr="00D14360">
              <w:rPr>
                <w:rFonts w:cs="Calibri"/>
                <w:b/>
                <w:bCs/>
                <w:color w:val="000000"/>
              </w:rPr>
              <w:t>Negation</w:t>
            </w:r>
          </w:p>
        </w:tc>
        <w:tc>
          <w:tcPr>
            <w:tcW w:w="6930" w:type="dxa"/>
            <w:tcBorders>
              <w:top w:val="single" w:sz="4" w:space="0" w:color="4F81BD"/>
              <w:bottom w:val="single" w:sz="4" w:space="0" w:color="4472C4" w:themeColor="accent1"/>
            </w:tcBorders>
            <w:shd w:val="clear" w:color="auto" w:fill="auto"/>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9F6BA2" w:rsidRPr="00C64922" w14:paraId="15B15636" w14:textId="77777777" w:rsidTr="004E29C8">
        <w:trPr>
          <w:trHeight w:val="1340"/>
        </w:trPr>
        <w:tc>
          <w:tcPr>
            <w:tcW w:w="2312" w:type="dxa"/>
            <w:tcBorders>
              <w:top w:val="single" w:sz="4" w:space="0" w:color="4472C4" w:themeColor="accent1"/>
              <w:right w:val="nil"/>
            </w:tcBorders>
            <w:shd w:val="clear" w:color="auto" w:fill="FFFFFF"/>
          </w:tcPr>
          <w:p w14:paraId="7496832B"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4D330F0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cs="Calibri Light"/>
                <w:szCs w:val="18"/>
              </w:rPr>
              <w:t>Block and</w:t>
            </w:r>
            <w:r w:rsidRPr="00D14360">
              <w:rPr>
                <w:rFonts w:ascii="Calibri Light" w:hAnsi="Calibri Light" w:cs="Calibri Light"/>
                <w:szCs w:val="18"/>
              </w:rPr>
              <w:t xml:space="preserve"> SHOULD NOT be implied by the section.title only.</w:t>
            </w:r>
          </w:p>
          <w:p w14:paraId="3AD4EDBE"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The specified date/time range of the content limit is specified in the observation.value element.</w:t>
            </w:r>
          </w:p>
        </w:tc>
      </w:tr>
      <w:tr w:rsidR="009F6BA2" w:rsidRPr="00C64922" w14:paraId="68E97451" w14:textId="77777777" w:rsidTr="004E29C8">
        <w:trPr>
          <w:trHeight w:val="350"/>
        </w:trPr>
        <w:tc>
          <w:tcPr>
            <w:tcW w:w="2312" w:type="dxa"/>
            <w:tcBorders>
              <w:top w:val="single" w:sz="4" w:space="0" w:color="4F81BD"/>
              <w:bottom w:val="single" w:sz="4" w:space="0" w:color="4F81BD"/>
              <w:right w:val="nil"/>
            </w:tcBorders>
            <w:shd w:val="clear" w:color="auto" w:fill="FFFFFF"/>
          </w:tcPr>
          <w:p w14:paraId="4F451455" w14:textId="77777777" w:rsidR="009F6BA2" w:rsidRPr="00D14360" w:rsidRDefault="00263D8F" w:rsidP="00E42FA6">
            <w:pPr>
              <w:rPr>
                <w:rFonts w:cs="Calibri"/>
                <w:b/>
                <w:bCs/>
              </w:rPr>
            </w:pPr>
            <w:r w:rsidRPr="00D14360">
              <w:rPr>
                <w:rFonts w:cs="Calibri"/>
                <w:b/>
                <w:bCs/>
              </w:rPr>
              <w:t>Reference</w:t>
            </w:r>
          </w:p>
        </w:tc>
        <w:tc>
          <w:tcPr>
            <w:tcW w:w="6930" w:type="dxa"/>
            <w:tcBorders>
              <w:top w:val="single" w:sz="4" w:space="0" w:color="4F81BD"/>
              <w:bottom w:val="single" w:sz="4" w:space="0" w:color="4F81BD"/>
            </w:tcBorders>
            <w:shd w:val="clear" w:color="auto" w:fill="auto"/>
          </w:tcPr>
          <w:p w14:paraId="2829DBFE" w14:textId="77777777" w:rsidR="009F6BA2" w:rsidRPr="00D14360" w:rsidRDefault="0051413C" w:rsidP="00E42FA6">
            <w:pPr>
              <w:rPr>
                <w:rFonts w:ascii="Calibri Light" w:hAnsi="Calibri Light" w:cs="Calibri Light"/>
                <w:szCs w:val="18"/>
              </w:rPr>
            </w:pPr>
            <w:r w:rsidRPr="00D14360">
              <w:rPr>
                <w:rFonts w:ascii="Calibri Light" w:hAnsi="Calibri Light" w:cs="Calibri Light"/>
              </w:rPr>
              <w:t xml:space="preserve">Appendix A for template definition </w:t>
            </w:r>
          </w:p>
        </w:tc>
      </w:tr>
      <w:tr w:rsidR="009F6BA2" w:rsidRPr="00C64922" w14:paraId="252E3431" w14:textId="77777777" w:rsidTr="004E29C8">
        <w:trPr>
          <w:trHeight w:val="350"/>
        </w:trPr>
        <w:tc>
          <w:tcPr>
            <w:tcW w:w="2312" w:type="dxa"/>
            <w:tcBorders>
              <w:right w:val="nil"/>
            </w:tcBorders>
            <w:shd w:val="clear" w:color="auto" w:fill="FFFFFF"/>
          </w:tcPr>
          <w:p w14:paraId="5F20277B" w14:textId="77777777" w:rsidR="009F6BA2" w:rsidRPr="00D14360" w:rsidRDefault="009F6BA2" w:rsidP="00E42FA6">
            <w:pPr>
              <w:rPr>
                <w:rFonts w:cs="Calibri"/>
                <w:b/>
                <w:bCs/>
              </w:rPr>
            </w:pPr>
            <w:r w:rsidRPr="00D14360">
              <w:rPr>
                <w:rFonts w:cs="Calibri"/>
                <w:b/>
                <w:bCs/>
              </w:rPr>
              <w:t>Example</w:t>
            </w:r>
          </w:p>
        </w:tc>
        <w:tc>
          <w:tcPr>
            <w:tcW w:w="6930" w:type="dxa"/>
            <w:shd w:val="clear" w:color="auto" w:fill="auto"/>
          </w:tcPr>
          <w:p w14:paraId="6F9794A3" w14:textId="3E19A81B" w:rsidR="009F6BA2" w:rsidRPr="0083506C" w:rsidRDefault="0009537F" w:rsidP="00E42FA6">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34: Section Time Range Template</w:t>
            </w:r>
            <w:r w:rsidR="00DC1072" w:rsidRPr="00254B4A">
              <w:rPr>
                <w:rFonts w:asciiTheme="majorHAnsi" w:hAnsiTheme="majorHAnsi" w:cstheme="majorHAnsi"/>
              </w:rPr>
              <w:t xml:space="preserve"> Example</w:t>
            </w:r>
            <w:r w:rsidRPr="005A615D">
              <w:rPr>
                <w:rFonts w:ascii="Calibri Light" w:hAnsi="Calibri Light" w:cs="Calibri Light"/>
              </w:rPr>
              <w:fldChar w:fldCharType="end"/>
            </w:r>
          </w:p>
        </w:tc>
      </w:tr>
    </w:tbl>
    <w:p w14:paraId="789502C1" w14:textId="30EA7282" w:rsidR="007D3708" w:rsidRPr="00C64922" w:rsidRDefault="00A5789F" w:rsidP="007D3708">
      <w:pPr>
        <w:pStyle w:val="Caption"/>
      </w:pPr>
      <w:r>
        <w:t xml:space="preserve">  </w:t>
      </w:r>
      <w:bookmarkStart w:id="1780" w:name="_Toc118898824"/>
      <w:bookmarkStart w:id="1781" w:name="_Toc127519343"/>
      <w:bookmarkStart w:id="1782" w:name="_Toc119940027"/>
      <w:r w:rsidR="007D3708" w:rsidRPr="00C64922">
        <w:t xml:space="preserve">Table </w:t>
      </w:r>
      <w:r w:rsidR="008B59D0">
        <w:fldChar w:fldCharType="begin"/>
      </w:r>
      <w:r w:rsidR="008B59D0">
        <w:instrText xml:space="preserve"> SEQ Table \* ARABIC </w:instrText>
      </w:r>
      <w:r w:rsidR="008B59D0">
        <w:fldChar w:fldCharType="separate"/>
      </w:r>
      <w:del w:id="1783" w:author="Ballot Reconciliation" w:date="2023-03-09T09:31:00Z">
        <w:r w:rsidR="00F10C7C">
          <w:rPr>
            <w:noProof/>
          </w:rPr>
          <w:delText>38</w:delText>
        </w:r>
      </w:del>
      <w:ins w:id="1784" w:author="Ballot Reconciliation" w:date="2023-03-09T09:31:00Z">
        <w:r w:rsidR="00DC1072">
          <w:rPr>
            <w:noProof/>
          </w:rPr>
          <w:t>37</w:t>
        </w:r>
      </w:ins>
      <w:r w:rsidR="008B59D0">
        <w:rPr>
          <w:noProof/>
        </w:rPr>
        <w:fldChar w:fldCharType="end"/>
      </w:r>
      <w:r w:rsidR="007D3708" w:rsidRPr="00C64922">
        <w:t>: Section Time Range Observation</w:t>
      </w:r>
      <w:r w:rsidR="00852DED">
        <w:t xml:space="preserve"> Template</w:t>
      </w:r>
      <w:bookmarkEnd w:id="1780"/>
      <w:bookmarkEnd w:id="1781"/>
      <w:bookmarkEnd w:id="1782"/>
    </w:p>
    <w:p w14:paraId="0797A6D8" w14:textId="77777777" w:rsidR="007D3708" w:rsidRPr="00C64922" w:rsidRDefault="007D3708" w:rsidP="007D3708"/>
    <w:p w14:paraId="5FE86257" w14:textId="26292DC8" w:rsidR="007D3708" w:rsidRPr="00C64922" w:rsidRDefault="00A5789F" w:rsidP="009F6BA2">
      <w:pPr>
        <w:pStyle w:val="Caption"/>
        <w:keepNext/>
        <w:spacing w:after="0"/>
      </w:pPr>
      <w:bookmarkStart w:id="1785" w:name="_Ref21846375"/>
      <w:bookmarkStart w:id="1786" w:name="Example20SectionTimeRangeTemplate"/>
      <w:r>
        <w:t xml:space="preserve">  </w:t>
      </w:r>
      <w:bookmarkStart w:id="1787" w:name="_Toc118898755"/>
      <w:bookmarkStart w:id="1788" w:name="_Toc127519274"/>
      <w:bookmarkStart w:id="1789" w:name="_Toc119939957"/>
      <w:r w:rsidR="007D3708" w:rsidRPr="00C64922">
        <w:t xml:space="preserve">Example </w:t>
      </w:r>
      <w:r w:rsidR="008B59D0">
        <w:fldChar w:fldCharType="begin"/>
      </w:r>
      <w:r w:rsidR="008B59D0">
        <w:instrText xml:space="preserve"> SEQ Example \* ARABIC </w:instrText>
      </w:r>
      <w:r w:rsidR="008B59D0">
        <w:fldChar w:fldCharType="separate"/>
      </w:r>
      <w:r w:rsidR="00DC1072">
        <w:rPr>
          <w:noProof/>
        </w:rPr>
        <w:t>34</w:t>
      </w:r>
      <w:r w:rsidR="008B59D0">
        <w:rPr>
          <w:noProof/>
        </w:rPr>
        <w:fldChar w:fldCharType="end"/>
      </w:r>
      <w:r w:rsidR="007D3708" w:rsidRPr="00C64922">
        <w:t>: Section Time Range Template Example</w:t>
      </w:r>
      <w:bookmarkEnd w:id="1785"/>
      <w:bookmarkEnd w:id="1787"/>
      <w:bookmarkEnd w:id="1788"/>
      <w:bookmarkEnd w:id="17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2009FECD" w14:textId="77777777" w:rsidTr="004E29C8">
        <w:trPr>
          <w:cantSplit/>
        </w:trPr>
        <w:tc>
          <w:tcPr>
            <w:tcW w:w="9350" w:type="dxa"/>
            <w:shd w:val="clear" w:color="auto" w:fill="auto"/>
          </w:tcPr>
          <w:bookmarkEnd w:id="1786"/>
          <w:p w14:paraId="7111947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717D46F0" w14:textId="557AF491"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&lt;content ID</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Proc_STR</w:t>
            </w:r>
            <w:r w:rsidR="00AB19EF">
              <w:rPr>
                <w:rFonts w:ascii="Courier New" w:hAnsi="Courier New" w:cs="Courier New"/>
                <w:color w:val="000000"/>
                <w:sz w:val="16"/>
                <w:szCs w:val="16"/>
              </w:rPr>
              <w:t>"</w:t>
            </w:r>
            <w:r w:rsidR="00AB19EF" w:rsidRPr="00D14360">
              <w:rPr>
                <w:rFonts w:ascii="Courier New" w:hAnsi="Courier New" w:cs="Courier New"/>
                <w:color w:val="000000"/>
                <w:sz w:val="16"/>
                <w:szCs w:val="16"/>
              </w:rPr>
              <w:t>&gt;</w:t>
            </w:r>
            <w:r w:rsidR="007D3708" w:rsidRPr="00D14360">
              <w:rPr>
                <w:rFonts w:ascii="Courier New" w:hAnsi="Courier New" w:cs="Courier New"/>
                <w:color w:val="000000"/>
                <w:sz w:val="16"/>
                <w:szCs w:val="16"/>
              </w:rPr>
              <w:t>Procedures performed between 08/15/2012 and 08/15/2015.&lt;/content&gt;</w:t>
            </w:r>
          </w:p>
          <w:p w14:paraId="6E175C05"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620F3282" w14:textId="0CD58864"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 classCo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BS" moodCo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 xml:space="preserve">VN"&gt; </w:t>
            </w:r>
          </w:p>
          <w:p w14:paraId="7C119637" w14:textId="2DBD5010"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&lt;templateId </w:t>
            </w:r>
            <w:r w:rsidR="00AB19EF">
              <w:rPr>
                <w:rFonts w:ascii="Courier New" w:hAnsi="Courier New" w:cs="Courier New"/>
                <w:color w:val="000000"/>
                <w:sz w:val="16"/>
                <w:szCs w:val="16"/>
              </w:rPr>
              <w:t>root</w:t>
            </w:r>
            <w:r w:rsidR="007D3708" w:rsidRPr="00D14360">
              <w:rPr>
                <w:rFonts w:ascii="Courier New" w:hAnsi="Courier New" w:cs="Courier New"/>
                <w:color w:val="000000"/>
                <w:sz w:val="16"/>
                <w:szCs w:val="16"/>
              </w:rPr>
              <w:t>="2.16.840.1.113883.10.20.22.4</w:t>
            </w:r>
            <w:r w:rsidR="003A1CC8" w:rsidRPr="00D14360">
              <w:rPr>
                <w:rFonts w:ascii="Courier New" w:hAnsi="Courier New" w:cs="Courier New"/>
                <w:color w:val="000000"/>
                <w:sz w:val="16"/>
                <w:szCs w:val="16"/>
              </w:rPr>
              <w:t>.</w:t>
            </w:r>
            <w:r w:rsidR="003A1CC8">
              <w:rPr>
                <w:rFonts w:ascii="Courier New" w:hAnsi="Courier New" w:cs="Courier New"/>
                <w:color w:val="000000"/>
                <w:sz w:val="16"/>
                <w:szCs w:val="16"/>
              </w:rPr>
              <w:t>2</w:t>
            </w:r>
            <w:r w:rsidR="007D3708" w:rsidRPr="00D14360">
              <w:rPr>
                <w:rFonts w:ascii="Courier New" w:hAnsi="Courier New" w:cs="Courier New"/>
                <w:color w:val="000000"/>
                <w:sz w:val="16"/>
                <w:szCs w:val="16"/>
              </w:rPr>
              <w:t>01" extensi</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n="2016-06</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01"/&gt; </w:t>
            </w:r>
          </w:p>
          <w:p w14:paraId="49BCB8E3" w14:textId="58578CB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 8260</w:t>
            </w:r>
            <w:r w:rsidR="00450BD6">
              <w:rPr>
                <w:rFonts w:ascii="Courier New" w:hAnsi="Courier New" w:cs="Courier New"/>
                <w:color w:val="000000"/>
                <w:sz w:val="16"/>
                <w:szCs w:val="16"/>
              </w:rPr>
              <w:t>7</w:t>
            </w:r>
            <w:r w:rsidR="00450BD6"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3" codeSyst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m="2.16.840.1.113883</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6</w:t>
            </w:r>
            <w:r w:rsidR="00AB19EF"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1" </w:t>
            </w:r>
          </w:p>
          <w:p w14:paraId="680DAE82" w14:textId="07F270F8"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displayNa</w:t>
            </w:r>
            <w:r w:rsidR="00AB19EF">
              <w:rPr>
                <w:rFonts w:ascii="Courier New" w:hAnsi="Courier New" w:cs="Courier New"/>
                <w:color w:val="000000"/>
                <w:sz w:val="16"/>
                <w:szCs w:val="16"/>
              </w:rPr>
              <w:t>m</w:t>
            </w:r>
            <w:r w:rsidR="007D3708" w:rsidRPr="00D14360">
              <w:rPr>
                <w:rFonts w:ascii="Courier New" w:hAnsi="Courier New" w:cs="Courier New"/>
                <w:color w:val="000000"/>
                <w:sz w:val="16"/>
                <w:szCs w:val="16"/>
              </w:rPr>
              <w:t>e="Section Date and Time Ra</w:t>
            </w:r>
            <w:r w:rsidR="00AB19EF">
              <w:rPr>
                <w:rFonts w:ascii="Courier New" w:hAnsi="Courier New" w:cs="Courier New"/>
                <w:color w:val="000000"/>
                <w:sz w:val="16"/>
                <w:szCs w:val="16"/>
              </w:rPr>
              <w:t>n</w:t>
            </w:r>
            <w:r w:rsidR="007D3708" w:rsidRPr="00D14360">
              <w:rPr>
                <w:rFonts w:ascii="Courier New" w:hAnsi="Courier New" w:cs="Courier New"/>
                <w:color w:val="000000"/>
                <w:sz w:val="16"/>
                <w:szCs w:val="16"/>
              </w:rPr>
              <w:t xml:space="preserve">ge"/&gt; </w:t>
            </w:r>
          </w:p>
          <w:p w14:paraId="6FECAD74"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65C7417C" w14:textId="26FC8A1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e="#Proc</w:t>
            </w:r>
            <w:r w:rsidR="00AB19EF" w:rsidRPr="00D14360">
              <w:rPr>
                <w:rFonts w:ascii="Courier New" w:hAnsi="Courier New" w:cs="Courier New"/>
                <w:color w:val="000000"/>
                <w:sz w:val="16"/>
                <w:szCs w:val="16"/>
              </w:rPr>
              <w:t>_</w:t>
            </w:r>
            <w:r w:rsidR="00AB19EF">
              <w:rPr>
                <w:rFonts w:ascii="Courier New" w:hAnsi="Courier New" w:cs="Courier New"/>
                <w:color w:val="000000"/>
                <w:sz w:val="16"/>
                <w:szCs w:val="16"/>
              </w:rPr>
              <w:t>S</w:t>
            </w:r>
            <w:r w:rsidR="007D3708" w:rsidRPr="00D14360">
              <w:rPr>
                <w:rFonts w:ascii="Courier New" w:hAnsi="Courier New" w:cs="Courier New"/>
                <w:color w:val="000000"/>
                <w:sz w:val="16"/>
                <w:szCs w:val="16"/>
              </w:rPr>
              <w:t xml:space="preserve">TR"/&gt; </w:t>
            </w:r>
          </w:p>
          <w:p w14:paraId="2828261D"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274AE7E0" w14:textId="775FD23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&lt;statusCode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e="comple</w:t>
            </w:r>
            <w:r w:rsidR="00AB19EF">
              <w:rPr>
                <w:rFonts w:ascii="Courier New" w:hAnsi="Courier New" w:cs="Courier New"/>
                <w:color w:val="000000"/>
                <w:sz w:val="16"/>
                <w:szCs w:val="16"/>
              </w:rPr>
              <w:t>t</w:t>
            </w:r>
            <w:r w:rsidR="007D3708" w:rsidRPr="00D14360">
              <w:rPr>
                <w:rFonts w:ascii="Courier New" w:hAnsi="Courier New" w:cs="Courier New"/>
                <w:color w:val="000000"/>
                <w:sz w:val="16"/>
                <w:szCs w:val="16"/>
              </w:rPr>
              <w:t xml:space="preserve">ed"/&gt; </w:t>
            </w:r>
          </w:p>
          <w:p w14:paraId="7FAE3ED5" w14:textId="622E12A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&lt;value xsi:ty</w:t>
            </w:r>
            <w:r w:rsidR="00AB19EF">
              <w:rPr>
                <w:rFonts w:ascii="Courier New" w:hAnsi="Courier New" w:cs="Courier New"/>
                <w:color w:val="000000"/>
                <w:sz w:val="16"/>
                <w:szCs w:val="16"/>
              </w:rPr>
              <w:t>p</w:t>
            </w:r>
            <w:r w:rsidR="007D3708" w:rsidRPr="00D14360">
              <w:rPr>
                <w:rFonts w:ascii="Courier New" w:hAnsi="Courier New" w:cs="Courier New"/>
                <w:color w:val="000000"/>
                <w:sz w:val="16"/>
                <w:szCs w:val="16"/>
              </w:rPr>
              <w:t>e="IVL</w:t>
            </w:r>
            <w:r w:rsidR="00AB19EF">
              <w:rPr>
                <w:rFonts w:ascii="Courier New" w:hAnsi="Courier New" w:cs="Courier New"/>
                <w:color w:val="000000"/>
                <w:sz w:val="16"/>
                <w:szCs w:val="16"/>
              </w:rPr>
              <w:t>_</w:t>
            </w:r>
            <w:r w:rsidR="007D3708" w:rsidRPr="00D14360">
              <w:rPr>
                <w:rFonts w:ascii="Courier New" w:hAnsi="Courier New" w:cs="Courier New"/>
                <w:color w:val="000000"/>
                <w:sz w:val="16"/>
                <w:szCs w:val="16"/>
              </w:rPr>
              <w:t xml:space="preserve">TS"&gt; </w:t>
            </w:r>
          </w:p>
          <w:p w14:paraId="5AAD7600" w14:textId="3B6BA2EB"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&lt;low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e="20120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4B94CB52" w14:textId="1B8918A5"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&lt;high val</w:t>
            </w:r>
            <w:r w:rsidR="003A1CC8">
              <w:rPr>
                <w:rFonts w:ascii="Courier New" w:hAnsi="Courier New" w:cs="Courier New"/>
                <w:color w:val="000000"/>
                <w:sz w:val="16"/>
                <w:szCs w:val="16"/>
              </w:rPr>
              <w:t>u</w:t>
            </w:r>
            <w:r w:rsidR="007D3708" w:rsidRPr="00D14360">
              <w:rPr>
                <w:rFonts w:ascii="Courier New" w:hAnsi="Courier New" w:cs="Courier New"/>
                <w:color w:val="000000"/>
                <w:sz w:val="16"/>
                <w:szCs w:val="16"/>
              </w:rPr>
              <w:t>e="20150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2648E328"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&lt;/value&gt; </w:t>
            </w:r>
          </w:p>
          <w:p w14:paraId="553F2B41"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C17F49">
      <w:pPr>
        <w:pStyle w:val="Heading3"/>
      </w:pPr>
      <w:bookmarkStart w:id="1790" w:name="_Care_Team"/>
      <w:bookmarkStart w:id="1791" w:name="_Toc10707514"/>
      <w:bookmarkStart w:id="1792" w:name="_Toc11043640"/>
      <w:bookmarkStart w:id="1793" w:name="_Toc11045627"/>
      <w:bookmarkStart w:id="1794" w:name="_Toc11391297"/>
      <w:bookmarkStart w:id="1795" w:name="_Ref21897390"/>
      <w:bookmarkStart w:id="1796" w:name="_Ref21897396"/>
      <w:bookmarkStart w:id="1797" w:name="_Ref21897400"/>
      <w:bookmarkStart w:id="1798" w:name="_Toc127519181"/>
      <w:bookmarkStart w:id="1799" w:name="_Toc119939864"/>
      <w:bookmarkEnd w:id="1790"/>
      <w:r w:rsidRPr="00C64922">
        <w:lastRenderedPageBreak/>
        <w:t>Care Team</w:t>
      </w:r>
      <w:bookmarkEnd w:id="1791"/>
      <w:bookmarkEnd w:id="1792"/>
      <w:bookmarkEnd w:id="1793"/>
      <w:bookmarkEnd w:id="1794"/>
      <w:bookmarkEnd w:id="1795"/>
      <w:bookmarkEnd w:id="1796"/>
      <w:bookmarkEnd w:id="1797"/>
      <w:bookmarkEnd w:id="1798"/>
      <w:bookmarkEnd w:id="1799"/>
    </w:p>
    <w:p w14:paraId="769384CF" w14:textId="77777777" w:rsidR="00761E61" w:rsidRPr="00C64922" w:rsidRDefault="00761E61" w:rsidP="00761E61">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006357E2" w:rsidRPr="00C64922">
        <w:t>and include more details about the members of the team and the roles played by each member.</w:t>
      </w:r>
    </w:p>
    <w:p w14:paraId="145AE82C" w14:textId="77777777" w:rsidR="005445F7" w:rsidRPr="00C64922" w:rsidRDefault="005445F7" w:rsidP="004E29C8">
      <w:pPr>
        <w:pStyle w:val="Heading4"/>
      </w:pPr>
      <w:bookmarkStart w:id="1800" w:name="_Care_Team_Organizer"/>
      <w:bookmarkEnd w:id="1800"/>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
      <w:tr w:rsidR="00F86360" w:rsidRPr="00C64922" w14:paraId="701D2E32" w14:textId="77777777" w:rsidTr="004E29C8">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rFonts w:cs="Calibri"/>
                <w:b/>
                <w:bCs/>
                <w:color w:val="FFFFFF"/>
              </w:rPr>
            </w:pPr>
            <w:r w:rsidRPr="00D14360">
              <w:rPr>
                <w:rFonts w:cs="Calibri"/>
                <w:b/>
                <w:bCs/>
                <w:color w:val="FFFFFF"/>
              </w:rPr>
              <w:t>Entry Template</w:t>
            </w:r>
          </w:p>
        </w:tc>
        <w:tc>
          <w:tcPr>
            <w:tcW w:w="6787" w:type="dxa"/>
            <w:shd w:val="clear" w:color="auto" w:fill="4F81BD"/>
          </w:tcPr>
          <w:p w14:paraId="7EFC26C2" w14:textId="77777777" w:rsidR="009F6BA2" w:rsidRPr="00D14360" w:rsidRDefault="009F6BA2" w:rsidP="00E42FA6">
            <w:pPr>
              <w:rPr>
                <w:rFonts w:cs="Calibri"/>
                <w:b/>
                <w:bCs/>
                <w:color w:val="FFFFFF"/>
              </w:rPr>
            </w:pPr>
            <w:bookmarkStart w:id="1801" w:name="E_Care_Team_Organizer"/>
            <w:r w:rsidRPr="00D14360">
              <w:rPr>
                <w:rFonts w:cs="Calibri"/>
                <w:b/>
                <w:bCs/>
                <w:color w:val="FFFFFF"/>
              </w:rPr>
              <w:t>Care Team Organizer</w:t>
            </w:r>
            <w:bookmarkEnd w:id="1801"/>
            <w:r w:rsidRPr="00D14360">
              <w:rPr>
                <w:rFonts w:cs="Calibri"/>
                <w:b/>
                <w:bCs/>
                <w:color w:val="FFFFFF"/>
              </w:rPr>
              <w:t xml:space="preserve"> </w:t>
            </w:r>
          </w:p>
          <w:p w14:paraId="2A67EDDE" w14:textId="77777777" w:rsidR="009F6BA2" w:rsidRPr="00D14360" w:rsidRDefault="009F6BA2" w:rsidP="00E42FA6">
            <w:pPr>
              <w:rPr>
                <w:rFonts w:cs="Calibri"/>
                <w:bCs/>
                <w:color w:val="FFFFFF"/>
                <w:sz w:val="18"/>
                <w:szCs w:val="18"/>
              </w:rPr>
            </w:pPr>
            <w:r w:rsidRPr="00D14360">
              <w:rPr>
                <w:rFonts w:cs="Calibri"/>
                <w:bCs/>
                <w:color w:val="FFFFFF"/>
                <w:sz w:val="18"/>
                <w:szCs w:val="18"/>
              </w:rPr>
              <w:t>[organizer: identifier urn:hl7ii:2.16.840.1.113883.10.20.22.4.500:2019-07-01 (open)]</w:t>
            </w:r>
          </w:p>
        </w:tc>
      </w:tr>
      <w:tr w:rsidR="00F86360" w:rsidRPr="00C64922" w14:paraId="592EDFA3" w14:textId="77777777" w:rsidTr="004E29C8">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rFonts w:cs="Calibri"/>
                <w:b/>
                <w:bCs/>
              </w:rPr>
            </w:pPr>
            <w:r w:rsidRPr="00D14360">
              <w:rPr>
                <w:rFonts w:cs="Calibri"/>
                <w:b/>
                <w:bCs/>
              </w:rPr>
              <w:t>Reference Source</w:t>
            </w:r>
          </w:p>
        </w:tc>
        <w:tc>
          <w:tcPr>
            <w:tcW w:w="6787" w:type="dxa"/>
            <w:tcBorders>
              <w:top w:val="single" w:sz="4" w:space="0" w:color="4F81BD"/>
              <w:bottom w:val="single" w:sz="4" w:space="0" w:color="4F81BD"/>
            </w:tcBorders>
            <w:shd w:val="clear" w:color="auto" w:fill="auto"/>
          </w:tcPr>
          <w:p w14:paraId="5BE41CB9" w14:textId="7B1E5E73"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00F86360" w:rsidRPr="00C64922" w14:paraId="14613057" w14:textId="77777777" w:rsidTr="004E29C8">
        <w:trPr>
          <w:cantSplit/>
          <w:trHeight w:val="2870"/>
        </w:trPr>
        <w:tc>
          <w:tcPr>
            <w:tcW w:w="2568" w:type="dxa"/>
            <w:tcBorders>
              <w:right w:val="nil"/>
            </w:tcBorders>
            <w:shd w:val="clear" w:color="auto" w:fill="FFFFFF"/>
          </w:tcPr>
          <w:p w14:paraId="764668C5" w14:textId="77777777" w:rsidR="009F6BA2" w:rsidRPr="00D14360" w:rsidRDefault="009F6BA2" w:rsidP="00E42FA6">
            <w:pPr>
              <w:rPr>
                <w:rFonts w:cs="Calibri"/>
                <w:b/>
                <w:bCs/>
              </w:rPr>
            </w:pPr>
            <w:r w:rsidRPr="00D14360">
              <w:rPr>
                <w:rFonts w:cs="Calibri"/>
                <w:b/>
                <w:bCs/>
              </w:rPr>
              <w:t>Purpose</w:t>
            </w:r>
          </w:p>
        </w:tc>
        <w:tc>
          <w:tcPr>
            <w:tcW w:w="6787" w:type="dxa"/>
            <w:shd w:val="clear" w:color="auto" w:fill="auto"/>
          </w:tcPr>
          <w:p w14:paraId="793FB075" w14:textId="77777777" w:rsidR="005C79A1" w:rsidRDefault="009F6BA2" w:rsidP="00E42FA6">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14:paraId="55EC079E" w14:textId="332A4FAF" w:rsidR="005C79A1" w:rsidRDefault="009F6BA2" w:rsidP="00E42FA6">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14:paraId="062E57BD" w14:textId="79CA0343"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14:paraId="36561038" w14:textId="77777777" w:rsidR="005C79A1" w:rsidRDefault="005C79A1" w:rsidP="00E42FA6">
            <w:pPr>
              <w:rPr>
                <w:rFonts w:ascii="Calibri Light" w:hAnsi="Calibri Light" w:cs="Calibri Light"/>
                <w:szCs w:val="18"/>
              </w:rPr>
            </w:pPr>
          </w:p>
          <w:p w14:paraId="3AE89F0A" w14:textId="3D8BC6CA"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4E29C8">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rFonts w:cs="Calibri"/>
                <w:b/>
                <w:bCs/>
              </w:rPr>
            </w:pPr>
            <w:r w:rsidRPr="00D14360">
              <w:rPr>
                <w:rFonts w:cs="Calibri"/>
                <w:b/>
                <w:bCs/>
              </w:rPr>
              <w:t>ActStatus</w:t>
            </w:r>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The actStatus of this entry is statically bound to ValueSet </w:t>
            </w:r>
            <w:r w:rsidRPr="00D14360">
              <w:rPr>
                <w:rStyle w:val="XMLname"/>
                <w:rFonts w:ascii="Calibri Light" w:hAnsi="Calibri Light" w:cs="Calibri Light"/>
              </w:rPr>
              <w:t xml:space="preserve">ActStatus urn:oid:2.16.840.1.113883.1.11.15933.  </w:t>
            </w:r>
            <w:r w:rsidRPr="00D14360">
              <w:rPr>
                <w:rFonts w:ascii="Calibri Light" w:hAnsi="Calibri Light" w:cs="Calibri Light"/>
              </w:rPr>
              <w:t>Implementers need to be prepared to address the specified state model. Possible states include:</w:t>
            </w:r>
            <w:r w:rsidRPr="00D14360">
              <w:rPr>
                <w:rStyle w:val="XMLname"/>
                <w:rFonts w:ascii="Calibri Light" w:hAnsi="Calibri Light" w:cs="Calibri Light"/>
              </w:rPr>
              <w:t xml:space="preserve">  </w:t>
            </w:r>
            <w:r w:rsidR="0096666D" w:rsidRPr="00D14360">
              <w:rPr>
                <w:rStyle w:val="XMLname"/>
                <w:rFonts w:ascii="Calibri Light" w:hAnsi="Calibri Light" w:cs="Calibri Light"/>
              </w:rPr>
              <w:t>active, completed, cancelled, held, suspended, new, normal, nullified, obsolete, and aborted.</w:t>
            </w:r>
          </w:p>
        </w:tc>
      </w:tr>
      <w:tr w:rsidR="00F86360" w:rsidRPr="00C64922" w14:paraId="55E8D280" w14:textId="77777777" w:rsidTr="004E29C8">
        <w:trPr>
          <w:cantSplit/>
          <w:trHeight w:val="350"/>
        </w:trPr>
        <w:tc>
          <w:tcPr>
            <w:tcW w:w="2568" w:type="dxa"/>
            <w:tcBorders>
              <w:top w:val="single" w:sz="4" w:space="0" w:color="4F81BD"/>
              <w:bottom w:val="single" w:sz="4" w:space="0" w:color="4472C4" w:themeColor="accent1"/>
              <w:right w:val="nil"/>
            </w:tcBorders>
            <w:shd w:val="clear" w:color="auto" w:fill="FFFFFF"/>
          </w:tcPr>
          <w:p w14:paraId="3F2EBEE4" w14:textId="77777777" w:rsidR="009F6BA2" w:rsidRPr="00D14360" w:rsidRDefault="009F6BA2" w:rsidP="00E42FA6">
            <w:pPr>
              <w:rPr>
                <w:rFonts w:cs="Calibri"/>
                <w:b/>
                <w:bCs/>
              </w:rPr>
            </w:pPr>
            <w:r w:rsidRPr="00D14360">
              <w:rPr>
                <w:rFonts w:cs="Calibri"/>
                <w:b/>
                <w:bCs/>
              </w:rPr>
              <w:t>Negation</w:t>
            </w:r>
          </w:p>
        </w:tc>
        <w:tc>
          <w:tcPr>
            <w:tcW w:w="6787" w:type="dxa"/>
            <w:tcBorders>
              <w:top w:val="single" w:sz="4" w:space="0" w:color="4F81BD"/>
              <w:bottom w:val="single" w:sz="4" w:space="0" w:color="4472C4" w:themeColor="accent1"/>
            </w:tcBorders>
            <w:shd w:val="clear" w:color="auto" w:fill="auto"/>
          </w:tcPr>
          <w:p w14:paraId="7F5E0B6A"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F86360" w:rsidRPr="00C64922" w14:paraId="248E0F01" w14:textId="77777777" w:rsidTr="004E29C8">
        <w:trPr>
          <w:cantSplit/>
        </w:trPr>
        <w:tc>
          <w:tcPr>
            <w:tcW w:w="2568" w:type="dxa"/>
            <w:tcBorders>
              <w:top w:val="single" w:sz="4" w:space="0" w:color="4472C4" w:themeColor="accent1"/>
              <w:right w:val="nil"/>
            </w:tcBorders>
            <w:shd w:val="clear" w:color="auto" w:fill="FFFFFF"/>
          </w:tcPr>
          <w:p w14:paraId="567A0660" w14:textId="77777777" w:rsidR="009F6BA2" w:rsidRPr="00D14360" w:rsidRDefault="009F6BA2" w:rsidP="00E42FA6">
            <w:pPr>
              <w:rPr>
                <w:rFonts w:cs="Calibri"/>
                <w:b/>
                <w:bCs/>
              </w:rPr>
            </w:pPr>
            <w:r w:rsidRPr="00D14360">
              <w:rPr>
                <w:rFonts w:cs="Calibri"/>
                <w:b/>
                <w:bCs/>
              </w:rPr>
              <w:t>Other Considerations</w:t>
            </w:r>
          </w:p>
        </w:tc>
        <w:tc>
          <w:tcPr>
            <w:tcW w:w="6787" w:type="dxa"/>
            <w:tcBorders>
              <w:top w:val="single" w:sz="4" w:space="0" w:color="4472C4" w:themeColor="accent1"/>
            </w:tcBorders>
            <w:shd w:val="clear" w:color="auto" w:fill="auto"/>
          </w:tcPr>
          <w:p w14:paraId="2253847E"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003D1C87" w:rsidRPr="00D14360">
              <w:rPr>
                <w:rFonts w:ascii="Calibri Light" w:hAnsi="Calibri Light" w:cs="Calibri Light"/>
              </w:rPr>
              <w:t xml:space="preserve"> </w:t>
            </w:r>
          </w:p>
          <w:p w14:paraId="790E93A9" w14:textId="77777777" w:rsidR="003D1C87" w:rsidRPr="00D14360" w:rsidRDefault="003D1C87" w:rsidP="00D14360">
            <w:pPr>
              <w:keepNext/>
              <w:rPr>
                <w:rFonts w:ascii="Calibri Light" w:hAnsi="Calibri Light" w:cs="Calibri Light"/>
              </w:rPr>
            </w:pPr>
          </w:p>
          <w:p w14:paraId="3F43BBF2" w14:textId="77777777" w:rsidR="003D1C87" w:rsidRPr="00D14360" w:rsidRDefault="003D1C87" w:rsidP="00D14360">
            <w:pPr>
              <w:keepNext/>
              <w:rPr>
                <w:rFonts w:ascii="Calibri Light" w:hAnsi="Calibri Light" w:cs="Calibri Light"/>
              </w:rPr>
            </w:pPr>
            <w:r w:rsidRPr="00D14360">
              <w:rPr>
                <w:rFonts w:ascii="Calibri Light" w:hAnsi="Calibri Light" w:cs="Calibri Light"/>
              </w:rPr>
              <w:t xml:space="preserve">Implementers should note the functionCode element vocabulary binding extends the set of concepts for a Care Team member’s role on the Care Team. A new value set called “Care Team Member Function” is grouped with the original value set called “ParticipationFunction.” In cases where a concept overlaps between these two value sets, implementers should use the concept from the ParticipationFunction value set. </w:t>
            </w:r>
          </w:p>
        </w:tc>
      </w:tr>
      <w:tr w:rsidR="00F86360" w:rsidRPr="00C64922" w14:paraId="78EEA986" w14:textId="77777777" w:rsidTr="004E29C8">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rFonts w:cs="Calibri"/>
                <w:b/>
                <w:bCs/>
              </w:rPr>
            </w:pPr>
            <w:r w:rsidRPr="00D14360">
              <w:rPr>
                <w:rFonts w:cs="Calibri"/>
                <w:b/>
                <w:bCs/>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00350EE5" w:rsidRPr="005A615D">
              <w:rPr>
                <w:rFonts w:ascii="Calibri Light" w:hAnsi="Calibri Light" w:cs="Calibri Light"/>
                <w:color w:val="000000"/>
              </w:rPr>
              <w:t xml:space="preserve"> </w:t>
            </w:r>
          </w:p>
        </w:tc>
      </w:tr>
      <w:tr w:rsidR="00F86360" w:rsidRPr="00C64922" w14:paraId="0414ABC0" w14:textId="77777777" w:rsidTr="004E29C8">
        <w:trPr>
          <w:cantSplit/>
        </w:trPr>
        <w:tc>
          <w:tcPr>
            <w:tcW w:w="2568" w:type="dxa"/>
            <w:tcBorders>
              <w:right w:val="nil"/>
            </w:tcBorders>
            <w:shd w:val="clear" w:color="auto" w:fill="FFFFFF"/>
          </w:tcPr>
          <w:p w14:paraId="76EA7C34" w14:textId="77777777" w:rsidR="00350EE5" w:rsidRPr="00D14360" w:rsidRDefault="00350EE5" w:rsidP="00350EE5">
            <w:pPr>
              <w:rPr>
                <w:rFonts w:cs="Calibri"/>
                <w:b/>
                <w:bCs/>
              </w:rPr>
            </w:pPr>
            <w:r w:rsidRPr="00D14360">
              <w:rPr>
                <w:rFonts w:cs="Calibri"/>
                <w:b/>
                <w:bCs/>
              </w:rPr>
              <w:t>Example</w:t>
            </w:r>
          </w:p>
        </w:tc>
        <w:tc>
          <w:tcPr>
            <w:tcW w:w="6787" w:type="dxa"/>
            <w:shd w:val="clear" w:color="auto" w:fill="auto"/>
          </w:tcPr>
          <w:p w14:paraId="1CABC0EB" w14:textId="1E434709"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00DC1072" w:rsidRPr="00254B4A">
              <w:rPr>
                <w:rFonts w:ascii="Calibri Light" w:hAnsi="Calibri Light" w:cs="Calibri Light"/>
                <w:i w:val="0"/>
                <w:iCs w:val="0"/>
                <w:color w:val="000000"/>
                <w:sz w:val="20"/>
                <w:szCs w:val="20"/>
              </w:rPr>
              <w:t xml:space="preserve">  </w:t>
            </w:r>
            <w:r w:rsidR="00DC1072" w:rsidRPr="00254B4A">
              <w:rPr>
                <w:rFonts w:ascii="Calibri Light" w:hAnsi="Calibri Light" w:cs="Calibri Light"/>
                <w:i w:val="0"/>
                <w:iCs w:val="0"/>
                <w:noProof/>
                <w:color w:val="000000"/>
                <w:sz w:val="20"/>
                <w:szCs w:val="20"/>
              </w:rPr>
              <w:t>Example</w:t>
            </w:r>
            <w:r w:rsidR="00DC1072" w:rsidRPr="00254B4A">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14:paraId="280D96F4" w14:textId="2D37A72B" w:rsidR="002817F4" w:rsidRDefault="008F2B18" w:rsidP="008F2B18">
      <w:pPr>
        <w:pStyle w:val="Caption"/>
      </w:pPr>
      <w:bookmarkStart w:id="1802" w:name="_Toc118898825"/>
      <w:bookmarkStart w:id="1803" w:name="_Toc127519344"/>
      <w:bookmarkStart w:id="1804" w:name="_Toc119940028"/>
      <w:r w:rsidRPr="00C64922">
        <w:t xml:space="preserve">Table </w:t>
      </w:r>
      <w:r w:rsidR="008B59D0">
        <w:fldChar w:fldCharType="begin"/>
      </w:r>
      <w:r w:rsidR="008B59D0">
        <w:instrText xml:space="preserve"> SEQ Table \* ARABIC </w:instrText>
      </w:r>
      <w:r w:rsidR="008B59D0">
        <w:fldChar w:fldCharType="separate"/>
      </w:r>
      <w:del w:id="1805" w:author="Ballot Reconciliation" w:date="2023-03-09T09:31:00Z">
        <w:r w:rsidR="00F10C7C">
          <w:rPr>
            <w:noProof/>
          </w:rPr>
          <w:delText>39</w:delText>
        </w:r>
      </w:del>
      <w:ins w:id="1806" w:author="Ballot Reconciliation" w:date="2023-03-09T09:31:00Z">
        <w:r w:rsidR="00DC1072">
          <w:rPr>
            <w:noProof/>
          </w:rPr>
          <w:t>38</w:t>
        </w:r>
      </w:ins>
      <w:r w:rsidR="008B59D0">
        <w:rPr>
          <w:noProof/>
        </w:rPr>
        <w:fldChar w:fldCharType="end"/>
      </w:r>
      <w:r w:rsidRPr="00C64922">
        <w:t>: Care Team Organizer</w:t>
      </w:r>
      <w:r w:rsidR="00852DED">
        <w:t xml:space="preserve"> Template</w:t>
      </w:r>
      <w:bookmarkEnd w:id="1802"/>
      <w:bookmarkEnd w:id="1803"/>
      <w:bookmarkEnd w:id="1804"/>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4E29C8">
      <w:pPr>
        <w:pStyle w:val="Heading4"/>
      </w:pPr>
      <w:bookmarkStart w:id="1807" w:name="_Care_Team_Organizer_1"/>
      <w:bookmarkEnd w:id="1807"/>
      <w:r>
        <w:t>Care Team Organizer Template Design</w:t>
      </w:r>
    </w:p>
    <w:p w14:paraId="4B14D59B" w14:textId="77777777" w:rsidR="00E521EE" w:rsidRDefault="00634398" w:rsidP="00E83F3B">
      <w:pPr>
        <w:rPr>
          <w:del w:id="1808" w:author="Ballot Reconciliation" w:date="2023-03-09T09:31:00Z"/>
          <w:rFonts w:eastAsia="Calibri"/>
        </w:rPr>
      </w:pPr>
      <w:del w:id="1809" w:author="Ballot Reconciliation" w:date="2023-03-09T09:31:00Z">
        <w:r>
          <w:rPr>
            <w:noProof/>
          </w:rPr>
          <w:drawing>
            <wp:anchor distT="0" distB="0" distL="114300" distR="114300" simplePos="0" relativeHeight="251663872" behindDoc="1" locked="0" layoutInCell="1" allowOverlap="1" wp14:anchorId="7953673F" wp14:editId="0FACCC6F">
              <wp:simplePos x="0" y="0"/>
              <wp:positionH relativeFrom="column">
                <wp:posOffset>0</wp:posOffset>
              </wp:positionH>
              <wp:positionV relativeFrom="paragraph">
                <wp:posOffset>0</wp:posOffset>
              </wp:positionV>
              <wp:extent cx="5943600" cy="5112385"/>
              <wp:effectExtent l="0" t="0" r="0" b="0"/>
              <wp:wrapTopAndBottom/>
              <wp:docPr id="3140"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4909C96" w14:textId="77777777" w:rsidR="00E521EE" w:rsidRDefault="00634398" w:rsidP="00E83F3B">
      <w:pPr>
        <w:rPr>
          <w:ins w:id="1810" w:author="Ballot Reconciliation" w:date="2023-03-09T09:31:00Z"/>
          <w:rFonts w:eastAsia="Calibri"/>
        </w:rPr>
      </w:pPr>
      <w:ins w:id="1811" w:author="Ballot Reconciliation" w:date="2023-03-09T09:31:00Z">
        <w:r>
          <w:rPr>
            <w:noProof/>
          </w:rPr>
          <w:lastRenderedPageBreak/>
          <w:drawing>
            <wp:anchor distT="0" distB="0" distL="114300" distR="114300" simplePos="0" relativeHeight="251651584"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AD404FA" w14:textId="6D72713F" w:rsidR="00E521EE" w:rsidRPr="003A3D50" w:rsidRDefault="00A5789F" w:rsidP="00E83F3B">
      <w:pPr>
        <w:pStyle w:val="Caption"/>
        <w:spacing w:after="0"/>
        <w:rPr>
          <w:rFonts w:cs="Calibri"/>
        </w:rPr>
      </w:pPr>
      <w:r>
        <w:rPr>
          <w:rFonts w:cs="Calibri"/>
        </w:rPr>
        <w:t xml:space="preserve">   </w:t>
      </w:r>
      <w:bookmarkStart w:id="1812" w:name="_Toc127519238"/>
      <w:bookmarkStart w:id="1813" w:name="_Toc119939921"/>
      <w:r w:rsidR="00315C06"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7</w:t>
      </w:r>
      <w:r w:rsidR="00B852E7">
        <w:rPr>
          <w:rFonts w:cs="Calibri"/>
        </w:rPr>
        <w:fldChar w:fldCharType="end"/>
      </w:r>
      <w:r w:rsidR="00315C06" w:rsidRPr="003A3D50">
        <w:rPr>
          <w:rFonts w:cs="Calibri"/>
        </w:rPr>
        <w:t>: Logical design for Care Team Organizer Template</w:t>
      </w:r>
      <w:bookmarkEnd w:id="1812"/>
      <w:bookmarkEnd w:id="1813"/>
    </w:p>
    <w:p w14:paraId="42CFC688" w14:textId="77777777" w:rsidR="009F6BA2" w:rsidRDefault="009F6BA2" w:rsidP="003A3D50">
      <w:pPr>
        <w:spacing w:line="276" w:lineRule="auto"/>
      </w:pPr>
    </w:p>
    <w:p w14:paraId="380035D6" w14:textId="202086B2" w:rsidR="003511DF" w:rsidRDefault="00A5789F" w:rsidP="003511DF">
      <w:pPr>
        <w:pStyle w:val="Caption"/>
        <w:keepNext/>
        <w:spacing w:after="0"/>
      </w:pPr>
      <w:bookmarkStart w:id="1814" w:name="_Ref21846317"/>
      <w:bookmarkStart w:id="1815" w:name="example21"/>
      <w:r>
        <w:t xml:space="preserve">  </w:t>
      </w:r>
      <w:bookmarkStart w:id="1816" w:name="_Toc118898756"/>
      <w:bookmarkStart w:id="1817" w:name="_Toc127519275"/>
      <w:bookmarkStart w:id="1818" w:name="_Toc119939958"/>
      <w:r w:rsidR="003511DF">
        <w:t xml:space="preserve">Example </w:t>
      </w:r>
      <w:r w:rsidR="008B59D0">
        <w:fldChar w:fldCharType="begin"/>
      </w:r>
      <w:r w:rsidR="008B59D0">
        <w:instrText xml:space="preserve"> SEQ Example \* ARABIC </w:instrText>
      </w:r>
      <w:r w:rsidR="008B59D0">
        <w:fldChar w:fldCharType="separate"/>
      </w:r>
      <w:r w:rsidR="00DC1072">
        <w:rPr>
          <w:noProof/>
        </w:rPr>
        <w:t>35</w:t>
      </w:r>
      <w:r w:rsidR="008B59D0">
        <w:rPr>
          <w:noProof/>
        </w:rPr>
        <w:fldChar w:fldCharType="end"/>
      </w:r>
      <w:r w:rsidR="003511DF">
        <w:t xml:space="preserve">: </w:t>
      </w:r>
      <w:r w:rsidR="003511DF" w:rsidRPr="00C26062">
        <w:t>Care Teams Section with Care Team Member Organizer for discrete data representation.</w:t>
      </w:r>
      <w:bookmarkEnd w:id="1814"/>
      <w:bookmarkEnd w:id="1816"/>
      <w:bookmarkEnd w:id="1817"/>
      <w:bookmarkEnd w:id="18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F6BA2" w14:paraId="4B9EEFF8" w14:textId="77777777" w:rsidTr="004E29C8">
        <w:tc>
          <w:tcPr>
            <w:tcW w:w="9350" w:type="dxa"/>
            <w:shd w:val="clear" w:color="auto" w:fill="auto"/>
          </w:tcPr>
          <w:bookmarkEnd w:id="1815"/>
          <w:p w14:paraId="144C06B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&lt;section&gt;</w:t>
            </w:r>
          </w:p>
          <w:p w14:paraId="43A95F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Teams Section Template ID and extension--&gt;</w:t>
            </w:r>
          </w:p>
          <w:p w14:paraId="53C5BD0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extension="2019-07-01"/&gt;</w:t>
            </w:r>
          </w:p>
          <w:p w14:paraId="63F2DD0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extension="2022-06-01"/&gt;</w:t>
            </w:r>
          </w:p>
          <w:p w14:paraId="7716946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codeSystem="2.16.840.1.113883.6.1"/&gt;</w:t>
            </w:r>
          </w:p>
          <w:p w14:paraId="384765F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14:paraId="261EAF9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0242C99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573C4CE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3F5EB90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14:paraId="2FECDE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2D2AD8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14:paraId="5FCFC54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0CFE07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&lt;th&gt;Member&lt;/th&gt;</w:t>
            </w:r>
          </w:p>
          <w:p w14:paraId="01E37E3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&lt;th&gt;Role on Team&lt;/th&gt;</w:t>
            </w:r>
          </w:p>
          <w:p w14:paraId="0F6CD7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&lt;th&gt;Status&lt;/th&gt;</w:t>
            </w:r>
          </w:p>
          <w:p w14:paraId="5D9117D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&lt;th&gt;Date&lt;/th&gt;</w:t>
            </w:r>
          </w:p>
          <w:p w14:paraId="224D4A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0A35F2E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14:paraId="52B4B35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14:paraId="7951744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&lt;tr&gt;</w:t>
            </w:r>
          </w:p>
          <w:p w14:paraId="44E7FB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14:paraId="1299E15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14:paraId="346714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14:paraId="71905E8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14:paraId="4A863CC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1AD7585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14:paraId="5263FF1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613D926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122782F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10D730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14:paraId="2A6C1C8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109031B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Organizer--&gt;</w:t>
            </w:r>
          </w:p>
          <w:p w14:paraId="06CF90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63D8C4E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classCode="CLUSTER" moodCode="EVN"&gt;</w:t>
            </w:r>
          </w:p>
          <w:p w14:paraId="0E06FB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14:paraId="3CF3192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5518FB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14:paraId="3A766EB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6C833CC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&lt;!--NEW Care Team Organizer Entry Template ID and extension--&gt;</w:t>
            </w:r>
          </w:p>
          <w:p w14:paraId="01C04C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14:paraId="494E531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codeSystem="2.16.840.1.113883.6.1"</w:t>
            </w:r>
          </w:p>
          <w:p w14:paraId="5CD5BF2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Team"&gt;</w:t>
            </w:r>
          </w:p>
          <w:p w14:paraId="0F12C49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5E0D6A2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14:paraId="43AEB0C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1FC00B1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14:paraId="2575906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Status - https://vsac.nlm.nih.gov/valueset/2.16.840.1.113883.1.11.15933/expansion--&gt;</w:t>
            </w:r>
          </w:p>
          <w:p w14:paraId="2A3171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14:paraId="45D24F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3048BA1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71177D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2D3ABC8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This participant is the Care Team Lead (1..1)--&gt;</w:t>
            </w:r>
          </w:p>
          <w:p w14:paraId="415FBF2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 Lead is one of the contained care team members in the list of care team members--&gt;</w:t>
            </w:r>
          </w:p>
          <w:p w14:paraId="1134AD1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typeCode="PPRF"&gt;</w:t>
            </w:r>
          </w:p>
          <w:p w14:paraId="2CE0D2C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14:paraId="4802CF1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&lt;!--&lt;This id matches at least one of the member's id in the Care Team Member act template--&gt;</w:t>
            </w:r>
          </w:p>
          <w:p w14:paraId="2ECFAB6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6FEF66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14:paraId="4E3D60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14:paraId="23B09F4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#1 Care Team Member Act - This component is a care team member who is a provider --&gt;</w:t>
            </w:r>
          </w:p>
          <w:p w14:paraId="49DB801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04CE0AF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 classCode="PCPR" moodCode="EVN"&gt;</w:t>
            </w:r>
          </w:p>
          <w:p w14:paraId="6F883F7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14:paraId="58F76A8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26BDD29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14:paraId="5B44009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5AD824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107EA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w:t>
            </w:r>
          </w:p>
          <w:p w14:paraId="17C640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 Information"/&gt;</w:t>
            </w:r>
          </w:p>
          <w:p w14:paraId="2BA2DD5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Member Status - https://vsac.nlm.nih.gov/valueset/2.16.840.1.113883.1.11.15933/expansion--&gt;</w:t>
            </w:r>
          </w:p>
          <w:p w14:paraId="2212CFA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14:paraId="46B4896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 xsi:type="IVL_TS"&gt;</w:t>
            </w:r>
          </w:p>
          <w:p w14:paraId="1708824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3C79837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1CB4C7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&lt;!--Attributes about the provider member - name--&gt;</w:t>
            </w:r>
          </w:p>
          <w:p w14:paraId="5E540CC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typeCode="PRF"&gt;</w:t>
            </w:r>
          </w:p>
          <w:p w14:paraId="597ACF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w:t>
            </w:r>
          </w:p>
          <w:p w14:paraId="578233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xmlns="urn:hl7-org:sdtc" code="PCP"</w:t>
            </w:r>
          </w:p>
          <w:p w14:paraId="38F5FBC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displayName="primary care physician"</w:t>
            </w:r>
          </w:p>
          <w:p w14:paraId="4FC95B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codeSystem="2.16.840.1.113883.5.88"</w:t>
            </w:r>
          </w:p>
          <w:p w14:paraId="7AD2FAF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codeSystemName="ParticipationFunction"&gt;</w:t>
            </w:r>
          </w:p>
          <w:p w14:paraId="0AF2EAD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w:t>
            </w:r>
          </w:p>
          <w:p w14:paraId="2427FF9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xmlns="urn:hl7-org:v3"&gt;</w:t>
            </w:r>
          </w:p>
          <w:p w14:paraId="2D841F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14:paraId="40C35D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21EB78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&lt;/functionCode&gt;</w:t>
            </w:r>
          </w:p>
          <w:p w14:paraId="616E20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A care team member role --&gt;</w:t>
            </w:r>
          </w:p>
          <w:p w14:paraId="58F10D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14:paraId="329F70D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14:paraId="29B9C3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14:paraId="568156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AE4808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14:paraId="6B239D6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505B250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14:paraId="53A873D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14:paraId="00716B2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14:paraId="1A27B1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14:paraId="7FC88D9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4BEBCF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14:paraId="30815F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14:paraId="6E3739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14:paraId="57A6FB2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14:paraId="3BFF1FC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4571F5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14:paraId="3FDA4C5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7B1E11D4" w14:textId="34AEEF35" w:rsidR="00637DBE" w:rsidRPr="00D14360" w:rsidRDefault="003E0931" w:rsidP="003E0931">
            <w:pPr>
              <w:rPr>
                <w:color w:val="000000"/>
              </w:rPr>
            </w:pPr>
            <w:r w:rsidRPr="003E0931">
              <w:rPr>
                <w:rFonts w:ascii="Courier New" w:hAnsi="Courier New" w:cs="Courier New"/>
                <w:color w:val="000000"/>
                <w:sz w:val="16"/>
                <w:szCs w:val="16"/>
              </w:rPr>
              <w:t>&lt;/section&gt;</w:t>
            </w:r>
          </w:p>
        </w:tc>
      </w:tr>
    </w:tbl>
    <w:p w14:paraId="2B68E3F9" w14:textId="77777777" w:rsidR="00DD51B1" w:rsidRPr="00C64922" w:rsidRDefault="00DD51B1" w:rsidP="00C17F49">
      <w:pPr>
        <w:pStyle w:val="Heading3"/>
      </w:pPr>
      <w:bookmarkStart w:id="1819" w:name="_wtbdah2ny6fi" w:colFirst="0" w:colLast="0"/>
      <w:bookmarkStart w:id="1820" w:name="_5hqxaq8gw9l7" w:colFirst="0" w:colLast="0"/>
      <w:bookmarkStart w:id="1821" w:name="_Toc10707515"/>
      <w:bookmarkStart w:id="1822" w:name="_Toc11043641"/>
      <w:bookmarkStart w:id="1823" w:name="_Toc11045628"/>
      <w:bookmarkStart w:id="1824" w:name="_Toc11391298"/>
      <w:bookmarkStart w:id="1825" w:name="_Toc127519182"/>
      <w:bookmarkStart w:id="1826" w:name="_Toc119939865"/>
      <w:bookmarkEnd w:id="1819"/>
      <w:bookmarkEnd w:id="1820"/>
      <w:r w:rsidRPr="00C64922">
        <w:lastRenderedPageBreak/>
        <w:t>Encounter</w:t>
      </w:r>
      <w:bookmarkEnd w:id="1821"/>
      <w:bookmarkEnd w:id="1822"/>
      <w:bookmarkEnd w:id="1823"/>
      <w:bookmarkEnd w:id="1824"/>
      <w:bookmarkEnd w:id="1825"/>
      <w:bookmarkEnd w:id="1826"/>
    </w:p>
    <w:p w14:paraId="71FE89FE" w14:textId="77777777" w:rsidR="00DD51B1" w:rsidRPr="00D14360" w:rsidRDefault="00DD51B1" w:rsidP="00B505D2">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643101" w:rsidRPr="00C64922" w14:paraId="7E1B32E4" w14:textId="77777777" w:rsidTr="004E29C8">
        <w:trPr>
          <w:trHeight w:val="576"/>
        </w:trPr>
        <w:tc>
          <w:tcPr>
            <w:tcW w:w="683" w:type="dxa"/>
            <w:tcBorders>
              <w:right w:val="nil"/>
            </w:tcBorders>
            <w:shd w:val="clear" w:color="auto" w:fill="C6D9F1"/>
          </w:tcPr>
          <w:p w14:paraId="4D00BA80" w14:textId="77777777" w:rsidR="00643101" w:rsidRPr="00C64922" w:rsidRDefault="00634398" w:rsidP="00900EAD">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Fonts w:eastAsia="Calibri" w:cs="Calibri"/>
        </w:rPr>
      </w:pPr>
    </w:p>
    <w:p w14:paraId="614420BD" w14:textId="77777777" w:rsidR="00504F98" w:rsidRPr="00D14360" w:rsidRDefault="00DD51B1" w:rsidP="00B505D2">
      <w:pPr>
        <w:spacing w:after="120"/>
        <w:rPr>
          <w:rFonts w:eastAsia="Calibri" w:cs="Calibri"/>
        </w:rPr>
      </w:pPr>
      <w:r w:rsidRPr="00D14360">
        <w:rPr>
          <w:rFonts w:eastAsia="Calibri" w:cs="Calibri"/>
        </w:rPr>
        <w:t>The Encounter Activity entry with an ID matching the encompassingEncounter header element represents the primary encounter being documented.</w:t>
      </w:r>
    </w:p>
    <w:p w14:paraId="0DA8CFF3" w14:textId="6E4EF4C7" w:rsidR="00DD51B1" w:rsidRPr="00D14360" w:rsidRDefault="00504F98" w:rsidP="00B505D2">
      <w:pPr>
        <w:spacing w:after="120"/>
        <w:rPr>
          <w:rFonts w:eastAsia="Calibri" w:cs="Calibri"/>
        </w:rPr>
      </w:pPr>
      <w:r w:rsidRPr="00D14360">
        <w:rPr>
          <w:rFonts w:eastAsia="Calibri" w:cs="Calibri"/>
          <w:b/>
          <w:bCs/>
        </w:rPr>
        <w:t>Reference:</w:t>
      </w:r>
      <w:r w:rsidR="00E84852"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_Ref21896240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3.2.4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_Ref21896245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Care Team Members</w:t>
      </w:r>
      <w:r w:rsidR="00294353" w:rsidRPr="007770C6">
        <w:rPr>
          <w:rFonts w:eastAsia="Calibri" w:cs="Calibri"/>
          <w:color w:val="0000FF"/>
          <w:u w:val="single"/>
        </w:rPr>
        <w:fldChar w:fldCharType="end"/>
      </w:r>
    </w:p>
    <w:p w14:paraId="203E563A" w14:textId="77777777" w:rsidR="00DD51B1" w:rsidRPr="00D14360" w:rsidRDefault="00DD51B1" w:rsidP="00B505D2">
      <w:pPr>
        <w:spacing w:after="120"/>
        <w:rPr>
          <w:rFonts w:eastAsia="Calibri" w:cs="Calibri"/>
        </w:rPr>
      </w:pPr>
      <w:r w:rsidRPr="00D14360">
        <w:rPr>
          <w:rFonts w:eastAsia="Calibri" w:cs="Calibri"/>
        </w:rPr>
        <w:t>The Encounter Diagnosis is always represented as an entryRelationship to an Encounter Activity, even when the document is about a single encounter. Historical encounters would each be documented as an Encounter Activity and information about that encounter would be recorded using an entryRelationship within that corresponding Encounter Activity.  Additional information, such as free-text notes may also be communicated using extra entryRelationships within the associated Encounter Activity.</w:t>
      </w:r>
    </w:p>
    <w:p w14:paraId="127EA459" w14:textId="77777777" w:rsidR="00504F98" w:rsidRPr="00D14360" w:rsidRDefault="00DD51B1" w:rsidP="00B505D2">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entryRelationship should link to this new Note Activity entry template.  </w:t>
      </w:r>
    </w:p>
    <w:p w14:paraId="1F73A36E" w14:textId="732B6B34" w:rsidR="00DD51B1" w:rsidRPr="00D14360" w:rsidRDefault="00504F98" w:rsidP="00B505D2">
      <w:pPr>
        <w:spacing w:after="120"/>
        <w:rPr>
          <w:rFonts w:eastAsia="Calibri" w:cs="Calibri"/>
        </w:rPr>
      </w:pPr>
      <w:r w:rsidRPr="00D14360">
        <w:rPr>
          <w:rFonts w:eastAsia="Calibri" w:cs="Calibri"/>
          <w:b/>
          <w:bCs/>
        </w:rPr>
        <w:t>Reference:</w:t>
      </w:r>
      <w:r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_Ref21896281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4.</w:t>
      </w:r>
      <w:del w:id="1827" w:author="Ballot Reconciliation" w:date="2023-03-09T09:31:00Z">
        <w:r w:rsidR="00F10C7C">
          <w:rPr>
            <w:rFonts w:eastAsia="Calibri" w:cs="Calibri"/>
            <w:color w:val="0000FF"/>
            <w:u w:val="single"/>
          </w:rPr>
          <w:delText>5</w:delText>
        </w:r>
      </w:del>
      <w:ins w:id="1828" w:author="Ballot Reconciliation" w:date="2023-03-09T09:31:00Z">
        <w:r w:rsidR="00DC1072">
          <w:rPr>
            <w:rFonts w:eastAsia="Calibri" w:cs="Calibri"/>
            <w:color w:val="0000FF"/>
            <w:u w:val="single"/>
          </w:rPr>
          <w:t>4</w:t>
        </w:r>
      </w:ins>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_Ref21896290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New and Additional C-CDA Section Templates (Defined in this Companion Guide)</w:t>
      </w:r>
      <w:r w:rsidR="00294353" w:rsidRPr="007770C6">
        <w:rPr>
          <w:rFonts w:eastAsia="Calibri" w:cs="Calibri"/>
          <w:color w:val="0000FF"/>
          <w:u w:val="single"/>
        </w:rPr>
        <w:fldChar w:fldCharType="end"/>
      </w:r>
      <w:r w:rsidR="00294353" w:rsidRPr="00AD08FB">
        <w:rPr>
          <w:rFonts w:eastAsia="Calibri" w:cs="Calibri"/>
        </w:rPr>
        <w:t>,</w:t>
      </w:r>
      <w:r w:rsidR="00086428" w:rsidRPr="00AD08FB">
        <w:rPr>
          <w:rFonts w:eastAsia="Calibri" w:cs="Calibri"/>
        </w:rPr>
        <w:t xml:space="preserve"> </w:t>
      </w:r>
      <w:r w:rsidR="00DD51B1" w:rsidRPr="00AD08FB">
        <w:rPr>
          <w:rFonts w:eastAsia="Calibri" w:cs="Calibri"/>
        </w:rPr>
        <w:t>Appendix A.</w:t>
      </w:r>
      <w:r w:rsidR="009E2897" w:rsidRPr="00AD08FB">
        <w:rPr>
          <w:rFonts w:eastAsia="Calibri" w:cs="Calibri"/>
        </w:rPr>
        <w:t>1.2</w:t>
      </w:r>
      <w:r w:rsidR="00086428" w:rsidRPr="00D14360">
        <w:rPr>
          <w:rFonts w:eastAsia="Calibri" w:cs="Calibri"/>
        </w:rPr>
        <w:t xml:space="preserve">  </w:t>
      </w:r>
    </w:p>
    <w:p w14:paraId="3251762C" w14:textId="77777777" w:rsidR="00DD51B1" w:rsidRDefault="00DD51B1" w:rsidP="004E29C8">
      <w:pPr>
        <w:pStyle w:val="Heading4"/>
      </w:pPr>
      <w:bookmarkStart w:id="1829" w:name="_v1dwgtl7veqd" w:colFirst="0" w:colLast="0"/>
      <w:bookmarkStart w:id="1830" w:name="_Toc11043642"/>
      <w:bookmarkEnd w:id="1829"/>
      <w:r w:rsidRPr="00C64922">
        <w:t>Encounter Activity</w:t>
      </w:r>
      <w:bookmarkEnd w:id="1830"/>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705509" w:rsidRPr="00C64922" w14:paraId="6AF38B7E" w14:textId="77777777" w:rsidTr="004E29C8">
        <w:trPr>
          <w:cantSplit/>
          <w:tblHeader/>
        </w:trPr>
        <w:tc>
          <w:tcPr>
            <w:tcW w:w="2312" w:type="dxa"/>
            <w:tcBorders>
              <w:bottom w:val="nil"/>
              <w:right w:val="nil"/>
            </w:tcBorders>
            <w:shd w:val="clear" w:color="auto" w:fill="4F81BD"/>
          </w:tcPr>
          <w:p w14:paraId="7A2F4D33" w14:textId="77777777" w:rsidR="00705509" w:rsidRPr="00D14360" w:rsidRDefault="00705509" w:rsidP="00705509">
            <w:pPr>
              <w:rPr>
                <w:rFonts w:cs="Calibri"/>
                <w:b/>
                <w:bCs/>
                <w:color w:val="FFFFFF"/>
              </w:rPr>
            </w:pPr>
            <w:r w:rsidRPr="00D14360">
              <w:rPr>
                <w:rFonts w:cs="Calibri"/>
                <w:b/>
                <w:bCs/>
                <w:color w:val="FFFFFF"/>
              </w:rPr>
              <w:t>Entry Template</w:t>
            </w:r>
          </w:p>
        </w:tc>
        <w:tc>
          <w:tcPr>
            <w:tcW w:w="6930" w:type="dxa"/>
            <w:shd w:val="clear" w:color="auto" w:fill="4F81BD"/>
          </w:tcPr>
          <w:p w14:paraId="03B187DB" w14:textId="77777777" w:rsidR="00705509" w:rsidRPr="00D14360" w:rsidRDefault="00705509" w:rsidP="00705509">
            <w:pPr>
              <w:rPr>
                <w:rFonts w:cs="Calibri"/>
                <w:b/>
                <w:iCs/>
                <w:color w:val="FFFFFF"/>
              </w:rPr>
            </w:pPr>
            <w:r w:rsidRPr="00D14360">
              <w:rPr>
                <w:rFonts w:cs="Calibri"/>
                <w:b/>
                <w:iCs/>
                <w:color w:val="FFFFFF"/>
              </w:rPr>
              <w:t xml:space="preserve">Encounter Activity (V3) </w:t>
            </w:r>
          </w:p>
          <w:p w14:paraId="4CB58671" w14:textId="77777777" w:rsidR="00705509" w:rsidRPr="00D14360" w:rsidRDefault="00705509" w:rsidP="00705509">
            <w:pPr>
              <w:rPr>
                <w:rFonts w:cs="Calibri"/>
                <w:bCs/>
                <w:color w:val="FFFFFF"/>
              </w:rPr>
            </w:pPr>
            <w:r w:rsidRPr="00D14360">
              <w:rPr>
                <w:rFonts w:cs="Calibri"/>
                <w:bCs/>
                <w:color w:val="FFFFFF"/>
                <w:sz w:val="18"/>
              </w:rPr>
              <w:t>[encounter: identifier urn:hl7ii:2.16.840.1.113883.10.20.22.4.49:2015-08-01 (open)]</w:t>
            </w:r>
          </w:p>
        </w:tc>
      </w:tr>
      <w:tr w:rsidR="00705509" w:rsidRPr="00C64922" w14:paraId="5AB9B5AF" w14:textId="77777777" w:rsidTr="004E29C8">
        <w:trPr>
          <w:trHeight w:val="368"/>
        </w:trPr>
        <w:tc>
          <w:tcPr>
            <w:tcW w:w="2312" w:type="dxa"/>
            <w:tcBorders>
              <w:top w:val="single" w:sz="4" w:space="0" w:color="4F81BD"/>
              <w:bottom w:val="single" w:sz="4" w:space="0" w:color="4F81BD"/>
              <w:right w:val="nil"/>
            </w:tcBorders>
            <w:shd w:val="clear" w:color="auto" w:fill="FFFFFF"/>
          </w:tcPr>
          <w:p w14:paraId="1C3B56F0" w14:textId="77777777" w:rsidR="00705509" w:rsidRPr="00D14360" w:rsidRDefault="00705509" w:rsidP="00705509">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2B82F9E6"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 xml:space="preserve">HL7 C-CDA R2.1 </w:t>
            </w:r>
          </w:p>
        </w:tc>
      </w:tr>
      <w:tr w:rsidR="00705509" w:rsidRPr="00C64922" w14:paraId="2092265C" w14:textId="77777777" w:rsidTr="004E29C8">
        <w:trPr>
          <w:trHeight w:val="683"/>
        </w:trPr>
        <w:tc>
          <w:tcPr>
            <w:tcW w:w="2312" w:type="dxa"/>
            <w:tcBorders>
              <w:right w:val="nil"/>
            </w:tcBorders>
            <w:shd w:val="clear" w:color="auto" w:fill="FFFFFF"/>
          </w:tcPr>
          <w:p w14:paraId="217BDF35" w14:textId="77777777" w:rsidR="00705509" w:rsidRPr="00D14360" w:rsidRDefault="00705509" w:rsidP="00705509">
            <w:pPr>
              <w:rPr>
                <w:rFonts w:cs="Calibri"/>
                <w:b/>
                <w:bCs/>
              </w:rPr>
            </w:pPr>
            <w:r w:rsidRPr="00D14360">
              <w:rPr>
                <w:rFonts w:cs="Calibri"/>
                <w:b/>
                <w:bCs/>
              </w:rPr>
              <w:t>Purpose</w:t>
            </w:r>
          </w:p>
        </w:tc>
        <w:tc>
          <w:tcPr>
            <w:tcW w:w="6930" w:type="dxa"/>
            <w:shd w:val="clear" w:color="auto" w:fill="auto"/>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00705509" w:rsidRPr="00C64922" w14:paraId="508F15AA" w14:textId="77777777" w:rsidTr="004E29C8">
        <w:trPr>
          <w:trHeight w:val="350"/>
        </w:trPr>
        <w:tc>
          <w:tcPr>
            <w:tcW w:w="2312" w:type="dxa"/>
            <w:tcBorders>
              <w:top w:val="single" w:sz="4" w:space="0" w:color="4F81BD"/>
              <w:bottom w:val="single" w:sz="4" w:space="0" w:color="4F81BD"/>
              <w:right w:val="nil"/>
            </w:tcBorders>
            <w:shd w:val="clear" w:color="auto" w:fill="FFFFFF"/>
          </w:tcPr>
          <w:p w14:paraId="21D64EDF" w14:textId="77777777" w:rsidR="00705509" w:rsidRPr="00D14360" w:rsidRDefault="00705509" w:rsidP="00705509">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59C8460"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 constraint specified.</w:t>
            </w:r>
          </w:p>
        </w:tc>
      </w:tr>
      <w:tr w:rsidR="00705509" w:rsidRPr="00C64922" w14:paraId="5B400DF9"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1C3EFCD7" w14:textId="77777777" w:rsidR="00705509" w:rsidRPr="00D14360" w:rsidRDefault="00705509" w:rsidP="00705509">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769507"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Not explicitly specified.</w:t>
            </w:r>
          </w:p>
        </w:tc>
      </w:tr>
      <w:tr w:rsidR="00705509" w:rsidRPr="00C64922" w14:paraId="58224E5A" w14:textId="77777777" w:rsidTr="004E29C8">
        <w:tc>
          <w:tcPr>
            <w:tcW w:w="2312" w:type="dxa"/>
            <w:tcBorders>
              <w:top w:val="single" w:sz="4" w:space="0" w:color="4472C4" w:themeColor="accent1"/>
              <w:right w:val="nil"/>
            </w:tcBorders>
            <w:shd w:val="clear" w:color="auto" w:fill="FFFFFF"/>
          </w:tcPr>
          <w:p w14:paraId="771CCC2D" w14:textId="77777777" w:rsidR="00705509" w:rsidRPr="00D14360" w:rsidRDefault="00705509" w:rsidP="00705509">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26D1C293" w14:textId="77777777" w:rsidR="00705509" w:rsidRPr="00D14360" w:rsidRDefault="00705509" w:rsidP="00D14360">
            <w:pPr>
              <w:keepNext/>
              <w:rPr>
                <w:rFonts w:ascii="Calibri Light" w:hAnsi="Calibri Light" w:cs="Calibri Light"/>
                <w:szCs w:val="18"/>
              </w:rPr>
            </w:pPr>
            <w:r w:rsidRPr="00D14360">
              <w:rPr>
                <w:rFonts w:ascii="Calibri Light" w:hAnsi="Calibri Light" w:cs="Calibri Light"/>
                <w:szCs w:val="18"/>
              </w:rPr>
              <w:t xml:space="preserve">This template the sdtc:dischargeDispositionCode extension which may be used to </w:t>
            </w:r>
            <w:r w:rsidRPr="00D14360">
              <w:rPr>
                <w:rFonts w:ascii="Calibri Light" w:hAnsi="Calibri Light" w:cs="Calibri Light"/>
                <w:szCs w:val="18"/>
              </w:rPr>
              <w:lastRenderedPageBreak/>
              <w:t>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0009537F" w:rsidRPr="00C64922" w14:paraId="4AF590EF" w14:textId="77777777" w:rsidTr="004E29C8">
        <w:tc>
          <w:tcPr>
            <w:tcW w:w="2312" w:type="dxa"/>
            <w:tcBorders>
              <w:top w:val="single" w:sz="4" w:space="0" w:color="4F81BD"/>
              <w:bottom w:val="single" w:sz="4" w:space="0" w:color="4F81BD"/>
              <w:right w:val="nil"/>
            </w:tcBorders>
            <w:shd w:val="clear" w:color="auto" w:fill="FFFFFF"/>
          </w:tcPr>
          <w:p w14:paraId="3724C171" w14:textId="77777777" w:rsidR="0009537F" w:rsidRPr="00D14360" w:rsidRDefault="0009537F" w:rsidP="0009537F">
            <w:pPr>
              <w:rPr>
                <w:rFonts w:cs="Calibri"/>
                <w:b/>
                <w:bCs/>
              </w:rPr>
            </w:pPr>
            <w:r>
              <w:rPr>
                <w:rFonts w:cs="Calibri"/>
                <w:b/>
                <w:bCs/>
              </w:rPr>
              <w:lastRenderedPageBreak/>
              <w:t>Reference</w:t>
            </w:r>
          </w:p>
        </w:tc>
        <w:tc>
          <w:tcPr>
            <w:tcW w:w="6930" w:type="dxa"/>
            <w:tcBorders>
              <w:top w:val="single" w:sz="4" w:space="0" w:color="4F81BD"/>
              <w:bottom w:val="single" w:sz="4" w:space="0" w:color="4F81BD"/>
            </w:tcBorders>
            <w:shd w:val="clear" w:color="auto" w:fill="auto"/>
          </w:tcPr>
          <w:p w14:paraId="181DD15D" w14:textId="68BB3161" w:rsidR="0009537F" w:rsidRPr="00D14360" w:rsidRDefault="0009537F" w:rsidP="0009537F">
            <w:pPr>
              <w:rPr>
                <w:rFonts w:ascii="Calibri Light" w:hAnsi="Calibri Light" w:cs="Calibri Light"/>
              </w:rPr>
            </w:pPr>
            <w:r w:rsidRPr="00D14360">
              <w:rPr>
                <w:rFonts w:ascii="Calibri Light" w:hAnsi="Calibri Light" w:cs="Calibri Light"/>
              </w:rPr>
              <w:t xml:space="preserve">Visit </w:t>
            </w:r>
            <w:hyperlink r:id="rId48" w:history="1">
              <w:r w:rsidRPr="00D14360">
                <w:rPr>
                  <w:rStyle w:val="Hyperlink"/>
                  <w:rFonts w:ascii="Calibri Light" w:hAnsi="Calibri Light" w:cs="Calibri Light"/>
                </w:rPr>
                <w:t>HL7 CDA Example Search</w:t>
              </w:r>
            </w:hyperlink>
          </w:p>
        </w:tc>
      </w:tr>
      <w:tr w:rsidR="0009537F" w:rsidRPr="00C64922" w14:paraId="4E9536BC" w14:textId="77777777" w:rsidTr="004E29C8">
        <w:tc>
          <w:tcPr>
            <w:tcW w:w="2312" w:type="dxa"/>
            <w:tcBorders>
              <w:top w:val="single" w:sz="4" w:space="0" w:color="4F81BD"/>
              <w:bottom w:val="single" w:sz="4" w:space="0" w:color="4F81BD"/>
              <w:right w:val="nil"/>
            </w:tcBorders>
            <w:shd w:val="clear" w:color="auto" w:fill="FFFFFF"/>
          </w:tcPr>
          <w:p w14:paraId="49C60AD9"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4D9B017F" w14:textId="7062370B" w:rsidR="0009537F" w:rsidRPr="00D14360" w:rsidRDefault="0009537F" w:rsidP="0009537F">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r:id="rId49" w:history="1">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14:paraId="4D619CB8" w14:textId="63BCA286" w:rsidR="008F2B18" w:rsidRPr="00C64922" w:rsidRDefault="00A5789F">
      <w:pPr>
        <w:pStyle w:val="Caption"/>
      </w:pPr>
      <w:bookmarkStart w:id="1831" w:name="_tayw6btsrbax" w:colFirst="0" w:colLast="0"/>
      <w:bookmarkStart w:id="1832" w:name="_Toc11043701"/>
      <w:bookmarkEnd w:id="1831"/>
      <w:r>
        <w:t xml:space="preserve">  </w:t>
      </w:r>
      <w:bookmarkStart w:id="1833" w:name="_Toc118898826"/>
      <w:bookmarkStart w:id="1834" w:name="_Toc127519345"/>
      <w:bookmarkStart w:id="1835" w:name="_Toc119940029"/>
      <w:r w:rsidR="008F2B18" w:rsidRPr="00C64922">
        <w:t xml:space="preserve">Table </w:t>
      </w:r>
      <w:r w:rsidR="008B59D0">
        <w:fldChar w:fldCharType="begin"/>
      </w:r>
      <w:r w:rsidR="008B59D0">
        <w:instrText xml:space="preserve"> SEQ Table \* ARABIC </w:instrText>
      </w:r>
      <w:r w:rsidR="008B59D0">
        <w:fldChar w:fldCharType="separate"/>
      </w:r>
      <w:del w:id="1836" w:author="Ballot Reconciliation" w:date="2023-03-09T09:31:00Z">
        <w:r w:rsidR="00F10C7C">
          <w:rPr>
            <w:noProof/>
          </w:rPr>
          <w:delText>40</w:delText>
        </w:r>
      </w:del>
      <w:ins w:id="1837" w:author="Ballot Reconciliation" w:date="2023-03-09T09:31:00Z">
        <w:r w:rsidR="00DC1072">
          <w:rPr>
            <w:noProof/>
          </w:rPr>
          <w:t>39</w:t>
        </w:r>
      </w:ins>
      <w:r w:rsidR="008B59D0">
        <w:rPr>
          <w:noProof/>
        </w:rPr>
        <w:fldChar w:fldCharType="end"/>
      </w:r>
      <w:r w:rsidR="008F2B18" w:rsidRPr="00C64922">
        <w:t>: Encounter Activity</w:t>
      </w:r>
      <w:r w:rsidR="00852DED" w:rsidRPr="00852DED">
        <w:t xml:space="preserve"> </w:t>
      </w:r>
      <w:r w:rsidR="00852DED">
        <w:t>Template</w:t>
      </w:r>
      <w:bookmarkEnd w:id="1833"/>
      <w:bookmarkEnd w:id="1834"/>
      <w:bookmarkEnd w:id="1835"/>
    </w:p>
    <w:p w14:paraId="34C61131" w14:textId="77777777" w:rsidR="00ED4473" w:rsidRPr="00C64922" w:rsidRDefault="00ED4473" w:rsidP="004E29C8">
      <w:pPr>
        <w:pStyle w:val="Heading4"/>
      </w:pPr>
      <w:r w:rsidRPr="00C64922">
        <w:t>Encounter Diagnosis</w:t>
      </w:r>
      <w:bookmarkEnd w:id="1832"/>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888BDAC" w14:textId="77777777" w:rsidTr="004E29C8">
        <w:trPr>
          <w:cantSplit/>
          <w:tblHeader/>
        </w:trPr>
        <w:tc>
          <w:tcPr>
            <w:tcW w:w="2312" w:type="dxa"/>
            <w:tcBorders>
              <w:bottom w:val="nil"/>
              <w:right w:val="nil"/>
            </w:tcBorders>
            <w:shd w:val="clear" w:color="auto" w:fill="4F81BD"/>
          </w:tcPr>
          <w:p w14:paraId="2D8E502E"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7A6C436" w14:textId="77777777" w:rsidR="009F6BA2" w:rsidRPr="00D14360" w:rsidRDefault="009F6BA2" w:rsidP="00E42FA6">
            <w:pPr>
              <w:rPr>
                <w:rFonts w:cs="Calibri"/>
                <w:b/>
                <w:iCs/>
                <w:color w:val="FFFFFF"/>
              </w:rPr>
            </w:pPr>
            <w:r w:rsidRPr="00D14360">
              <w:rPr>
                <w:rFonts w:cs="Calibri"/>
                <w:b/>
                <w:iCs/>
                <w:color w:val="FFFFFF"/>
              </w:rPr>
              <w:t xml:space="preserve">Encounter Diagnosis (V3) </w:t>
            </w:r>
          </w:p>
          <w:p w14:paraId="63C21ABD" w14:textId="77777777" w:rsidR="009F6BA2" w:rsidRPr="00D14360" w:rsidRDefault="009F6BA2" w:rsidP="00E42FA6">
            <w:pPr>
              <w:rPr>
                <w:rFonts w:cs="Calibri"/>
                <w:bCs/>
                <w:color w:val="FFFFFF"/>
              </w:rPr>
            </w:pPr>
            <w:r w:rsidRPr="00D14360">
              <w:rPr>
                <w:rFonts w:cs="Calibri"/>
                <w:bCs/>
                <w:color w:val="FFFFFF"/>
                <w:sz w:val="18"/>
              </w:rPr>
              <w:t>[act: identifier urn:hl7ii:2.16.840.1.113883.10.20.22.4.80:2015-08-01 (open)]</w:t>
            </w:r>
          </w:p>
        </w:tc>
      </w:tr>
      <w:tr w:rsidR="009F6BA2" w:rsidRPr="00C64922" w14:paraId="5C2EA873" w14:textId="77777777" w:rsidTr="004E29C8">
        <w:trPr>
          <w:trHeight w:val="368"/>
        </w:trPr>
        <w:tc>
          <w:tcPr>
            <w:tcW w:w="2312" w:type="dxa"/>
            <w:tcBorders>
              <w:top w:val="single" w:sz="4" w:space="0" w:color="4F81BD"/>
              <w:bottom w:val="single" w:sz="4" w:space="0" w:color="4F81BD"/>
              <w:right w:val="nil"/>
            </w:tcBorders>
            <w:shd w:val="clear" w:color="auto" w:fill="FFFFFF"/>
          </w:tcPr>
          <w:p w14:paraId="20E13060"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7A0991E3"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7C2AC2FF" w14:textId="77777777" w:rsidTr="004E29C8">
        <w:trPr>
          <w:trHeight w:val="683"/>
        </w:trPr>
        <w:tc>
          <w:tcPr>
            <w:tcW w:w="2312" w:type="dxa"/>
            <w:tcBorders>
              <w:right w:val="nil"/>
            </w:tcBorders>
            <w:shd w:val="clear" w:color="auto" w:fill="FFFFFF"/>
          </w:tcPr>
          <w:p w14:paraId="05012EB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009F6BA2" w:rsidRPr="00C64922" w14:paraId="0B9BFEF3" w14:textId="77777777" w:rsidTr="004E29C8">
        <w:trPr>
          <w:trHeight w:val="350"/>
        </w:trPr>
        <w:tc>
          <w:tcPr>
            <w:tcW w:w="2312" w:type="dxa"/>
            <w:tcBorders>
              <w:top w:val="single" w:sz="4" w:space="0" w:color="4F81BD"/>
              <w:bottom w:val="single" w:sz="4" w:space="0" w:color="4F81BD"/>
              <w:right w:val="nil"/>
            </w:tcBorders>
            <w:shd w:val="clear" w:color="auto" w:fill="FFFFFF"/>
          </w:tcPr>
          <w:p w14:paraId="0F87ADEC"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6327DED2"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 constraint specified.</w:t>
            </w:r>
          </w:p>
        </w:tc>
      </w:tr>
      <w:tr w:rsidR="009F6BA2" w:rsidRPr="00C64922" w14:paraId="25665EB3"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7A906FE3"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2215FD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9F6BA2" w:rsidRPr="00C64922" w14:paraId="4EE9A3FF" w14:textId="77777777" w:rsidTr="004E29C8">
        <w:tc>
          <w:tcPr>
            <w:tcW w:w="2312" w:type="dxa"/>
            <w:tcBorders>
              <w:top w:val="single" w:sz="4" w:space="0" w:color="4472C4" w:themeColor="accent1"/>
              <w:bottom w:val="single" w:sz="4" w:space="0" w:color="4472C4"/>
              <w:right w:val="nil"/>
            </w:tcBorders>
            <w:shd w:val="clear" w:color="auto" w:fill="FFFFFF"/>
          </w:tcPr>
          <w:p w14:paraId="77602F1D"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cBorders>
            <w:shd w:val="clear" w:color="auto" w:fill="auto"/>
          </w:tcPr>
          <w:p w14:paraId="3FFC58DB"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0009537F" w:rsidRPr="00C64922" w14:paraId="77D99E49" w14:textId="77777777" w:rsidTr="004E29C8">
        <w:tc>
          <w:tcPr>
            <w:tcW w:w="2312" w:type="dxa"/>
            <w:tcBorders>
              <w:top w:val="single" w:sz="4" w:space="0" w:color="4472C4"/>
              <w:bottom w:val="single" w:sz="4" w:space="0" w:color="4F81BD"/>
              <w:right w:val="nil"/>
            </w:tcBorders>
            <w:shd w:val="clear" w:color="auto" w:fill="FFFFFF"/>
          </w:tcPr>
          <w:p w14:paraId="744550B0" w14:textId="77777777" w:rsidR="0009537F" w:rsidRPr="00D14360" w:rsidRDefault="0009537F" w:rsidP="00E42FA6">
            <w:pPr>
              <w:rPr>
                <w:rFonts w:cs="Calibri"/>
                <w:b/>
                <w:bCs/>
              </w:rPr>
            </w:pPr>
            <w:r>
              <w:rPr>
                <w:rFonts w:cs="Calibri"/>
                <w:b/>
                <w:bCs/>
              </w:rPr>
              <w:t>Reference</w:t>
            </w:r>
          </w:p>
        </w:tc>
        <w:tc>
          <w:tcPr>
            <w:tcW w:w="6930" w:type="dxa"/>
            <w:tcBorders>
              <w:top w:val="single" w:sz="4" w:space="0" w:color="4472C4"/>
              <w:bottom w:val="single" w:sz="4" w:space="0" w:color="4F81BD"/>
            </w:tcBorders>
            <w:shd w:val="clear" w:color="auto" w:fill="auto"/>
          </w:tcPr>
          <w:p w14:paraId="22357516" w14:textId="190E3E53" w:rsidR="0009537F" w:rsidRPr="00D14360" w:rsidRDefault="0009537F" w:rsidP="00D14360">
            <w:pPr>
              <w:keepNext/>
              <w:rPr>
                <w:rFonts w:ascii="Calibri Light" w:hAnsi="Calibri Light" w:cs="Calibri Light"/>
                <w:szCs w:val="18"/>
              </w:rPr>
            </w:pPr>
            <w:r w:rsidRPr="00D14360">
              <w:rPr>
                <w:rFonts w:ascii="Calibri Light" w:hAnsi="Calibri Light" w:cs="Calibri Light"/>
              </w:rPr>
              <w:t xml:space="preserve">Visit </w:t>
            </w:r>
            <w:hyperlink r:id="rId50" w:history="1">
              <w:r w:rsidRPr="00D14360">
                <w:rPr>
                  <w:rStyle w:val="Hyperlink"/>
                  <w:rFonts w:ascii="Calibri Light" w:hAnsi="Calibri Light" w:cs="Calibri Light"/>
                </w:rPr>
                <w:t>HL7 CDA Example Search</w:t>
              </w:r>
            </w:hyperlink>
          </w:p>
        </w:tc>
      </w:tr>
      <w:tr w:rsidR="00C563F3" w:rsidRPr="00C64922" w14:paraId="3D572EB8" w14:textId="77777777" w:rsidTr="004E29C8">
        <w:tc>
          <w:tcPr>
            <w:tcW w:w="2312" w:type="dxa"/>
            <w:tcBorders>
              <w:top w:val="single" w:sz="4" w:space="0" w:color="4F81BD"/>
              <w:bottom w:val="single" w:sz="4" w:space="0" w:color="4F81BD"/>
              <w:right w:val="nil"/>
            </w:tcBorders>
            <w:shd w:val="clear" w:color="auto" w:fill="FFFFFF"/>
          </w:tcPr>
          <w:p w14:paraId="729A59CB"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673A394" w14:textId="5279A7DE" w:rsidR="00C563F3" w:rsidRPr="0083506C" w:rsidRDefault="0009537F" w:rsidP="00D14360">
            <w:pPr>
              <w:keepNext/>
              <w:rPr>
                <w:rFonts w:ascii="Calibri Light" w:hAnsi="Calibri Light" w:cs="Calibri Light"/>
              </w:rPr>
            </w:pPr>
            <w:r w:rsidRPr="003A3D50">
              <w:rPr>
                <w:rFonts w:ascii="Calibri Light" w:hAnsi="Calibri Light" w:cs="Calibri Light"/>
              </w:rPr>
              <w:t xml:space="preserve">How to represent </w:t>
            </w:r>
            <w:hyperlink r:id="rId51" w:history="1">
              <w:r w:rsidRPr="005A615D">
                <w:rPr>
                  <w:rStyle w:val="Hyperlink"/>
                  <w:rFonts w:ascii="Calibri Light" w:hAnsi="Calibri Light" w:cs="Calibri Light"/>
                </w:rPr>
                <w:t xml:space="preserve"> “Outpatient Encounter with Diagnoses”</w:t>
              </w:r>
            </w:hyperlink>
          </w:p>
        </w:tc>
      </w:tr>
    </w:tbl>
    <w:p w14:paraId="54A82D66" w14:textId="56B3D99A" w:rsidR="00ED4473" w:rsidRPr="00D14360" w:rsidRDefault="00A5789F" w:rsidP="008F2B18">
      <w:pPr>
        <w:pStyle w:val="Caption"/>
        <w:rPr>
          <w:rFonts w:cs="Calibri"/>
        </w:rPr>
      </w:pPr>
      <w:r>
        <w:t xml:space="preserve">  </w:t>
      </w:r>
      <w:bookmarkStart w:id="1838" w:name="_Toc118898827"/>
      <w:bookmarkStart w:id="1839" w:name="_Toc127519346"/>
      <w:bookmarkStart w:id="1840" w:name="_Toc119940030"/>
      <w:r w:rsidR="008F2B18" w:rsidRPr="00C64922">
        <w:t xml:space="preserve">Table </w:t>
      </w:r>
      <w:r w:rsidR="008B59D0">
        <w:fldChar w:fldCharType="begin"/>
      </w:r>
      <w:r w:rsidR="008B59D0">
        <w:instrText xml:space="preserve"> SEQ Table \* ARABIC </w:instrText>
      </w:r>
      <w:r w:rsidR="008B59D0">
        <w:fldChar w:fldCharType="separate"/>
      </w:r>
      <w:del w:id="1841" w:author="Ballot Reconciliation" w:date="2023-03-09T09:31:00Z">
        <w:r w:rsidR="00F10C7C">
          <w:rPr>
            <w:noProof/>
          </w:rPr>
          <w:delText>41</w:delText>
        </w:r>
      </w:del>
      <w:ins w:id="1842" w:author="Ballot Reconciliation" w:date="2023-03-09T09:31:00Z">
        <w:r w:rsidR="00DC1072">
          <w:rPr>
            <w:noProof/>
          </w:rPr>
          <w:t>40</w:t>
        </w:r>
      </w:ins>
      <w:r w:rsidR="008B59D0">
        <w:rPr>
          <w:noProof/>
        </w:rPr>
        <w:fldChar w:fldCharType="end"/>
      </w:r>
      <w:r w:rsidR="008F2B18" w:rsidRPr="00C64922">
        <w:t>: Encounter Diagnosis</w:t>
      </w:r>
      <w:r w:rsidR="00852DED" w:rsidRPr="00852DED">
        <w:t xml:space="preserve"> </w:t>
      </w:r>
      <w:r w:rsidR="00852DED">
        <w:t>Template</w:t>
      </w:r>
      <w:bookmarkEnd w:id="1838"/>
      <w:bookmarkEnd w:id="1839"/>
      <w:bookmarkEnd w:id="1840"/>
    </w:p>
    <w:p w14:paraId="52E272C0" w14:textId="77777777" w:rsidR="00F76B67" w:rsidRPr="00C64922" w:rsidRDefault="00F76B67" w:rsidP="004E29C8">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98DF4CA" w14:textId="77777777" w:rsidTr="004E29C8">
        <w:trPr>
          <w:cantSplit/>
          <w:tblHeader/>
        </w:trPr>
        <w:tc>
          <w:tcPr>
            <w:tcW w:w="2312" w:type="dxa"/>
            <w:tcBorders>
              <w:bottom w:val="nil"/>
              <w:right w:val="nil"/>
            </w:tcBorders>
            <w:shd w:val="clear" w:color="auto" w:fill="4F81BD"/>
          </w:tcPr>
          <w:p w14:paraId="545921A4"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A6C6E03" w14:textId="77777777" w:rsidR="009F6BA2" w:rsidRPr="00D14360" w:rsidRDefault="009F6BA2" w:rsidP="00E42FA6">
            <w:pPr>
              <w:rPr>
                <w:rFonts w:cs="Calibri"/>
                <w:b/>
                <w:iCs/>
                <w:color w:val="FFFFFF"/>
              </w:rPr>
            </w:pPr>
            <w:r w:rsidRPr="00D14360">
              <w:rPr>
                <w:rFonts w:cs="Calibri"/>
                <w:b/>
                <w:iCs/>
                <w:color w:val="FFFFFF"/>
              </w:rPr>
              <w:t xml:space="preserve">Hospital Admission Diagnosis (V3) </w:t>
            </w:r>
          </w:p>
          <w:p w14:paraId="2CC55656" w14:textId="77777777" w:rsidR="009F6BA2" w:rsidRPr="00D14360" w:rsidRDefault="009F6BA2" w:rsidP="00E42FA6">
            <w:pPr>
              <w:rPr>
                <w:rFonts w:cs="Calibri"/>
                <w:bCs/>
                <w:color w:val="FFFFFF"/>
              </w:rPr>
            </w:pPr>
            <w:r w:rsidRPr="00D14360">
              <w:rPr>
                <w:rFonts w:cs="Calibri"/>
                <w:bCs/>
                <w:color w:val="FFFFFF"/>
                <w:sz w:val="18"/>
              </w:rPr>
              <w:t>[act: identifier urn:hl7ii:2.16.840.1.113883.10.20.22.4.34:2015-08-01 (open)]</w:t>
            </w:r>
          </w:p>
        </w:tc>
      </w:tr>
      <w:tr w:rsidR="009F6BA2" w:rsidRPr="00C64922" w14:paraId="6B6039FA" w14:textId="77777777" w:rsidTr="004E29C8">
        <w:trPr>
          <w:trHeight w:val="341"/>
        </w:trPr>
        <w:tc>
          <w:tcPr>
            <w:tcW w:w="2312" w:type="dxa"/>
            <w:tcBorders>
              <w:top w:val="single" w:sz="4" w:space="0" w:color="4F81BD"/>
              <w:bottom w:val="single" w:sz="4" w:space="0" w:color="4F81BD"/>
              <w:right w:val="nil"/>
            </w:tcBorders>
            <w:shd w:val="clear" w:color="auto" w:fill="FFFFFF"/>
          </w:tcPr>
          <w:p w14:paraId="45F4B12A"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73D728C"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9F6BA2" w:rsidRPr="00C64922" w14:paraId="61CE7031" w14:textId="77777777" w:rsidTr="004E29C8">
        <w:trPr>
          <w:trHeight w:val="620"/>
        </w:trPr>
        <w:tc>
          <w:tcPr>
            <w:tcW w:w="2312" w:type="dxa"/>
            <w:tcBorders>
              <w:right w:val="nil"/>
            </w:tcBorders>
            <w:shd w:val="clear" w:color="auto" w:fill="FFFFFF"/>
          </w:tcPr>
          <w:p w14:paraId="659D12D8"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4E29C8">
        <w:trPr>
          <w:trHeight w:val="359"/>
        </w:trPr>
        <w:tc>
          <w:tcPr>
            <w:tcW w:w="2312" w:type="dxa"/>
            <w:tcBorders>
              <w:top w:val="single" w:sz="4" w:space="0" w:color="4F81BD"/>
              <w:bottom w:val="single" w:sz="4" w:space="0" w:color="4F81BD"/>
              <w:right w:val="nil"/>
            </w:tcBorders>
            <w:shd w:val="clear" w:color="auto" w:fill="FFFFFF"/>
          </w:tcPr>
          <w:p w14:paraId="47B2ED7A"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64D4DD1"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009F6BA2" w:rsidRPr="00C64922" w14:paraId="4C40950D"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303943D7"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FEC6DE4"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9F6BA2" w:rsidRPr="00C64922" w14:paraId="0C5D133A" w14:textId="77777777" w:rsidTr="004E29C8">
        <w:tc>
          <w:tcPr>
            <w:tcW w:w="2312" w:type="dxa"/>
            <w:tcBorders>
              <w:top w:val="single" w:sz="4" w:space="0" w:color="4472C4" w:themeColor="accent1"/>
              <w:right w:val="nil"/>
            </w:tcBorders>
            <w:shd w:val="clear" w:color="auto" w:fill="FFFFFF"/>
          </w:tcPr>
          <w:p w14:paraId="792414DE"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8417212" w14:textId="77777777" w:rsidR="009F6BA2" w:rsidRPr="005A615D" w:rsidRDefault="009F6BA2" w:rsidP="00E42FA6">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Act.code element of the act wrapper. Hospital Admission Diagnosis uses LOINC code 46241-6 </w:t>
            </w:r>
          </w:p>
          <w:p w14:paraId="01C20C43" w14:textId="77777777" w:rsidR="009F6BA2" w:rsidRPr="005A615D" w:rsidRDefault="009F6BA2" w:rsidP="00D14360">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00C563F3" w:rsidRPr="00C64922" w14:paraId="44A38F20" w14:textId="77777777" w:rsidTr="004E29C8">
        <w:tc>
          <w:tcPr>
            <w:tcW w:w="2312" w:type="dxa"/>
            <w:tcBorders>
              <w:top w:val="single" w:sz="4" w:space="0" w:color="4F81BD"/>
              <w:bottom w:val="single" w:sz="4" w:space="0" w:color="4F81BD"/>
              <w:right w:val="nil"/>
            </w:tcBorders>
            <w:shd w:val="clear" w:color="auto" w:fill="FFFFFF"/>
          </w:tcPr>
          <w:p w14:paraId="69B743FA"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36B7CF96" w14:textId="48A05734" w:rsidR="00C563F3" w:rsidRPr="0083506C" w:rsidRDefault="0009537F" w:rsidP="00C563F3">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36: Hospital Admission</w:t>
            </w:r>
            <w:r w:rsidR="00DC1072" w:rsidRPr="00254B4A">
              <w:rPr>
                <w:rFonts w:asciiTheme="majorHAnsi" w:hAnsiTheme="majorHAnsi" w:cstheme="majorHAnsi"/>
              </w:rPr>
              <w:t xml:space="preserve"> Diagnosis</w:t>
            </w:r>
            <w:r w:rsidRPr="003A3D50">
              <w:rPr>
                <w:rFonts w:ascii="Calibri Light" w:hAnsi="Calibri Light" w:cs="Calibri Light"/>
              </w:rPr>
              <w:fldChar w:fldCharType="end"/>
            </w:r>
          </w:p>
        </w:tc>
      </w:tr>
    </w:tbl>
    <w:p w14:paraId="51B68C1A" w14:textId="4CAFCA80" w:rsidR="00F76B67" w:rsidRDefault="00A5789F" w:rsidP="008F2B18">
      <w:pPr>
        <w:pStyle w:val="Caption"/>
      </w:pPr>
      <w:r>
        <w:t xml:space="preserve">  </w:t>
      </w:r>
      <w:bookmarkStart w:id="1843" w:name="_Toc118898828"/>
      <w:bookmarkStart w:id="1844" w:name="_Toc127519347"/>
      <w:bookmarkStart w:id="1845" w:name="_Toc119940031"/>
      <w:r w:rsidR="008F2B18" w:rsidRPr="00C64922">
        <w:t xml:space="preserve">Table </w:t>
      </w:r>
      <w:r w:rsidR="008B59D0">
        <w:fldChar w:fldCharType="begin"/>
      </w:r>
      <w:r w:rsidR="008B59D0">
        <w:instrText xml:space="preserve"> SEQ Table \* ARABIC </w:instrText>
      </w:r>
      <w:r w:rsidR="008B59D0">
        <w:fldChar w:fldCharType="separate"/>
      </w:r>
      <w:del w:id="1846" w:author="Ballot Reconciliation" w:date="2023-03-09T09:31:00Z">
        <w:r w:rsidR="00F10C7C">
          <w:rPr>
            <w:noProof/>
          </w:rPr>
          <w:delText>42</w:delText>
        </w:r>
      </w:del>
      <w:ins w:id="1847" w:author="Ballot Reconciliation" w:date="2023-03-09T09:31:00Z">
        <w:r w:rsidR="00DC1072">
          <w:rPr>
            <w:noProof/>
          </w:rPr>
          <w:t>41</w:t>
        </w:r>
      </w:ins>
      <w:r w:rsidR="008B59D0">
        <w:rPr>
          <w:noProof/>
        </w:rPr>
        <w:fldChar w:fldCharType="end"/>
      </w:r>
      <w:r w:rsidR="008F2B18" w:rsidRPr="00C64922">
        <w:t>: Hospital Admission Diagnosis</w:t>
      </w:r>
      <w:r w:rsidR="00852DED">
        <w:t xml:space="preserve"> Template</w:t>
      </w:r>
      <w:bookmarkEnd w:id="1843"/>
      <w:bookmarkEnd w:id="1844"/>
      <w:bookmarkEnd w:id="1845"/>
    </w:p>
    <w:p w14:paraId="063842E8" w14:textId="7CE8F54B" w:rsidR="005C79A1" w:rsidRDefault="005C79A1" w:rsidP="005C79A1"/>
    <w:p w14:paraId="10172FEA" w14:textId="77777777" w:rsidR="005C79A1" w:rsidRPr="005C79A1" w:rsidRDefault="005C79A1" w:rsidP="003B0179"/>
    <w:p w14:paraId="6329943D" w14:textId="4CBE52AA" w:rsidR="000A58E8" w:rsidRDefault="00A5789F" w:rsidP="00DA02AA">
      <w:pPr>
        <w:pStyle w:val="Caption"/>
        <w:keepNext/>
        <w:spacing w:after="0"/>
      </w:pPr>
      <w:bookmarkStart w:id="1848" w:name="_Ref21846174"/>
      <w:bookmarkStart w:id="1849" w:name="example22hospitaladmissiondiag"/>
      <w:r>
        <w:t xml:space="preserve">  </w:t>
      </w:r>
      <w:bookmarkStart w:id="1850" w:name="_Toc118898757"/>
      <w:bookmarkStart w:id="1851" w:name="_Toc127519276"/>
      <w:bookmarkStart w:id="1852" w:name="_Toc119939959"/>
      <w:r w:rsidR="000A58E8" w:rsidRPr="00E33321">
        <w:t xml:space="preserve">Example </w:t>
      </w:r>
      <w:r w:rsidR="008B59D0">
        <w:fldChar w:fldCharType="begin"/>
      </w:r>
      <w:r w:rsidR="008B59D0">
        <w:instrText xml:space="preserve"> SEQ Example \* ARABIC </w:instrText>
      </w:r>
      <w:r w:rsidR="008B59D0">
        <w:fldChar w:fldCharType="separate"/>
      </w:r>
      <w:r w:rsidR="00DC1072">
        <w:rPr>
          <w:noProof/>
        </w:rPr>
        <w:t>36</w:t>
      </w:r>
      <w:r w:rsidR="008B59D0">
        <w:rPr>
          <w:noProof/>
        </w:rPr>
        <w:fldChar w:fldCharType="end"/>
      </w:r>
      <w:r w:rsidR="000A58E8" w:rsidRPr="00E33321">
        <w:t>: Hospital Admission Diagnosis</w:t>
      </w:r>
      <w:bookmarkEnd w:id="1848"/>
      <w:bookmarkEnd w:id="1850"/>
      <w:bookmarkEnd w:id="1851"/>
      <w:bookmarkEnd w:id="18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A58E8" w14:paraId="4A926C95" w14:textId="77777777" w:rsidTr="004E29C8">
        <w:tc>
          <w:tcPr>
            <w:tcW w:w="9350" w:type="dxa"/>
            <w:shd w:val="clear" w:color="auto" w:fill="auto"/>
          </w:tcPr>
          <w:bookmarkEnd w:id="1849"/>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classCode="ACT" moodCode="EVN"&gt;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sidRPr="008C5988">
              <w:rPr>
                <w:rFonts w:ascii="Courier New" w:hAnsi="Courier New" w:cs="Courier New"/>
                <w:color w:val="000000"/>
                <w:sz w:val="18"/>
                <w:szCs w:val="18"/>
              </w:rPr>
              <w:t xml:space="preserve">&lt;code code="46241-6" codeSystem="2.16.840.1.113883.6.1" codeSystemName="LOINC" displayName="Hospital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&lt;statusCode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 typeCode="SUBJ" inversionInd="false"&gt;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classCode="OBS" moodCode="EVN"&gt;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14:paraId="379CBB14" w14:textId="2A472EBC"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&lt;templateId root="2.16.840.1.113883.10.20.22.4.4" extension</w:t>
            </w:r>
            <w:r w:rsidR="007829D5" w:rsidRPr="008C5988">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007829D5" w:rsidRPr="008C5988">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4E29C8">
      <w:pPr>
        <w:pStyle w:val="Heading4"/>
      </w:pPr>
      <w:bookmarkStart w:id="1853" w:name="_xmvs1sf1plk1" w:colFirst="0" w:colLast="0"/>
      <w:bookmarkEnd w:id="1853"/>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74436496" w14:textId="77777777" w:rsidTr="004E29C8">
        <w:trPr>
          <w:cantSplit/>
          <w:tblHeader/>
        </w:trPr>
        <w:tc>
          <w:tcPr>
            <w:tcW w:w="2312" w:type="dxa"/>
            <w:tcBorders>
              <w:bottom w:val="nil"/>
              <w:right w:val="nil"/>
            </w:tcBorders>
            <w:shd w:val="clear" w:color="auto" w:fill="4F81BD"/>
          </w:tcPr>
          <w:p w14:paraId="22376682"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264567A" w14:textId="77777777" w:rsidR="009F6BA2" w:rsidRPr="00D14360" w:rsidRDefault="009F6BA2" w:rsidP="00E42FA6">
            <w:pPr>
              <w:rPr>
                <w:rFonts w:cs="Calibri"/>
                <w:b/>
                <w:iCs/>
                <w:color w:val="FFFFFF"/>
              </w:rPr>
            </w:pPr>
            <w:r w:rsidRPr="00D14360">
              <w:rPr>
                <w:rFonts w:cs="Calibri"/>
                <w:b/>
                <w:iCs/>
                <w:color w:val="FFFFFF"/>
              </w:rPr>
              <w:t xml:space="preserve">Hospital Discharge Diagnosis (V3) </w:t>
            </w:r>
          </w:p>
          <w:p w14:paraId="1E566A94" w14:textId="77777777" w:rsidR="009F6BA2" w:rsidRPr="00D14360" w:rsidRDefault="009F6BA2" w:rsidP="00E42FA6">
            <w:pPr>
              <w:rPr>
                <w:rFonts w:cs="Calibri"/>
                <w:bCs/>
                <w:color w:val="FFFFFF"/>
              </w:rPr>
            </w:pPr>
            <w:r w:rsidRPr="00D14360">
              <w:rPr>
                <w:rFonts w:cs="Calibri"/>
                <w:bCs/>
                <w:color w:val="FFFFFF"/>
                <w:sz w:val="18"/>
              </w:rPr>
              <w:t>[act: identifier urn:hl7ii:2.16.840.1.113883.10.20.22.4.33:2015-08-01 (open)]</w:t>
            </w:r>
          </w:p>
        </w:tc>
      </w:tr>
      <w:tr w:rsidR="009F6BA2" w:rsidRPr="00C64922" w14:paraId="307E3F76" w14:textId="77777777" w:rsidTr="004E29C8">
        <w:trPr>
          <w:trHeight w:val="323"/>
        </w:trPr>
        <w:tc>
          <w:tcPr>
            <w:tcW w:w="2312" w:type="dxa"/>
            <w:tcBorders>
              <w:top w:val="single" w:sz="4" w:space="0" w:color="4F81BD"/>
              <w:bottom w:val="single" w:sz="4" w:space="0" w:color="4F81BD"/>
              <w:right w:val="nil"/>
            </w:tcBorders>
            <w:shd w:val="clear" w:color="auto" w:fill="FFFFFF"/>
          </w:tcPr>
          <w:p w14:paraId="5876D0DE"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137B095"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5B59C14" w14:textId="77777777" w:rsidTr="004E29C8">
        <w:trPr>
          <w:trHeight w:val="800"/>
        </w:trPr>
        <w:tc>
          <w:tcPr>
            <w:tcW w:w="2312" w:type="dxa"/>
            <w:tcBorders>
              <w:right w:val="nil"/>
            </w:tcBorders>
            <w:shd w:val="clear" w:color="auto" w:fill="FFFFFF"/>
          </w:tcPr>
          <w:p w14:paraId="76556AF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4E29C8">
        <w:trPr>
          <w:trHeight w:val="350"/>
        </w:trPr>
        <w:tc>
          <w:tcPr>
            <w:tcW w:w="2312" w:type="dxa"/>
            <w:tcBorders>
              <w:top w:val="single" w:sz="4" w:space="0" w:color="4F81BD"/>
              <w:bottom w:val="single" w:sz="4" w:space="0" w:color="4F81BD"/>
              <w:right w:val="nil"/>
            </w:tcBorders>
            <w:shd w:val="clear" w:color="auto" w:fill="FFFFFF"/>
          </w:tcPr>
          <w:p w14:paraId="03319C1D"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213EA6C8" w14:textId="77777777" w:rsidR="009F6BA2" w:rsidRPr="00D14360" w:rsidRDefault="009F6BA2" w:rsidP="00E42FA6">
            <w:pPr>
              <w:rPr>
                <w:rFonts w:ascii="Calibri Light" w:hAnsi="Calibri Light" w:cs="Calibri Light"/>
              </w:rPr>
            </w:pPr>
            <w:r w:rsidRPr="00D14360">
              <w:rPr>
                <w:rFonts w:ascii="Calibri Light" w:hAnsi="Calibri Light" w:cs="Calibri Light"/>
              </w:rPr>
              <w:t>No constraint specified.</w:t>
            </w:r>
          </w:p>
        </w:tc>
      </w:tr>
      <w:tr w:rsidR="009F6BA2" w:rsidRPr="00C64922" w14:paraId="1466FB75"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03E73262"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7849578"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9F6BA2" w:rsidRPr="00C64922" w14:paraId="04349370" w14:textId="77777777" w:rsidTr="004E29C8">
        <w:tc>
          <w:tcPr>
            <w:tcW w:w="2312" w:type="dxa"/>
            <w:tcBorders>
              <w:top w:val="single" w:sz="4" w:space="0" w:color="4472C4" w:themeColor="accent1"/>
              <w:right w:val="nil"/>
            </w:tcBorders>
            <w:shd w:val="clear" w:color="auto" w:fill="FFFFFF"/>
          </w:tcPr>
          <w:p w14:paraId="5F02860A"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EDD207F"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This template requires at least one contained Problem Observation template. The primary difference between a Discharge Diagnosis and a Hospital Discharge Diagnosis is the LOINC code used in the Act.code element of the act wrapper. Encounter Diagnosis uses LOINC code 29308-4 (Diagnosis), while Hospital Discharge Diagnosis uses LOINC code 11535-2 (Hospital discharge Dx Narrative)</w:t>
            </w:r>
          </w:p>
        </w:tc>
      </w:tr>
      <w:tr w:rsidR="002F20C8" w:rsidRPr="00C64922" w14:paraId="4A4214E1" w14:textId="77777777" w:rsidTr="004E29C8">
        <w:tc>
          <w:tcPr>
            <w:tcW w:w="2312" w:type="dxa"/>
            <w:tcBorders>
              <w:top w:val="single" w:sz="4" w:space="0" w:color="4F81BD"/>
              <w:bottom w:val="single" w:sz="4" w:space="0" w:color="4F81BD"/>
              <w:right w:val="nil"/>
            </w:tcBorders>
            <w:shd w:val="clear" w:color="auto" w:fill="FFFFFF"/>
          </w:tcPr>
          <w:p w14:paraId="7008E75B" w14:textId="77777777" w:rsidR="002F20C8" w:rsidRPr="00D14360" w:rsidRDefault="002F20C8"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20A08CB1" w14:textId="54AA77BF" w:rsidR="002F20C8" w:rsidRPr="00AD08FB" w:rsidRDefault="003709A6" w:rsidP="0009537F">
            <w:pPr>
              <w:keepNext/>
              <w:rPr>
                <w:rFonts w:ascii="Calibri Light" w:hAnsi="Calibri Light" w:cs="Calibri Light"/>
              </w:rPr>
            </w:pPr>
            <w:r w:rsidRPr="00D14360">
              <w:rPr>
                <w:rFonts w:ascii="Calibri Light" w:hAnsi="Calibri Light" w:cs="Calibri Light"/>
              </w:rPr>
              <w:t xml:space="preserve">Visit </w:t>
            </w:r>
            <w:hyperlink r:id="rId52" w:history="1">
              <w:r w:rsidRPr="00D14360">
                <w:rPr>
                  <w:rStyle w:val="Hyperlink"/>
                  <w:rFonts w:ascii="Calibri Light" w:hAnsi="Calibri Light" w:cs="Calibri Light"/>
                </w:rPr>
                <w:t>HL7 CDA Example Search</w:t>
              </w:r>
            </w:hyperlink>
          </w:p>
        </w:tc>
      </w:tr>
      <w:tr w:rsidR="0009537F" w:rsidRPr="00C64922" w14:paraId="09EC5E0F" w14:textId="77777777" w:rsidTr="004E29C8">
        <w:tc>
          <w:tcPr>
            <w:tcW w:w="2312" w:type="dxa"/>
            <w:tcBorders>
              <w:top w:val="single" w:sz="4" w:space="0" w:color="4F81BD"/>
              <w:bottom w:val="single" w:sz="4" w:space="0" w:color="4F81BD"/>
              <w:right w:val="nil"/>
            </w:tcBorders>
            <w:shd w:val="clear" w:color="auto" w:fill="FFFFFF"/>
          </w:tcPr>
          <w:p w14:paraId="6427C684"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64F79A6E" w14:textId="2AC0AB89" w:rsidR="0009537F" w:rsidRPr="00AD08FB" w:rsidRDefault="002F20C8" w:rsidP="0009537F">
            <w:pPr>
              <w:keepNext/>
              <w:rPr>
                <w:rFonts w:ascii="Calibri Light" w:hAnsi="Calibri Light" w:cs="Calibri Light"/>
              </w:rPr>
            </w:pPr>
            <w:r w:rsidRPr="00AD08FB">
              <w:rPr>
                <w:rFonts w:ascii="Calibri Light" w:hAnsi="Calibri Light" w:cs="Calibri Light"/>
              </w:rPr>
              <w:t>How to reference “</w:t>
            </w:r>
            <w:hyperlink r:id="rId53" w:history="1">
              <w:r w:rsidRPr="00AD08FB">
                <w:rPr>
                  <w:rStyle w:val="Hyperlink"/>
                  <w:rFonts w:ascii="Calibri Light" w:hAnsi="Calibri Light" w:cs="Calibri Light"/>
                </w:rPr>
                <w:t>Hospital Discharge Encounter with Billable Diagnoses</w:t>
              </w:r>
            </w:hyperlink>
            <w:r w:rsidR="000A1C87" w:rsidRPr="00AD08FB">
              <w:rPr>
                <w:rFonts w:ascii="Calibri Light" w:hAnsi="Calibri Light" w:cs="Calibri Light"/>
              </w:rPr>
              <w:t>”</w:t>
            </w:r>
          </w:p>
        </w:tc>
      </w:tr>
    </w:tbl>
    <w:p w14:paraId="4BE10EBC" w14:textId="0EF87D60" w:rsidR="00DD51B1" w:rsidRDefault="00A5789F" w:rsidP="00CA2798">
      <w:pPr>
        <w:pStyle w:val="Caption"/>
      </w:pPr>
      <w:r>
        <w:t xml:space="preserve">  </w:t>
      </w:r>
      <w:bookmarkStart w:id="1854" w:name="_Toc118898829"/>
      <w:bookmarkStart w:id="1855" w:name="_Toc127519348"/>
      <w:bookmarkStart w:id="1856" w:name="_Toc119940032"/>
      <w:r w:rsidR="00CA2798" w:rsidRPr="00C64922">
        <w:t xml:space="preserve">Table </w:t>
      </w:r>
      <w:r w:rsidR="008B59D0">
        <w:fldChar w:fldCharType="begin"/>
      </w:r>
      <w:r w:rsidR="008B59D0">
        <w:instrText xml:space="preserve"> SEQ Table \* AR</w:instrText>
      </w:r>
      <w:r w:rsidR="008B59D0">
        <w:instrText xml:space="preserve">ABIC </w:instrText>
      </w:r>
      <w:r w:rsidR="008B59D0">
        <w:fldChar w:fldCharType="separate"/>
      </w:r>
      <w:del w:id="1857" w:author="Ballot Reconciliation" w:date="2023-03-09T09:31:00Z">
        <w:r w:rsidR="00F10C7C">
          <w:rPr>
            <w:noProof/>
          </w:rPr>
          <w:delText>43</w:delText>
        </w:r>
      </w:del>
      <w:ins w:id="1858" w:author="Ballot Reconciliation" w:date="2023-03-09T09:31:00Z">
        <w:r w:rsidR="00DC1072">
          <w:rPr>
            <w:noProof/>
          </w:rPr>
          <w:t>42</w:t>
        </w:r>
      </w:ins>
      <w:r w:rsidR="008B59D0">
        <w:rPr>
          <w:noProof/>
        </w:rPr>
        <w:fldChar w:fldCharType="end"/>
      </w:r>
      <w:r w:rsidR="00CA2798" w:rsidRPr="00C64922">
        <w:t>: Hospital Discharge Diagnosis</w:t>
      </w:r>
      <w:r w:rsidR="00852DED">
        <w:t xml:space="preserve"> Template</w:t>
      </w:r>
      <w:bookmarkEnd w:id="1854"/>
      <w:bookmarkEnd w:id="1855"/>
      <w:bookmarkEnd w:id="1856"/>
    </w:p>
    <w:p w14:paraId="13FF1F5C" w14:textId="583CEC94" w:rsidR="00DD51B1" w:rsidRPr="00C64922" w:rsidRDefault="00DD51B1" w:rsidP="00C17F49">
      <w:pPr>
        <w:pStyle w:val="Heading3"/>
      </w:pPr>
      <w:bookmarkStart w:id="1859" w:name="_Toc21894179"/>
      <w:bookmarkStart w:id="1860" w:name="_cw9jfrmmatnm" w:colFirst="0" w:colLast="0"/>
      <w:bookmarkStart w:id="1861" w:name="_Toc10707516"/>
      <w:bookmarkStart w:id="1862" w:name="_Toc11043644"/>
      <w:bookmarkStart w:id="1863" w:name="_Toc11045629"/>
      <w:bookmarkStart w:id="1864" w:name="_Toc11391299"/>
      <w:bookmarkStart w:id="1865" w:name="_Toc127519183"/>
      <w:bookmarkStart w:id="1866" w:name="_Toc119939866"/>
      <w:bookmarkEnd w:id="1753"/>
      <w:bookmarkEnd w:id="1859"/>
      <w:bookmarkEnd w:id="1860"/>
      <w:r w:rsidRPr="00C64922">
        <w:t>Order</w:t>
      </w:r>
      <w:bookmarkEnd w:id="1861"/>
      <w:bookmarkEnd w:id="1862"/>
      <w:bookmarkEnd w:id="1863"/>
      <w:bookmarkEnd w:id="1864"/>
      <w:bookmarkEnd w:id="1865"/>
      <w:bookmarkEnd w:id="1866"/>
    </w:p>
    <w:p w14:paraId="3D62D6D3" w14:textId="3453DECF" w:rsidR="00767420" w:rsidRPr="00D14360" w:rsidRDefault="00767420" w:rsidP="00767420">
      <w:pPr>
        <w:rPr>
          <w:rFonts w:cs="Calibri"/>
        </w:rPr>
      </w:pPr>
      <w:r w:rsidRPr="00D14360">
        <w:rPr>
          <w:rFonts w:cs="Calibri"/>
        </w:rPr>
        <w:t>The inFulfillmentOf</w:t>
      </w:r>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Fonts w:cs="Calibri"/>
        </w:rPr>
        <w:t xml:space="preserve">For </w:t>
      </w:r>
      <w:r w:rsidR="00683E9B">
        <w:rPr>
          <w:rFonts w:cs="Calibri"/>
        </w:rPr>
        <w:t>example</w:t>
      </w:r>
      <w:r w:rsidR="009E00EE" w:rsidRPr="00683E9B">
        <w:rPr>
          <w:rFonts w:cs="Calibri"/>
        </w:rPr>
        <w:t xml:space="preserve">, a provider orders an X-Ray. The X-Ray is performed. A radiologist reads the X-Ray and generates a report. The X-Ray order identifier is transmitted in the </w:t>
      </w:r>
      <w:r w:rsidR="00683E9B" w:rsidRPr="00D14360">
        <w:rPr>
          <w:rFonts w:cs="Calibri"/>
        </w:rPr>
        <w:t>inFulfillmentOf</w:t>
      </w:r>
      <w:r w:rsidR="00683E9B">
        <w:rPr>
          <w:rFonts w:cs="Calibri"/>
        </w:rPr>
        <w:t>/order</w:t>
      </w:r>
      <w:r w:rsidR="009E00EE" w:rsidRPr="00683E9B">
        <w:rPr>
          <w:rFonts w:cs="Calibri"/>
        </w:rPr>
        <w:t xml:space="preserve"> class,</w:t>
      </w:r>
      <w:r w:rsidR="00683E9B">
        <w:rPr>
          <w:rFonts w:cs="Calibri"/>
        </w:rPr>
        <w:t xml:space="preserve"> and</w:t>
      </w:r>
      <w:r w:rsidR="009E00EE" w:rsidRPr="00683E9B">
        <w:rPr>
          <w:rFonts w:cs="Calibri"/>
        </w:rPr>
        <w:t xml:space="preserve"> the performed X-Ray procedure is transmitted in the </w:t>
      </w:r>
      <w:r w:rsidR="00683E9B">
        <w:rPr>
          <w:rFonts w:cs="Calibri"/>
        </w:rPr>
        <w:t>documentationOf/ServiceEvent</w:t>
      </w:r>
      <w:r w:rsidR="009E00EE" w:rsidRPr="00683E9B">
        <w:rPr>
          <w:rFonts w:cs="Calibri"/>
        </w:rPr>
        <w:t>.</w:t>
      </w:r>
      <w:r w:rsidR="002A07BF" w:rsidRPr="00683E9B">
        <w:rPr>
          <w:rFonts w:cs="Calibri"/>
        </w:rPr>
        <w:t xml:space="preserve"> </w:t>
      </w:r>
      <w:r w:rsidR="00586E46" w:rsidRPr="00683E9B">
        <w:rPr>
          <w:rFonts w:cs="Calibri"/>
        </w:rPr>
        <w:t xml:space="preserve"> </w:t>
      </w:r>
      <w:r w:rsidRPr="00D14360">
        <w:rPr>
          <w:rFonts w:cs="Calibri"/>
        </w:rPr>
        <w:t xml:space="preserve">In the body of the document, the service activities performed to fulfill the order are represented using templates designed to represent a performed </w:t>
      </w:r>
      <w:r w:rsidR="00320BA8" w:rsidRPr="00D14360">
        <w:rPr>
          <w:rFonts w:cs="Calibri"/>
        </w:rPr>
        <w:t xml:space="preserve">test (observation), </w:t>
      </w:r>
      <w:r w:rsidRPr="00D14360">
        <w:rPr>
          <w:rFonts w:cs="Calibri"/>
        </w:rPr>
        <w:t xml:space="preserve">procedure, substanceAdministration, supply, encounter or other </w:t>
      </w:r>
      <w:r w:rsidR="00320BA8" w:rsidRPr="00D14360">
        <w:rPr>
          <w:rFonts w:cs="Calibri"/>
        </w:rPr>
        <w:t xml:space="preserve">type of </w:t>
      </w:r>
      <w:r w:rsidRPr="00D14360">
        <w:rPr>
          <w:rFonts w:cs="Calibri"/>
        </w:rPr>
        <w:t>act.</w:t>
      </w:r>
    </w:p>
    <w:p w14:paraId="13D844A8" w14:textId="77777777" w:rsidR="00B33A01" w:rsidRPr="00D14360" w:rsidRDefault="00B33A01" w:rsidP="00767420">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6529F288" w14:textId="77777777" w:rsidTr="004E29C8">
        <w:trPr>
          <w:cantSplit/>
          <w:trHeight w:val="576"/>
        </w:trPr>
        <w:tc>
          <w:tcPr>
            <w:tcW w:w="683" w:type="dxa"/>
            <w:tcBorders>
              <w:right w:val="nil"/>
            </w:tcBorders>
            <w:shd w:val="clear" w:color="auto" w:fill="C6D9F1"/>
          </w:tcPr>
          <w:p w14:paraId="6ACE9900" w14:textId="77777777" w:rsidR="009F6BA2" w:rsidRPr="00C64922" w:rsidRDefault="00634398" w:rsidP="00E42FA6">
            <w:pPr>
              <w:pStyle w:val="BodyText"/>
              <w:rPr>
                <w:noProof/>
              </w:rPr>
            </w:pPr>
            <w:r>
              <w:rPr>
                <w:noProof/>
              </w:rPr>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C-CDA Content Creators SHALL represent completed orders in the inFulfillmentOf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4E29C8" w:rsidRPr="00C64922" w14:paraId="64973825" w14:textId="77777777" w:rsidTr="004E29C8">
        <w:trPr>
          <w:cantSplit/>
          <w:trHeight w:val="576"/>
        </w:trPr>
        <w:tc>
          <w:tcPr>
            <w:tcW w:w="683" w:type="dxa"/>
            <w:tcBorders>
              <w:right w:val="nil"/>
            </w:tcBorders>
            <w:shd w:val="clear" w:color="auto" w:fill="C6D9F1"/>
          </w:tcPr>
          <w:p w14:paraId="154A3E0D" w14:textId="77777777" w:rsidR="009F6BA2" w:rsidRPr="00C64922" w:rsidRDefault="00634398" w:rsidP="00E42FA6">
            <w:pPr>
              <w:pStyle w:val="BodyText"/>
              <w:rPr>
                <w:noProof/>
              </w:rPr>
            </w:pPr>
            <w:r>
              <w:rPr>
                <w:noProof/>
              </w:rPr>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Consumers SHALL render information about completed orders documented in the inFulfillmentOf area of the header for orders completed in the context established for the document</w:t>
            </w:r>
            <w:r w:rsidRPr="00D14360">
              <w:t>.</w:t>
            </w:r>
            <w:r w:rsidR="00EC45ED">
              <w:t xml:space="preserve"> </w:t>
            </w:r>
            <w:r w:rsidR="00EC45ED" w:rsidRPr="00EC45ED">
              <w:t>For example, a consumer might opt to render any inFulfillmentOf/order/id elements where @displayable="true", the inFulfillmentOf/order/code/originalText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rFonts w:cs="Calibri"/>
          <w:b/>
          <w:bCs/>
          <w:color w:val="000000"/>
          <w:sz w:val="22"/>
          <w:szCs w:val="22"/>
        </w:rPr>
      </w:pPr>
    </w:p>
    <w:p w14:paraId="182F8746" w14:textId="77777777" w:rsidR="00320BA8" w:rsidRPr="00D14360" w:rsidRDefault="00320BA8" w:rsidP="00B505D2">
      <w:pPr>
        <w:spacing w:after="120"/>
        <w:rPr>
          <w:rFonts w:eastAsia="Calibri" w:cs="Calibri"/>
          <w:bCs/>
        </w:rPr>
      </w:pPr>
      <w:r w:rsidRPr="00D14360">
        <w:rPr>
          <w:rFonts w:eastAsia="Calibri" w:cs="Calibri"/>
          <w:bCs/>
        </w:rPr>
        <w:lastRenderedPageBreak/>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009A0515" w:rsidRPr="00D14360">
        <w:rPr>
          <w:rFonts w:eastAsia="Calibri" w:cs="Calibri"/>
          <w:bCs/>
        </w:rPr>
        <w:t>ation</w:t>
      </w:r>
      <w:r w:rsidRPr="00D14360">
        <w:rPr>
          <w:rFonts w:eastAsia="Calibri" w:cs="Calibri"/>
          <w:bCs/>
        </w:rPr>
        <w:t xml:space="preserve"> guide defines a section templates for this purpose</w:t>
      </w:r>
      <w:r w:rsidR="00C64C4D" w:rsidRPr="00D14360">
        <w:rPr>
          <w:rFonts w:eastAsia="Calibri" w:cs="Calibri"/>
          <w:bCs/>
        </w:rPr>
        <w:t xml:space="preserve">. </w:t>
      </w:r>
    </w:p>
    <w:p w14:paraId="7265365C" w14:textId="77777777" w:rsidR="00DD51B1" w:rsidRPr="00225CAE" w:rsidRDefault="00DD51B1" w:rsidP="004E29C8">
      <w:pPr>
        <w:pStyle w:val="Heading4"/>
      </w:pPr>
      <w:bookmarkStart w:id="1867" w:name="_999nwjudud7" w:colFirst="0" w:colLast="0"/>
      <w:bookmarkStart w:id="1868" w:name="_Toc11043645"/>
      <w:bookmarkEnd w:id="1867"/>
      <w:r w:rsidRPr="00225CAE">
        <w:t>Fulfilled Order</w:t>
      </w:r>
      <w:bookmarkEnd w:id="1868"/>
    </w:p>
    <w:p w14:paraId="2FE34E86" w14:textId="03DDD4B4" w:rsidR="00DD51B1" w:rsidRPr="00D14360" w:rsidRDefault="00320BA8" w:rsidP="00B505D2">
      <w:pPr>
        <w:spacing w:after="120"/>
        <w:rPr>
          <w:rFonts w:eastAsia="Calibri" w:cs="Calibri"/>
          <w:bCs/>
        </w:rPr>
      </w:pPr>
      <w:r w:rsidRPr="00D14360">
        <w:rPr>
          <w:rFonts w:eastAsia="Calibri" w:cs="Calibri"/>
          <w:bCs/>
        </w:rPr>
        <w:t xml:space="preserve">See </w:t>
      </w:r>
      <w:r w:rsidR="00225CAE" w:rsidRPr="00D14360">
        <w:rPr>
          <w:rFonts w:eastAsia="Calibri" w:cs="Calibri"/>
          <w:bCs/>
        </w:rPr>
        <w:t>Chapter 5.2.</w:t>
      </w:r>
      <w:r w:rsidR="00693FC4" w:rsidRPr="00D14360">
        <w:rPr>
          <w:rFonts w:eastAsia="Calibri" w:cs="Calibri"/>
          <w:bCs/>
        </w:rPr>
        <w:t>13</w:t>
      </w:r>
      <w:r w:rsidR="00225CAE" w:rsidRPr="00D14360">
        <w:rPr>
          <w:rFonts w:eastAsia="Calibri" w:cs="Calibri"/>
          <w:bCs/>
        </w:rPr>
        <w:t xml:space="preserve"> Medication and </w:t>
      </w:r>
      <w:r w:rsidR="00282D01" w:rsidRPr="00D14360">
        <w:rPr>
          <w:rFonts w:eastAsia="Calibri" w:cs="Calibri"/>
          <w:bCs/>
        </w:rPr>
        <w:t>C</w:t>
      </w:r>
      <w:r w:rsidRPr="00D14360">
        <w:rPr>
          <w:rFonts w:eastAsia="Calibri" w:cs="Calibri"/>
          <w:bCs/>
        </w:rPr>
        <w:t>hapter 5.</w:t>
      </w:r>
      <w:r w:rsidR="00225CAE" w:rsidRPr="00D14360">
        <w:rPr>
          <w:rFonts w:eastAsia="Calibri" w:cs="Calibri"/>
          <w:bCs/>
        </w:rPr>
        <w:t>2.1</w:t>
      </w:r>
      <w:r w:rsidR="00693FC4" w:rsidRPr="00D14360">
        <w:rPr>
          <w:rFonts w:eastAsia="Calibri" w:cs="Calibri"/>
          <w:bCs/>
        </w:rPr>
        <w:t>5</w:t>
      </w:r>
      <w:r w:rsidR="00225CAE" w:rsidRPr="00D14360">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00364274" w:rsidRPr="00D14360">
        <w:rPr>
          <w:rFonts w:eastAsia="Calibri" w:cs="Calibri"/>
          <w:bCs/>
        </w:rPr>
        <w:t>acts such as Intervention Act (V2), Procedure Activity Procedure (V</w:t>
      </w:r>
      <w:r w:rsidR="0007159E">
        <w:rPr>
          <w:rFonts w:eastAsia="Calibri" w:cs="Calibri"/>
          <w:bCs/>
        </w:rPr>
        <w:t>3</w:t>
      </w:r>
      <w:r w:rsidR="00364274" w:rsidRPr="00D14360">
        <w:rPr>
          <w:rFonts w:eastAsia="Calibri" w:cs="Calibri"/>
          <w:bCs/>
        </w:rPr>
        <w:t>)</w:t>
      </w:r>
      <w:r w:rsidR="009A7399" w:rsidRPr="00D14360">
        <w:rPr>
          <w:rFonts w:eastAsia="Calibri" w:cs="Calibri"/>
          <w:bCs/>
        </w:rPr>
        <w:t xml:space="preserve">, </w:t>
      </w:r>
      <w:r w:rsidR="00364274" w:rsidRPr="00D14360">
        <w:rPr>
          <w:rFonts w:eastAsia="Calibri" w:cs="Calibri"/>
          <w:bCs/>
        </w:rPr>
        <w:t xml:space="preserve">Immunization Activity(V3), Encounter Activity (V3), Medication Activity (V2), </w:t>
      </w:r>
      <w:r w:rsidR="009A7399" w:rsidRPr="00D14360">
        <w:rPr>
          <w:rFonts w:eastAsia="Calibri" w:cs="Calibri"/>
          <w:bCs/>
        </w:rPr>
        <w:t xml:space="preserve">Non-Medicinal Supply Activity (V2), </w:t>
      </w:r>
      <w:r w:rsidR="00364274" w:rsidRPr="00D14360">
        <w:rPr>
          <w:rFonts w:eastAsia="Calibri" w:cs="Calibri"/>
          <w:bCs/>
        </w:rPr>
        <w:t>etc.</w:t>
      </w:r>
      <w:r w:rsidR="009A7399" w:rsidRPr="00D14360">
        <w:rPr>
          <w:rFonts w:eastAsia="Calibri" w:cs="Calibri"/>
          <w:bCs/>
        </w:rPr>
        <w:t xml:space="preserve"> Templates types are discussed in the context of the data class used to categorize the type of service act.</w:t>
      </w:r>
    </w:p>
    <w:p w14:paraId="3E48421F" w14:textId="3E9F860C" w:rsidR="00504F98" w:rsidRPr="00D14360" w:rsidRDefault="00504F98" w:rsidP="00B505D2">
      <w:pPr>
        <w:spacing w:after="120"/>
        <w:rPr>
          <w:rFonts w:eastAsia="Calibri" w:cs="Calibri"/>
          <w:bCs/>
        </w:rPr>
      </w:pPr>
      <w:r w:rsidRPr="00D14360">
        <w:rPr>
          <w:rFonts w:eastAsia="Calibri" w:cs="Calibri"/>
          <w:b/>
        </w:rPr>
        <w:t>Reference:</w:t>
      </w:r>
      <w:r w:rsidRPr="00D14360">
        <w:rPr>
          <w:rFonts w:eastAsia="Calibri" w:cs="Calibri"/>
          <w:bCs/>
        </w:rPr>
        <w:t xml:space="preserve"> </w:t>
      </w:r>
      <w:r w:rsidR="00FA1C2A" w:rsidRPr="007770C6">
        <w:rPr>
          <w:rFonts w:eastAsia="Calibri" w:cs="Calibri"/>
          <w:bCs/>
          <w:color w:val="0000FF"/>
          <w:u w:val="single"/>
        </w:rPr>
        <w:fldChar w:fldCharType="begin"/>
      </w:r>
      <w:r w:rsidR="00FA1C2A" w:rsidRPr="007770C6">
        <w:rPr>
          <w:rFonts w:eastAsia="Calibri" w:cs="Calibri"/>
          <w:bCs/>
          <w:color w:val="0000FF"/>
          <w:u w:val="single"/>
        </w:rPr>
        <w:instrText xml:space="preserve"> REF _Ref98770799 \r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DC1072">
        <w:rPr>
          <w:rFonts w:eastAsia="Calibri" w:cs="Calibri"/>
          <w:bCs/>
          <w:color w:val="0000FF"/>
          <w:u w:val="single"/>
        </w:rPr>
        <w:t>5.2.13</w:t>
      </w:r>
      <w:r w:rsidR="00FA1C2A" w:rsidRPr="007770C6">
        <w:rPr>
          <w:rFonts w:eastAsia="Calibri" w:cs="Calibri"/>
          <w:bCs/>
          <w:color w:val="0000FF"/>
          <w:u w:val="single"/>
        </w:rPr>
        <w:fldChar w:fldCharType="end"/>
      </w:r>
      <w:r w:rsidR="00FA1C2A" w:rsidRPr="007770C6">
        <w:rPr>
          <w:rFonts w:eastAsia="Calibri" w:cs="Calibri"/>
          <w:bCs/>
          <w:color w:val="0000FF"/>
          <w:u w:val="single"/>
        </w:rPr>
        <w:t xml:space="preserve"> </w:t>
      </w:r>
      <w:r w:rsidR="00FA1C2A" w:rsidRPr="007770C6">
        <w:rPr>
          <w:rFonts w:eastAsia="Calibri" w:cs="Calibri"/>
          <w:bCs/>
          <w:color w:val="0000FF"/>
          <w:u w:val="single"/>
        </w:rPr>
        <w:fldChar w:fldCharType="begin"/>
      </w:r>
      <w:r w:rsidR="00FA1C2A" w:rsidRPr="00FA1C2A">
        <w:rPr>
          <w:rFonts w:eastAsia="Calibri" w:cs="Calibri"/>
          <w:bCs/>
          <w:color w:val="0000FF"/>
          <w:u w:val="single"/>
        </w:rPr>
        <w:instrText xml:space="preserve"> REF _Ref98770899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DC1072" w:rsidRPr="00C64922">
        <w:t>Medication</w:t>
      </w:r>
      <w:r w:rsidR="00FA1C2A" w:rsidRPr="007770C6">
        <w:rPr>
          <w:rFonts w:eastAsia="Calibri" w:cs="Calibri"/>
          <w:bCs/>
          <w:color w:val="0000FF"/>
          <w:u w:val="single"/>
        </w:rPr>
        <w:fldChar w:fldCharType="end"/>
      </w:r>
      <w:r w:rsidR="00FA1C2A" w:rsidRPr="007770C6">
        <w:rPr>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_Ref98770828 \r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DC1072">
        <w:rPr>
          <w:rStyle w:val="Hyperlink"/>
          <w:rFonts w:eastAsia="Calibri" w:cs="Calibri"/>
          <w:bCs/>
        </w:rPr>
        <w:t>5.2.15</w:t>
      </w:r>
      <w:r w:rsidR="00FA1C2A" w:rsidRPr="007770C6">
        <w:rPr>
          <w:rStyle w:val="Hyperlink"/>
          <w:rFonts w:eastAsia="Calibri" w:cs="Calibri"/>
          <w:bCs/>
        </w:rPr>
        <w:fldChar w:fldCharType="end"/>
      </w:r>
      <w:r w:rsidR="00FA1C2A" w:rsidRPr="007770C6">
        <w:rPr>
          <w:rStyle w:val="Hyperlink"/>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_Ref98770832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DC1072" w:rsidRPr="00C64922">
        <w:t>Procedure</w:t>
      </w:r>
      <w:r w:rsidR="00FA1C2A" w:rsidRPr="007770C6">
        <w:rPr>
          <w:rStyle w:val="Hyperlink"/>
          <w:rFonts w:eastAsia="Calibri" w:cs="Calibri"/>
          <w:bCs/>
        </w:rPr>
        <w:fldChar w:fldCharType="end"/>
      </w:r>
      <w:r w:rsidR="00FA1C2A" w:rsidDel="00FA1C2A">
        <w:t xml:space="preserve"> </w:t>
      </w:r>
    </w:p>
    <w:p w14:paraId="751D7820" w14:textId="77777777" w:rsidR="00DD51B1" w:rsidRPr="00C64922" w:rsidRDefault="00DD51B1" w:rsidP="004E29C8">
      <w:pPr>
        <w:pStyle w:val="Heading4"/>
      </w:pPr>
      <w:bookmarkStart w:id="1869" w:name="_sfmcfqkjvr55" w:colFirst="0" w:colLast="0"/>
      <w:bookmarkStart w:id="1870" w:name="_Toc11043646"/>
      <w:bookmarkEnd w:id="1869"/>
      <w:r w:rsidRPr="00C64922">
        <w:t>Placed Order</w:t>
      </w:r>
      <w:bookmarkEnd w:id="1870"/>
    </w:p>
    <w:p w14:paraId="06964DCD" w14:textId="77777777" w:rsidR="00DD51B1" w:rsidRPr="00D14360" w:rsidRDefault="009A7399" w:rsidP="00B505D2">
      <w:pPr>
        <w:spacing w:after="120"/>
        <w:rPr>
          <w:rFonts w:eastAsia="Calibri" w:cs="Calibri"/>
          <w:bCs/>
        </w:rPr>
      </w:pPr>
      <w:bookmarkStart w:id="1871" w:name="_3fjphlaly667" w:colFirst="0" w:colLast="0"/>
      <w:bookmarkStart w:id="1872" w:name="_rlggvgv7ptvp" w:colFirst="0" w:colLast="0"/>
      <w:bookmarkStart w:id="1873" w:name="_i1k1u6qi4a2t" w:colFirst="0" w:colLast="0"/>
      <w:bookmarkStart w:id="1874" w:name="_a9e7wqz47s8u" w:colFirst="0" w:colLast="0"/>
      <w:bookmarkEnd w:id="1871"/>
      <w:bookmarkEnd w:id="1872"/>
      <w:bookmarkEnd w:id="1873"/>
      <w:bookmarkEnd w:id="1874"/>
      <w:r w:rsidRPr="00D14360">
        <w:rPr>
          <w:rFonts w:eastAsia="Calibri" w:cs="Calibri"/>
          <w:bCs/>
        </w:rPr>
        <w:t xml:space="preserve">See </w:t>
      </w:r>
      <w:r w:rsidR="00282D01" w:rsidRPr="00D14360">
        <w:rPr>
          <w:rFonts w:eastAsia="Calibri" w:cs="Calibri"/>
          <w:bCs/>
        </w:rPr>
        <w:t>C</w:t>
      </w:r>
      <w:r w:rsidRPr="00D14360">
        <w:rPr>
          <w:rFonts w:eastAsia="Calibri" w:cs="Calibri"/>
          <w:bCs/>
        </w:rPr>
        <w:t xml:space="preserve">hapter </w:t>
      </w:r>
      <w:r w:rsidR="004E605C" w:rsidRPr="00D14360">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0970356E" w:rsidR="00504F98" w:rsidRPr="00D14360" w:rsidRDefault="00504F98" w:rsidP="00B505D2">
      <w:pPr>
        <w:spacing w:after="120"/>
        <w:rPr>
          <w:rFonts w:eastAsia="Calibri" w:cs="Calibri"/>
          <w:b/>
        </w:rPr>
      </w:pPr>
      <w:r w:rsidRPr="00D14360">
        <w:rPr>
          <w:rFonts w:eastAsia="Calibri" w:cs="Calibri"/>
          <w:b/>
        </w:rPr>
        <w:t xml:space="preserve">Reference: </w:t>
      </w:r>
      <w:hyperlink w:anchor="_Plan_of_Treatment" w:history="1">
        <w:r w:rsidRPr="00AD08FB">
          <w:rPr>
            <w:rStyle w:val="Hyperlink"/>
            <w:rFonts w:eastAsia="Calibri" w:cs="Calibri"/>
            <w:bCs/>
            <w:color w:val="000000"/>
            <w:u w:val="none"/>
          </w:rPr>
          <w:t xml:space="preserve"> </w:t>
        </w:r>
        <w:r w:rsidR="004E605C" w:rsidRPr="007770C6">
          <w:rPr>
            <w:rStyle w:val="Hyperlink"/>
            <w:rFonts w:eastAsia="Calibri" w:cs="Calibri"/>
            <w:bCs/>
          </w:rPr>
          <w:t>5.2.17 Plan of Treatment</w:t>
        </w:r>
      </w:hyperlink>
    </w:p>
    <w:p w14:paraId="03EDB659" w14:textId="77777777" w:rsidR="009A7399" w:rsidRPr="00D14360" w:rsidRDefault="009A7399" w:rsidP="00B505D2">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moodCode attribute with a value of RQO.  RQO in comes from the HL7ActMood code system and conceptually means “requested”. It is used to represent an ordered service activity.  </w:t>
      </w:r>
    </w:p>
    <w:p w14:paraId="51791D04" w14:textId="77777777" w:rsidR="005126A6" w:rsidRPr="00DB2C36" w:rsidRDefault="005126A6" w:rsidP="005126A6">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7770C6">
        <w:rPr>
          <w:rFonts w:eastAsia="Calibri"/>
          <w:bCs/>
          <w:color w:val="auto"/>
          <w:sz w:val="20"/>
        </w:rPr>
        <w:t>.</w:t>
      </w:r>
      <w:r w:rsidR="00B93A73" w:rsidRPr="007770C6">
        <w:rPr>
          <w:rStyle w:val="FootnoteReference"/>
          <w:rFonts w:eastAsia="Calibri"/>
          <w:bCs/>
          <w:color w:val="auto"/>
          <w:sz w:val="20"/>
        </w:rPr>
        <w:footnoteReference w:id="120"/>
      </w:r>
      <w:r w:rsidR="00B93A73" w:rsidRPr="007770C6">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14:paraId="2E5B147F" w14:textId="77777777" w:rsidR="005126A6" w:rsidRPr="00C64922" w:rsidRDefault="005126A6" w:rsidP="005126A6">
      <w:pPr>
        <w:pStyle w:val="Default"/>
        <w:rPr>
          <w:rFonts w:ascii="Courier New" w:hAnsi="Courier New" w:cs="Courier New"/>
          <w:sz w:val="20"/>
        </w:rPr>
      </w:pPr>
    </w:p>
    <w:p w14:paraId="772E1125" w14:textId="77777777" w:rsidR="005126A6" w:rsidRPr="007770C6" w:rsidRDefault="005126A6" w:rsidP="005126A6">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Act.statusCode, and more specific about the guidance on what to indicate in the Act.effectiveTime. </w:t>
      </w:r>
    </w:p>
    <w:p w14:paraId="3D549D72" w14:textId="77777777" w:rsidR="005126A6" w:rsidRPr="00DB2C36" w:rsidRDefault="005126A6" w:rsidP="005126A6">
      <w:pPr>
        <w:pStyle w:val="Default"/>
        <w:rPr>
          <w:rFonts w:ascii="Courier New" w:hAnsi="Courier New" w:cs="Courier New"/>
          <w:sz w:val="20"/>
        </w:rPr>
      </w:pPr>
    </w:p>
    <w:p w14:paraId="7228F28E" w14:textId="30BE6559" w:rsidR="005126A6" w:rsidRPr="007770C6" w:rsidRDefault="00504F98" w:rsidP="005126A6">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anchor="_Declaring_Section_Template" w:history="1">
        <w:r w:rsidR="00565ED0" w:rsidRPr="007770C6">
          <w:rPr>
            <w:rStyle w:val="Hyperlink"/>
            <w:rFonts w:eastAsia="Calibri"/>
            <w:bCs/>
            <w:sz w:val="20"/>
          </w:rPr>
          <w:t>4.2.2 Declaring Section Template Conformance</w:t>
        </w:r>
      </w:hyperlink>
    </w:p>
    <w:p w14:paraId="27EE311E" w14:textId="73532842" w:rsidR="007D3708" w:rsidRPr="00C64922" w:rsidRDefault="007D3708" w:rsidP="00C17F49">
      <w:pPr>
        <w:pStyle w:val="Heading3"/>
      </w:pPr>
      <w:bookmarkStart w:id="1875" w:name="_pod3uidoj19e" w:colFirst="0" w:colLast="0"/>
      <w:bookmarkStart w:id="1876" w:name="_Toc11391301"/>
      <w:bookmarkStart w:id="1877" w:name="_Toc127519184"/>
      <w:bookmarkStart w:id="1878" w:name="_Toc119939867"/>
      <w:bookmarkEnd w:id="1875"/>
      <w:r w:rsidRPr="00C64922">
        <w:t>Problem</w:t>
      </w:r>
      <w:bookmarkEnd w:id="1876"/>
      <w:bookmarkEnd w:id="1877"/>
      <w:bookmarkEnd w:id="1878"/>
    </w:p>
    <w:p w14:paraId="77DF055E" w14:textId="77777777" w:rsidR="006B2DAF" w:rsidRPr="00DB2C36" w:rsidRDefault="006B2DAF" w:rsidP="006B2DAF">
      <w:pPr>
        <w:spacing w:after="120"/>
        <w:rPr>
          <w:rFonts w:cs="Calibri"/>
        </w:rPr>
      </w:pPr>
      <w:bookmarkStart w:id="1879" w:name="_j343ak4jou5s" w:colFirst="0" w:colLast="0"/>
      <w:bookmarkStart w:id="1880" w:name="_jva7w8mdi6ng" w:colFirst="0" w:colLast="0"/>
      <w:bookmarkStart w:id="1881" w:name="_Toc10707519"/>
      <w:bookmarkStart w:id="1882" w:name="_Toc11043652"/>
      <w:bookmarkStart w:id="1883" w:name="_Toc11045632"/>
      <w:bookmarkEnd w:id="1879"/>
      <w:bookmarkEnd w:id="1880"/>
      <w:r w:rsidRPr="00DB2C36">
        <w:rPr>
          <w:rFonts w:cs="Calibri"/>
        </w:rPr>
        <w:t xml:space="preserve">Problem information includes health concerns, problem concerns and problem observations including statements about no known allergies. </w:t>
      </w:r>
    </w:p>
    <w:p w14:paraId="41DDCD33" w14:textId="77777777" w:rsidR="006B2DAF" w:rsidRPr="007770C6" w:rsidRDefault="006B2DAF" w:rsidP="007D3708">
      <w:pPr>
        <w:pStyle w:val="Default"/>
        <w:rPr>
          <w:sz w:val="20"/>
        </w:rPr>
      </w:pPr>
      <w:r w:rsidRPr="007770C6">
        <w:rPr>
          <w:sz w:val="20"/>
        </w:rPr>
        <w:t>A patient problem is represented using a combination of templates designed to represent health concerns. H</w:t>
      </w:r>
      <w:r w:rsidR="007D3708" w:rsidRPr="007770C6">
        <w:rPr>
          <w:sz w:val="20"/>
        </w:rPr>
        <w:t>ealth concern</w:t>
      </w:r>
      <w:r w:rsidRPr="007770C6">
        <w:rPr>
          <w:sz w:val="20"/>
        </w:rPr>
        <w:t>s</w:t>
      </w:r>
      <w:r w:rsidR="007D3708" w:rsidRPr="007770C6">
        <w:rPr>
          <w:sz w:val="20"/>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14:paraId="751606A6" w14:textId="77777777" w:rsidR="006B2DAF" w:rsidRPr="007770C6" w:rsidRDefault="006B2DAF" w:rsidP="007D3708">
      <w:pPr>
        <w:pStyle w:val="Default"/>
        <w:rPr>
          <w:sz w:val="20"/>
        </w:rPr>
      </w:pPr>
    </w:p>
    <w:p w14:paraId="690A0870" w14:textId="77777777" w:rsidR="007D3708" w:rsidRPr="007770C6" w:rsidRDefault="007D3708" w:rsidP="007D3708">
      <w:pPr>
        <w:pStyle w:val="Default"/>
        <w:rPr>
          <w:sz w:val="20"/>
        </w:rPr>
      </w:pPr>
      <w:r w:rsidRPr="007770C6">
        <w:rPr>
          <w:sz w:val="20"/>
        </w:rPr>
        <w:lastRenderedPageBreak/>
        <w:t xml:space="preserve">Problem Concerns are a subset of </w:t>
      </w:r>
      <w:r w:rsidR="006B2DAF" w:rsidRPr="007770C6">
        <w:rPr>
          <w:sz w:val="20"/>
        </w:rPr>
        <w:t>h</w:t>
      </w:r>
      <w:r w:rsidRPr="007770C6">
        <w:rPr>
          <w:sz w:val="20"/>
        </w:rPr>
        <w:t xml:space="preserve">ealth </w:t>
      </w:r>
      <w:r w:rsidR="006B2DAF" w:rsidRPr="007770C6">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7770C6" w:rsidRDefault="007D3708" w:rsidP="007D3708">
      <w:pPr>
        <w:pStyle w:val="Default"/>
        <w:rPr>
          <w:sz w:val="20"/>
        </w:rPr>
      </w:pPr>
    </w:p>
    <w:p w14:paraId="342C298B" w14:textId="77777777" w:rsidR="006B2DAF" w:rsidRPr="007770C6" w:rsidRDefault="006B2DAF" w:rsidP="006B2DAF">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14:paraId="1D428780" w14:textId="77777777" w:rsidR="006B2DAF" w:rsidRPr="007770C6" w:rsidRDefault="006B2DAF" w:rsidP="007D3708">
      <w:pPr>
        <w:pStyle w:val="Default"/>
        <w:rPr>
          <w:sz w:val="20"/>
        </w:rPr>
      </w:pPr>
    </w:p>
    <w:p w14:paraId="1C54F05A" w14:textId="77777777" w:rsidR="007D3708" w:rsidRPr="007770C6" w:rsidRDefault="007D3708" w:rsidP="007D3708">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7770C6" w:rsidRDefault="007D3708" w:rsidP="007D3708">
      <w:pPr>
        <w:pStyle w:val="Default"/>
        <w:rPr>
          <w:sz w:val="20"/>
        </w:rPr>
      </w:pPr>
    </w:p>
    <w:p w14:paraId="5A5DCC3E" w14:textId="77777777" w:rsidR="00A46C09" w:rsidRPr="007770C6" w:rsidRDefault="007D3708" w:rsidP="007D3708">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pPr>
      <w:r w:rsidRPr="00C64922">
        <w:t xml:space="preserve"> </w:t>
      </w:r>
    </w:p>
    <w:p w14:paraId="238843DF" w14:textId="77777777" w:rsidR="007D3708" w:rsidRPr="00C64922" w:rsidRDefault="007D3708" w:rsidP="004E29C8">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4EC5DA02" w14:textId="77777777" w:rsidTr="004E29C8">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51465CE2" w14:textId="77777777" w:rsidR="009F6BA2" w:rsidRPr="00D14360" w:rsidRDefault="009F6BA2" w:rsidP="00E42FA6">
            <w:pPr>
              <w:rPr>
                <w:rFonts w:cs="Calibri"/>
                <w:b/>
                <w:iCs/>
                <w:color w:val="FFFFFF"/>
              </w:rPr>
            </w:pPr>
            <w:r w:rsidRPr="00D14360">
              <w:rPr>
                <w:rFonts w:cs="Calibri"/>
                <w:b/>
                <w:iCs/>
                <w:color w:val="FFFFFF"/>
              </w:rPr>
              <w:t>Problem Concern Act (V3)</w:t>
            </w:r>
          </w:p>
          <w:p w14:paraId="1366187B" w14:textId="77777777" w:rsidR="009F6BA2" w:rsidRPr="00D14360" w:rsidRDefault="009F6BA2" w:rsidP="00E42FA6">
            <w:pPr>
              <w:rPr>
                <w:rFonts w:cs="Calibri"/>
                <w:bCs/>
                <w:color w:val="FFFFFF"/>
              </w:rPr>
            </w:pPr>
            <w:r w:rsidRPr="00D14360">
              <w:rPr>
                <w:rFonts w:cs="Calibri"/>
                <w:bCs/>
                <w:color w:val="FFFFFF"/>
                <w:sz w:val="18"/>
              </w:rPr>
              <w:t>[act: identifier urn:hl7ii:2.16.840.1.113883.10.20.22.4.3:2015-08-01 (open)]</w:t>
            </w:r>
          </w:p>
        </w:tc>
      </w:tr>
      <w:tr w:rsidR="002954CE" w:rsidRPr="00C64922" w14:paraId="27ACE5FF" w14:textId="77777777" w:rsidTr="004E29C8">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0816F9BA" w14:textId="77777777" w:rsidTr="004E29C8">
        <w:trPr>
          <w:cantSplit/>
          <w:trHeight w:val="620"/>
        </w:trPr>
        <w:tc>
          <w:tcPr>
            <w:tcW w:w="1457" w:type="dxa"/>
            <w:tcBorders>
              <w:right w:val="nil"/>
            </w:tcBorders>
            <w:shd w:val="clear" w:color="auto" w:fill="FFFFFF"/>
          </w:tcPr>
          <w:p w14:paraId="2F003A95" w14:textId="77777777" w:rsidR="009F6BA2" w:rsidRPr="00D14360" w:rsidRDefault="009F6BA2" w:rsidP="00E42FA6">
            <w:pPr>
              <w:rPr>
                <w:rFonts w:cs="Calibri"/>
                <w:b/>
                <w:bCs/>
              </w:rPr>
            </w:pPr>
            <w:r w:rsidRPr="00D14360">
              <w:rPr>
                <w:rFonts w:cs="Calibri"/>
                <w:b/>
                <w:bCs/>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4E29C8">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statusCode of the concern is “active”, regardless if the condition is active or resolved. Only when the underlying condition is no longer of concern is the statusCode of the Problem Concern Act set to “completed”. </w:t>
            </w:r>
          </w:p>
          <w:p w14:paraId="69FE3D04" w14:textId="77777777" w:rsidR="005C79A1" w:rsidRDefault="005C79A1" w:rsidP="00E42FA6">
            <w:pPr>
              <w:rPr>
                <w:rFonts w:ascii="Calibri Light" w:hAnsi="Calibri Light" w:cs="Calibri Light"/>
                <w:szCs w:val="18"/>
              </w:rPr>
            </w:pPr>
          </w:p>
          <w:p w14:paraId="06DA1FA3" w14:textId="52A04830"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effectiveTime reflects the time that the underlying condition was felt to be a concern; it may or may not correspond to the effectiveTime of the condition (e.g., even five years later, the clinician may remain concerned about a prior heart attack).</w:t>
            </w:r>
          </w:p>
          <w:p w14:paraId="6572936E" w14:textId="77777777" w:rsidR="005C79A1" w:rsidRDefault="005C79A1" w:rsidP="00E42FA6">
            <w:pPr>
              <w:rPr>
                <w:rFonts w:ascii="Calibri Light" w:hAnsi="Calibri Light" w:cs="Calibri Light"/>
                <w:szCs w:val="18"/>
              </w:rPr>
            </w:pPr>
          </w:p>
          <w:p w14:paraId="78FC5ED1" w14:textId="47E98A7C"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statusCode of the Problem Concern Act is the status of the concern, whereas the effectiveTime of the nested Problem Observation tells when the problem was experienced by the patient. The effectiveTime/low of the Problem Concern Act asserts when the concern became active. The effectiveTime/high asserts when the concern was completed (e.g., when the clinician deemed there is no longer any need to track the underlying condition).</w:t>
            </w:r>
          </w:p>
        </w:tc>
      </w:tr>
      <w:tr w:rsidR="002954CE" w:rsidRPr="00C64922" w14:paraId="188DA41C"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7FC69D06" w14:textId="77777777" w:rsidR="009F6BA2" w:rsidRPr="00D14360" w:rsidRDefault="009F6BA2" w:rsidP="00E42FA6">
            <w:pPr>
              <w:rPr>
                <w:rFonts w:cs="Calibri"/>
                <w:b/>
                <w:bCs/>
              </w:rPr>
            </w:pPr>
            <w:r w:rsidRPr="00D14360">
              <w:rPr>
                <w:rFonts w:cs="Calibri"/>
                <w:b/>
                <w:bCs/>
              </w:rPr>
              <w:lastRenderedPageBreak/>
              <w:t>Negation</w:t>
            </w:r>
          </w:p>
        </w:tc>
        <w:tc>
          <w:tcPr>
            <w:tcW w:w="7898" w:type="dxa"/>
            <w:tcBorders>
              <w:top w:val="single" w:sz="4" w:space="0" w:color="4F81BD"/>
              <w:bottom w:val="single" w:sz="4" w:space="0" w:color="4472C4" w:themeColor="accent1"/>
            </w:tcBorders>
            <w:shd w:val="clear" w:color="auto" w:fill="auto"/>
          </w:tcPr>
          <w:p w14:paraId="0182F8C1"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544F8B7A"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64A5A102" w14:textId="77777777" w:rsidR="009F6BA2" w:rsidRPr="00D14360" w:rsidRDefault="009F6BA2"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hemeColor="accent1"/>
            </w:tcBorders>
            <w:shd w:val="clear" w:color="auto" w:fill="auto"/>
          </w:tcPr>
          <w:p w14:paraId="3ACBE3B9" w14:textId="77777777" w:rsidR="009F6BA2" w:rsidRDefault="009F6BA2" w:rsidP="00D14360">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(templateId 2.16.840.1.113883.10.20.22.4.4). In practice, most EHRs do not support this template design.  See best practice guidance below for implementers who do not support problem concern tracking at this time.</w:t>
            </w:r>
          </w:p>
          <w:p w14:paraId="0A8F93F3" w14:textId="77777777" w:rsidR="00F75DF2" w:rsidRDefault="00F75DF2" w:rsidP="00D14360">
            <w:pPr>
              <w:keepNext/>
              <w:rPr>
                <w:rFonts w:ascii="Calibri Light" w:hAnsi="Calibri Light" w:cs="Calibri Light"/>
                <w:szCs w:val="18"/>
              </w:rPr>
            </w:pPr>
          </w:p>
          <w:p w14:paraId="412B9922" w14:textId="1342DD81" w:rsidR="00F75DF2" w:rsidRPr="00D14360" w:rsidRDefault="00F75DF2" w:rsidP="00F75DF2">
            <w:pPr>
              <w:rPr>
                <w:rFonts w:ascii="Calibri Light" w:hAnsi="Calibri Light" w:cs="Calibri Light"/>
                <w:szCs w:val="18"/>
              </w:rPr>
            </w:pPr>
            <w:r w:rsidRPr="00D14360">
              <w:rPr>
                <w:rFonts w:ascii="Calibri Light" w:hAnsi="Calibri Light" w:cs="Calibri Light"/>
              </w:rPr>
              <w:t xml:space="preserve">Visit </w:t>
            </w:r>
            <w:hyperlink r:id="rId54"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21"/>
            </w:r>
            <w:r w:rsidRPr="00D14360">
              <w:rPr>
                <w:rFonts w:ascii="Calibri Light" w:hAnsi="Calibri Light" w:cs="Calibri Light"/>
                <w:szCs w:val="18"/>
              </w:rPr>
              <w:t xml:space="preserve"> </w:t>
            </w:r>
          </w:p>
          <w:p w14:paraId="411EC3EF" w14:textId="64639305" w:rsidR="00F75DF2" w:rsidRPr="00F75DF2" w:rsidRDefault="00F75DF2" w:rsidP="00F75DF2">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sidRPr="00254B4A">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002954CE" w:rsidRPr="00C64922" w14:paraId="20329E7C" w14:textId="77777777" w:rsidTr="004E29C8">
        <w:trPr>
          <w:cantSplit/>
        </w:trPr>
        <w:tc>
          <w:tcPr>
            <w:tcW w:w="1457" w:type="dxa"/>
            <w:tcBorders>
              <w:top w:val="single" w:sz="4" w:space="0" w:color="4472C4" w:themeColor="accent1"/>
              <w:bottom w:val="single" w:sz="4" w:space="0" w:color="4F81BD"/>
              <w:right w:val="nil"/>
            </w:tcBorders>
            <w:shd w:val="clear" w:color="auto" w:fill="FFFFFF"/>
          </w:tcPr>
          <w:p w14:paraId="0AA6B77E" w14:textId="77777777" w:rsidR="00C563F3" w:rsidRPr="003A3D50" w:rsidRDefault="00C563F3" w:rsidP="00C563F3">
            <w:pPr>
              <w:rPr>
                <w:rFonts w:cs="Calibri"/>
                <w:b/>
                <w:bCs/>
              </w:rPr>
            </w:pPr>
            <w:r w:rsidRPr="003A3D50">
              <w:rPr>
                <w:rFonts w:cs="Calibri"/>
                <w:b/>
                <w:bCs/>
              </w:rPr>
              <w:t>Example</w:t>
            </w:r>
          </w:p>
        </w:tc>
        <w:tc>
          <w:tcPr>
            <w:tcW w:w="7898" w:type="dxa"/>
            <w:tcBorders>
              <w:top w:val="single" w:sz="4" w:space="0" w:color="4472C4" w:themeColor="accent1"/>
              <w:bottom w:val="single" w:sz="4" w:space="0" w:color="4F81BD"/>
            </w:tcBorders>
            <w:shd w:val="clear" w:color="auto" w:fill="auto"/>
          </w:tcPr>
          <w:p w14:paraId="38DA0D07" w14:textId="1D5C0E4D" w:rsidR="00C563F3" w:rsidRPr="003A3D50" w:rsidRDefault="009250B0"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37</w:t>
            </w:r>
            <w:r w:rsidR="00DC1072" w:rsidRPr="00254B4A">
              <w:rPr>
                <w:rFonts w:ascii="Calibri Light" w:hAnsi="Calibri Light" w:cs="Calibri Light"/>
              </w:rPr>
              <w:t>: Problem Concern containing a Problem Observation</w:t>
            </w:r>
            <w:r w:rsidRPr="005A615D">
              <w:rPr>
                <w:rFonts w:ascii="Calibri Light" w:hAnsi="Calibri Light" w:cs="Calibri Light"/>
              </w:rPr>
              <w:fldChar w:fldCharType="end"/>
            </w:r>
          </w:p>
        </w:tc>
      </w:tr>
    </w:tbl>
    <w:p w14:paraId="50F6C5D3" w14:textId="6DEE7C6D" w:rsidR="007D3708" w:rsidRPr="00C64922" w:rsidRDefault="00A5789F" w:rsidP="007D3708">
      <w:pPr>
        <w:pStyle w:val="Caption"/>
        <w:rPr>
          <w:sz w:val="20"/>
          <w:szCs w:val="20"/>
        </w:rPr>
      </w:pPr>
      <w:r>
        <w:t xml:space="preserve">  </w:t>
      </w:r>
      <w:bookmarkStart w:id="1884" w:name="_Toc118898830"/>
      <w:bookmarkStart w:id="1885" w:name="_Toc127519349"/>
      <w:bookmarkStart w:id="1886" w:name="_Toc119940033"/>
      <w:r w:rsidR="007D3708" w:rsidRPr="00C64922">
        <w:t xml:space="preserve">Table </w:t>
      </w:r>
      <w:r w:rsidR="008B59D0">
        <w:fldChar w:fldCharType="begin"/>
      </w:r>
      <w:r w:rsidR="008B59D0">
        <w:instrText xml:space="preserve"> SEQ Table \* ARABIC </w:instrText>
      </w:r>
      <w:r w:rsidR="008B59D0">
        <w:fldChar w:fldCharType="separate"/>
      </w:r>
      <w:del w:id="1887" w:author="Ballot Reconciliation" w:date="2023-03-09T09:31:00Z">
        <w:r w:rsidR="00F10C7C">
          <w:rPr>
            <w:noProof/>
          </w:rPr>
          <w:delText>44</w:delText>
        </w:r>
      </w:del>
      <w:ins w:id="1888" w:author="Ballot Reconciliation" w:date="2023-03-09T09:31:00Z">
        <w:r w:rsidR="00DC1072">
          <w:rPr>
            <w:noProof/>
          </w:rPr>
          <w:t>43</w:t>
        </w:r>
      </w:ins>
      <w:r w:rsidR="008B59D0">
        <w:rPr>
          <w:noProof/>
        </w:rPr>
        <w:fldChar w:fldCharType="end"/>
      </w:r>
      <w:r w:rsidR="007D3708" w:rsidRPr="00C64922">
        <w:t>: Problem Concern</w:t>
      </w:r>
      <w:r w:rsidR="00852DED">
        <w:t xml:space="preserve"> Template</w:t>
      </w:r>
      <w:bookmarkEnd w:id="1884"/>
      <w:bookmarkEnd w:id="1885"/>
      <w:bookmarkEnd w:id="1886"/>
    </w:p>
    <w:p w14:paraId="26101422" w14:textId="77777777" w:rsidR="006B2DAF" w:rsidRPr="00DF5244" w:rsidRDefault="006B2DAF" w:rsidP="006B2DAF">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Pr="007770C6" w:rsidRDefault="006B2DAF" w:rsidP="007D3708">
      <w:pPr>
        <w:pStyle w:val="Default"/>
        <w:rPr>
          <w:sz w:val="20"/>
        </w:rPr>
      </w:pPr>
    </w:p>
    <w:p w14:paraId="457EC347" w14:textId="77777777" w:rsidR="007D3708" w:rsidRPr="00D14360" w:rsidRDefault="007D3708" w:rsidP="007D3708">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22"/>
      </w:r>
      <w:r w:rsidRPr="00D14360">
        <w:t xml:space="preserve">. </w:t>
      </w:r>
    </w:p>
    <w:p w14:paraId="2B1657DB" w14:textId="77777777" w:rsidR="006B2DAF" w:rsidRPr="00D14360" w:rsidRDefault="006B2DAF"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5D0B6783" w14:textId="77777777" w:rsidTr="004E29C8">
        <w:trPr>
          <w:cantSplit/>
          <w:trHeight w:val="576"/>
        </w:trPr>
        <w:tc>
          <w:tcPr>
            <w:tcW w:w="683" w:type="dxa"/>
            <w:tcBorders>
              <w:right w:val="nil"/>
            </w:tcBorders>
            <w:shd w:val="clear" w:color="auto" w:fill="C6D9F1"/>
          </w:tcPr>
          <w:p w14:paraId="133536F7" w14:textId="77777777" w:rsidR="009F6BA2" w:rsidRPr="00C64922" w:rsidRDefault="00634398" w:rsidP="00E42FA6">
            <w:pPr>
              <w:pStyle w:val="BodyText"/>
              <w:rPr>
                <w:noProof/>
              </w:rPr>
            </w:pPr>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B8A635D" w14:textId="77777777" w:rsidR="009F6BA2" w:rsidRPr="007770C6" w:rsidRDefault="009F6BA2" w:rsidP="00E42FA6">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14:paraId="0712EB7D" w14:textId="77777777" w:rsidR="009F6BA2" w:rsidRPr="007770C6" w:rsidRDefault="009F6BA2" w:rsidP="00D14360">
            <w:pPr>
              <w:pStyle w:val="Default"/>
              <w:numPr>
                <w:ilvl w:val="2"/>
                <w:numId w:val="10"/>
              </w:numPr>
              <w:ind w:left="720"/>
              <w:rPr>
                <w:bCs/>
                <w:sz w:val="20"/>
              </w:rPr>
            </w:pPr>
            <w:r w:rsidRPr="007770C6">
              <w:rPr>
                <w:bCs/>
                <w:sz w:val="20"/>
              </w:rPr>
              <w:t xml:space="preserve">Populate the Act.statusCode of the Problem Concern Act to reflect the status of the clinical statement about the problem stored within the source system. </w:t>
            </w:r>
          </w:p>
          <w:p w14:paraId="7BE0C1E5" w14:textId="77777777" w:rsidR="009F6BA2" w:rsidRPr="007770C6" w:rsidRDefault="009F6BA2" w:rsidP="00D14360">
            <w:pPr>
              <w:pStyle w:val="Default"/>
              <w:numPr>
                <w:ilvl w:val="2"/>
                <w:numId w:val="10"/>
              </w:numPr>
              <w:ind w:left="720"/>
              <w:rPr>
                <w:bCs/>
                <w:sz w:val="20"/>
              </w:rPr>
            </w:pPr>
            <w:r w:rsidRPr="007770C6">
              <w:rPr>
                <w:bCs/>
                <w:sz w:val="20"/>
              </w:rPr>
              <w:t>Use nullFlavor=”NI” for the effectiveTime of the outer concern act wrapper.</w:t>
            </w:r>
          </w:p>
          <w:p w14:paraId="787B63D3" w14:textId="77777777" w:rsidR="009F6BA2" w:rsidRPr="007770C6" w:rsidRDefault="009F6BA2" w:rsidP="00D14360">
            <w:pPr>
              <w:pStyle w:val="Default"/>
              <w:numPr>
                <w:ilvl w:val="2"/>
                <w:numId w:val="10"/>
              </w:numPr>
              <w:ind w:left="720"/>
              <w:rPr>
                <w:bCs/>
                <w:sz w:val="20"/>
              </w:rPr>
            </w:pPr>
            <w:r w:rsidRPr="007770C6">
              <w:rPr>
                <w:bCs/>
                <w:sz w:val="20"/>
              </w:rPr>
              <w:t>Do not populate the author participation template associated with the outer concern act wrapper.</w:t>
            </w:r>
          </w:p>
          <w:p w14:paraId="30B19CC0" w14:textId="64A079E7" w:rsidR="009F6BA2" w:rsidRPr="007770C6" w:rsidRDefault="009F6BA2" w:rsidP="00D14360">
            <w:pPr>
              <w:pStyle w:val="Default"/>
              <w:numPr>
                <w:ilvl w:val="2"/>
                <w:numId w:val="10"/>
              </w:numPr>
              <w:ind w:left="720"/>
              <w:rPr>
                <w:bCs/>
                <w:sz w:val="20"/>
              </w:rPr>
            </w:pPr>
            <w:r w:rsidRPr="007770C6">
              <w:rPr>
                <w:bCs/>
                <w:sz w:val="20"/>
              </w:rPr>
              <w:t>Include a single Problem Observation within the act wrapper.</w:t>
            </w:r>
          </w:p>
          <w:p w14:paraId="7B717B4A" w14:textId="0D5EDFA0" w:rsidR="006C3BED" w:rsidRPr="007770C6" w:rsidRDefault="006C3BED" w:rsidP="007770C6">
            <w:pPr>
              <w:pStyle w:val="Default"/>
              <w:numPr>
                <w:ilvl w:val="3"/>
                <w:numId w:val="10"/>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14:paraId="28D73869" w14:textId="618CD9D5" w:rsidR="009F6BA2" w:rsidRPr="007770C6" w:rsidRDefault="009F6BA2" w:rsidP="00D14360">
            <w:pPr>
              <w:pStyle w:val="Default"/>
              <w:numPr>
                <w:ilvl w:val="2"/>
                <w:numId w:val="10"/>
              </w:numPr>
              <w:ind w:left="720"/>
              <w:rPr>
                <w:bCs/>
                <w:sz w:val="20"/>
              </w:rPr>
            </w:pPr>
            <w:r w:rsidRPr="007770C6">
              <w:rPr>
                <w:bCs/>
                <w:sz w:val="20"/>
              </w:rPr>
              <w:t xml:space="preserve">Populate the effectiveTime of the Problem Observation with the </w:t>
            </w:r>
            <w:r w:rsidR="0088454D" w:rsidRPr="007770C6">
              <w:rPr>
                <w:bCs/>
                <w:sz w:val="20"/>
              </w:rPr>
              <w:t xml:space="preserve">clinically </w:t>
            </w:r>
            <w:r w:rsidRPr="007770C6">
              <w:rPr>
                <w:bCs/>
                <w:sz w:val="20"/>
              </w:rPr>
              <w:t>relevant time period associated with problem.</w:t>
            </w:r>
          </w:p>
          <w:p w14:paraId="639BD2A2" w14:textId="77777777" w:rsidR="009F6BA2" w:rsidRPr="007770C6" w:rsidRDefault="009F6BA2" w:rsidP="00D14360">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14:paraId="6BEC7D6C" w14:textId="77777777" w:rsidR="002B57F0" w:rsidRPr="007770C6" w:rsidRDefault="002B57F0" w:rsidP="00D14360">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14:paraId="6A9479A4" w14:textId="77777777" w:rsidR="009F6BA2" w:rsidRPr="007770C6" w:rsidRDefault="009F6BA2" w:rsidP="00D14360">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00A46C09" w:rsidRPr="007770C6">
              <w:rPr>
                <w:b/>
                <w:sz w:val="20"/>
              </w:rPr>
              <w:t>BP-085</w:t>
            </w:r>
            <w:r w:rsidRPr="007770C6">
              <w:rPr>
                <w:b/>
                <w:sz w:val="20"/>
              </w:rPr>
              <w:t>]</w:t>
            </w:r>
          </w:p>
        </w:tc>
      </w:tr>
    </w:tbl>
    <w:p w14:paraId="198EEBC0" w14:textId="77777777" w:rsidR="006B2DAF" w:rsidRDefault="007D3708" w:rsidP="007D3708">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14:paraId="1AF6F274" w14:textId="352889A8" w:rsidR="006B2DAF" w:rsidRDefault="006B2DAF" w:rsidP="003A3D50">
      <w:pPr>
        <w:pStyle w:val="Caption"/>
        <w:keepNext/>
        <w:spacing w:after="0"/>
      </w:pPr>
      <w:bookmarkStart w:id="1889" w:name="_Ref21858903"/>
      <w:bookmarkStart w:id="1890" w:name="_Toc118898758"/>
      <w:bookmarkStart w:id="1891" w:name="_Toc127519277"/>
      <w:bookmarkStart w:id="1892" w:name="_Toc119939960"/>
      <w:r w:rsidRPr="003A3D50">
        <w:t xml:space="preserve">Example </w:t>
      </w:r>
      <w:r w:rsidR="008B59D0">
        <w:fldChar w:fldCharType="begin"/>
      </w:r>
      <w:r w:rsidR="008B59D0">
        <w:instrText xml:space="preserve"> SEQ Example \* ARABIC </w:instrText>
      </w:r>
      <w:r w:rsidR="008B59D0">
        <w:fldChar w:fldCharType="separate"/>
      </w:r>
      <w:r w:rsidR="00DC1072">
        <w:rPr>
          <w:noProof/>
        </w:rPr>
        <w:t>37</w:t>
      </w:r>
      <w:r w:rsidR="008B59D0">
        <w:rPr>
          <w:noProof/>
        </w:rPr>
        <w:fldChar w:fldCharType="end"/>
      </w:r>
      <w:r w:rsidRPr="003A3D50">
        <w:t>: Problem Concern containing a Problem Observation</w:t>
      </w:r>
      <w:bookmarkEnd w:id="1889"/>
      <w:bookmarkEnd w:id="1890"/>
      <w:bookmarkEnd w:id="1891"/>
      <w:bookmarkEnd w:id="18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3387DAE1"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  PLEASE REFER TO THE EXAMPLE TASK FORCE &lt;</w:t>
            </w:r>
            <w:del w:id="1893" w:author="Ballot Reconciliation" w:date="2023-03-09T09:31:00Z">
              <w:r w:rsidRPr="003A3D50">
                <w:rPr>
                  <w:rFonts w:ascii="Courier New" w:hAnsi="Courier New" w:cs="Courier New"/>
                  <w:sz w:val="16"/>
                  <w:szCs w:val="16"/>
                </w:rPr>
                <w:delText>http://</w:delText>
              </w:r>
            </w:del>
            <w:ins w:id="1894" w:author="Ballot Reconciliation" w:date="2023-03-09T09:31:00Z">
              <w:r w:rsidR="00C20105" w:rsidRPr="00C20105">
                <w:rPr>
                  <w:rFonts w:ascii="Courier New" w:hAnsi="Courier New" w:cs="Courier New"/>
                  <w:sz w:val="16"/>
                  <w:szCs w:val="16"/>
                </w:rPr>
                <w:t>https://cdasearch.</w:t>
              </w:r>
            </w:ins>
            <w:r w:rsidR="00C20105" w:rsidRPr="00C20105">
              <w:rPr>
                <w:rFonts w:ascii="Courier New" w:hAnsi="Courier New" w:cs="Courier New"/>
                <w:sz w:val="16"/>
                <w:szCs w:val="16"/>
              </w:rPr>
              <w:t>hl7</w:t>
            </w:r>
            <w:del w:id="1895" w:author="Ballot Reconciliation" w:date="2023-03-09T09:31:00Z">
              <w:r w:rsidRPr="003A3D50">
                <w:rPr>
                  <w:rFonts w:ascii="Courier New" w:hAnsi="Courier New" w:cs="Courier New"/>
                  <w:sz w:val="16"/>
                  <w:szCs w:val="16"/>
                </w:rPr>
                <w:delText>-c-cda-examples.herokuapp.com</w:delText>
              </w:r>
            </w:del>
            <w:ins w:id="1896" w:author="Ballot Reconciliation" w:date="2023-03-09T09:31:00Z">
              <w:r w:rsidR="00C20105" w:rsidRPr="00C20105">
                <w:rPr>
                  <w:rFonts w:ascii="Courier New" w:hAnsi="Courier New" w:cs="Courier New"/>
                  <w:sz w:val="16"/>
                  <w:szCs w:val="16"/>
                </w:rPr>
                <w:t>.org</w:t>
              </w:r>
            </w:ins>
            <w:r w:rsidRPr="003A3D50">
              <w:rPr>
                <w:rFonts w:ascii="Courier New" w:hAnsi="Courier New" w:cs="Courier New"/>
                <w:sz w:val="16"/>
                <w:szCs w:val="16"/>
              </w:rPr>
              <w:t>/sections/Problems&gt;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 displayName="PROBLEM LIST"/&gt;</w:t>
            </w:r>
          </w:p>
          <w:p w14:paraId="60546D33" w14:textId="7DE4B064"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w:t>
            </w:r>
            <w:commentRangeStart w:id="1897"/>
            <w:del w:id="1898" w:author="Ballot Reconciliation" w:date="2023-03-09T09:31:00Z">
              <w:r w:rsidRPr="003A3D50">
                <w:rPr>
                  <w:rFonts w:ascii="Courier New" w:hAnsi="Courier New" w:cs="Courier New"/>
                  <w:sz w:val="16"/>
                  <w:szCs w:val="16"/>
                </w:rPr>
                <w:delText>ACTIVE PROBLEMS</w:delText>
              </w:r>
            </w:del>
            <w:ins w:id="1899" w:author="Ballot Reconciliation" w:date="2023-03-09T09:31:00Z">
              <w:r w:rsidR="00C40B04">
                <w:rPr>
                  <w:rFonts w:ascii="Courier New" w:hAnsi="Courier New" w:cs="Courier New"/>
                  <w:sz w:val="16"/>
                  <w:szCs w:val="16"/>
                </w:rPr>
                <w:t>Problem List</w:t>
              </w:r>
            </w:ins>
            <w:commentRangeEnd w:id="1897"/>
            <w:r w:rsidR="00AD0004">
              <w:rPr>
                <w:rStyle w:val="CommentReference"/>
              </w:rPr>
              <w:commentReference w:id="1897"/>
            </w:r>
            <w:r w:rsidRPr="003A3D50">
              <w:rPr>
                <w:rFonts w:ascii="Courier New" w:hAnsi="Courier New" w:cs="Courier New"/>
                <w:sz w:val="16"/>
                <w:szCs w:val="16"/>
              </w:rPr>
              <w:t>&lt;/title&gt;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Concern Information | Tracked By&lt;/th&gt;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&lt;th&gt;Condition(s)&lt;/th&gt;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styleCode="normRow"&gt;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Type | Problem&lt;br/&gt;&lt;/th&gt;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&lt;th&gt;Time Frame&lt;/th&gt;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&lt;th&gt;Clinical Status&lt;/th&gt;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&lt;th&gt;Documented By&lt;/th&gt;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styleCode="Bold"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&lt;td&gt;&lt;content&gt;W.Colon&lt;/content&gt; &lt;content&gt;(06/18/2015)&lt;/content&gt;&lt;/td&gt;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codeSystem="2.16.840.1.113883.5.6" </w:t>
            </w:r>
          </w:p>
          <w:p w14:paraId="02AD044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codeSystemName="HL7ActClass" displayName="Concern"&gt;&lt;/code&gt;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 nullFlavor="NI"/&gt;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&lt;entryRelationship inversionInd="false" typeCode="SUBJ"&gt;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720E426A" w14:textId="349B3CDA" w:rsidR="008805EA"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7A4845" w14:textId="6B8A940A" w:rsidR="003E0931" w:rsidRPr="003A3D50" w:rsidRDefault="003E0931"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codeSystem="2.16.840.1.113883.6.96" codeSystemName="SNOMED CT" displayName="Problem"&gt;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codeSystem="2.16.840.1.113883.6.1" codeSystemName="LOINC" displayName="Problem"/&gt;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codeSystem="2.16.840.1.113883.6.96" codeSystemName="SNOMED CT" displayName="Osteoarthritis"               </w:t>
            </w:r>
          </w:p>
          <w:p w14:paraId="7FF06C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xsi:type="CD" xmlns:xsi="http://www.w3.org/2001/XMLSchema-instance"&gt;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codeSystem="2.16.840.1.113883.6.103" codeSystemName="ICD-9CM" displayName="Osteoarthritis"/&gt;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codeSystem="2.16.840.1.113883.6.90" codeSystemName="ICD-10-CM" displayName="Osteoarthritis"/&gt;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nullFlavor="UNK"/&gt;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typeCode="REFR"&gt;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codeSystem="2.16.840.1.113883.6.1" displayName="Status"/&gt;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&lt;effectiveTime&gt;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code="55561003" codeSystem="2.16.840.1.113883.6.96" displayName="Active" xsi:type="CD"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xmlns:xsi="http://www.w3.org/2001/XMLSchema-instance"/&gt;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rFonts w:cs="Calibri"/>
          <w:b/>
          <w:bCs/>
          <w:color w:val="000000"/>
          <w:sz w:val="22"/>
          <w:szCs w:val="22"/>
        </w:rPr>
      </w:pPr>
    </w:p>
    <w:p w14:paraId="283F4E0C" w14:textId="77777777" w:rsidR="007D3708" w:rsidRPr="00C64922" w:rsidRDefault="007D3708" w:rsidP="004E29C8">
      <w:pPr>
        <w:pStyle w:val="Heading4"/>
      </w:pPr>
      <w:bookmarkStart w:id="1900" w:name="_Problem_Observation"/>
      <w:bookmarkStart w:id="1901" w:name="_Ref21873087"/>
      <w:bookmarkEnd w:id="1900"/>
      <w:r w:rsidRPr="00C64922">
        <w:t>Problem Observation</w:t>
      </w:r>
      <w:bookmarkEnd w:id="1901"/>
    </w:p>
    <w:p w14:paraId="1FA1EDE4" w14:textId="77777777" w:rsidR="007D3708" w:rsidRPr="00C64922" w:rsidRDefault="007D3708" w:rsidP="007D3708"/>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5EB09DC" w14:textId="77777777" w:rsidTr="004E29C8">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25B936CD" w14:textId="40EFFF67" w:rsidR="009F6BA2" w:rsidRPr="00D14360" w:rsidRDefault="009F6BA2" w:rsidP="00E42FA6">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14:paraId="4D7829DE" w14:textId="23A54542" w:rsidR="009F6BA2" w:rsidRPr="00D14360" w:rsidRDefault="009F6BA2" w:rsidP="00E42FA6">
            <w:pPr>
              <w:rPr>
                <w:rFonts w:cs="Calibri"/>
                <w:bCs/>
                <w:color w:val="FFFFFF"/>
              </w:rPr>
            </w:pPr>
            <w:r w:rsidRPr="00D14360">
              <w:rPr>
                <w:rFonts w:cs="Calibri"/>
                <w:bCs/>
                <w:color w:val="FFFFFF"/>
                <w:sz w:val="18"/>
              </w:rPr>
              <w:t>[observation: identifier urn:hl7ii:2.16.840.1.113883.10.20.22.4.4:20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003E0931" w:rsidRPr="00C64922" w14:paraId="32DB966D" w14:textId="77777777" w:rsidTr="004E29C8">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3E0931" w:rsidRPr="00D14360" w:rsidRDefault="003E0931" w:rsidP="003E0931">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591BBBA" w14:textId="4B5BB353" w:rsidR="003E0931" w:rsidRPr="00D14360" w:rsidRDefault="003E0931" w:rsidP="003E0931">
            <w:pPr>
              <w:rPr>
                <w:rFonts w:ascii="Calibri Light" w:hAnsi="Calibri Light" w:cs="Calibri Light"/>
                <w:szCs w:val="18"/>
              </w:rPr>
            </w:pPr>
            <w:r w:rsidRPr="00D14360">
              <w:rPr>
                <w:rFonts w:ascii="Calibri Light" w:hAnsi="Calibri Light" w:cs="Calibri Light"/>
                <w:szCs w:val="18"/>
              </w:rPr>
              <w:t>HL7 C-CDA R2.1 Companion Guide</w:t>
            </w:r>
          </w:p>
        </w:tc>
      </w:tr>
      <w:tr w:rsidR="003E0931" w:rsidRPr="00C64922" w14:paraId="13095CFD" w14:textId="77777777" w:rsidTr="004E29C8">
        <w:trPr>
          <w:cantSplit/>
          <w:trHeight w:val="359"/>
        </w:trPr>
        <w:tc>
          <w:tcPr>
            <w:tcW w:w="1457" w:type="dxa"/>
            <w:tcBorders>
              <w:right w:val="nil"/>
            </w:tcBorders>
            <w:shd w:val="clear" w:color="auto" w:fill="FFFFFF"/>
          </w:tcPr>
          <w:p w14:paraId="2D26B4DB" w14:textId="77777777" w:rsidR="003E0931" w:rsidRPr="00D14360" w:rsidRDefault="003E0931" w:rsidP="003E0931">
            <w:pPr>
              <w:rPr>
                <w:rFonts w:cs="Calibri"/>
                <w:b/>
                <w:bCs/>
              </w:rPr>
            </w:pPr>
            <w:r w:rsidRPr="00D14360">
              <w:rPr>
                <w:rFonts w:cs="Calibri"/>
                <w:b/>
                <w:bCs/>
              </w:rPr>
              <w:t>Purpose</w:t>
            </w:r>
          </w:p>
        </w:tc>
        <w:tc>
          <w:tcPr>
            <w:tcW w:w="7898" w:type="dxa"/>
            <w:shd w:val="clear" w:color="auto" w:fill="auto"/>
          </w:tcPr>
          <w:p w14:paraId="40F5068E" w14:textId="77777777" w:rsidR="003E0931" w:rsidRPr="00D14360" w:rsidRDefault="003E0931" w:rsidP="003E0931">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3E0931" w:rsidRPr="00C64922" w14:paraId="75BB4779" w14:textId="77777777" w:rsidTr="004E29C8">
        <w:trPr>
          <w:cantSplit/>
        </w:trPr>
        <w:tc>
          <w:tcPr>
            <w:tcW w:w="1457" w:type="dxa"/>
            <w:tcBorders>
              <w:top w:val="single" w:sz="4" w:space="0" w:color="4F81BD"/>
              <w:bottom w:val="single" w:sz="4" w:space="0" w:color="4F81BD"/>
              <w:right w:val="nil"/>
            </w:tcBorders>
            <w:shd w:val="clear" w:color="auto" w:fill="FFFFFF"/>
          </w:tcPr>
          <w:p w14:paraId="694122DC" w14:textId="77777777" w:rsidR="003E0931" w:rsidRPr="00D14360" w:rsidRDefault="003E0931" w:rsidP="003E0931">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2E340AC" w14:textId="77777777" w:rsidR="003E0931" w:rsidRPr="00D14360" w:rsidRDefault="003E0931" w:rsidP="003E0931">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7488E65B" w14:textId="77777777" w:rsidR="003E0931" w:rsidRDefault="003E0931" w:rsidP="003E0931">
            <w:pPr>
              <w:rPr>
                <w:rFonts w:ascii="Calibri Light" w:hAnsi="Calibri Light" w:cs="Calibri Light"/>
                <w:szCs w:val="18"/>
              </w:rPr>
            </w:pPr>
          </w:p>
          <w:p w14:paraId="6334A56E" w14:textId="738D9904" w:rsidR="003E0931" w:rsidRPr="00D14360" w:rsidRDefault="003E0931" w:rsidP="003E0931">
            <w:pPr>
              <w:rPr>
                <w:rFonts w:ascii="Calibri Light" w:hAnsi="Calibri Light" w:cs="Calibri Light"/>
                <w:szCs w:val="18"/>
              </w:rPr>
            </w:pPr>
            <w:r w:rsidRPr="00D14360">
              <w:rPr>
                <w:rFonts w:ascii="Calibri Light" w:hAnsi="Calibri Light" w:cs="Calibri Light"/>
                <w:szCs w:val="18"/>
              </w:rPr>
              <w:t>The effectiveTime, also referred to as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is the time at which the observation holds true for the patient. For a provider seeing a patient in the clinic today, observing a history of heart attack that occurred five years ago, the effectiveTime is five years ago. The effectiveTime of the Problem Observation is the definitive indication of when the problem occurred. If the problem is known to be resolved, then an effectiveTime/high would be present. If the date of resolution is not known, then effectiveTime/high will be present with a nullFlavor of "UNK".</w:t>
            </w:r>
            <w:r w:rsidRPr="00D14360">
              <w:rPr>
                <w:rStyle w:val="FootnoteReference"/>
                <w:rFonts w:ascii="Calibri Light" w:hAnsi="Calibri Light" w:cs="Calibri Light"/>
                <w:szCs w:val="18"/>
              </w:rPr>
              <w:footnoteReference w:id="123"/>
            </w:r>
          </w:p>
        </w:tc>
      </w:tr>
      <w:tr w:rsidR="003E0931" w:rsidRPr="00C64922" w14:paraId="4542539B" w14:textId="77777777" w:rsidTr="004E29C8">
        <w:trPr>
          <w:cantSplit/>
          <w:trHeight w:val="629"/>
        </w:trPr>
        <w:tc>
          <w:tcPr>
            <w:tcW w:w="1457" w:type="dxa"/>
            <w:tcBorders>
              <w:top w:val="single" w:sz="4" w:space="0" w:color="4F81BD"/>
              <w:bottom w:val="single" w:sz="4" w:space="0" w:color="4472C4" w:themeColor="accent1"/>
              <w:right w:val="nil"/>
            </w:tcBorders>
            <w:shd w:val="clear" w:color="auto" w:fill="FFFFFF"/>
          </w:tcPr>
          <w:p w14:paraId="2CB1EDFC" w14:textId="77777777" w:rsidR="003E0931" w:rsidRPr="00D14360" w:rsidRDefault="003E0931" w:rsidP="003E0931">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4103AE4B" w14:textId="77777777" w:rsidR="003E0931" w:rsidRPr="00D14360" w:rsidRDefault="003E0931" w:rsidP="003E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negationInd attribute is used to indicate the absence of the condition in observation/value (Observation.ValueNegationInd). </w:t>
            </w:r>
          </w:p>
        </w:tc>
      </w:tr>
      <w:tr w:rsidR="003E0931" w:rsidRPr="00C64922" w14:paraId="3669BCD5" w14:textId="77777777" w:rsidTr="004E29C8">
        <w:trPr>
          <w:cantSplit/>
        </w:trPr>
        <w:tc>
          <w:tcPr>
            <w:tcW w:w="1457" w:type="dxa"/>
            <w:tcBorders>
              <w:top w:val="single" w:sz="4" w:space="0" w:color="4472C4" w:themeColor="accent1"/>
              <w:right w:val="nil"/>
            </w:tcBorders>
            <w:shd w:val="clear" w:color="auto" w:fill="FFFFFF"/>
          </w:tcPr>
          <w:p w14:paraId="56E248C3" w14:textId="77777777" w:rsidR="003E0931" w:rsidRPr="00D14360" w:rsidRDefault="003E0931" w:rsidP="003E0931">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43A3A6E4" w14:textId="77777777" w:rsidR="003E0931" w:rsidRDefault="003E0931" w:rsidP="003E0931">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urn:oid:2.16.840.1.113883.10.20.22.4.6) represents a clinical judgement of the status of the problem. </w:t>
            </w:r>
          </w:p>
          <w:p w14:paraId="3EBB6653" w14:textId="77777777" w:rsidR="003E0931" w:rsidRDefault="003E0931" w:rsidP="003E0931">
            <w:pPr>
              <w:keepNext/>
              <w:rPr>
                <w:rFonts w:ascii="Calibri Light" w:hAnsi="Calibri Light" w:cs="Calibri Light"/>
                <w:szCs w:val="18"/>
              </w:rPr>
            </w:pPr>
          </w:p>
          <w:p w14:paraId="420E373B" w14:textId="36515DFD" w:rsidR="003E0931" w:rsidRPr="00D14360" w:rsidRDefault="003E0931" w:rsidP="003E0931">
            <w:pPr>
              <w:keepNext/>
              <w:rPr>
                <w:rFonts w:ascii="Calibri Light" w:hAnsi="Calibri Light" w:cs="Calibri Light"/>
                <w:szCs w:val="18"/>
              </w:rPr>
            </w:pPr>
            <w:r w:rsidRPr="00D14360">
              <w:rPr>
                <w:rFonts w:ascii="Calibri Light" w:hAnsi="Calibri Light" w:cs="Calibri Light"/>
                <w:color w:val="000000"/>
                <w:szCs w:val="18"/>
              </w:rPr>
              <w:t>A negationInd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4"/>
            </w:r>
          </w:p>
        </w:tc>
      </w:tr>
      <w:tr w:rsidR="003E0931" w:rsidRPr="00C64922" w14:paraId="136785C8" w14:textId="77777777" w:rsidTr="004E29C8">
        <w:trPr>
          <w:cantSplit/>
        </w:trPr>
        <w:tc>
          <w:tcPr>
            <w:tcW w:w="1457" w:type="dxa"/>
            <w:tcBorders>
              <w:top w:val="single" w:sz="4" w:space="0" w:color="4F81BD"/>
              <w:bottom w:val="single" w:sz="4" w:space="0" w:color="4F81BD"/>
              <w:right w:val="nil"/>
            </w:tcBorders>
            <w:shd w:val="clear" w:color="auto" w:fill="FFFFFF"/>
          </w:tcPr>
          <w:p w14:paraId="117E0E86" w14:textId="77777777" w:rsidR="003E0931" w:rsidRPr="006B2DAF" w:rsidRDefault="003E0931" w:rsidP="003E0931">
            <w:pPr>
              <w:rPr>
                <w:rFonts w:cs="Calibri"/>
                <w:b/>
                <w:bCs/>
              </w:rPr>
            </w:pPr>
            <w:r w:rsidRPr="006B2DAF">
              <w:rPr>
                <w:rFonts w:cs="Calibri"/>
                <w:b/>
                <w:bCs/>
              </w:rPr>
              <w:t>Example</w:t>
            </w:r>
          </w:p>
        </w:tc>
        <w:tc>
          <w:tcPr>
            <w:tcW w:w="7898" w:type="dxa"/>
            <w:tcBorders>
              <w:top w:val="single" w:sz="4" w:space="0" w:color="4F81BD"/>
              <w:bottom w:val="single" w:sz="4" w:space="0" w:color="4F81BD"/>
            </w:tcBorders>
            <w:shd w:val="clear" w:color="auto" w:fill="auto"/>
          </w:tcPr>
          <w:p w14:paraId="2BFFE7AC" w14:textId="22DC707E"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37</w:t>
            </w:r>
            <w:r w:rsidR="00DC1072" w:rsidRPr="00254B4A">
              <w:rPr>
                <w:rFonts w:ascii="Calibri Light" w:hAnsi="Calibri Light" w:cs="Calibri Light"/>
              </w:rPr>
              <w:t>: Problem Concern containing a Problem Observation</w:t>
            </w:r>
            <w:r w:rsidRPr="00AD08FB">
              <w:rPr>
                <w:rFonts w:ascii="Calibri Light" w:hAnsi="Calibri Light" w:cs="Calibri Light"/>
              </w:rPr>
              <w:fldChar w:fldCharType="end"/>
            </w:r>
          </w:p>
        </w:tc>
      </w:tr>
      <w:tr w:rsidR="003E0931" w:rsidRPr="00C64922" w14:paraId="124D3128" w14:textId="77777777" w:rsidTr="004E29C8">
        <w:trPr>
          <w:cantSplit/>
        </w:trPr>
        <w:tc>
          <w:tcPr>
            <w:tcW w:w="1457" w:type="dxa"/>
            <w:tcBorders>
              <w:right w:val="nil"/>
            </w:tcBorders>
            <w:shd w:val="clear" w:color="auto" w:fill="FFFFFF"/>
          </w:tcPr>
          <w:p w14:paraId="05840A66" w14:textId="77777777" w:rsidR="003E0931" w:rsidRPr="003A3D50" w:rsidRDefault="003E0931" w:rsidP="003E0931">
            <w:pPr>
              <w:rPr>
                <w:rFonts w:cs="Calibri"/>
                <w:b/>
                <w:bCs/>
              </w:rPr>
            </w:pPr>
            <w:r w:rsidRPr="003A3D50">
              <w:rPr>
                <w:rFonts w:cs="Calibri"/>
                <w:b/>
                <w:bCs/>
              </w:rPr>
              <w:t>Example</w:t>
            </w:r>
          </w:p>
        </w:tc>
        <w:tc>
          <w:tcPr>
            <w:tcW w:w="7898" w:type="dxa"/>
            <w:shd w:val="clear" w:color="auto" w:fill="auto"/>
          </w:tcPr>
          <w:p w14:paraId="61659D37" w14:textId="448B618C"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38</w:t>
            </w:r>
            <w:r w:rsidR="00DC1072" w:rsidRPr="00254B4A">
              <w:rPr>
                <w:rFonts w:ascii="Calibri Light" w:hAnsi="Calibri Light" w:cs="Calibri Light"/>
              </w:rPr>
              <w:t>: No Known Problems</w:t>
            </w:r>
            <w:r w:rsidRPr="00AD08FB">
              <w:rPr>
                <w:rFonts w:ascii="Calibri Light" w:hAnsi="Calibri Light" w:cs="Calibri Light"/>
              </w:rPr>
              <w:fldChar w:fldCharType="end"/>
            </w:r>
          </w:p>
        </w:tc>
      </w:tr>
    </w:tbl>
    <w:p w14:paraId="36638DC5" w14:textId="494FF78B" w:rsidR="007D3708" w:rsidRDefault="00A5789F" w:rsidP="007D3708">
      <w:pPr>
        <w:pStyle w:val="Caption"/>
      </w:pPr>
      <w:r>
        <w:t xml:space="preserve"> </w:t>
      </w:r>
      <w:bookmarkStart w:id="1902" w:name="_Toc118898831"/>
      <w:bookmarkStart w:id="1903" w:name="_Toc127519350"/>
      <w:bookmarkStart w:id="1904" w:name="_Toc119940034"/>
      <w:r w:rsidR="007D3708" w:rsidRPr="00C64922">
        <w:t xml:space="preserve">Table </w:t>
      </w:r>
      <w:r w:rsidR="008B59D0">
        <w:fldChar w:fldCharType="begin"/>
      </w:r>
      <w:r w:rsidR="008B59D0">
        <w:instrText xml:space="preserve"> SEQ Table \* ARABIC </w:instrText>
      </w:r>
      <w:r w:rsidR="008B59D0">
        <w:fldChar w:fldCharType="separate"/>
      </w:r>
      <w:del w:id="1905" w:author="Ballot Reconciliation" w:date="2023-03-09T09:31:00Z">
        <w:r w:rsidR="00F10C7C">
          <w:rPr>
            <w:noProof/>
          </w:rPr>
          <w:delText>45</w:delText>
        </w:r>
      </w:del>
      <w:ins w:id="1906" w:author="Ballot Reconciliation" w:date="2023-03-09T09:31:00Z">
        <w:r w:rsidR="00DC1072">
          <w:rPr>
            <w:noProof/>
          </w:rPr>
          <w:t>44</w:t>
        </w:r>
      </w:ins>
      <w:r w:rsidR="008B59D0">
        <w:rPr>
          <w:noProof/>
        </w:rPr>
        <w:fldChar w:fldCharType="end"/>
      </w:r>
      <w:r w:rsidR="007D3708" w:rsidRPr="00C64922">
        <w:t>: Problem Observation</w:t>
      </w:r>
      <w:r w:rsidR="00852DED">
        <w:t xml:space="preserve"> Template</w:t>
      </w:r>
      <w:bookmarkEnd w:id="1902"/>
      <w:bookmarkEnd w:id="1903"/>
      <w:bookmarkEnd w:id="1904"/>
    </w:p>
    <w:p w14:paraId="244287EC" w14:textId="6E44ACCA" w:rsidR="009250B0" w:rsidRDefault="009250B0" w:rsidP="003A3D50">
      <w:pPr>
        <w:pStyle w:val="Caption"/>
        <w:keepNext/>
        <w:spacing w:after="0"/>
      </w:pPr>
      <w:bookmarkStart w:id="1907" w:name="_Ref21875516"/>
      <w:bookmarkStart w:id="1908" w:name="_Toc118898759"/>
      <w:bookmarkStart w:id="1909" w:name="_Toc127519278"/>
      <w:bookmarkStart w:id="1910" w:name="_Toc119939961"/>
      <w:r w:rsidRPr="00852DED">
        <w:t xml:space="preserve">Example </w:t>
      </w:r>
      <w:r w:rsidR="008B59D0">
        <w:fldChar w:fldCharType="begin"/>
      </w:r>
      <w:r w:rsidR="008B59D0">
        <w:instrText xml:space="preserve"> SEQ Example \* ARABIC </w:instrText>
      </w:r>
      <w:r w:rsidR="008B59D0">
        <w:fldChar w:fldCharType="separate"/>
      </w:r>
      <w:r w:rsidR="00DC1072">
        <w:rPr>
          <w:noProof/>
        </w:rPr>
        <w:t>38</w:t>
      </w:r>
      <w:r w:rsidR="008B59D0">
        <w:rPr>
          <w:noProof/>
        </w:rPr>
        <w:fldChar w:fldCharType="end"/>
      </w:r>
      <w:r w:rsidRPr="00852DED">
        <w:t>: No Known Problems</w:t>
      </w:r>
      <w:bookmarkEnd w:id="1907"/>
      <w:bookmarkEnd w:id="1908"/>
      <w:bookmarkEnd w:id="1909"/>
      <w:bookmarkEnd w:id="19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9250B0" w14:paraId="69EF604E" w14:textId="77777777" w:rsidTr="004E29C8">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displayName="Problem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Concern:&lt;br/&gt; Concern Tracker Start Date: 06/07/2013 16:05:06&lt;br/&gt;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&lt;br/&gt; Concern Status: Active&lt;br/&gt;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typeCode="DRIV"&gt;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codeSystem="2.16.840.1.113883.5.6"/&gt;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statusCode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statusCode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nullFlavor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codeSystem="2.16.840.1.113883.6.101"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codeSystemName="NUCC" displayName="Cardiovascular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&lt;streetAddressLine&gt;6666 StreetName St.&lt;/streetAddressLine&gt;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&lt;postalCode&gt;20901&lt;/postalCode&gt;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value="tel:+1(301)666-6666"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 typeCode="SUBJ"&gt;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classCode="OBS" moodCode="EVN" negationInd="true"&gt;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negationInd is used to indicate the absence of the condition in observation/value (Observation.ValueNegationInd).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negationInd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494C0EFC" w14:textId="1315B1E8" w:rsidR="00852DED"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56D0BF" w14:textId="6E925166" w:rsidR="003E0931" w:rsidRPr="003A3D50" w:rsidRDefault="003E0931"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&lt;code code="64572001" displayName="Disease" codeSystem="2.16.840.1.113883.6.96"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&lt;translation code="75323-6" codeSystem="2.16.840.1.113883.6.1"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codeSystemName="LOINC" displayName="Condition"/&gt;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66513C41" w14:textId="1A342A16"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time when this was </w:t>
            </w:r>
            <w:r w:rsidR="0088454D">
              <w:rPr>
                <w:rFonts w:ascii="Courier New" w:hAnsi="Courier New" w:cs="Courier New"/>
                <w:sz w:val="16"/>
                <w:szCs w:val="16"/>
              </w:rPr>
              <w:t>clinically</w:t>
            </w:r>
            <w:r w:rsidR="0088454D" w:rsidRPr="003A3D50">
              <w:rPr>
                <w:rFonts w:ascii="Courier New" w:hAnsi="Courier New" w:cs="Courier New"/>
                <w:sz w:val="16"/>
                <w:szCs w:val="16"/>
              </w:rPr>
              <w:t xml:space="preserve"> </w:t>
            </w:r>
            <w:r w:rsidRPr="003A3D50">
              <w:rPr>
                <w:rFonts w:ascii="Courier New" w:hAnsi="Courier New" w:cs="Courier New"/>
                <w:sz w:val="16"/>
                <w:szCs w:val="16"/>
              </w:rPr>
              <w:t>relevant ie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when negationInd was true, is could also come from the ProblemType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xsi:type="CD" code="55607006" displayName="Problem"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codeSystem="2.16.840.1.113883.6.96" codeSystemName="SNOMED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4E29C8">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family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rFonts w:cs="Calibri"/>
          <w:color w:val="000000"/>
        </w:rPr>
      </w:pPr>
    </w:p>
    <w:p w14:paraId="7B588AD7" w14:textId="77777777" w:rsidR="00E33321" w:rsidRPr="009F13BB" w:rsidRDefault="00E33321" w:rsidP="00E33321">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statusCode is “active”. Only when the underlying condition is </w:t>
      </w:r>
      <w:r w:rsidRPr="003A3D50">
        <w:rPr>
          <w:rFonts w:cs="Calibri"/>
        </w:rPr>
        <w:t>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14:paraId="0ED3609B" w14:textId="77777777" w:rsidR="00E33321" w:rsidRPr="005A615D" w:rsidRDefault="00E33321" w:rsidP="00E33321">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Act.code element. The </w:t>
      </w:r>
      <w:r w:rsidRPr="005A615D">
        <w:rPr>
          <w:rFonts w:cs="Calibri"/>
        </w:rPr>
        <w:lastRenderedPageBreak/>
        <w:t>Act.code of a Risk Concern template carries the SNOMED CT concept 281694009 (Finding of at risk (finding)) whereas the Act.code of a Health Concern template carries the LOINC concept 75310-3 (Health Concerns Document).  The</w:t>
      </w:r>
      <w:r w:rsidR="002A57FF" w:rsidRPr="009F13BB">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rFonts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06395FA8" w14:textId="77777777" w:rsidTr="004E29C8">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65497210" w14:textId="14DF2A2B" w:rsidR="009F6BA2" w:rsidRPr="00D14360" w:rsidRDefault="009F6BA2" w:rsidP="00E42FA6">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14:paraId="4DA9CD64" w14:textId="09FF70EE" w:rsidR="009F6BA2" w:rsidRPr="00D14360" w:rsidRDefault="009F6BA2" w:rsidP="00E42FA6">
            <w:pPr>
              <w:rPr>
                <w:rFonts w:cs="Calibri"/>
                <w:bCs/>
                <w:color w:val="FFFFFF"/>
              </w:rPr>
            </w:pPr>
            <w:r w:rsidRPr="00D14360">
              <w:rPr>
                <w:rFonts w:cs="Calibri"/>
                <w:bCs/>
                <w:color w:val="FFFFFF"/>
                <w:sz w:val="18"/>
              </w:rPr>
              <w:t>[act: identifier urn:hl7ii:2.16.840.1.113883.10.20.22.4.132:20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003B6E4F" w:rsidRPr="00C64922" w14:paraId="552B4C0C" w14:textId="77777777" w:rsidTr="004E29C8">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3B6E4F" w:rsidRPr="00D14360" w:rsidRDefault="003B6E4F" w:rsidP="003B6E4F">
            <w:pPr>
              <w:rPr>
                <w:rFonts w:cs="Calibri"/>
                <w:b/>
                <w:bCs/>
                <w:color w:val="000000"/>
              </w:rPr>
            </w:pPr>
            <w:r w:rsidRPr="00D14360">
              <w:rPr>
                <w:rFonts w:cs="Calibri"/>
                <w:b/>
                <w:bCs/>
                <w:color w:val="000000"/>
              </w:rPr>
              <w:t>Reference Source</w:t>
            </w:r>
          </w:p>
        </w:tc>
        <w:tc>
          <w:tcPr>
            <w:tcW w:w="7590" w:type="dxa"/>
            <w:tcBorders>
              <w:top w:val="single" w:sz="4" w:space="0" w:color="4F81BD"/>
              <w:bottom w:val="single" w:sz="4" w:space="0" w:color="4F81BD"/>
            </w:tcBorders>
            <w:shd w:val="clear" w:color="auto" w:fill="auto"/>
          </w:tcPr>
          <w:p w14:paraId="34DE7495" w14:textId="43F88D0C" w:rsidR="003B6E4F" w:rsidRPr="00D14360" w:rsidRDefault="003B6E4F" w:rsidP="003B6E4F">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003B6E4F" w:rsidRPr="00C64922" w14:paraId="02EAD594" w14:textId="77777777" w:rsidTr="004E29C8">
        <w:trPr>
          <w:cantSplit/>
          <w:trHeight w:val="1340"/>
        </w:trPr>
        <w:tc>
          <w:tcPr>
            <w:tcW w:w="1765" w:type="dxa"/>
            <w:tcBorders>
              <w:right w:val="nil"/>
            </w:tcBorders>
            <w:shd w:val="clear" w:color="auto" w:fill="FFFFFF"/>
          </w:tcPr>
          <w:p w14:paraId="791152FB" w14:textId="77777777" w:rsidR="003B6E4F" w:rsidRPr="00D14360" w:rsidRDefault="003B6E4F" w:rsidP="003B6E4F">
            <w:pPr>
              <w:rPr>
                <w:rFonts w:cs="Calibri"/>
                <w:b/>
                <w:bCs/>
                <w:color w:val="000000"/>
              </w:rPr>
            </w:pPr>
            <w:r w:rsidRPr="00D14360">
              <w:rPr>
                <w:rFonts w:cs="Calibri"/>
                <w:b/>
                <w:bCs/>
                <w:color w:val="000000"/>
              </w:rPr>
              <w:t>Purpose</w:t>
            </w:r>
          </w:p>
        </w:tc>
        <w:tc>
          <w:tcPr>
            <w:tcW w:w="7590" w:type="dxa"/>
            <w:shd w:val="clear" w:color="auto" w:fill="auto"/>
          </w:tcPr>
          <w:p w14:paraId="28A9533B" w14:textId="77777777" w:rsidR="003B6E4F" w:rsidRPr="00D14360" w:rsidRDefault="003B6E4F" w:rsidP="003B6E4F">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003B6E4F" w:rsidRPr="00C64922" w14:paraId="4FA6DCD9" w14:textId="77777777" w:rsidTr="004E29C8">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3B6E4F" w:rsidRPr="00D14360" w:rsidRDefault="003B6E4F" w:rsidP="003B6E4F">
            <w:pPr>
              <w:rPr>
                <w:rFonts w:cs="Calibri"/>
                <w:b/>
                <w:bCs/>
                <w:color w:val="000000"/>
              </w:rPr>
            </w:pPr>
            <w:r w:rsidRPr="00D14360">
              <w:rPr>
                <w:rFonts w:cs="Calibri"/>
                <w:b/>
                <w:bCs/>
                <w:color w:val="000000"/>
              </w:rPr>
              <w:t>ActStatus</w:t>
            </w:r>
          </w:p>
        </w:tc>
        <w:tc>
          <w:tcPr>
            <w:tcW w:w="7590" w:type="dxa"/>
            <w:tcBorders>
              <w:top w:val="single" w:sz="4" w:space="0" w:color="4F81BD"/>
              <w:bottom w:val="single" w:sz="4" w:space="0" w:color="4F81BD"/>
            </w:tcBorders>
            <w:shd w:val="clear" w:color="auto" w:fill="auto"/>
          </w:tcPr>
          <w:p w14:paraId="3A3725C6"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as long as the condition, whether active or resolved, is of ongoing concern and interest), the statusCode is “active”. Only when the underlying condition is no longer of concern is the statusCode set to “completed”. </w:t>
            </w:r>
          </w:p>
          <w:p w14:paraId="70B0F4A9"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The effectiveTime reflects the time that the underlying condition was felt to be a concern; it may or may not correspond to the effectiveTime of the condition (e.g., even five years later, a prior heart attack may remain a concern). </w:t>
            </w:r>
          </w:p>
        </w:tc>
      </w:tr>
      <w:tr w:rsidR="003B6E4F" w:rsidRPr="00C64922" w14:paraId="581B94FB" w14:textId="77777777" w:rsidTr="004E29C8">
        <w:trPr>
          <w:cantSplit/>
          <w:trHeight w:val="341"/>
        </w:trPr>
        <w:tc>
          <w:tcPr>
            <w:tcW w:w="1765" w:type="dxa"/>
            <w:tcBorders>
              <w:top w:val="single" w:sz="4" w:space="0" w:color="4F81BD"/>
              <w:bottom w:val="single" w:sz="4" w:space="0" w:color="4472C4" w:themeColor="accent1"/>
              <w:right w:val="nil"/>
            </w:tcBorders>
            <w:shd w:val="clear" w:color="auto" w:fill="FFFFFF"/>
          </w:tcPr>
          <w:p w14:paraId="4F734893" w14:textId="77777777" w:rsidR="003B6E4F" w:rsidRPr="00D14360" w:rsidRDefault="003B6E4F" w:rsidP="003B6E4F">
            <w:pPr>
              <w:rPr>
                <w:rFonts w:cs="Calibri"/>
                <w:b/>
                <w:bCs/>
                <w:color w:val="000000"/>
              </w:rPr>
            </w:pPr>
            <w:r w:rsidRPr="00D14360">
              <w:rPr>
                <w:rFonts w:cs="Calibri"/>
                <w:b/>
                <w:bCs/>
                <w:color w:val="000000"/>
              </w:rPr>
              <w:t>Negation</w:t>
            </w:r>
          </w:p>
        </w:tc>
        <w:tc>
          <w:tcPr>
            <w:tcW w:w="7590" w:type="dxa"/>
            <w:tcBorders>
              <w:top w:val="single" w:sz="4" w:space="0" w:color="4F81BD"/>
              <w:bottom w:val="single" w:sz="4" w:space="0" w:color="4472C4" w:themeColor="accent1"/>
            </w:tcBorders>
            <w:shd w:val="clear" w:color="auto" w:fill="auto"/>
          </w:tcPr>
          <w:p w14:paraId="14B3FDC8" w14:textId="77777777" w:rsidR="003B6E4F" w:rsidRPr="00D14360" w:rsidRDefault="003B6E4F" w:rsidP="003B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3B6E4F" w:rsidRPr="00C64922" w14:paraId="0AB7ED80" w14:textId="77777777" w:rsidTr="004E29C8">
        <w:trPr>
          <w:cantSplit/>
        </w:trPr>
        <w:tc>
          <w:tcPr>
            <w:tcW w:w="1765" w:type="dxa"/>
            <w:tcBorders>
              <w:top w:val="single" w:sz="4" w:space="0" w:color="4472C4" w:themeColor="accent1"/>
              <w:bottom w:val="single" w:sz="4" w:space="0" w:color="4F81BD"/>
              <w:right w:val="nil"/>
            </w:tcBorders>
            <w:shd w:val="clear" w:color="auto" w:fill="FFFFFF"/>
          </w:tcPr>
          <w:p w14:paraId="7FD80EDD" w14:textId="77777777" w:rsidR="003B6E4F" w:rsidRPr="00D14360" w:rsidRDefault="003B6E4F" w:rsidP="003B6E4F">
            <w:pPr>
              <w:rPr>
                <w:rFonts w:cs="Calibri"/>
                <w:b/>
                <w:bCs/>
                <w:color w:val="000000"/>
              </w:rPr>
            </w:pPr>
            <w:r w:rsidRPr="00D14360">
              <w:rPr>
                <w:rFonts w:cs="Calibri"/>
                <w:b/>
                <w:bCs/>
                <w:color w:val="000000"/>
              </w:rPr>
              <w:t>Other Considerations</w:t>
            </w:r>
          </w:p>
        </w:tc>
        <w:tc>
          <w:tcPr>
            <w:tcW w:w="7590" w:type="dxa"/>
            <w:tcBorders>
              <w:top w:val="single" w:sz="4" w:space="0" w:color="4472C4" w:themeColor="accent1"/>
              <w:bottom w:val="single" w:sz="4" w:space="0" w:color="4F81BD"/>
            </w:tcBorders>
            <w:shd w:val="clear" w:color="auto" w:fill="auto"/>
          </w:tcPr>
          <w:p w14:paraId="1EBF3769" w14:textId="77777777" w:rsidR="003B6E4F" w:rsidRDefault="003B6E4F" w:rsidP="003B6E4F">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14:paraId="36393FFB" w14:textId="77777777" w:rsidR="003B6E4F" w:rsidRDefault="003B6E4F" w:rsidP="003B6E4F">
            <w:pPr>
              <w:keepNext/>
              <w:rPr>
                <w:rFonts w:ascii="Calibri Light" w:hAnsi="Calibri Light" w:cs="Calibri Light"/>
                <w:color w:val="000000"/>
                <w:szCs w:val="18"/>
              </w:rPr>
            </w:pPr>
          </w:p>
          <w:p w14:paraId="28BD8C31" w14:textId="1AD69C5C" w:rsidR="003B6E4F" w:rsidRPr="00D14360" w:rsidRDefault="003B6E4F" w:rsidP="003B6E4F">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003B6E4F" w:rsidRPr="00C64922" w14:paraId="3DB738D1" w14:textId="77777777" w:rsidTr="004E29C8">
        <w:trPr>
          <w:cantSplit/>
        </w:trPr>
        <w:tc>
          <w:tcPr>
            <w:tcW w:w="1765" w:type="dxa"/>
            <w:tcBorders>
              <w:top w:val="single" w:sz="4" w:space="0" w:color="4F81BD"/>
              <w:bottom w:val="single" w:sz="4" w:space="0" w:color="4472C4"/>
              <w:right w:val="nil"/>
            </w:tcBorders>
            <w:shd w:val="clear" w:color="auto" w:fill="FFFFFF"/>
          </w:tcPr>
          <w:p w14:paraId="4D1EF5BB" w14:textId="77777777" w:rsidR="003B6E4F" w:rsidRPr="00D14360" w:rsidRDefault="003B6E4F" w:rsidP="003B6E4F">
            <w:pPr>
              <w:rPr>
                <w:rFonts w:cs="Calibri"/>
                <w:b/>
                <w:bCs/>
                <w:color w:val="000000"/>
              </w:rPr>
            </w:pPr>
            <w:r w:rsidRPr="00D14360">
              <w:rPr>
                <w:rFonts w:cs="Calibri"/>
                <w:b/>
                <w:bCs/>
              </w:rPr>
              <w:t>Example</w:t>
            </w:r>
          </w:p>
        </w:tc>
        <w:tc>
          <w:tcPr>
            <w:tcW w:w="7590" w:type="dxa"/>
            <w:tcBorders>
              <w:top w:val="single" w:sz="4" w:space="0" w:color="4F81BD"/>
              <w:bottom w:val="single" w:sz="4" w:space="0" w:color="4472C4"/>
            </w:tcBorders>
            <w:shd w:val="clear" w:color="auto" w:fill="auto"/>
          </w:tcPr>
          <w:p w14:paraId="37C5E38C" w14:textId="75CE5CE5" w:rsidR="003B6E4F" w:rsidRPr="00AD08FB" w:rsidRDefault="003B6E4F" w:rsidP="003B6E4F">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39</w:t>
            </w:r>
            <w:r w:rsidR="00DC1072" w:rsidRPr="00254B4A">
              <w:rPr>
                <w:rFonts w:ascii="Calibri Light" w:hAnsi="Calibri Light" w:cs="Calibri Light"/>
              </w:rPr>
              <w:t>: Health Concern narrative entry</w:t>
            </w:r>
            <w:r w:rsidRPr="00AD08FB">
              <w:rPr>
                <w:rFonts w:ascii="Calibri Light" w:hAnsi="Calibri Light" w:cs="Calibri Light"/>
              </w:rPr>
              <w:fldChar w:fldCharType="end"/>
            </w:r>
          </w:p>
        </w:tc>
      </w:tr>
    </w:tbl>
    <w:p w14:paraId="390B844A" w14:textId="1BD87C38" w:rsidR="007D3708" w:rsidRDefault="00A5789F" w:rsidP="007D3708">
      <w:pPr>
        <w:pStyle w:val="Caption"/>
      </w:pPr>
      <w:r>
        <w:t xml:space="preserve"> </w:t>
      </w:r>
      <w:bookmarkStart w:id="1911" w:name="_Toc118898832"/>
      <w:bookmarkStart w:id="1912" w:name="_Toc127519351"/>
      <w:bookmarkStart w:id="1913" w:name="_Toc119940035"/>
      <w:r w:rsidR="007D3708" w:rsidRPr="00C64922">
        <w:t xml:space="preserve">Table </w:t>
      </w:r>
      <w:r w:rsidR="008B59D0">
        <w:fldChar w:fldCharType="begin"/>
      </w:r>
      <w:r w:rsidR="008B59D0">
        <w:instrText xml:space="preserve"> SEQ Table \* ARABIC </w:instrText>
      </w:r>
      <w:r w:rsidR="008B59D0">
        <w:fldChar w:fldCharType="separate"/>
      </w:r>
      <w:del w:id="1914" w:author="Ballot Reconciliation" w:date="2023-03-09T09:31:00Z">
        <w:r w:rsidR="00F10C7C">
          <w:rPr>
            <w:noProof/>
          </w:rPr>
          <w:delText>46</w:delText>
        </w:r>
      </w:del>
      <w:ins w:id="1915" w:author="Ballot Reconciliation" w:date="2023-03-09T09:31:00Z">
        <w:r w:rsidR="00DC1072">
          <w:rPr>
            <w:noProof/>
          </w:rPr>
          <w:t>45</w:t>
        </w:r>
      </w:ins>
      <w:r w:rsidR="008B59D0">
        <w:rPr>
          <w:noProof/>
        </w:rPr>
        <w:fldChar w:fldCharType="end"/>
      </w:r>
      <w:r w:rsidR="007D3708" w:rsidRPr="00C64922">
        <w:t xml:space="preserve">: </w:t>
      </w:r>
      <w:r w:rsidR="00236D1E">
        <w:t xml:space="preserve">Health Concern </w:t>
      </w:r>
      <w:r w:rsidR="00852DED">
        <w:t>Template</w:t>
      </w:r>
      <w:bookmarkEnd w:id="1911"/>
      <w:bookmarkEnd w:id="1912"/>
      <w:bookmarkEnd w:id="1913"/>
      <w:r w:rsidR="00852DED">
        <w:t xml:space="preserve"> </w:t>
      </w:r>
    </w:p>
    <w:p w14:paraId="09DEE6F9" w14:textId="0FA8B4C4" w:rsidR="00236D1E" w:rsidRDefault="00236D1E" w:rsidP="003A3D50">
      <w:pPr>
        <w:pStyle w:val="Caption"/>
        <w:keepNext/>
        <w:spacing w:after="0"/>
      </w:pPr>
      <w:bookmarkStart w:id="1916" w:name="_Ref21872174"/>
      <w:bookmarkStart w:id="1917" w:name="_Toc118898760"/>
      <w:bookmarkStart w:id="1918" w:name="_Toc127519279"/>
      <w:bookmarkStart w:id="1919" w:name="_Toc119939962"/>
      <w:r>
        <w:t xml:space="preserve">Example </w:t>
      </w:r>
      <w:r w:rsidR="008B59D0">
        <w:fldChar w:fldCharType="begin"/>
      </w:r>
      <w:r w:rsidR="008B59D0">
        <w:instrText xml:space="preserve"> SEQ Example \* ARABIC </w:instrText>
      </w:r>
      <w:r w:rsidR="008B59D0">
        <w:fldChar w:fldCharType="separate"/>
      </w:r>
      <w:r w:rsidR="00DC1072">
        <w:rPr>
          <w:noProof/>
        </w:rPr>
        <w:t>39</w:t>
      </w:r>
      <w:r w:rsidR="008B59D0">
        <w:rPr>
          <w:noProof/>
        </w:rPr>
        <w:fldChar w:fldCharType="end"/>
      </w:r>
      <w:r>
        <w:t>: Health Concern narrative entry</w:t>
      </w:r>
      <w:bookmarkEnd w:id="1916"/>
      <w:bookmarkEnd w:id="1917"/>
      <w:bookmarkEnd w:id="1918"/>
      <w:bookmarkEnd w:id="19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36D1E" w14:paraId="27093FF9" w14:textId="77777777" w:rsidTr="004E29C8">
        <w:tc>
          <w:tcPr>
            <w:tcW w:w="9576" w:type="dxa"/>
            <w:shd w:val="clear" w:color="auto" w:fill="auto"/>
          </w:tcPr>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codeSystem="2.16.840.1.113883.6.1" codeSystemName="LOINC"/&gt;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classCode="ACT" moodCode="EVN"&gt;</w:t>
            </w:r>
          </w:p>
          <w:p w14:paraId="53986748" w14:textId="364B5912" w:rsidR="00852DED"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extension="2015-08-01"/&gt;</w:t>
            </w:r>
          </w:p>
          <w:p w14:paraId="03A4CEF3" w14:textId="0888B78E" w:rsidR="003B6E4F" w:rsidRPr="00AD08FB" w:rsidRDefault="003B6E4F"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nullFlavor="UNK"/&gt;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codeSystem="2.16.840.1.113883.6.1" codeSystemName="LOINC" displayName="Health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&lt;statusCode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lastRenderedPageBreak/>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t>&lt;/component&gt;</w:t>
            </w:r>
          </w:p>
        </w:tc>
      </w:tr>
    </w:tbl>
    <w:p w14:paraId="339E1D0F" w14:textId="6723193A" w:rsidR="007D3708" w:rsidRPr="00C64922" w:rsidRDefault="007D3708" w:rsidP="00C17F49">
      <w:pPr>
        <w:pStyle w:val="Heading3"/>
      </w:pPr>
      <w:bookmarkStart w:id="1920" w:name="_Toc21926856"/>
      <w:bookmarkStart w:id="1921" w:name="_Toc21871981"/>
      <w:bookmarkStart w:id="1922" w:name="_Toc21872437"/>
      <w:bookmarkStart w:id="1923" w:name="_Toc21880208"/>
      <w:bookmarkStart w:id="1924" w:name="_Toc21890038"/>
      <w:bookmarkStart w:id="1925" w:name="_Toc21894182"/>
      <w:bookmarkStart w:id="1926" w:name="_Toc21898109"/>
      <w:bookmarkStart w:id="1927" w:name="_Toc21926857"/>
      <w:bookmarkStart w:id="1928" w:name="_k2hd2t8ufb5t" w:colFirst="0" w:colLast="0"/>
      <w:bookmarkStart w:id="1929" w:name="_2fq8vasb3mhl" w:colFirst="0" w:colLast="0"/>
      <w:bookmarkStart w:id="1930" w:name="_fvfrefsoypc0" w:colFirst="0" w:colLast="0"/>
      <w:bookmarkStart w:id="1931" w:name="_oh50yapkhblt" w:colFirst="0" w:colLast="0"/>
      <w:bookmarkStart w:id="1932" w:name="_Toc21871982"/>
      <w:bookmarkStart w:id="1933" w:name="_Toc21872438"/>
      <w:bookmarkStart w:id="1934" w:name="_Toc21880209"/>
      <w:bookmarkStart w:id="1935" w:name="_Toc21890039"/>
      <w:bookmarkStart w:id="1936" w:name="_Toc21894183"/>
      <w:bookmarkStart w:id="1937" w:name="_Toc21898110"/>
      <w:bookmarkStart w:id="1938" w:name="_Toc21926858"/>
      <w:bookmarkStart w:id="1939" w:name="_s9nmzfl4lcq1" w:colFirst="0" w:colLast="0"/>
      <w:bookmarkStart w:id="1940" w:name="_upglbi" w:colFirst="0" w:colLast="0"/>
      <w:bookmarkStart w:id="1941" w:name="_1xhxrqf2sqa" w:colFirst="0" w:colLast="0"/>
      <w:bookmarkStart w:id="1942" w:name="_Toc10707521"/>
      <w:bookmarkStart w:id="1943" w:name="_Toc11043658"/>
      <w:bookmarkStart w:id="1944" w:name="_Toc11045634"/>
      <w:bookmarkStart w:id="1945" w:name="_Toc11391303"/>
      <w:bookmarkStart w:id="1946" w:name="_Toc127519185"/>
      <w:bookmarkStart w:id="1947" w:name="_Toc119939868"/>
      <w:bookmarkEnd w:id="1881"/>
      <w:bookmarkEnd w:id="1882"/>
      <w:bookmarkEnd w:id="1883"/>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r w:rsidRPr="00C64922">
        <w:lastRenderedPageBreak/>
        <w:t>Allerg</w:t>
      </w:r>
      <w:r w:rsidR="006B2DAF">
        <w:t>y</w:t>
      </w:r>
      <w:bookmarkEnd w:id="1942"/>
      <w:bookmarkEnd w:id="1943"/>
      <w:bookmarkEnd w:id="1944"/>
      <w:bookmarkEnd w:id="1945"/>
      <w:bookmarkEnd w:id="1946"/>
      <w:bookmarkEnd w:id="1947"/>
    </w:p>
    <w:p w14:paraId="53CD9C71" w14:textId="77777777" w:rsidR="007D3708" w:rsidRDefault="008F693D" w:rsidP="007D3708">
      <w:pPr>
        <w:spacing w:after="120"/>
        <w:rPr>
          <w:rFonts w:cs="Calibri"/>
        </w:rPr>
      </w:pPr>
      <w:r w:rsidRPr="00AD08FB">
        <w:rPr>
          <w:rFonts w:cs="Calibri"/>
        </w:rPr>
        <w:t xml:space="preserve">Allergy information includes medication and non-medication allergy concerns and observations including statements about no known allergies. </w:t>
      </w:r>
    </w:p>
    <w:p w14:paraId="11F78CA5" w14:textId="77777777" w:rsidR="0083506C" w:rsidRPr="00C64922" w:rsidRDefault="0083506C" w:rsidP="004E29C8">
      <w:pPr>
        <w:pStyle w:val="Heading4"/>
      </w:pPr>
      <w:r w:rsidRPr="00C64922">
        <w:t>Allergy</w:t>
      </w:r>
      <w:r>
        <w:t xml:space="preserve"> Concern</w:t>
      </w:r>
      <w:r w:rsidRPr="00C64922">
        <w:t xml:space="preserve"> </w:t>
      </w:r>
    </w:p>
    <w:p w14:paraId="60DB5781" w14:textId="77777777" w:rsidR="007D3708" w:rsidRPr="007770C6" w:rsidRDefault="0083506C" w:rsidP="0083506C">
      <w:pPr>
        <w:pStyle w:val="Default"/>
        <w:rPr>
          <w:sz w:val="20"/>
        </w:rPr>
      </w:pPr>
      <w:r w:rsidRPr="007770C6">
        <w:rPr>
          <w:rFonts w:eastAsia="Calibri"/>
          <w:sz w:val="20"/>
        </w:rPr>
        <w:t xml:space="preserve">The Allergy Concern template </w:t>
      </w:r>
      <w:r w:rsidRPr="007770C6">
        <w:rPr>
          <w:sz w:val="20"/>
        </w:rPr>
        <w:t xml:space="preserve">enables </w:t>
      </w:r>
      <w:r w:rsidR="007D3708" w:rsidRPr="007770C6">
        <w:rPr>
          <w:sz w:val="20"/>
        </w:rPr>
        <w:t xml:space="preserve">multiple allergy intolerance observations to be tracked together as a single concern.  </w:t>
      </w:r>
      <w:r w:rsidR="008F693D" w:rsidRPr="007770C6">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14:paraId="59B8C73A"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4F1CA38C" w14:textId="77777777" w:rsidTr="004E29C8">
        <w:trPr>
          <w:cantSplit/>
          <w:tblHeader/>
        </w:trPr>
        <w:tc>
          <w:tcPr>
            <w:tcW w:w="2312" w:type="dxa"/>
            <w:tcBorders>
              <w:bottom w:val="nil"/>
              <w:right w:val="nil"/>
            </w:tcBorders>
            <w:shd w:val="clear" w:color="auto" w:fill="4F81BD"/>
          </w:tcPr>
          <w:p w14:paraId="20BFF455"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0D28CE" w14:textId="77777777" w:rsidR="009F6BA2" w:rsidRPr="00D14360" w:rsidRDefault="009F6BA2" w:rsidP="00E42FA6">
            <w:pPr>
              <w:rPr>
                <w:rFonts w:cs="Calibri"/>
                <w:b/>
                <w:iCs/>
                <w:color w:val="FFFFFF"/>
              </w:rPr>
            </w:pPr>
            <w:r w:rsidRPr="00D14360">
              <w:rPr>
                <w:rFonts w:cs="Calibri"/>
                <w:b/>
                <w:iCs/>
                <w:color w:val="FFFFFF"/>
              </w:rPr>
              <w:t>Allergy Concern Act (V3)</w:t>
            </w:r>
          </w:p>
          <w:p w14:paraId="36E3756D" w14:textId="77777777" w:rsidR="009F6BA2" w:rsidRPr="00D14360" w:rsidRDefault="009F6BA2" w:rsidP="00E42FA6">
            <w:pPr>
              <w:rPr>
                <w:rFonts w:cs="Calibri"/>
                <w:bCs/>
                <w:color w:val="FFFFFF"/>
              </w:rPr>
            </w:pPr>
            <w:r w:rsidRPr="00D14360">
              <w:rPr>
                <w:rFonts w:cs="Calibri"/>
                <w:bCs/>
                <w:color w:val="FFFFFF"/>
                <w:sz w:val="18"/>
              </w:rPr>
              <w:t>[act: identifier urn:hl7ii:2.16.840.1.113883.10.20.22.4.30:2015-08-01 (open)]</w:t>
            </w:r>
          </w:p>
        </w:tc>
      </w:tr>
      <w:tr w:rsidR="009F6BA2" w:rsidRPr="00C64922" w14:paraId="409E4AE9" w14:textId="77777777" w:rsidTr="004E29C8">
        <w:trPr>
          <w:trHeight w:val="395"/>
        </w:trPr>
        <w:tc>
          <w:tcPr>
            <w:tcW w:w="2312" w:type="dxa"/>
            <w:tcBorders>
              <w:top w:val="single" w:sz="4" w:space="0" w:color="4F81BD"/>
              <w:bottom w:val="single" w:sz="4" w:space="0" w:color="4F81BD"/>
              <w:right w:val="nil"/>
            </w:tcBorders>
            <w:shd w:val="clear" w:color="auto" w:fill="FFFFFF"/>
          </w:tcPr>
          <w:p w14:paraId="18BB209B"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DDE9F9E"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D3A289D" w14:textId="77777777" w:rsidTr="004E29C8">
        <w:trPr>
          <w:trHeight w:val="620"/>
        </w:trPr>
        <w:tc>
          <w:tcPr>
            <w:tcW w:w="2312" w:type="dxa"/>
            <w:tcBorders>
              <w:right w:val="nil"/>
            </w:tcBorders>
            <w:shd w:val="clear" w:color="auto" w:fill="FFFFFF"/>
          </w:tcPr>
          <w:p w14:paraId="13ACB6A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4E29C8">
        <w:trPr>
          <w:trHeight w:val="3329"/>
        </w:trPr>
        <w:tc>
          <w:tcPr>
            <w:tcW w:w="2312" w:type="dxa"/>
            <w:tcBorders>
              <w:top w:val="single" w:sz="4" w:space="0" w:color="4F81BD"/>
              <w:bottom w:val="single" w:sz="4" w:space="0" w:color="4F81BD"/>
              <w:right w:val="nil"/>
            </w:tcBorders>
            <w:shd w:val="clear" w:color="auto" w:fill="FFFFFF"/>
          </w:tcPr>
          <w:p w14:paraId="6B3507D1"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6C79D5A2" w14:textId="77777777" w:rsidR="009F6BA2" w:rsidRPr="00D14360" w:rsidRDefault="009F6BA2" w:rsidP="00E42FA6">
            <w:pPr>
              <w:rPr>
                <w:rFonts w:ascii="Calibri Light" w:hAnsi="Calibri Light" w:cs="Calibri Light"/>
              </w:rPr>
            </w:pPr>
            <w:r w:rsidRPr="00D14360">
              <w:rPr>
                <w:rFonts w:ascii="Calibri Light" w:hAnsi="Calibri Light" w:cs="Calibri Light"/>
              </w:rPr>
              <w:t>So long as the underlying allergy or intolerance is of ongoing concern and interest to the provider, the statusCode of the concern is “active”. Only when the underlying allergy or intolerance is no longer of concern is the statusCode of the Allergy Concern Act set to “completed</w:t>
            </w:r>
            <w:r w:rsidR="003B1C44" w:rsidRPr="00D14360">
              <w:rPr>
                <w:rFonts w:ascii="Calibri Light" w:hAnsi="Calibri Light" w:cs="Calibri Light"/>
              </w:rPr>
              <w:t>.</w:t>
            </w:r>
            <w:r w:rsidRPr="00D14360">
              <w:rPr>
                <w:rFonts w:ascii="Calibri Light" w:hAnsi="Calibri Light" w:cs="Calibri Light"/>
              </w:rPr>
              <w:t>”</w:t>
            </w:r>
          </w:p>
          <w:p w14:paraId="2FC62E4D" w14:textId="77777777" w:rsidR="005C79A1" w:rsidRDefault="005C79A1" w:rsidP="00E42FA6">
            <w:pPr>
              <w:rPr>
                <w:rFonts w:ascii="Calibri Light" w:hAnsi="Calibri Light" w:cs="Calibri Light"/>
              </w:rPr>
            </w:pPr>
          </w:p>
          <w:p w14:paraId="190599AC" w14:textId="4455EF32" w:rsidR="009F6BA2" w:rsidRPr="00D14360" w:rsidRDefault="009F6BA2" w:rsidP="00E42FA6">
            <w:pPr>
              <w:rPr>
                <w:rFonts w:ascii="Calibri Light" w:hAnsi="Calibri Light" w:cs="Calibri Light"/>
              </w:rPr>
            </w:pPr>
            <w:r w:rsidRPr="00D14360">
              <w:rPr>
                <w:rFonts w:ascii="Calibri Light" w:hAnsi="Calibri Light" w:cs="Calibri Light"/>
              </w:rPr>
              <w:t>The effectiveTime reflects the time that the underlying allergy or intolerance was felt to be a concern; it may or may not correspond to the effectiveTime of the observation associated with the actual allergic reaction experienced by the patient.</w:t>
            </w:r>
          </w:p>
          <w:p w14:paraId="1A8C238F" w14:textId="77777777" w:rsidR="005C79A1" w:rsidRDefault="005C79A1" w:rsidP="00E42FA6">
            <w:pPr>
              <w:rPr>
                <w:rFonts w:ascii="Calibri Light" w:hAnsi="Calibri Light" w:cs="Calibri Light"/>
              </w:rPr>
            </w:pPr>
          </w:p>
          <w:p w14:paraId="06E50BAB" w14:textId="6A174A59" w:rsidR="009F6BA2" w:rsidRPr="00D14360" w:rsidRDefault="009F6BA2" w:rsidP="00E42FA6">
            <w:pPr>
              <w:rPr>
                <w:rFonts w:ascii="Calibri Light" w:hAnsi="Calibri Light" w:cs="Calibri Light"/>
              </w:rPr>
            </w:pPr>
            <w:r w:rsidRPr="00D14360">
              <w:rPr>
                <w:rFonts w:ascii="Calibri Light" w:hAnsi="Calibri Light" w:cs="Calibri Light"/>
              </w:rPr>
              <w:t>The statusCode of the Allergy Concern Act is the status of the concern, whereas the effectiveTime of the nested Allergy - Intolerance Observation tells when the allergy or intolerance was experienced by the patient. The effectiveTime/low of the Allergy Concern Act asserts when the concern became active. The effectiveTime/high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009F6BA2" w:rsidRPr="00C64922" w14:paraId="30757B4D"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5F28B6D5"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FAED7C" w14:textId="77777777" w:rsidR="009F6BA2" w:rsidRPr="00D14360" w:rsidRDefault="009F6BA2" w:rsidP="00E42FA6">
            <w:pPr>
              <w:rPr>
                <w:rFonts w:ascii="Calibri Light" w:hAnsi="Calibri Light"/>
              </w:rPr>
            </w:pPr>
            <w:r w:rsidRPr="00D14360">
              <w:rPr>
                <w:rFonts w:ascii="Calibri Light" w:hAnsi="Calibri Light"/>
              </w:rPr>
              <w:t>Not explicitly specified.</w:t>
            </w:r>
          </w:p>
        </w:tc>
      </w:tr>
      <w:tr w:rsidR="009F6BA2" w:rsidRPr="00C64922" w14:paraId="22B9E4F3" w14:textId="77777777" w:rsidTr="004E29C8">
        <w:tc>
          <w:tcPr>
            <w:tcW w:w="2312" w:type="dxa"/>
            <w:tcBorders>
              <w:top w:val="single" w:sz="4" w:space="0" w:color="4472C4" w:themeColor="accent1"/>
              <w:bottom w:val="single" w:sz="4" w:space="0" w:color="4472C4" w:themeColor="accent1"/>
              <w:right w:val="nil"/>
            </w:tcBorders>
            <w:shd w:val="clear" w:color="auto" w:fill="FFFFFF"/>
          </w:tcPr>
          <w:p w14:paraId="06238DE1"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hemeColor="accent1"/>
            </w:tcBorders>
            <w:shd w:val="clear" w:color="auto" w:fill="auto"/>
          </w:tcPr>
          <w:p w14:paraId="73AE76C2" w14:textId="77777777" w:rsidR="009F6BA2" w:rsidRDefault="009F6BA2" w:rsidP="00D14360">
            <w:pPr>
              <w:keepNext/>
              <w:rPr>
                <w:rFonts w:ascii="Calibri Light" w:hAnsi="Calibri Light" w:cs="Calibri Light"/>
              </w:rPr>
            </w:pPr>
            <w:r w:rsidRPr="00AD08FB">
              <w:rPr>
                <w:rFonts w:ascii="Calibri Light" w:hAnsi="Calibri Light" w:cs="Calibri Light"/>
              </w:rPr>
              <w:t>An Allergy Concern Act can contain one or more Allergy - Intolerance Observations (templateId .16.840.1.113883.10.20.22.4.7). In practice, most EHRs do not support this template design.  See best practice guidance below for implementers who do not support allergy concern tracking at this time.</w:t>
            </w:r>
          </w:p>
          <w:p w14:paraId="64310993" w14:textId="77777777" w:rsidR="00F75DF2" w:rsidRDefault="00F75DF2" w:rsidP="00D14360">
            <w:pPr>
              <w:keepNext/>
              <w:rPr>
                <w:rFonts w:ascii="Calibri Light" w:hAnsi="Calibri Light" w:cs="Calibri Light"/>
              </w:rPr>
            </w:pPr>
          </w:p>
          <w:p w14:paraId="1D06A378" w14:textId="5CCA4711" w:rsidR="00F75DF2" w:rsidRPr="00AD08FB" w:rsidRDefault="00F75DF2" w:rsidP="007770C6">
            <w:pPr>
              <w:rPr>
                <w:rFonts w:ascii="Calibri Light" w:hAnsi="Calibri Light" w:cs="Calibri Light"/>
              </w:rPr>
            </w:pPr>
            <w:r w:rsidRPr="00D14360">
              <w:rPr>
                <w:rFonts w:ascii="Calibri Light" w:hAnsi="Calibri Light" w:cs="Calibri Light"/>
              </w:rPr>
              <w:t xml:space="preserve">Visit </w:t>
            </w:r>
            <w:hyperlink r:id="rId55"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5"/>
            </w:r>
            <w:r w:rsidRPr="00AD08FB">
              <w:rPr>
                <w:rFonts w:ascii="Calibri Light" w:hAnsi="Calibri Light" w:cs="Calibri Light"/>
              </w:rPr>
              <w:t xml:space="preserve"> </w:t>
            </w:r>
          </w:p>
        </w:tc>
      </w:tr>
      <w:tr w:rsidR="00C563F3" w:rsidRPr="00C64922" w14:paraId="06EA16EA" w14:textId="77777777" w:rsidTr="004E29C8">
        <w:tc>
          <w:tcPr>
            <w:tcW w:w="2312" w:type="dxa"/>
            <w:tcBorders>
              <w:top w:val="single" w:sz="4" w:space="0" w:color="4472C4" w:themeColor="accent1"/>
              <w:bottom w:val="single" w:sz="4" w:space="0" w:color="4472C4"/>
              <w:right w:val="nil"/>
            </w:tcBorders>
            <w:shd w:val="clear" w:color="auto" w:fill="FFFFFF"/>
          </w:tcPr>
          <w:p w14:paraId="5090F426"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472C4" w:themeColor="accent1"/>
              <w:bottom w:val="single" w:sz="4" w:space="0" w:color="4472C4"/>
            </w:tcBorders>
            <w:shd w:val="clear" w:color="auto" w:fill="auto"/>
          </w:tcPr>
          <w:p w14:paraId="63F346A5" w14:textId="4972D0A6" w:rsidR="00C563F3" w:rsidRPr="007770C6" w:rsidRDefault="006B2DAF" w:rsidP="00D14360">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sidRPr="00254B4A">
              <w:rPr>
                <w:rFonts w:ascii="Calibri Light" w:hAnsi="Calibri Light" w:cs="Calibri Light"/>
                <w:color w:val="0000FF"/>
                <w:u w:val="single"/>
              </w:rPr>
              <w:t xml:space="preserve">Example </w:t>
            </w:r>
            <w:r w:rsidR="00DC1072" w:rsidRPr="00254B4A">
              <w:rPr>
                <w:rFonts w:ascii="Calibri Light" w:hAnsi="Calibri Light" w:cs="Calibri Light"/>
                <w:noProof/>
                <w:color w:val="0000FF"/>
                <w:u w:val="single"/>
              </w:rPr>
              <w:t>40</w:t>
            </w:r>
            <w:r w:rsidR="00DC1072" w:rsidRPr="00254B4A">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006B2DAF" w:rsidRPr="00C64922" w14:paraId="440BDDB0" w14:textId="77777777" w:rsidTr="004E29C8">
        <w:tc>
          <w:tcPr>
            <w:tcW w:w="2312" w:type="dxa"/>
            <w:tcBorders>
              <w:top w:val="single" w:sz="4" w:space="0" w:color="4472C4"/>
              <w:bottom w:val="single" w:sz="4" w:space="0" w:color="4472C4"/>
              <w:right w:val="nil"/>
            </w:tcBorders>
            <w:shd w:val="clear" w:color="auto" w:fill="FFFFFF"/>
          </w:tcPr>
          <w:p w14:paraId="5D7DC2DB" w14:textId="77777777" w:rsidR="006B2DAF" w:rsidRPr="00D14360" w:rsidRDefault="006B2DAF" w:rsidP="00C563F3">
            <w:pPr>
              <w:rPr>
                <w:rFonts w:cs="Calibri"/>
                <w:b/>
                <w:bCs/>
              </w:rPr>
            </w:pPr>
            <w:r>
              <w:rPr>
                <w:rFonts w:cs="Calibri"/>
                <w:b/>
                <w:bCs/>
              </w:rPr>
              <w:lastRenderedPageBreak/>
              <w:t>Example</w:t>
            </w:r>
          </w:p>
        </w:tc>
        <w:tc>
          <w:tcPr>
            <w:tcW w:w="6930" w:type="dxa"/>
            <w:tcBorders>
              <w:top w:val="single" w:sz="4" w:space="0" w:color="4472C4"/>
              <w:bottom w:val="single" w:sz="4" w:space="0" w:color="4472C4"/>
            </w:tcBorders>
            <w:shd w:val="clear" w:color="auto" w:fill="auto"/>
          </w:tcPr>
          <w:p w14:paraId="1080F6A3" w14:textId="77777777" w:rsidR="00DC1072" w:rsidRPr="00254B4A" w:rsidRDefault="006B2DAF" w:rsidP="00254B4A">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14:paraId="3E8281EA" w14:textId="77777777" w:rsidR="00DC1072" w:rsidRPr="00254B4A" w:rsidRDefault="00DC1072" w:rsidP="00254B4A">
            <w:pPr>
              <w:rPr>
                <w:rFonts w:ascii="Calibri Light" w:hAnsi="Calibri Light" w:cs="Calibri Light"/>
                <w:color w:val="0000FF"/>
                <w:u w:val="single"/>
              </w:rPr>
            </w:pPr>
          </w:p>
          <w:p w14:paraId="2FBEB86A" w14:textId="77777777" w:rsidR="00DC1072" w:rsidRPr="00254B4A" w:rsidRDefault="00DC1072" w:rsidP="00254B4A">
            <w:pPr>
              <w:rPr>
                <w:rFonts w:ascii="Calibri Light" w:hAnsi="Calibri Light" w:cs="Calibri Light"/>
                <w:color w:val="0000FF"/>
                <w:u w:val="single"/>
              </w:rPr>
            </w:pPr>
          </w:p>
          <w:p w14:paraId="42B57C25" w14:textId="77777777" w:rsidR="00DC1072" w:rsidRPr="00254B4A" w:rsidRDefault="00DC1072" w:rsidP="00254B4A">
            <w:pPr>
              <w:keepNext/>
              <w:rPr>
                <w:rFonts w:ascii="Calibri Light" w:hAnsi="Calibri Light" w:cs="Calibri Light"/>
                <w:color w:val="0000FF"/>
                <w:u w:val="single"/>
              </w:rPr>
            </w:pPr>
          </w:p>
          <w:p w14:paraId="3CA94013" w14:textId="10648643" w:rsidR="006B2DAF" w:rsidRPr="00AD08FB" w:rsidDel="00993B81" w:rsidRDefault="00DC1072" w:rsidP="00D14360">
            <w:pPr>
              <w:keepNext/>
              <w:rPr>
                <w:rFonts w:ascii="Calibri Light" w:hAnsi="Calibri Light" w:cs="Calibri Light"/>
              </w:rPr>
            </w:pPr>
            <w:r w:rsidRPr="00254B4A">
              <w:rPr>
                <w:rFonts w:ascii="Calibri Light" w:hAnsi="Calibri Light" w:cs="Calibri Light"/>
                <w:color w:val="0000FF"/>
                <w:u w:val="single"/>
              </w:rPr>
              <w:t xml:space="preserve">Example </w:t>
            </w:r>
            <w:r w:rsidRPr="00254B4A">
              <w:rPr>
                <w:color w:val="0000FF"/>
                <w:u w:val="single"/>
              </w:rPr>
              <w:t>41: No</w:t>
            </w:r>
            <w:r>
              <w:t xml:space="preserve"> known allergies</w:t>
            </w:r>
            <w:r w:rsidR="006B2DAF" w:rsidRPr="007770C6">
              <w:rPr>
                <w:rFonts w:ascii="Calibri Light" w:hAnsi="Calibri Light" w:cs="Calibri Light"/>
                <w:color w:val="0000FF"/>
                <w:u w:val="single"/>
              </w:rPr>
              <w:fldChar w:fldCharType="end"/>
            </w:r>
          </w:p>
        </w:tc>
      </w:tr>
      <w:tr w:rsidR="00C17782" w:rsidRPr="00C64922" w14:paraId="5BE36055" w14:textId="77777777" w:rsidTr="004E29C8">
        <w:tc>
          <w:tcPr>
            <w:tcW w:w="2312" w:type="dxa"/>
            <w:tcBorders>
              <w:top w:val="single" w:sz="4" w:space="0" w:color="4472C4"/>
              <w:bottom w:val="single" w:sz="4" w:space="0" w:color="4F81BD"/>
              <w:right w:val="nil"/>
            </w:tcBorders>
            <w:shd w:val="clear" w:color="auto" w:fill="FFFFFF"/>
          </w:tcPr>
          <w:p w14:paraId="1644790A" w14:textId="77777777" w:rsidR="00C17782" w:rsidRDefault="00C17782" w:rsidP="00C563F3">
            <w:pPr>
              <w:rPr>
                <w:rFonts w:cs="Calibri"/>
                <w:b/>
                <w:bCs/>
              </w:rPr>
            </w:pPr>
            <w:r>
              <w:rPr>
                <w:rFonts w:cs="Calibri"/>
                <w:b/>
                <w:bCs/>
              </w:rPr>
              <w:t>Example</w:t>
            </w:r>
          </w:p>
        </w:tc>
        <w:tc>
          <w:tcPr>
            <w:tcW w:w="6930" w:type="dxa"/>
            <w:tcBorders>
              <w:top w:val="single" w:sz="4" w:space="0" w:color="4472C4"/>
              <w:bottom w:val="single" w:sz="4" w:space="0" w:color="4F81BD"/>
            </w:tcBorders>
            <w:shd w:val="clear" w:color="auto" w:fill="auto"/>
          </w:tcPr>
          <w:p w14:paraId="5BE42EC7" w14:textId="16C4EF75" w:rsidR="00C17782" w:rsidRPr="00AD08FB" w:rsidRDefault="00A46C09" w:rsidP="00D14360">
            <w:pPr>
              <w:keepNext/>
              <w:rPr>
                <w:rFonts w:ascii="Calibri Light" w:hAnsi="Calibri Light" w:cs="Calibri Light"/>
              </w:rPr>
            </w:pPr>
            <w:r w:rsidRPr="00D14360">
              <w:rPr>
                <w:rFonts w:ascii="Calibri Light" w:hAnsi="Calibri Light" w:cs="Calibri Light"/>
              </w:rPr>
              <w:t xml:space="preserve">Visit </w:t>
            </w:r>
            <w:hyperlink r:id="rId56"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00C17782" w:rsidRPr="00AD08FB">
              <w:rPr>
                <w:rFonts w:ascii="Calibri Light" w:hAnsi="Calibri Light" w:cs="Calibri Light"/>
              </w:rPr>
              <w:t xml:space="preserve">for additional examples showing allergies to specific medication. </w:t>
            </w:r>
          </w:p>
        </w:tc>
      </w:tr>
    </w:tbl>
    <w:p w14:paraId="3CF38721" w14:textId="5B223953" w:rsidR="007D3708" w:rsidRPr="00D14360" w:rsidRDefault="005C79A1" w:rsidP="007D3708">
      <w:pPr>
        <w:pStyle w:val="Caption"/>
        <w:rPr>
          <w:rFonts w:cs="Calibri"/>
        </w:rPr>
      </w:pPr>
      <w:r>
        <w:t xml:space="preserve">  </w:t>
      </w:r>
      <w:bookmarkStart w:id="1948" w:name="_Toc118898833"/>
      <w:bookmarkStart w:id="1949" w:name="_Toc127519352"/>
      <w:bookmarkStart w:id="1950" w:name="_Toc119940036"/>
      <w:r w:rsidR="007D3708" w:rsidRPr="00C64922">
        <w:t xml:space="preserve">Table </w:t>
      </w:r>
      <w:r w:rsidR="008B59D0">
        <w:fldChar w:fldCharType="begin"/>
      </w:r>
      <w:r w:rsidR="008B59D0">
        <w:instrText xml:space="preserve"> SEQ Table \* ARABIC </w:instrText>
      </w:r>
      <w:r w:rsidR="008B59D0">
        <w:fldChar w:fldCharType="separate"/>
      </w:r>
      <w:del w:id="1951" w:author="Ballot Reconciliation" w:date="2023-03-09T09:31:00Z">
        <w:r w:rsidR="00F10C7C">
          <w:rPr>
            <w:noProof/>
          </w:rPr>
          <w:delText>47</w:delText>
        </w:r>
      </w:del>
      <w:ins w:id="1952" w:author="Ballot Reconciliation" w:date="2023-03-09T09:31:00Z">
        <w:r w:rsidR="00DC1072">
          <w:rPr>
            <w:noProof/>
          </w:rPr>
          <w:t>46</w:t>
        </w:r>
      </w:ins>
      <w:r w:rsidR="008B59D0">
        <w:rPr>
          <w:noProof/>
        </w:rPr>
        <w:fldChar w:fldCharType="end"/>
      </w:r>
      <w:r w:rsidR="007D3708" w:rsidRPr="00C64922">
        <w:t xml:space="preserve">: Allergy Concern </w:t>
      </w:r>
      <w:r w:rsidR="00852DED">
        <w:t>T</w:t>
      </w:r>
      <w:r w:rsidR="00993B81">
        <w:t>emplate</w:t>
      </w:r>
      <w:bookmarkEnd w:id="1948"/>
      <w:bookmarkEnd w:id="1949"/>
      <w:bookmarkEnd w:id="1950"/>
    </w:p>
    <w:p w14:paraId="6593C631" w14:textId="77777777" w:rsidR="007D3708" w:rsidRPr="00C64922" w:rsidRDefault="005A615D" w:rsidP="007D3708">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7770C6">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009B30E1" w:rsidRPr="007770C6">
        <w:rPr>
          <w:sz w:val="20"/>
        </w:rPr>
        <w:t>.</w:t>
      </w:r>
      <w:r w:rsidR="007D3708" w:rsidRPr="00C64922">
        <w:rPr>
          <w:rStyle w:val="FootnoteReference"/>
        </w:rPr>
        <w:footnoteReference w:id="126"/>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24BD63C7" w14:textId="77777777" w:rsidTr="004E29C8">
        <w:trPr>
          <w:trHeight w:val="576"/>
        </w:trPr>
        <w:tc>
          <w:tcPr>
            <w:tcW w:w="683" w:type="dxa"/>
            <w:tcBorders>
              <w:right w:val="nil"/>
            </w:tcBorders>
            <w:shd w:val="clear" w:color="auto" w:fill="C6D9F1"/>
          </w:tcPr>
          <w:p w14:paraId="079EE99A" w14:textId="77777777" w:rsidR="009F6BA2" w:rsidRPr="00C64922" w:rsidRDefault="00634398" w:rsidP="00E42FA6">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7480CC" w14:textId="77777777" w:rsidR="009F6BA2" w:rsidRPr="007770C6" w:rsidRDefault="009F6BA2" w:rsidP="00E42FA6">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7770C6" w:rsidRDefault="009F6BA2" w:rsidP="0054522C">
            <w:pPr>
              <w:pStyle w:val="Default"/>
              <w:numPr>
                <w:ilvl w:val="2"/>
                <w:numId w:val="16"/>
              </w:numPr>
              <w:ind w:left="720"/>
              <w:rPr>
                <w:bCs/>
                <w:sz w:val="20"/>
              </w:rPr>
            </w:pPr>
            <w:r w:rsidRPr="007770C6">
              <w:rPr>
                <w:bCs/>
                <w:sz w:val="20"/>
              </w:rPr>
              <w:t xml:space="preserve">Populate the Act.statusCode of the Allergy Concern Act to reflect the status of the clinical statement about the allergy/intolerance stored within the source system. </w:t>
            </w:r>
          </w:p>
          <w:p w14:paraId="76ADEC14" w14:textId="77777777" w:rsidR="009F6BA2" w:rsidRPr="007770C6" w:rsidRDefault="009F6BA2" w:rsidP="0054522C">
            <w:pPr>
              <w:pStyle w:val="Default"/>
              <w:numPr>
                <w:ilvl w:val="2"/>
                <w:numId w:val="16"/>
              </w:numPr>
              <w:ind w:left="720"/>
              <w:rPr>
                <w:bCs/>
                <w:sz w:val="20"/>
              </w:rPr>
            </w:pPr>
            <w:r w:rsidRPr="007770C6">
              <w:rPr>
                <w:bCs/>
                <w:sz w:val="20"/>
              </w:rPr>
              <w:t>Use nullFlavor=”NI” for the effectiveTime of the outer concern act wrapper.</w:t>
            </w:r>
          </w:p>
          <w:p w14:paraId="0946B0AF" w14:textId="77777777" w:rsidR="009F6BA2" w:rsidRPr="007770C6" w:rsidRDefault="009F6BA2" w:rsidP="0054522C">
            <w:pPr>
              <w:pStyle w:val="Default"/>
              <w:numPr>
                <w:ilvl w:val="2"/>
                <w:numId w:val="16"/>
              </w:numPr>
              <w:ind w:left="720"/>
              <w:rPr>
                <w:bCs/>
                <w:sz w:val="20"/>
              </w:rPr>
            </w:pPr>
            <w:r w:rsidRPr="007770C6">
              <w:rPr>
                <w:bCs/>
                <w:sz w:val="20"/>
              </w:rPr>
              <w:t>Do not populate the author participation template associated with the outer concern act wrapper.</w:t>
            </w:r>
          </w:p>
          <w:p w14:paraId="77F4CEF6" w14:textId="2413D82B" w:rsidR="009F6BA2" w:rsidRPr="007770C6" w:rsidRDefault="009F6BA2" w:rsidP="0054522C">
            <w:pPr>
              <w:pStyle w:val="Default"/>
              <w:numPr>
                <w:ilvl w:val="2"/>
                <w:numId w:val="16"/>
              </w:numPr>
              <w:ind w:left="720"/>
              <w:rPr>
                <w:bCs/>
                <w:sz w:val="20"/>
              </w:rPr>
            </w:pPr>
            <w:r w:rsidRPr="007770C6">
              <w:rPr>
                <w:bCs/>
                <w:sz w:val="20"/>
              </w:rPr>
              <w:t>Include a single Allergy-Intolerance Observation within the act wrapper.</w:t>
            </w:r>
          </w:p>
          <w:p w14:paraId="2858B48D" w14:textId="7CFB86A8" w:rsidR="006C3BED" w:rsidRPr="007770C6" w:rsidRDefault="006C3BED" w:rsidP="007770C6">
            <w:pPr>
              <w:pStyle w:val="Default"/>
              <w:numPr>
                <w:ilvl w:val="3"/>
                <w:numId w:val="16"/>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14:paraId="05B4A5B6" w14:textId="5D3C2988" w:rsidR="009F6BA2" w:rsidRPr="007770C6" w:rsidRDefault="009F6BA2" w:rsidP="0054522C">
            <w:pPr>
              <w:pStyle w:val="Default"/>
              <w:numPr>
                <w:ilvl w:val="2"/>
                <w:numId w:val="16"/>
              </w:numPr>
              <w:ind w:left="720"/>
              <w:rPr>
                <w:bCs/>
                <w:sz w:val="20"/>
              </w:rPr>
            </w:pPr>
            <w:r w:rsidRPr="007770C6">
              <w:rPr>
                <w:bCs/>
                <w:sz w:val="20"/>
              </w:rPr>
              <w:t xml:space="preserve">Populate the effectiveTime of the Allergy-Intolerance Observation with the </w:t>
            </w:r>
            <w:r w:rsidR="0088454D" w:rsidRPr="007770C6">
              <w:rPr>
                <w:bCs/>
                <w:sz w:val="20"/>
              </w:rPr>
              <w:t xml:space="preserve">clinically </w:t>
            </w:r>
            <w:r w:rsidRPr="007770C6">
              <w:rPr>
                <w:bCs/>
                <w:sz w:val="20"/>
              </w:rPr>
              <w:t>relevant time period associated with allergy/intolerance.</w:t>
            </w:r>
          </w:p>
          <w:p w14:paraId="7E45F1C8" w14:textId="77777777" w:rsidR="009F6BA2" w:rsidRPr="007770C6" w:rsidRDefault="009F6BA2" w:rsidP="0054522C">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14:paraId="5C598E79" w14:textId="77777777" w:rsidR="00993B81" w:rsidRPr="007770C6" w:rsidRDefault="009F6BA2" w:rsidP="0054522C">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14:paraId="72BBABDE" w14:textId="77777777" w:rsidR="009F6BA2" w:rsidRPr="007770C6" w:rsidRDefault="009F6BA2" w:rsidP="0054522C">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00A46C09" w:rsidRPr="007770C6">
              <w:rPr>
                <w:b/>
                <w:sz w:val="20"/>
              </w:rPr>
              <w:t>BP-086</w:t>
            </w:r>
            <w:r w:rsidRPr="007770C6">
              <w:rPr>
                <w:b/>
                <w:sz w:val="20"/>
              </w:rPr>
              <w:t>]</w:t>
            </w:r>
          </w:p>
        </w:tc>
      </w:tr>
    </w:tbl>
    <w:p w14:paraId="10A99426" w14:textId="77777777" w:rsidR="007D3708" w:rsidRDefault="007D3708" w:rsidP="007D3708">
      <w:pPr>
        <w:pStyle w:val="NormalWeb"/>
        <w:spacing w:before="0" w:beforeAutospacing="0" w:after="120" w:afterAutospacing="0"/>
        <w:ind w:hanging="475"/>
        <w:rPr>
          <w:rFonts w:cs="Calibri"/>
          <w:b/>
          <w:bCs/>
          <w:color w:val="000000"/>
          <w:sz w:val="22"/>
          <w:szCs w:val="22"/>
        </w:rPr>
      </w:pPr>
    </w:p>
    <w:p w14:paraId="54A53AE3" w14:textId="0BFA3B5A" w:rsidR="005A615D" w:rsidRDefault="005A615D" w:rsidP="003A3D50">
      <w:pPr>
        <w:pStyle w:val="Caption"/>
        <w:keepNext/>
        <w:spacing w:after="0"/>
      </w:pPr>
      <w:bookmarkStart w:id="1953" w:name="_Ref21875627"/>
      <w:bookmarkStart w:id="1954" w:name="_Toc118898761"/>
      <w:bookmarkStart w:id="1955" w:name="_Toc127519280"/>
      <w:bookmarkStart w:id="1956" w:name="_Toc119939963"/>
      <w:r>
        <w:t xml:space="preserve">Example </w:t>
      </w:r>
      <w:r w:rsidR="008B59D0">
        <w:fldChar w:fldCharType="begin"/>
      </w:r>
      <w:r w:rsidR="008B59D0">
        <w:instrText xml:space="preserve"> SEQ Example \* ARABIC </w:instrText>
      </w:r>
      <w:r w:rsidR="008B59D0">
        <w:fldChar w:fldCharType="separate"/>
      </w:r>
      <w:r w:rsidR="00DC1072">
        <w:rPr>
          <w:noProof/>
        </w:rPr>
        <w:t>40</w:t>
      </w:r>
      <w:r w:rsidR="008B59D0">
        <w:rPr>
          <w:noProof/>
        </w:rPr>
        <w:fldChar w:fldCharType="end"/>
      </w:r>
      <w:r>
        <w:t>: Allergy concern for food allergy to eggs</w:t>
      </w:r>
      <w:bookmarkEnd w:id="1953"/>
      <w:bookmarkEnd w:id="1954"/>
      <w:bookmarkEnd w:id="1955"/>
      <w:bookmarkEnd w:id="19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0CB36D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del w:id="1957" w:author="Ballot Reconciliation" w:date="2023-03-09T09:31:00Z">
              <w:r w:rsidRPr="00AD08FB">
                <w:rPr>
                  <w:rFonts w:ascii="Courier New" w:hAnsi="Courier New" w:cs="Courier New"/>
                  <w:sz w:val="16"/>
                  <w:szCs w:val="16"/>
                </w:rPr>
                <w:delText>http://</w:delText>
              </w:r>
            </w:del>
            <w:ins w:id="1958" w:author="Ballot Reconciliation" w:date="2023-03-09T09:31:00Z">
              <w:r w:rsidR="00C20105" w:rsidRPr="00C20105">
                <w:rPr>
                  <w:rFonts w:ascii="Courier New" w:hAnsi="Courier New" w:cs="Courier New"/>
                  <w:sz w:val="16"/>
                  <w:szCs w:val="16"/>
                </w:rPr>
                <w:t>https://cdasearch.</w:t>
              </w:r>
            </w:ins>
            <w:r w:rsidR="00C20105" w:rsidRPr="00C20105">
              <w:rPr>
                <w:rFonts w:ascii="Courier New" w:hAnsi="Courier New" w:cs="Courier New"/>
                <w:sz w:val="16"/>
                <w:szCs w:val="16"/>
              </w:rPr>
              <w:t>hl7</w:t>
            </w:r>
            <w:del w:id="1959" w:author="Ballot Reconciliation" w:date="2023-03-09T09:31:00Z">
              <w:r w:rsidRPr="00AD08FB">
                <w:rPr>
                  <w:rFonts w:ascii="Courier New" w:hAnsi="Courier New" w:cs="Courier New"/>
                  <w:sz w:val="16"/>
                  <w:szCs w:val="16"/>
                </w:rPr>
                <w:delText>-c-cda-examples.herokuapp.com</w:delText>
              </w:r>
            </w:del>
            <w:ins w:id="1960" w:author="Ballot Reconciliation" w:date="2023-03-09T09:31:00Z">
              <w:r w:rsidR="00C20105" w:rsidRPr="00C20105">
                <w:rPr>
                  <w:rFonts w:ascii="Courier New" w:hAnsi="Courier New" w:cs="Courier New"/>
                  <w:sz w:val="16"/>
                  <w:szCs w:val="16"/>
                </w:rPr>
                <w:t>.org</w:t>
              </w:r>
            </w:ins>
            <w:r w:rsidRPr="00AD08FB">
              <w:rPr>
                <w:rFonts w:ascii="Courier New" w:hAnsi="Courier New" w:cs="Courier New"/>
                <w:sz w:val="16"/>
                <w:szCs w:val="16"/>
              </w:rPr>
              <w:t xml:space="preserve">/sections/Allergies&gt; PAGE FOR EXAMPLES TO   COMMON CHALLENGES WITH ENTRIES IN THIS SECTION  </w:t>
            </w:r>
            <w:r w:rsidR="005C79A1" w:rsidRPr="005C79A1">
              <w:rPr>
                <w:rFonts w:ascii="Courier New" w:hAnsi="Courier New" w:cs="Courier New"/>
                <w:sz w:val="16"/>
                <w:szCs w:val="16"/>
              </w:rPr>
              <w:sym w:font="Wingdings" w:char="F0E0"/>
            </w:r>
          </w:p>
          <w:p w14:paraId="730CE9A7" w14:textId="1F1E9FE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6"/&gt;</w:t>
            </w:r>
          </w:p>
          <w:p w14:paraId="516CAE31" w14:textId="1384DD2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516377D3" w14:textId="14E85AD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1"/&gt;</w:t>
            </w:r>
          </w:p>
          <w:p w14:paraId="6FF8B450" w14:textId="668292C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332A5906" w14:textId="7F44B3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14:paraId="7AA60DAC" w14:textId="60B61AB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008F3271" w:rsidRPr="00AD08FB">
              <w:rPr>
                <w:rFonts w:ascii="Courier New" w:hAnsi="Courier New" w:cs="Courier New"/>
                <w:sz w:val="16"/>
                <w:szCs w:val="16"/>
              </w:rPr>
              <w:t>-</w:t>
            </w:r>
            <w:r w:rsidRPr="00AD08FB">
              <w:rPr>
                <w:rFonts w:ascii="Courier New" w:hAnsi="Courier New" w:cs="Courier New"/>
                <w:sz w:val="16"/>
                <w:szCs w:val="16"/>
              </w:rPr>
              <w:t>2" displayNa</w:t>
            </w:r>
            <w:r w:rsidR="008F3271">
              <w:rPr>
                <w:rFonts w:ascii="Courier New" w:hAnsi="Courier New" w:cs="Courier New"/>
                <w:sz w:val="16"/>
                <w:szCs w:val="16"/>
              </w:rPr>
              <w:t>m</w:t>
            </w:r>
            <w:r w:rsidRPr="00AD08FB">
              <w:rPr>
                <w:rFonts w:ascii="Courier New" w:hAnsi="Courier New" w:cs="Courier New"/>
                <w:sz w:val="16"/>
                <w:szCs w:val="16"/>
              </w:rPr>
              <w:t xml:space="preserve">e="Allergies &amp;amp;or adverse reactions </w:t>
            </w:r>
            <w:r w:rsidR="008F3271">
              <w:rPr>
                <w:rFonts w:ascii="Courier New" w:hAnsi="Courier New" w:cs="Courier New"/>
                <w:sz w:val="16"/>
                <w:szCs w:val="16"/>
              </w:rPr>
              <w:t>d</w:t>
            </w:r>
            <w:r w:rsidRPr="00AD08FB">
              <w:rPr>
                <w:rFonts w:ascii="Courier New" w:hAnsi="Courier New" w:cs="Courier New"/>
                <w:sz w:val="16"/>
                <w:szCs w:val="16"/>
              </w:rPr>
              <w:t>oc" codeSyst</w:t>
            </w:r>
            <w:r w:rsidR="008F3271">
              <w:rPr>
                <w:rFonts w:ascii="Courier New" w:hAnsi="Courier New" w:cs="Courier New"/>
                <w:sz w:val="16"/>
                <w:szCs w:val="16"/>
              </w:rPr>
              <w:t>e</w:t>
            </w:r>
            <w:r w:rsidRPr="00AD08FB">
              <w:rPr>
                <w:rFonts w:ascii="Courier New" w:hAnsi="Courier New" w:cs="Courier New"/>
                <w:sz w:val="16"/>
                <w:szCs w:val="16"/>
              </w:rPr>
              <w:t>m="2.16.840.1.113883</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codeSystemNa</w:t>
            </w:r>
            <w:r w:rsidR="003A1CC8">
              <w:rPr>
                <w:rFonts w:ascii="Courier New" w:hAnsi="Courier New" w:cs="Courier New"/>
                <w:sz w:val="16"/>
                <w:szCs w:val="16"/>
              </w:rPr>
              <w:t>m</w:t>
            </w:r>
            <w:r w:rsidRPr="00AD08FB">
              <w:rPr>
                <w:rFonts w:ascii="Courier New" w:hAnsi="Courier New" w:cs="Courier New"/>
                <w:sz w:val="16"/>
                <w:szCs w:val="16"/>
              </w:rPr>
              <w:t>e="LO</w:t>
            </w:r>
            <w:r w:rsidR="008F3271">
              <w:rPr>
                <w:rFonts w:ascii="Courier New" w:hAnsi="Courier New" w:cs="Courier New"/>
                <w:sz w:val="16"/>
                <w:szCs w:val="16"/>
              </w:rPr>
              <w:t>I</w:t>
            </w:r>
            <w:r w:rsidRPr="00AD08FB">
              <w:rPr>
                <w:rFonts w:ascii="Courier New" w:hAnsi="Courier New" w:cs="Courier New"/>
                <w:sz w:val="16"/>
                <w:szCs w:val="16"/>
              </w:rPr>
              <w:t>NC"/&gt;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56FB1D8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&lt;th&gt;Concern Information | Tracked By&lt;/th&gt;</w:t>
            </w:r>
          </w:p>
          <w:p w14:paraId="3D8C3F5A" w14:textId="7AA8762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w:t>
            </w:r>
            <w:r w:rsidR="008F3271">
              <w:rPr>
                <w:rFonts w:ascii="Courier New" w:hAnsi="Courier New" w:cs="Courier New"/>
                <w:sz w:val="16"/>
                <w:szCs w:val="16"/>
              </w:rPr>
              <w:t>g</w:t>
            </w:r>
            <w:r w:rsidRPr="00AD08FB">
              <w:rPr>
                <w:rFonts w:ascii="Courier New" w:hAnsi="Courier New" w:cs="Courier New"/>
                <w:sz w:val="16"/>
                <w:szCs w:val="16"/>
              </w:rPr>
              <w:t>y - Intolerance Information&lt;/th&gt;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3A634AFB" w14:textId="0D4D92D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 styleCo</w:t>
            </w:r>
            <w:r w:rsidR="008F3271">
              <w:rPr>
                <w:rFonts w:ascii="Courier New" w:hAnsi="Courier New" w:cs="Courier New"/>
                <w:sz w:val="16"/>
                <w:szCs w:val="16"/>
              </w:rPr>
              <w:t>d</w:t>
            </w:r>
            <w:r w:rsidRPr="00AD08FB">
              <w:rPr>
                <w:rFonts w:ascii="Courier New" w:hAnsi="Courier New" w:cs="Courier New"/>
                <w:sz w:val="16"/>
                <w:szCs w:val="16"/>
              </w:rPr>
              <w:t>e="norm</w:t>
            </w:r>
            <w:r w:rsidR="008F3271">
              <w:rPr>
                <w:rFonts w:ascii="Courier New" w:hAnsi="Courier New" w:cs="Courier New"/>
                <w:sz w:val="16"/>
                <w:szCs w:val="16"/>
              </w:rPr>
              <w:t>R</w:t>
            </w:r>
            <w:r w:rsidRPr="00AD08FB">
              <w:rPr>
                <w:rFonts w:ascii="Courier New" w:hAnsi="Courier New" w:cs="Courier New"/>
                <w:sz w:val="16"/>
                <w:szCs w:val="16"/>
              </w:rPr>
              <w:t>ow"&gt;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14:paraId="71E87C7E" w14:textId="37DDD5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&lt;content&gt;(01/04/2019) H.Seven&lt;/content&gt;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&lt;th&gt;Allergy Type | Allergen&lt;br/&gt;&lt;/th&gt;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&lt;th&gt;Criticality&lt;/th&gt;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&lt;th&gt;Reaction | Severity&lt;br/&gt;&lt;/th&gt;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&lt;th&gt;Time Frame&lt;/th&gt;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&lt;th&gt;Clinical Status&lt;/th&gt;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&lt;th&gt;Documented By&lt;/th&gt;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511A2D24" w14:textId="288AFE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4BAA623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styleCo</w:t>
            </w:r>
            <w:r w:rsidR="008F3271">
              <w:rPr>
                <w:rFonts w:ascii="Courier New" w:hAnsi="Courier New" w:cs="Courier New"/>
                <w:sz w:val="16"/>
                <w:szCs w:val="16"/>
              </w:rPr>
              <w:t>d</w:t>
            </w:r>
            <w:r w:rsidRPr="00AD08FB">
              <w:rPr>
                <w:rFonts w:ascii="Courier New" w:hAnsi="Courier New" w:cs="Courier New"/>
                <w:sz w:val="16"/>
                <w:szCs w:val="16"/>
              </w:rPr>
              <w:t>e="B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00054B1D" w:rsidRPr="00AD08FB">
              <w:rPr>
                <w:rFonts w:ascii="Courier New" w:hAnsi="Courier New" w:cs="Courier New"/>
                <w:sz w:val="16"/>
                <w:szCs w:val="16"/>
              </w:rPr>
              <w:t>_</w:t>
            </w:r>
            <w:r w:rsidRPr="00AD08FB">
              <w:rPr>
                <w:rFonts w:ascii="Courier New" w:hAnsi="Courier New" w:cs="Courier New"/>
                <w:sz w:val="16"/>
                <w:szCs w:val="16"/>
              </w:rPr>
              <w:t>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3D02AFB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0506FA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1"&gt;Hives&lt;/content&gt; | </w:t>
            </w:r>
          </w:p>
          <w:p w14:paraId="7D025665" w14:textId="01D273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&lt;content&gt;H.Provider&lt;/content&gt;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7BE14A2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typeCo</w:t>
            </w:r>
            <w:r w:rsidR="008F3271">
              <w:rPr>
                <w:rFonts w:ascii="Courier New" w:hAnsi="Courier New" w:cs="Courier New"/>
                <w:sz w:val="16"/>
                <w:szCs w:val="16"/>
              </w:rPr>
              <w:t>d</w:t>
            </w:r>
            <w:r w:rsidRPr="00AD08FB">
              <w:rPr>
                <w:rFonts w:ascii="Courier New" w:hAnsi="Courier New" w:cs="Courier New"/>
                <w:sz w:val="16"/>
                <w:szCs w:val="16"/>
              </w:rPr>
              <w:t>e="D</w:t>
            </w:r>
            <w:r w:rsidR="008F3271">
              <w:rPr>
                <w:rFonts w:ascii="Courier New" w:hAnsi="Courier New" w:cs="Courier New"/>
                <w:sz w:val="16"/>
                <w:szCs w:val="16"/>
              </w:rPr>
              <w:t>R</w:t>
            </w:r>
            <w:r w:rsidRPr="00AD08FB">
              <w:rPr>
                <w:rFonts w:ascii="Courier New" w:hAnsi="Courier New" w:cs="Courier New"/>
                <w:sz w:val="16"/>
                <w:szCs w:val="16"/>
              </w:rPr>
              <w:t>IV"&gt;</w:t>
            </w:r>
          </w:p>
          <w:p w14:paraId="3C0C459C" w14:textId="072B08E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classCo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CT" moodCo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14:paraId="075353F2" w14:textId="7E058C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14:paraId="22C82D27" w14:textId="252AD1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7478FA85" w14:textId="0F019D1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14:paraId="602FB9D9" w14:textId="7AEA45A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NC" codeSyst</w:t>
            </w:r>
            <w:r w:rsidR="00022F4D">
              <w:rPr>
                <w:rFonts w:ascii="Courier New" w:hAnsi="Courier New" w:cs="Courier New"/>
                <w:sz w:val="16"/>
                <w:szCs w:val="16"/>
              </w:rPr>
              <w:t>e</w:t>
            </w:r>
            <w:r w:rsidRPr="00AD08FB">
              <w:rPr>
                <w:rFonts w:ascii="Courier New" w:hAnsi="Courier New" w:cs="Courier New"/>
                <w:sz w:val="16"/>
                <w:szCs w:val="16"/>
              </w:rPr>
              <w:t>m="2.16.840.1.113883</w:t>
            </w:r>
            <w:r w:rsidR="00022F4D" w:rsidRPr="00AD08FB">
              <w:rPr>
                <w:rFonts w:ascii="Courier New" w:hAnsi="Courier New" w:cs="Courier New"/>
                <w:sz w:val="16"/>
                <w:szCs w:val="16"/>
              </w:rPr>
              <w:t>.</w:t>
            </w:r>
            <w:r w:rsidR="00022F4D">
              <w:rPr>
                <w:rFonts w:ascii="Courier New" w:hAnsi="Courier New" w:cs="Courier New"/>
                <w:sz w:val="16"/>
                <w:szCs w:val="16"/>
              </w:rPr>
              <w:t>5</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1FE098C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00022F4D" w:rsidRPr="00AD08FB">
              <w:rPr>
                <w:rFonts w:ascii="Courier New" w:hAnsi="Courier New" w:cs="Courier New"/>
                <w:sz w:val="16"/>
                <w:szCs w:val="16"/>
              </w:rPr>
              <w:t>_</w:t>
            </w:r>
            <w:r w:rsidRPr="00AD08FB">
              <w:rPr>
                <w:rFonts w:ascii="Courier New" w:hAnsi="Courier New" w:cs="Courier New"/>
                <w:sz w:val="16"/>
                <w:szCs w:val="16"/>
              </w:rPr>
              <w:t>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&lt;/text&gt;</w:t>
            </w:r>
          </w:p>
          <w:p w14:paraId="6193BED8" w14:textId="2227DD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14:paraId="7C0D5F33" w14:textId="6D872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5EB61FB" w14:textId="0146D62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34694DF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022F4D" w:rsidRPr="00AD08FB">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14:paraId="75FFA922" w14:textId="101E89C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1BCB8497" w14:textId="2FC0FB9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69AA531E" w14:textId="7CFE8F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n</w:t>
            </w:r>
            <w:r w:rsidRPr="00AD08FB">
              <w:rPr>
                <w:rFonts w:ascii="Courier New" w:hAnsi="Courier New" w:cs="Courier New"/>
                <w:sz w:val="16"/>
                <w:szCs w:val="16"/>
              </w:rPr>
              <w:t>ne"/&gt;</w:t>
            </w:r>
          </w:p>
          <w:p w14:paraId="4643A3EE" w14:textId="738CD11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17C10FC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23CA2">
              <w:rPr>
                <w:rFonts w:ascii="Courier New" w:hAnsi="Courier New" w:cs="Courier New"/>
                <w:sz w:val="16"/>
                <w:szCs w:val="16"/>
              </w:rPr>
              <w:t>d</w:t>
            </w:r>
            <w:r w:rsidRPr="00AD08FB">
              <w:rPr>
                <w:rFonts w:ascii="Courier New" w:hAnsi="Courier New" w:cs="Courier New"/>
                <w:sz w:val="16"/>
                <w:szCs w:val="16"/>
              </w:rPr>
              <w:t>e="S</w:t>
            </w:r>
            <w:r w:rsidR="00523CA2">
              <w:rPr>
                <w:rFonts w:ascii="Courier New" w:hAnsi="Courier New" w:cs="Courier New"/>
                <w:sz w:val="16"/>
                <w:szCs w:val="16"/>
              </w:rPr>
              <w:t>U</w:t>
            </w:r>
            <w:r w:rsidRPr="00AD08FB">
              <w:rPr>
                <w:rFonts w:ascii="Courier New" w:hAnsi="Courier New" w:cs="Courier New"/>
                <w:sz w:val="16"/>
                <w:szCs w:val="16"/>
              </w:rPr>
              <w:t>BJ"&gt;</w:t>
            </w:r>
          </w:p>
          <w:p w14:paraId="29AC0453" w14:textId="528FCDB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BS" moodCo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14:paraId="472EACE8" w14:textId="5F8B4A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allergy observation template --&gt;</w:t>
            </w:r>
          </w:p>
          <w:p w14:paraId="64AC286E" w14:textId="1FDE194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7"/&gt;</w:t>
            </w:r>
          </w:p>
          <w:p w14:paraId="3B97F03C" w14:textId="5A91AEE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14:paraId="4EE7F354" w14:textId="019243D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14:paraId="336ECCEF" w14:textId="396112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ON" codeSyst</w:t>
            </w:r>
            <w:r w:rsidR="00523CA2">
              <w:rPr>
                <w:rFonts w:ascii="Courier New" w:hAnsi="Courier New" w:cs="Courier New"/>
                <w:sz w:val="16"/>
                <w:szCs w:val="16"/>
              </w:rPr>
              <w:t>e</w:t>
            </w:r>
            <w:r w:rsidRPr="00AD08FB">
              <w:rPr>
                <w:rFonts w:ascii="Courier New" w:hAnsi="Courier New" w:cs="Courier New"/>
                <w:sz w:val="16"/>
                <w:szCs w:val="16"/>
              </w:rPr>
              <w:t>m="2.16.840.1.113883</w:t>
            </w:r>
            <w:r w:rsidR="00523CA2" w:rsidRPr="00AD08FB">
              <w:rPr>
                <w:rFonts w:ascii="Courier New" w:hAnsi="Courier New" w:cs="Courier New"/>
                <w:sz w:val="16"/>
                <w:szCs w:val="16"/>
              </w:rPr>
              <w:t>.</w:t>
            </w:r>
            <w:r w:rsidR="00523CA2">
              <w:rPr>
                <w:rFonts w:ascii="Courier New" w:hAnsi="Courier New" w:cs="Courier New"/>
                <w:sz w:val="16"/>
                <w:szCs w:val="16"/>
              </w:rPr>
              <w:t>5</w:t>
            </w:r>
            <w:r w:rsidR="00523CA2" w:rsidRPr="00AD08FB">
              <w:rPr>
                <w:rFonts w:ascii="Courier New" w:hAnsi="Courier New" w:cs="Courier New"/>
                <w:sz w:val="16"/>
                <w:szCs w:val="16"/>
              </w:rPr>
              <w:t>.</w:t>
            </w:r>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1DF145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00523CA2" w:rsidRPr="00AD08FB">
              <w:rPr>
                <w:rFonts w:ascii="Courier New" w:hAnsi="Courier New" w:cs="Courier New"/>
                <w:sz w:val="16"/>
                <w:szCs w:val="16"/>
              </w:rPr>
              <w:t>_</w:t>
            </w:r>
            <w:r w:rsidRPr="00AD08FB">
              <w:rPr>
                <w:rFonts w:ascii="Courier New" w:hAnsi="Courier New" w:cs="Courier New"/>
                <w:sz w:val="16"/>
                <w:szCs w:val="16"/>
              </w:rPr>
              <w:t>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3D98514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14:paraId="7767CD61" w14:textId="681223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0088454D" w:rsidRPr="00AD08FB">
              <w:rPr>
                <w:rFonts w:ascii="Courier New" w:hAnsi="Courier New" w:cs="Courier New"/>
                <w:sz w:val="16"/>
                <w:szCs w:val="16"/>
              </w:rPr>
              <w:t xml:space="preserve"> </w:t>
            </w:r>
            <w:r w:rsidRPr="00AD08FB">
              <w:rPr>
                <w:rFonts w:ascii="Courier New" w:hAnsi="Courier New" w:cs="Courier New"/>
                <w:sz w:val="16"/>
                <w:szCs w:val="16"/>
              </w:rPr>
              <w:t>onset of the allergy. --&gt;</w:t>
            </w:r>
          </w:p>
          <w:p w14:paraId="643EEC7C" w14:textId="037171A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D8725F" w14:textId="6FD191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E2E53D" w14:textId="7C0D9DC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14:paraId="7B814EC4" w14:textId="56FF00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23CA2">
              <w:rPr>
                <w:rFonts w:ascii="Courier New" w:hAnsi="Courier New" w:cs="Courier New"/>
                <w:sz w:val="16"/>
                <w:szCs w:val="16"/>
              </w:rPr>
              <w:t>p</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01" displayNa</w:t>
            </w:r>
            <w:r w:rsidR="00523CA2">
              <w:rPr>
                <w:rFonts w:ascii="Courier New" w:hAnsi="Courier New" w:cs="Courier New"/>
                <w:sz w:val="16"/>
                <w:szCs w:val="16"/>
              </w:rPr>
              <w:t>m</w:t>
            </w:r>
            <w:r w:rsidRPr="00AD08FB">
              <w:rPr>
                <w:rFonts w:ascii="Courier New" w:hAnsi="Courier New" w:cs="Courier New"/>
                <w:sz w:val="16"/>
                <w:szCs w:val="16"/>
              </w:rPr>
              <w:t>e="Food allergy (disord</w:t>
            </w:r>
            <w:r w:rsidR="00523CA2">
              <w:rPr>
                <w:rFonts w:ascii="Courier New" w:hAnsi="Courier New" w:cs="Courier New"/>
                <w:sz w:val="16"/>
                <w:szCs w:val="16"/>
              </w:rPr>
              <w:t>o</w:t>
            </w:r>
            <w:r w:rsidRPr="00AD08FB">
              <w:rPr>
                <w:rFonts w:ascii="Courier New" w:hAnsi="Courier New" w:cs="Courier New"/>
                <w:sz w:val="16"/>
                <w:szCs w:val="16"/>
              </w:rPr>
              <w:t>r)" codeSyst</w:t>
            </w:r>
            <w:r w:rsidR="00523CA2">
              <w:rPr>
                <w:rFonts w:ascii="Courier New" w:hAnsi="Courier New" w:cs="Courier New"/>
                <w:sz w:val="16"/>
                <w:szCs w:val="16"/>
              </w:rPr>
              <w:t>e</w:t>
            </w:r>
            <w:r w:rsidRPr="00AD08FB">
              <w:rPr>
                <w:rFonts w:ascii="Courier New" w:hAnsi="Courier New" w:cs="Courier New"/>
                <w:sz w:val="16"/>
                <w:szCs w:val="16"/>
              </w:rPr>
              <w:t>m="2.16.840.1.113883.6</w:t>
            </w:r>
            <w:r w:rsidR="00523CA2">
              <w:rPr>
                <w:rFonts w:ascii="Courier New" w:hAnsi="Courier New" w:cs="Courier New"/>
                <w:sz w:val="16"/>
                <w:szCs w:val="16"/>
              </w:rPr>
              <w:t>.</w:t>
            </w:r>
            <w:r w:rsidRPr="00AD08FB">
              <w:rPr>
                <w:rFonts w:ascii="Courier New" w:hAnsi="Courier New" w:cs="Courier New"/>
                <w:sz w:val="16"/>
                <w:szCs w:val="16"/>
              </w:rPr>
              <w:t>96" codeSystemNa</w:t>
            </w:r>
            <w:r w:rsidR="00523CA2">
              <w:rPr>
                <w:rFonts w:ascii="Courier New" w:hAnsi="Courier New" w:cs="Courier New"/>
                <w:sz w:val="16"/>
                <w:szCs w:val="16"/>
              </w:rPr>
              <w:t>m</w:t>
            </w:r>
            <w:r w:rsidRPr="00AD08FB">
              <w:rPr>
                <w:rFonts w:ascii="Courier New" w:hAnsi="Courier New" w:cs="Courier New"/>
                <w:sz w:val="16"/>
                <w:szCs w:val="16"/>
              </w:rPr>
              <w:t>e="SNOMED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2A0BEE8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14:paraId="5FD5BC50" w14:textId="628FC91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746FE8BD" w14:textId="01974F3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04408F7A" w14:textId="1E7839A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3BCCF5B1" w14:textId="2D09434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368F6CD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1DF0DD3A" w14:textId="561C9F3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typeCo</w:t>
            </w:r>
            <w:r w:rsidR="003A1CC8">
              <w:rPr>
                <w:rFonts w:ascii="Courier New" w:hAnsi="Courier New" w:cs="Courier New"/>
                <w:sz w:val="16"/>
                <w:szCs w:val="16"/>
              </w:rPr>
              <w:t>d</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14:paraId="3C63B3C4" w14:textId="731870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A</w:t>
            </w:r>
            <w:r w:rsidRPr="00AD08FB">
              <w:rPr>
                <w:rFonts w:ascii="Courier New" w:hAnsi="Courier New" w:cs="Courier New"/>
                <w:sz w:val="16"/>
                <w:szCs w:val="16"/>
              </w:rPr>
              <w:t>NU"&gt;</w:t>
            </w:r>
          </w:p>
          <w:p w14:paraId="57F43ACC" w14:textId="25DB239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M</w:t>
            </w:r>
            <w:r w:rsidRPr="00AD08FB">
              <w:rPr>
                <w:rFonts w:ascii="Courier New" w:hAnsi="Courier New" w:cs="Courier New"/>
                <w:sz w:val="16"/>
                <w:szCs w:val="16"/>
              </w:rPr>
              <w:t>AT"&gt;</w:t>
            </w:r>
          </w:p>
          <w:p w14:paraId="4F8080B8" w14:textId="06862B1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642F648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and should be used to represent any type of responsible agent, i.e., use playingEntity classCode</w:t>
            </w:r>
            <w:r w:rsidR="005C79A1">
              <w:rPr>
                <w:rFonts w:ascii="Courier New" w:hAnsi="Courier New" w:cs="Courier New"/>
                <w:sz w:val="16"/>
                <w:szCs w:val="16"/>
              </w:rPr>
              <w:t>“</w:t>
            </w:r>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14:paraId="300707BD" w14:textId="4662E73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005146B3" w:rsidRPr="00AD08FB">
              <w:rPr>
                <w:rFonts w:ascii="Courier New" w:hAnsi="Courier New" w:cs="Courier New"/>
                <w:sz w:val="16"/>
                <w:szCs w:val="16"/>
              </w:rPr>
              <w:t>--&gt;</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the expectation for use is that the chosen concept identifier for a substance should be appropriately specific and drawn from the available code systems in the following priority order: </w:t>
            </w:r>
            <w:r w:rsidRPr="00AD08FB">
              <w:rPr>
                <w:rFonts w:ascii="Courier New" w:hAnsi="Courier New" w:cs="Courier New"/>
                <w:sz w:val="16"/>
                <w:szCs w:val="16"/>
              </w:rPr>
              <w:lastRenderedPageBreak/>
              <w:t>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116A0FB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04" displayNa</w:t>
            </w:r>
            <w:r w:rsidR="005146B3">
              <w:rPr>
                <w:rFonts w:ascii="Courier New" w:hAnsi="Courier New" w:cs="Courier New"/>
                <w:sz w:val="16"/>
                <w:szCs w:val="16"/>
              </w:rPr>
              <w:t>m</w:t>
            </w:r>
            <w:r w:rsidRPr="00AD08FB">
              <w:rPr>
                <w:rFonts w:ascii="Courier New" w:hAnsi="Courier New" w:cs="Courier New"/>
                <w:sz w:val="16"/>
                <w:szCs w:val="16"/>
              </w:rPr>
              <w:t>e="Eggs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14:paraId="140738C5" w14:textId="22ECA8B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5146B3">
              <w:rPr>
                <w:rFonts w:ascii="Courier New" w:hAnsi="Courier New" w:cs="Courier New"/>
                <w:sz w:val="16"/>
                <w:szCs w:val="16"/>
              </w:rPr>
              <w:t>.</w:t>
            </w:r>
            <w:r w:rsidRPr="00AD08FB">
              <w:rPr>
                <w:rFonts w:ascii="Courier New" w:hAnsi="Courier New" w:cs="Courier New"/>
                <w:sz w:val="16"/>
                <w:szCs w:val="16"/>
              </w:rPr>
              <w:t>96" codeSystemNa</w:t>
            </w:r>
            <w:r w:rsidR="005146B3">
              <w:rPr>
                <w:rFonts w:ascii="Courier New" w:hAnsi="Courier New" w:cs="Courier New"/>
                <w:sz w:val="16"/>
                <w:szCs w:val="16"/>
              </w:rPr>
              <w:t>m</w:t>
            </w:r>
            <w:r w:rsidRPr="00AD08FB">
              <w:rPr>
                <w:rFonts w:ascii="Courier New" w:hAnsi="Courier New" w:cs="Courier New"/>
                <w:sz w:val="16"/>
                <w:szCs w:val="16"/>
              </w:rPr>
              <w:t>e="SNOMED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179879BC" w14:textId="63A828D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2075E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e="S</w:t>
            </w:r>
            <w:r w:rsidR="005146B3">
              <w:rPr>
                <w:rFonts w:ascii="Courier New" w:hAnsi="Courier New" w:cs="Courier New"/>
                <w:sz w:val="16"/>
                <w:szCs w:val="16"/>
              </w:rPr>
              <w:t>U</w:t>
            </w:r>
            <w:r w:rsidRPr="00AD08FB">
              <w:rPr>
                <w:rFonts w:ascii="Courier New" w:hAnsi="Courier New" w:cs="Courier New"/>
                <w:sz w:val="16"/>
                <w:szCs w:val="16"/>
              </w:rPr>
              <w:t>BJ"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14:paraId="584319BB" w14:textId="4CD0D1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213F0E1A" w14:textId="585FC59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146B3" w:rsidRPr="00AD08FB">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14:paraId="0B0CB5E5" w14:textId="7D333EF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005146B3" w:rsidRPr="00AD08FB">
              <w:rPr>
                <w:rFonts w:ascii="Courier New" w:hAnsi="Courier New" w:cs="Courier New"/>
                <w:sz w:val="16"/>
                <w:szCs w:val="16"/>
              </w:rPr>
              <w:t>-</w:t>
            </w:r>
            <w:r w:rsidRPr="00AD08FB">
              <w:rPr>
                <w:rFonts w:ascii="Courier New" w:hAnsi="Courier New" w:cs="Courier New"/>
                <w:sz w:val="16"/>
                <w:szCs w:val="16"/>
              </w:rPr>
              <w:t>5"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Pr>
                <w:rFonts w:ascii="Courier New" w:hAnsi="Courier New" w:cs="Courier New"/>
                <w:sz w:val="16"/>
                <w:szCs w:val="16"/>
              </w:rPr>
              <w:t>6</w:t>
            </w:r>
            <w:r w:rsidRPr="00AD08FB">
              <w:rPr>
                <w:rFonts w:ascii="Courier New" w:hAnsi="Courier New" w:cs="Courier New"/>
                <w:sz w:val="16"/>
                <w:szCs w:val="16"/>
              </w:rPr>
              <w:t>.1"</w:t>
            </w:r>
          </w:p>
          <w:p w14:paraId="01AAB962" w14:textId="61645A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displayNa</w:t>
            </w:r>
            <w:r w:rsidR="005146B3">
              <w:rPr>
                <w:rFonts w:ascii="Courier New" w:hAnsi="Courier New" w:cs="Courier New"/>
                <w:sz w:val="16"/>
                <w:szCs w:val="16"/>
              </w:rPr>
              <w:t>m</w:t>
            </w:r>
            <w:r w:rsidRPr="00AD08FB">
              <w:rPr>
                <w:rFonts w:ascii="Courier New" w:hAnsi="Courier New" w:cs="Courier New"/>
                <w:sz w:val="16"/>
                <w:szCs w:val="16"/>
              </w:rPr>
              <w:t>e="Critical</w:t>
            </w:r>
            <w:r w:rsidR="005146B3">
              <w:rPr>
                <w:rFonts w:ascii="Courier New" w:hAnsi="Courier New" w:cs="Courier New"/>
                <w:sz w:val="16"/>
                <w:szCs w:val="16"/>
              </w:rPr>
              <w:t>i</w:t>
            </w:r>
            <w:r w:rsidRPr="00AD08FB">
              <w:rPr>
                <w:rFonts w:ascii="Courier New" w:hAnsi="Courier New" w:cs="Courier New"/>
                <w:sz w:val="16"/>
                <w:szCs w:val="16"/>
              </w:rPr>
              <w:t>ty"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74BD27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52FC8BC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73C6A816" w14:textId="7A689BC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TH" displayNa</w:t>
            </w:r>
            <w:r w:rsidR="005146B3">
              <w:rPr>
                <w:rFonts w:ascii="Courier New" w:hAnsi="Courier New" w:cs="Courier New"/>
                <w:sz w:val="16"/>
                <w:szCs w:val="16"/>
              </w:rPr>
              <w:t>m</w:t>
            </w:r>
            <w:r w:rsidRPr="00AD08FB">
              <w:rPr>
                <w:rFonts w:ascii="Courier New" w:hAnsi="Courier New" w:cs="Courier New"/>
                <w:sz w:val="16"/>
                <w:szCs w:val="16"/>
              </w:rPr>
              <w:t>e="High Critical</w:t>
            </w:r>
            <w:r w:rsidR="005146B3">
              <w:rPr>
                <w:rFonts w:ascii="Courier New" w:hAnsi="Courier New" w:cs="Courier New"/>
                <w:sz w:val="16"/>
                <w:szCs w:val="16"/>
              </w:rPr>
              <w:t>i</w:t>
            </w:r>
            <w:r w:rsidRPr="00AD08FB">
              <w:rPr>
                <w:rFonts w:ascii="Courier New" w:hAnsi="Courier New" w:cs="Courier New"/>
                <w:sz w:val="16"/>
                <w:szCs w:val="16"/>
              </w:rPr>
              <w:t>ty" codeSyst</w:t>
            </w:r>
            <w:r w:rsidR="005146B3">
              <w:rPr>
                <w:rFonts w:ascii="Courier New" w:hAnsi="Courier New" w:cs="Courier New"/>
                <w:sz w:val="16"/>
                <w:szCs w:val="16"/>
              </w:rPr>
              <w:t>e</w:t>
            </w:r>
            <w:r w:rsidRPr="00AD08FB">
              <w:rPr>
                <w:rFonts w:ascii="Courier New" w:hAnsi="Courier New" w:cs="Courier New"/>
                <w:sz w:val="16"/>
                <w:szCs w:val="16"/>
              </w:rPr>
              <w:t>m="2.16.840.1.113883.5.1</w:t>
            </w:r>
            <w:r w:rsidR="005146B3">
              <w:rPr>
                <w:rFonts w:ascii="Courier New" w:hAnsi="Courier New" w:cs="Courier New"/>
                <w:sz w:val="16"/>
                <w:szCs w:val="16"/>
              </w:rPr>
              <w:t>.</w:t>
            </w:r>
            <w:r w:rsidRPr="00AD08FB">
              <w:rPr>
                <w:rFonts w:ascii="Courier New" w:hAnsi="Courier New" w:cs="Courier New"/>
                <w:sz w:val="16"/>
                <w:szCs w:val="16"/>
              </w:rPr>
              <w:t>63"</w:t>
            </w:r>
          </w:p>
          <w:p w14:paraId="272B5ADD" w14:textId="6E433F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codeSystemNa</w:t>
            </w:r>
            <w:r w:rsidR="005146B3">
              <w:rPr>
                <w:rFonts w:ascii="Courier New" w:hAnsi="Courier New" w:cs="Courier New"/>
                <w:sz w:val="16"/>
                <w:szCs w:val="16"/>
              </w:rPr>
              <w:t>m</w:t>
            </w:r>
            <w:r w:rsidRPr="00AD08FB">
              <w:rPr>
                <w:rFonts w:ascii="Courier New" w:hAnsi="Courier New" w:cs="Courier New"/>
                <w:sz w:val="16"/>
                <w:szCs w:val="16"/>
              </w:rPr>
              <w:t>e="HL7ObservationVa</w:t>
            </w:r>
            <w:r w:rsidR="005146B3">
              <w:rPr>
                <w:rFonts w:ascii="Courier New" w:hAnsi="Courier New" w:cs="Courier New"/>
                <w:sz w:val="16"/>
                <w:szCs w:val="16"/>
              </w:rPr>
              <w:t>l</w:t>
            </w:r>
            <w:r w:rsidRPr="00AD08FB">
              <w:rPr>
                <w:rFonts w:ascii="Courier New" w:hAnsi="Courier New" w:cs="Courier New"/>
                <w:sz w:val="16"/>
                <w:szCs w:val="16"/>
              </w:rPr>
              <w:t>ue"/&gt;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568AD29F" w14:textId="7D72C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e="M</w:t>
            </w:r>
            <w:r w:rsidR="005146B3">
              <w:rPr>
                <w:rFonts w:ascii="Courier New" w:hAnsi="Courier New" w:cs="Courier New"/>
                <w:sz w:val="16"/>
                <w:szCs w:val="16"/>
              </w:rPr>
              <w:t>F</w:t>
            </w:r>
            <w:r w:rsidRPr="00AD08FB">
              <w:rPr>
                <w:rFonts w:ascii="Courier New" w:hAnsi="Courier New" w:cs="Courier New"/>
                <w:sz w:val="16"/>
                <w:szCs w:val="16"/>
              </w:rPr>
              <w:t>ST"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14:paraId="26BF095C" w14:textId="0F654E0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416974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9"/&gt;</w:t>
            </w:r>
          </w:p>
          <w:p w14:paraId="22ECA1AA" w14:textId="281696A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14:paraId="6B02CBE0" w14:textId="66EEB65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14:paraId="65543766" w14:textId="1938F72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ON"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sidRPr="00AD08FB">
              <w:rPr>
                <w:rFonts w:ascii="Courier New" w:hAnsi="Courier New" w:cs="Courier New"/>
                <w:sz w:val="16"/>
                <w:szCs w:val="16"/>
              </w:rPr>
              <w:t>.</w:t>
            </w:r>
            <w:r w:rsidR="005146B3">
              <w:rPr>
                <w:rFonts w:ascii="Courier New" w:hAnsi="Courier New" w:cs="Courier New"/>
                <w:sz w:val="16"/>
                <w:szCs w:val="16"/>
              </w:rPr>
              <w:t>5</w:t>
            </w:r>
            <w:r w:rsidR="005146B3" w:rsidRPr="00AD08FB">
              <w:rPr>
                <w:rFonts w:ascii="Courier New" w:hAnsi="Courier New" w:cs="Courier New"/>
                <w:sz w:val="16"/>
                <w:szCs w:val="16"/>
              </w:rPr>
              <w:t>.</w:t>
            </w:r>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0289577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54B1877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32DD61D" w14:textId="718A289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14:paraId="307BEE47" w14:textId="44BD151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nullFlav</w:t>
            </w:r>
            <w:r w:rsidR="005146B3">
              <w:rPr>
                <w:rFonts w:ascii="Courier New" w:hAnsi="Courier New" w:cs="Courier New"/>
                <w:sz w:val="16"/>
                <w:szCs w:val="16"/>
              </w:rPr>
              <w:t>o</w:t>
            </w:r>
            <w:r w:rsidRPr="00AD08FB">
              <w:rPr>
                <w:rFonts w:ascii="Courier New" w:hAnsi="Courier New" w:cs="Courier New"/>
                <w:sz w:val="16"/>
                <w:szCs w:val="16"/>
              </w:rPr>
              <w:t>r</w:t>
            </w:r>
            <w:r w:rsidR="005146B3" w:rsidRPr="00AD08FB">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0F879350" w14:textId="4884F36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04" 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e</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m</w:t>
            </w:r>
            <w:r w:rsidRPr="00AD08FB">
              <w:rPr>
                <w:rFonts w:ascii="Courier New" w:hAnsi="Courier New" w:cs="Courier New"/>
                <w:sz w:val="16"/>
                <w:szCs w:val="16"/>
              </w:rPr>
              <w:t>e="Hi</w:t>
            </w:r>
            <w:r w:rsidR="00163B36">
              <w:rPr>
                <w:rFonts w:ascii="Courier New" w:hAnsi="Courier New" w:cs="Courier New"/>
                <w:sz w:val="16"/>
                <w:szCs w:val="16"/>
              </w:rPr>
              <w:t>v</w:t>
            </w:r>
            <w:r w:rsidRPr="00AD08FB">
              <w:rPr>
                <w:rFonts w:ascii="Courier New" w:hAnsi="Courier New" w:cs="Courier New"/>
                <w:sz w:val="16"/>
                <w:szCs w:val="16"/>
              </w:rPr>
              <w:t>es"/&gt;</w:t>
            </w:r>
          </w:p>
          <w:p w14:paraId="5F2B27CC" w14:textId="7D2D6C0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 inversionI</w:t>
            </w:r>
            <w:r w:rsidR="00163B36">
              <w:rPr>
                <w:rFonts w:ascii="Courier New" w:hAnsi="Courier New" w:cs="Courier New"/>
                <w:sz w:val="16"/>
                <w:szCs w:val="16"/>
              </w:rPr>
              <w:t>n</w:t>
            </w:r>
            <w:r w:rsidRPr="00AD08FB">
              <w:rPr>
                <w:rFonts w:ascii="Courier New" w:hAnsi="Courier New" w:cs="Courier New"/>
                <w:sz w:val="16"/>
                <w:szCs w:val="16"/>
              </w:rPr>
              <w:t>d="t</w:t>
            </w:r>
            <w:r w:rsidR="00163B36">
              <w:rPr>
                <w:rFonts w:ascii="Courier New" w:hAnsi="Courier New" w:cs="Courier New"/>
                <w:sz w:val="16"/>
                <w:szCs w:val="16"/>
              </w:rPr>
              <w:t>r</w:t>
            </w:r>
            <w:r w:rsidRPr="00AD08FB">
              <w:rPr>
                <w:rFonts w:ascii="Courier New" w:hAnsi="Courier New" w:cs="Courier New"/>
                <w:sz w:val="16"/>
                <w:szCs w:val="16"/>
              </w:rPr>
              <w:t>ue"&gt;</w:t>
            </w:r>
          </w:p>
          <w:p w14:paraId="15A29EBE" w14:textId="277E89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BS"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13681E6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8"/&gt;</w:t>
            </w:r>
          </w:p>
          <w:p w14:paraId="6D919B6E" w14:textId="0157163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14:paraId="0604CE77" w14:textId="2CDDF00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EV"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4" codeSystemNa</w:t>
            </w:r>
            <w:r w:rsidR="00163B36">
              <w:rPr>
                <w:rFonts w:ascii="Courier New" w:hAnsi="Courier New" w:cs="Courier New"/>
                <w:sz w:val="16"/>
                <w:szCs w:val="16"/>
              </w:rPr>
              <w:t>m</w:t>
            </w:r>
            <w:r w:rsidRPr="00AD08FB">
              <w:rPr>
                <w:rFonts w:ascii="Courier New" w:hAnsi="Courier New" w:cs="Courier New"/>
                <w:sz w:val="16"/>
                <w:szCs w:val="16"/>
              </w:rPr>
              <w:t>e="ActC</w:t>
            </w:r>
            <w:r w:rsidR="00163B36">
              <w:rPr>
                <w:rFonts w:ascii="Courier New" w:hAnsi="Courier New" w:cs="Courier New"/>
                <w:sz w:val="16"/>
                <w:szCs w:val="16"/>
              </w:rPr>
              <w:t>o</w:t>
            </w:r>
            <w:r w:rsidRPr="00AD08FB">
              <w:rPr>
                <w:rFonts w:ascii="Courier New" w:hAnsi="Courier New" w:cs="Courier New"/>
                <w:sz w:val="16"/>
                <w:szCs w:val="16"/>
              </w:rPr>
              <w:t>de"/&gt;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6BD24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00163B36" w:rsidRPr="00AD08FB">
              <w:rPr>
                <w:rFonts w:ascii="Courier New" w:hAnsi="Courier New" w:cs="Courier New"/>
                <w:sz w:val="16"/>
                <w:szCs w:val="16"/>
              </w:rPr>
              <w:t>_</w:t>
            </w:r>
            <w:r w:rsidRPr="00AD08FB">
              <w:rPr>
                <w:rFonts w:ascii="Courier New" w:hAnsi="Courier New" w:cs="Courier New"/>
                <w:sz w:val="16"/>
                <w:szCs w:val="16"/>
              </w:rPr>
              <w:t>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0F08DCA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14:paraId="2F7CC618" w14:textId="1A3F11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163B36">
              <w:rPr>
                <w:rFonts w:ascii="Courier New" w:hAnsi="Courier New" w:cs="Courier New"/>
                <w:sz w:val="16"/>
                <w:szCs w:val="16"/>
              </w:rPr>
              <w:t>p</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07"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961" w:name="_Ref21875597"/>
      <w:bookmarkStart w:id="1962" w:name="_Ref21875636"/>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2660F7EA" w:rsidR="005A615D" w:rsidRDefault="005A615D" w:rsidP="003A3D50">
      <w:pPr>
        <w:pStyle w:val="Caption"/>
        <w:keepNext/>
        <w:spacing w:after="0"/>
      </w:pPr>
      <w:bookmarkStart w:id="1963" w:name="_Toc118898762"/>
      <w:bookmarkStart w:id="1964" w:name="_Toc127519281"/>
      <w:bookmarkStart w:id="1965" w:name="_Toc119939964"/>
      <w:r>
        <w:lastRenderedPageBreak/>
        <w:t xml:space="preserve">Example </w:t>
      </w:r>
      <w:r w:rsidR="008B59D0">
        <w:fldChar w:fldCharType="begin"/>
      </w:r>
      <w:r w:rsidR="008B59D0">
        <w:instrText xml:space="preserve"> SEQ Example \* ARABIC </w:instrText>
      </w:r>
      <w:r w:rsidR="008B59D0">
        <w:fldChar w:fldCharType="separate"/>
      </w:r>
      <w:r w:rsidR="00DC1072">
        <w:rPr>
          <w:noProof/>
        </w:rPr>
        <w:t>41</w:t>
      </w:r>
      <w:r w:rsidR="008B59D0">
        <w:rPr>
          <w:noProof/>
        </w:rPr>
        <w:fldChar w:fldCharType="end"/>
      </w:r>
      <w:r>
        <w:t>: No known allergies</w:t>
      </w:r>
      <w:bookmarkEnd w:id="1961"/>
      <w:bookmarkEnd w:id="1962"/>
      <w:bookmarkEnd w:id="1963"/>
      <w:bookmarkEnd w:id="1964"/>
      <w:bookmarkEnd w:id="1965"/>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5A615D" w14:paraId="3ED4CFF7" w14:textId="77777777" w:rsidTr="004E29C8">
        <w:tc>
          <w:tcPr>
            <w:tcW w:w="10201" w:type="dxa"/>
            <w:shd w:val="clear" w:color="auto" w:fill="auto"/>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005C79A1" w:rsidRPr="005C79A1">
              <w:rPr>
                <w:rFonts w:ascii="Courier New" w:hAnsi="Courier New" w:cs="Courier New"/>
                <w:sz w:val="16"/>
                <w:szCs w:val="16"/>
              </w:rPr>
              <w:sym w:font="Wingdings" w:char="F0E0"/>
            </w:r>
          </w:p>
          <w:p w14:paraId="087755D5" w14:textId="2DA1ED8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1"/&gt;</w:t>
            </w:r>
          </w:p>
          <w:p w14:paraId="652478E2" w14:textId="3FBA20B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433E7242" w14:textId="526DD7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2"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codeSystemNa</w:t>
            </w:r>
            <w:r w:rsidR="00163B36">
              <w:rPr>
                <w:rFonts w:ascii="Courier New" w:hAnsi="Courier New" w:cs="Courier New"/>
                <w:sz w:val="16"/>
                <w:szCs w:val="16"/>
              </w:rPr>
              <w:t>m</w:t>
            </w:r>
            <w:r w:rsidRPr="00AD08FB">
              <w:rPr>
                <w:rFonts w:ascii="Courier New" w:hAnsi="Courier New" w:cs="Courier New"/>
                <w:sz w:val="16"/>
                <w:szCs w:val="16"/>
              </w:rPr>
              <w:t>e="LO</w:t>
            </w:r>
            <w:r w:rsidR="00163B36">
              <w:rPr>
                <w:rFonts w:ascii="Courier New" w:hAnsi="Courier New" w:cs="Courier New"/>
                <w:sz w:val="16"/>
                <w:szCs w:val="16"/>
              </w:rPr>
              <w:t>I</w:t>
            </w:r>
            <w:r w:rsidRPr="00AD08FB">
              <w:rPr>
                <w:rFonts w:ascii="Courier New" w:hAnsi="Courier New" w:cs="Courier New"/>
                <w:sz w:val="16"/>
                <w:szCs w:val="16"/>
              </w:rPr>
              <w:t>NC"/&gt;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&lt;title&gt;ALLERGIES AND ADVERSE REACTIONS&lt;/title&gt;</w:t>
            </w:r>
          </w:p>
          <w:p w14:paraId="468EB005" w14:textId="75295F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D="allergiesNoKn</w:t>
            </w:r>
            <w:r w:rsidR="00163B36">
              <w:rPr>
                <w:rFonts w:ascii="Courier New" w:hAnsi="Courier New" w:cs="Courier New"/>
                <w:sz w:val="16"/>
                <w:szCs w:val="16"/>
              </w:rPr>
              <w:t>o</w:t>
            </w:r>
            <w:r w:rsidRPr="00AD08FB">
              <w:rPr>
                <w:rFonts w:ascii="Courier New" w:hAnsi="Courier New" w:cs="Courier New"/>
                <w:sz w:val="16"/>
                <w:szCs w:val="16"/>
              </w:rPr>
              <w:t>wn"&gt;No Known Allergies&lt;/text&gt;</w:t>
            </w:r>
          </w:p>
          <w:p w14:paraId="6B03902C" w14:textId="2E2CFD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typeCo</w:t>
            </w:r>
            <w:r w:rsidR="00163B36">
              <w:rPr>
                <w:rFonts w:ascii="Courier New" w:hAnsi="Courier New" w:cs="Courier New"/>
                <w:sz w:val="16"/>
                <w:szCs w:val="16"/>
              </w:rPr>
              <w:t>d</w:t>
            </w:r>
            <w:r w:rsidRPr="00AD08FB">
              <w:rPr>
                <w:rFonts w:ascii="Courier New" w:hAnsi="Courier New" w:cs="Courier New"/>
                <w:sz w:val="16"/>
                <w:szCs w:val="16"/>
              </w:rPr>
              <w:t>e="D</w:t>
            </w:r>
            <w:r w:rsidR="00163B36">
              <w:rPr>
                <w:rFonts w:ascii="Courier New" w:hAnsi="Courier New" w:cs="Courier New"/>
                <w:sz w:val="16"/>
                <w:szCs w:val="16"/>
              </w:rPr>
              <w:t>R</w:t>
            </w:r>
            <w:r w:rsidRPr="00AD08FB">
              <w:rPr>
                <w:rFonts w:ascii="Courier New" w:hAnsi="Courier New" w:cs="Courier New"/>
                <w:sz w:val="16"/>
                <w:szCs w:val="16"/>
              </w:rPr>
              <w:t>IV"&gt;</w:t>
            </w:r>
          </w:p>
          <w:p w14:paraId="02BED875" w14:textId="1630AC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Allergy Concern Act --&gt;</w:t>
            </w:r>
          </w:p>
          <w:p w14:paraId="6E82A657" w14:textId="4D88951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CT"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25344D66" w14:textId="500FCB2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14:paraId="6289FAEC" w14:textId="75CC402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626C2AC4" w14:textId="43AB432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14:paraId="6AB184C8" w14:textId="5F39A3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14:paraId="373FD5DB" w14:textId="14212E2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NC"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E96F52D" w14:textId="6C294A5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e="#allergiesNoKn</w:t>
            </w:r>
            <w:r w:rsidR="00163B36">
              <w:rPr>
                <w:rFonts w:ascii="Courier New" w:hAnsi="Courier New" w:cs="Courier New"/>
                <w:sz w:val="16"/>
                <w:szCs w:val="16"/>
              </w:rPr>
              <w:t>o</w:t>
            </w:r>
            <w:r w:rsidRPr="00AD08FB">
              <w:rPr>
                <w:rFonts w:ascii="Courier New" w:hAnsi="Courier New" w:cs="Courier New"/>
                <w:sz w:val="16"/>
                <w:szCs w:val="16"/>
              </w:rPr>
              <w:t>wn"/&gt;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A6EEC07" w14:textId="6CD96EF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14:paraId="7C619065" w14:textId="0975EB7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427A2036" w14:textId="303E391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62328697" w14:textId="30E7877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4030D7C" w14:textId="1A4C26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442925B7" w14:textId="5772AA6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FFA7646" w14:textId="32DEBCB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76984527" w14:textId="7F1E509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0X"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14:paraId="4AA1CE65" w14:textId="38D1588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163B36">
              <w:rPr>
                <w:rFonts w:ascii="Courier New" w:hAnsi="Courier New" w:cs="Courier New"/>
                <w:sz w:val="16"/>
                <w:szCs w:val="16"/>
              </w:rPr>
              <w:t>m</w:t>
            </w:r>
            <w:r w:rsidRPr="00AD08FB">
              <w:rPr>
                <w:rFonts w:ascii="Courier New" w:hAnsi="Courier New" w:cs="Courier New"/>
                <w:sz w:val="16"/>
                <w:szCs w:val="16"/>
              </w:rPr>
              <w:t>e="Health Care Provider Taxon</w:t>
            </w:r>
            <w:r w:rsidR="00163B36">
              <w:rPr>
                <w:rFonts w:ascii="Courier New" w:hAnsi="Courier New" w:cs="Courier New"/>
                <w:sz w:val="16"/>
                <w:szCs w:val="16"/>
              </w:rPr>
              <w:t>o</w:t>
            </w:r>
            <w:r w:rsidRPr="00AD08FB">
              <w:rPr>
                <w:rFonts w:ascii="Courier New" w:hAnsi="Courier New" w:cs="Courier New"/>
                <w:sz w:val="16"/>
                <w:szCs w:val="16"/>
              </w:rPr>
              <w:t>my" displayNa</w:t>
            </w:r>
            <w:r w:rsidR="00163B36">
              <w:rPr>
                <w:rFonts w:ascii="Courier New" w:hAnsi="Courier New" w:cs="Courier New"/>
                <w:sz w:val="16"/>
                <w:szCs w:val="16"/>
              </w:rPr>
              <w:t>m</w:t>
            </w:r>
            <w:r w:rsidRPr="00AD08FB">
              <w:rPr>
                <w:rFonts w:ascii="Courier New" w:hAnsi="Courier New" w:cs="Courier New"/>
                <w:sz w:val="16"/>
                <w:szCs w:val="16"/>
              </w:rPr>
              <w:t>e="Family Medic</w:t>
            </w:r>
            <w:r w:rsidR="00163B36">
              <w:rPr>
                <w:rFonts w:ascii="Courier New" w:hAnsi="Courier New" w:cs="Courier New"/>
                <w:sz w:val="16"/>
                <w:szCs w:val="16"/>
              </w:rPr>
              <w:t>i</w:t>
            </w:r>
            <w:r w:rsidRPr="00AD08FB">
              <w:rPr>
                <w:rFonts w:ascii="Courier New" w:hAnsi="Courier New" w:cs="Courier New"/>
                <w:sz w:val="16"/>
                <w:szCs w:val="16"/>
              </w:rPr>
              <w:t>ne"/&gt;</w:t>
            </w:r>
          </w:p>
          <w:p w14:paraId="3C77E1D1" w14:textId="53ACE04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269FD211" w14:textId="7D9DB2E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BJ"&gt;</w:t>
            </w:r>
          </w:p>
          <w:p w14:paraId="5C4AA9DF" w14:textId="601F3A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No Known Allergies --&gt;</w:t>
            </w:r>
          </w:p>
          <w:p w14:paraId="3763A5BB" w14:textId="6F5E16F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The negationInd = true negates the observation/value --&gt;</w:t>
            </w:r>
          </w:p>
          <w:p w14:paraId="04D9C8FC" w14:textId="1444D14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The use of negationInd corresponds with the newer Observation.valueNegationInd --&gt;</w:t>
            </w:r>
          </w:p>
          <w:p w14:paraId="32001B0D" w14:textId="10BED3E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classCo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BS" moodCo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VN" negationI</w:t>
            </w:r>
            <w:r w:rsidR="000B72C7">
              <w:rPr>
                <w:rFonts w:ascii="Courier New" w:hAnsi="Courier New" w:cs="Courier New"/>
                <w:sz w:val="16"/>
                <w:szCs w:val="16"/>
              </w:rPr>
              <w:t>n</w:t>
            </w:r>
            <w:r w:rsidRPr="00AD08FB">
              <w:rPr>
                <w:rFonts w:ascii="Courier New" w:hAnsi="Courier New" w:cs="Courier New"/>
                <w:sz w:val="16"/>
                <w:szCs w:val="16"/>
              </w:rPr>
              <w:t>d="t</w:t>
            </w:r>
            <w:r w:rsidR="000B72C7">
              <w:rPr>
                <w:rFonts w:ascii="Courier New" w:hAnsi="Courier New" w:cs="Courier New"/>
                <w:sz w:val="16"/>
                <w:szCs w:val="16"/>
              </w:rPr>
              <w:t>r</w:t>
            </w:r>
            <w:r w:rsidRPr="00AD08FB">
              <w:rPr>
                <w:rFonts w:ascii="Courier New" w:hAnsi="Courier New" w:cs="Courier New"/>
                <w:sz w:val="16"/>
                <w:szCs w:val="16"/>
              </w:rPr>
              <w:t>ue"&gt;</w:t>
            </w:r>
          </w:p>
          <w:p w14:paraId="491AA1B5" w14:textId="6F9266D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14:paraId="1DBA6A62" w14:textId="3985C1E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7"/&gt;</w:t>
            </w:r>
          </w:p>
          <w:p w14:paraId="138FEBF9" w14:textId="08FCAEA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14:paraId="135C760B" w14:textId="56DA221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14:paraId="5D293B84" w14:textId="1BE6074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ON" codeSyst</w:t>
            </w:r>
            <w:r w:rsidR="000B72C7">
              <w:rPr>
                <w:rFonts w:ascii="Courier New" w:hAnsi="Courier New" w:cs="Courier New"/>
                <w:sz w:val="16"/>
                <w:szCs w:val="16"/>
              </w:rPr>
              <w:t>e</w:t>
            </w:r>
            <w:r w:rsidRPr="00AD08FB">
              <w:rPr>
                <w:rFonts w:ascii="Courier New" w:hAnsi="Courier New" w:cs="Courier New"/>
                <w:sz w:val="16"/>
                <w:szCs w:val="16"/>
              </w:rPr>
              <w:t>m="2.16.840.1.113883</w:t>
            </w:r>
            <w:r w:rsidR="000B72C7" w:rsidRPr="00AD08FB">
              <w:rPr>
                <w:rFonts w:ascii="Courier New" w:hAnsi="Courier New" w:cs="Courier New"/>
                <w:sz w:val="16"/>
                <w:szCs w:val="16"/>
              </w:rPr>
              <w:t>.</w:t>
            </w:r>
            <w:r w:rsidR="000B72C7">
              <w:rPr>
                <w:rFonts w:ascii="Courier New" w:hAnsi="Courier New" w:cs="Courier New"/>
                <w:sz w:val="16"/>
                <w:szCs w:val="16"/>
              </w:rPr>
              <w:t>5</w:t>
            </w:r>
            <w:r w:rsidR="000B72C7" w:rsidRPr="00AD08FB">
              <w:rPr>
                <w:rFonts w:ascii="Courier New" w:hAnsi="Courier New" w:cs="Courier New"/>
                <w:sz w:val="16"/>
                <w:szCs w:val="16"/>
              </w:rPr>
              <w:t>.</w:t>
            </w:r>
            <w:r w:rsidRPr="00AD08FB">
              <w:rPr>
                <w:rFonts w:ascii="Courier New"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6C46C5F9" w14:textId="45A532B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e="#allergiesNoKn</w:t>
            </w:r>
            <w:r w:rsidR="000B72C7">
              <w:rPr>
                <w:rFonts w:ascii="Courier New" w:hAnsi="Courier New" w:cs="Courier New"/>
                <w:sz w:val="16"/>
                <w:szCs w:val="16"/>
              </w:rPr>
              <w:t>o</w:t>
            </w:r>
            <w:r w:rsidRPr="00AD08FB">
              <w:rPr>
                <w:rFonts w:ascii="Courier New" w:hAnsi="Courier New" w:cs="Courier New"/>
                <w:sz w:val="16"/>
                <w:szCs w:val="16"/>
              </w:rPr>
              <w:t>wn"/&gt;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DD9B58F" w14:textId="5F64B48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14:paraId="141708CB" w14:textId="6E0E5A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1D957A" w14:textId="7F5140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nullFlav</w:t>
            </w:r>
            <w:r w:rsidR="000B72C7">
              <w:rPr>
                <w:rFonts w:ascii="Courier New" w:hAnsi="Courier New" w:cs="Courier New"/>
                <w:sz w:val="16"/>
                <w:szCs w:val="16"/>
              </w:rPr>
              <w:t>o</w:t>
            </w:r>
            <w:r w:rsidRPr="00AD08FB">
              <w:rPr>
                <w:rFonts w:ascii="Courier New" w:hAnsi="Courier New" w:cs="Courier New"/>
                <w:sz w:val="16"/>
                <w:szCs w:val="16"/>
              </w:rPr>
              <w:t>r</w:t>
            </w:r>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39EBC19D" w14:textId="0A76428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xsi:ty</w:t>
            </w:r>
            <w:r w:rsidR="000B72C7">
              <w:rPr>
                <w:rFonts w:ascii="Courier New" w:hAnsi="Courier New" w:cs="Courier New"/>
                <w:sz w:val="16"/>
                <w:szCs w:val="16"/>
              </w:rPr>
              <w:t>p</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14:paraId="246F7017" w14:textId="4E07F3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163B36">
              <w:rPr>
                <w:rFonts w:ascii="Courier New" w:hAnsi="Courier New" w:cs="Courier New"/>
                <w:sz w:val="16"/>
                <w:szCs w:val="16"/>
              </w:rPr>
              <w:t>m</w:t>
            </w:r>
            <w:r w:rsidRPr="00AD08FB">
              <w:rPr>
                <w:rFonts w:ascii="Courier New" w:hAnsi="Courier New" w:cs="Courier New"/>
                <w:sz w:val="16"/>
                <w:szCs w:val="16"/>
              </w:rPr>
              <w:t>e="Allergy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14:paraId="622BE3D7" w14:textId="7E5088C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07780BAB" w14:textId="077F88D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236466AE" w14:textId="29BA9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3F7236B3" w14:textId="618CA9C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4</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1BA956EF" w14:textId="42360F0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0X" codeSyst</w:t>
            </w:r>
            <w:r w:rsidR="00022F4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14:paraId="4A78C380" w14:textId="24655E4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0B72C7">
              <w:rPr>
                <w:rFonts w:ascii="Courier New" w:hAnsi="Courier New" w:cs="Courier New"/>
                <w:sz w:val="16"/>
                <w:szCs w:val="16"/>
              </w:rPr>
              <w:t>m</w:t>
            </w:r>
            <w:r w:rsidRPr="00AD08FB">
              <w:rPr>
                <w:rFonts w:ascii="Courier New" w:hAnsi="Courier New" w:cs="Courier New"/>
                <w:sz w:val="16"/>
                <w:szCs w:val="16"/>
              </w:rPr>
              <w:t>e="Health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14:paraId="15F0D394" w14:textId="25D224D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022F4D">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52F19295" w14:textId="22394CF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&lt;assignedPerson&gt;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298E48E" w14:textId="28845A7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7E85011C" w14:textId="0FFFC5A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typeCo</w:t>
            </w:r>
            <w:r w:rsidR="00523CA2">
              <w:rPr>
                <w:rFonts w:ascii="Courier New" w:hAnsi="Courier New" w:cs="Courier New"/>
                <w:sz w:val="16"/>
                <w:szCs w:val="16"/>
              </w:rPr>
              <w:t>C</w:t>
            </w:r>
            <w:r w:rsidRPr="00AD08FB">
              <w:rPr>
                <w:rFonts w:ascii="Courier New" w:hAnsi="Courier New" w:cs="Courier New"/>
                <w:sz w:val="16"/>
                <w:szCs w:val="16"/>
              </w:rPr>
              <w:t>SM"&gt;</w:t>
            </w:r>
          </w:p>
          <w:p w14:paraId="4F889418" w14:textId="5D7519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 classCo</w:t>
            </w:r>
            <w:r w:rsidR="00523CA2">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A</w:t>
            </w:r>
            <w:r w:rsidRPr="00AD08FB">
              <w:rPr>
                <w:rFonts w:ascii="Courier New" w:hAnsi="Courier New" w:cs="Courier New"/>
                <w:sz w:val="16"/>
                <w:szCs w:val="16"/>
              </w:rPr>
              <w:t>NU"&gt;</w:t>
            </w:r>
          </w:p>
          <w:p w14:paraId="45A63F8D" w14:textId="137530C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 classCo</w:t>
            </w:r>
            <w:r w:rsidR="00054B1D">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M</w:t>
            </w:r>
            <w:r w:rsidRPr="00AD08FB">
              <w:rPr>
                <w:rFonts w:ascii="Courier New" w:hAnsi="Courier New" w:cs="Courier New"/>
                <w:sz w:val="16"/>
                <w:szCs w:val="16"/>
              </w:rPr>
              <w:t>AT"&gt;</w:t>
            </w:r>
          </w:p>
          <w:p w14:paraId="15E0CE1B" w14:textId="2D7F10C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nullFlav</w:t>
            </w:r>
            <w:r w:rsidR="00523CA2">
              <w:rPr>
                <w:rFonts w:ascii="Courier New" w:hAnsi="Courier New" w:cs="Courier New"/>
                <w:sz w:val="16"/>
                <w:szCs w:val="16"/>
              </w:rPr>
              <w:t>o</w:t>
            </w:r>
            <w:r w:rsidRPr="00AD08FB">
              <w:rPr>
                <w:rFonts w:ascii="Courier New" w:hAnsi="Courier New" w:cs="Courier New"/>
                <w:sz w:val="16"/>
                <w:szCs w:val="16"/>
              </w:rPr>
              <w:t>r</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pPr>
    </w:p>
    <w:p w14:paraId="4484B365" w14:textId="77777777" w:rsidR="007D3708" w:rsidRPr="00C64922" w:rsidRDefault="007D3708" w:rsidP="004E29C8">
      <w:pPr>
        <w:pStyle w:val="Heading4"/>
      </w:pPr>
      <w:bookmarkStart w:id="1966" w:name="_Allergy_–_Intolerance"/>
      <w:bookmarkEnd w:id="1966"/>
      <w:r w:rsidRPr="00C64922">
        <w:t xml:space="preserve">Allergy – Intolerance </w:t>
      </w:r>
    </w:p>
    <w:p w14:paraId="31E2FD9D" w14:textId="77777777" w:rsidR="007D3708" w:rsidRPr="00D14360" w:rsidRDefault="007D3708" w:rsidP="007D3708">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0"/>
        <w:gridCol w:w="6932"/>
      </w:tblGrid>
      <w:tr w:rsidR="009F6BA2" w:rsidRPr="00C64922" w14:paraId="368C483C" w14:textId="77777777" w:rsidTr="004E29C8">
        <w:trPr>
          <w:cantSplit/>
          <w:tblHeader/>
        </w:trPr>
        <w:tc>
          <w:tcPr>
            <w:tcW w:w="2310" w:type="dxa"/>
            <w:tcBorders>
              <w:bottom w:val="nil"/>
              <w:right w:val="nil"/>
            </w:tcBorders>
            <w:shd w:val="clear" w:color="auto" w:fill="4F81BD"/>
          </w:tcPr>
          <w:p w14:paraId="5D6B0D4B" w14:textId="77777777" w:rsidR="009F6BA2" w:rsidRPr="00D14360" w:rsidRDefault="009F6BA2" w:rsidP="00E42FA6">
            <w:pPr>
              <w:rPr>
                <w:rFonts w:cs="Calibri"/>
                <w:b/>
                <w:bCs/>
                <w:color w:val="FFFFFF"/>
              </w:rPr>
            </w:pPr>
            <w:r w:rsidRPr="00D14360">
              <w:rPr>
                <w:rFonts w:cs="Calibri"/>
                <w:b/>
                <w:bCs/>
                <w:color w:val="FFFFFF"/>
              </w:rPr>
              <w:t>Entry Template</w:t>
            </w:r>
          </w:p>
        </w:tc>
        <w:tc>
          <w:tcPr>
            <w:tcW w:w="6932" w:type="dxa"/>
            <w:shd w:val="clear" w:color="auto" w:fill="4F81BD"/>
          </w:tcPr>
          <w:p w14:paraId="6EE9CD63" w14:textId="7AB2647C" w:rsidR="009F6BA2" w:rsidRPr="00D14360" w:rsidRDefault="00032D28" w:rsidP="00E42FA6">
            <w:pPr>
              <w:rPr>
                <w:rFonts w:cs="Calibri"/>
                <w:b/>
                <w:bCs/>
                <w:color w:val="FFFFFF"/>
              </w:rPr>
            </w:pPr>
            <w:r>
              <w:rPr>
                <w:rFonts w:cs="Calibri"/>
                <w:b/>
                <w:bCs/>
                <w:color w:val="FFFFFF"/>
              </w:rPr>
              <w:t>Allergy</w:t>
            </w:r>
            <w:r w:rsidR="009F6BA2" w:rsidRPr="00D14360">
              <w:rPr>
                <w:rFonts w:cs="Calibri"/>
                <w:b/>
                <w:bCs/>
                <w:color w:val="FFFFFF"/>
              </w:rPr>
              <w:t xml:space="preserve"> - Intolerance Observation (V2) </w:t>
            </w:r>
          </w:p>
          <w:p w14:paraId="1A793253" w14:textId="77777777" w:rsidR="009F6BA2" w:rsidRPr="00D14360" w:rsidRDefault="009F6BA2" w:rsidP="00E42FA6">
            <w:pPr>
              <w:rPr>
                <w:b/>
                <w:bCs/>
                <w:color w:val="FFFFFF"/>
              </w:rPr>
            </w:pPr>
            <w:r w:rsidRPr="00D14360">
              <w:rPr>
                <w:rFonts w:cs="Calibri"/>
                <w:bCs/>
                <w:color w:val="FFFFFF"/>
              </w:rPr>
              <w:t>[observation: identifier urn:hl7ii:2.16.840.1.113883.10.20.22.4.7:2014-06-09 (open)]</w:t>
            </w:r>
          </w:p>
        </w:tc>
      </w:tr>
      <w:tr w:rsidR="009F6BA2" w:rsidRPr="00C64922" w14:paraId="1DCCF926" w14:textId="77777777" w:rsidTr="004E29C8">
        <w:trPr>
          <w:trHeight w:val="368"/>
        </w:trPr>
        <w:tc>
          <w:tcPr>
            <w:tcW w:w="2310" w:type="dxa"/>
            <w:tcBorders>
              <w:top w:val="single" w:sz="4" w:space="0" w:color="4F81BD"/>
              <w:bottom w:val="single" w:sz="4" w:space="0" w:color="4F81BD"/>
              <w:right w:val="nil"/>
            </w:tcBorders>
            <w:shd w:val="clear" w:color="auto" w:fill="FFFFFF"/>
          </w:tcPr>
          <w:p w14:paraId="3EBBF479" w14:textId="77777777" w:rsidR="009F6BA2" w:rsidRPr="00D14360" w:rsidRDefault="009F6BA2" w:rsidP="00E42FA6">
            <w:pPr>
              <w:rPr>
                <w:rFonts w:cs="Calibri"/>
                <w:b/>
                <w:bCs/>
              </w:rPr>
            </w:pPr>
            <w:r w:rsidRPr="00D14360">
              <w:rPr>
                <w:rFonts w:cs="Calibri"/>
                <w:b/>
                <w:bCs/>
              </w:rPr>
              <w:t>Reference Source</w:t>
            </w:r>
          </w:p>
        </w:tc>
        <w:tc>
          <w:tcPr>
            <w:tcW w:w="6932" w:type="dxa"/>
            <w:tcBorders>
              <w:top w:val="single" w:sz="4" w:space="0" w:color="4F81BD"/>
              <w:bottom w:val="single" w:sz="4" w:space="0" w:color="4F81BD"/>
            </w:tcBorders>
            <w:shd w:val="clear" w:color="auto" w:fill="auto"/>
          </w:tcPr>
          <w:p w14:paraId="4B9E9528"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HL7 C-CDA R2.1 </w:t>
            </w:r>
          </w:p>
        </w:tc>
      </w:tr>
      <w:tr w:rsidR="009F6BA2" w:rsidRPr="00C64922" w14:paraId="016861DA" w14:textId="77777777" w:rsidTr="004E29C8">
        <w:trPr>
          <w:trHeight w:val="350"/>
        </w:trPr>
        <w:tc>
          <w:tcPr>
            <w:tcW w:w="2310" w:type="dxa"/>
            <w:tcBorders>
              <w:right w:val="nil"/>
            </w:tcBorders>
            <w:shd w:val="clear" w:color="auto" w:fill="FFFFFF"/>
          </w:tcPr>
          <w:p w14:paraId="5B7EE392" w14:textId="77777777" w:rsidR="009F6BA2" w:rsidRPr="00D14360" w:rsidRDefault="009F6BA2" w:rsidP="00E42FA6">
            <w:pPr>
              <w:rPr>
                <w:rFonts w:cs="Calibri"/>
                <w:b/>
                <w:bCs/>
              </w:rPr>
            </w:pPr>
            <w:r w:rsidRPr="00D14360">
              <w:rPr>
                <w:rFonts w:cs="Calibri"/>
                <w:b/>
                <w:bCs/>
              </w:rPr>
              <w:t>Purpose</w:t>
            </w:r>
          </w:p>
        </w:tc>
        <w:tc>
          <w:tcPr>
            <w:tcW w:w="6932" w:type="dxa"/>
            <w:shd w:val="clear" w:color="auto" w:fill="auto"/>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This template reflects a discrete observation about a pati</w:t>
            </w:r>
            <w:r w:rsidR="005C79A1">
              <w:rPr>
                <w:rFonts w:ascii="Calibri Light" w:hAnsi="Calibri Light"/>
                <w:color w:val="000000"/>
                <w:sz w:val="20"/>
                <w:szCs w:val="28"/>
              </w:rPr>
              <w:t>’</w:t>
            </w:r>
            <w:r w:rsidRPr="00D14360">
              <w:rPr>
                <w:rFonts w:ascii="Calibri Light" w:hAnsi="Calibri Light"/>
                <w:color w:val="000000"/>
                <w:sz w:val="20"/>
                <w:szCs w:val="28"/>
              </w:rPr>
              <w:t>nt's allergy or intolerance.</w:t>
            </w:r>
          </w:p>
        </w:tc>
      </w:tr>
      <w:tr w:rsidR="009F6BA2" w:rsidRPr="00C64922" w14:paraId="13BF288B" w14:textId="77777777" w:rsidTr="004E29C8">
        <w:trPr>
          <w:trHeight w:val="2510"/>
        </w:trPr>
        <w:tc>
          <w:tcPr>
            <w:tcW w:w="2310" w:type="dxa"/>
            <w:tcBorders>
              <w:top w:val="single" w:sz="4" w:space="0" w:color="4F81BD"/>
              <w:bottom w:val="single" w:sz="4" w:space="0" w:color="4F81BD"/>
              <w:right w:val="nil"/>
            </w:tcBorders>
            <w:shd w:val="clear" w:color="auto" w:fill="FFFFFF"/>
          </w:tcPr>
          <w:p w14:paraId="1C7E9827" w14:textId="77777777" w:rsidR="009F6BA2" w:rsidRPr="00D14360" w:rsidRDefault="009F6BA2" w:rsidP="00E42FA6">
            <w:pPr>
              <w:rPr>
                <w:rFonts w:cs="Calibri"/>
                <w:b/>
                <w:bCs/>
              </w:rPr>
            </w:pPr>
            <w:r w:rsidRPr="00D14360">
              <w:rPr>
                <w:rFonts w:cs="Calibri"/>
                <w:b/>
                <w:bCs/>
              </w:rPr>
              <w:t>ActStatus</w:t>
            </w:r>
          </w:p>
        </w:tc>
        <w:tc>
          <w:tcPr>
            <w:tcW w:w="6932" w:type="dxa"/>
            <w:tcBorders>
              <w:top w:val="single" w:sz="4" w:space="0" w:color="4F81BD"/>
              <w:bottom w:val="single" w:sz="4" w:space="0" w:color="4F81BD"/>
            </w:tcBorders>
            <w:shd w:val="clear" w:color="auto" w:fill="auto"/>
          </w:tcPr>
          <w:p w14:paraId="3F9FCD3C"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This is a discrete observation that has been made in order for it to be documented. Therefore, it always has a statusCode of “completed</w:t>
            </w:r>
            <w:r w:rsidR="000912BA" w:rsidRPr="00D14360">
              <w:rPr>
                <w:rFonts w:ascii="Calibri Light" w:hAnsi="Calibri Light"/>
                <w:color w:val="000000"/>
                <w:szCs w:val="28"/>
              </w:rPr>
              <w:t>.</w:t>
            </w:r>
            <w:r w:rsidRPr="00D14360">
              <w:rPr>
                <w:rFonts w:ascii="Calibri Light" w:hAnsi="Calibri Light"/>
                <w:color w:val="000000"/>
                <w:szCs w:val="28"/>
              </w:rPr>
              <w:t>”</w:t>
            </w:r>
          </w:p>
          <w:p w14:paraId="31464360" w14:textId="77777777" w:rsidR="005C79A1" w:rsidRDefault="005C79A1" w:rsidP="00E42FA6">
            <w:pPr>
              <w:rPr>
                <w:rFonts w:ascii="Calibri Light" w:hAnsi="Calibri Light"/>
                <w:color w:val="000000"/>
                <w:szCs w:val="28"/>
              </w:rPr>
            </w:pPr>
          </w:p>
          <w:p w14:paraId="70915D8F" w14:textId="1AF2FC7C"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The effectiveTime, also referred to as the “</w:t>
            </w:r>
            <w:r w:rsidR="0088454D">
              <w:rPr>
                <w:rFonts w:ascii="Calibri Light" w:hAnsi="Calibri Light"/>
                <w:color w:val="000000"/>
                <w:szCs w:val="28"/>
              </w:rPr>
              <w:t>clinically</w:t>
            </w:r>
            <w:r w:rsidR="0088454D" w:rsidRPr="00D14360">
              <w:rPr>
                <w:rFonts w:ascii="Calibri Light" w:hAnsi="Calibri Light"/>
                <w:color w:val="000000"/>
                <w:szCs w:val="28"/>
              </w:rPr>
              <w:t xml:space="preserve"> </w:t>
            </w:r>
            <w:r w:rsidRPr="00D14360">
              <w:rPr>
                <w:rFonts w:ascii="Calibri Light" w:hAnsi="Calibri Light"/>
                <w:color w:val="000000"/>
                <w:szCs w:val="28"/>
              </w:rPr>
              <w:t>relevant time” is the time at which the observation holds true for the patient. For a provider seeing a patient in the clinic today, observing a history of penicillin allergy that developed five years ago, the effectiveTime is five years ago. The effectiveTime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szCs w:val="28"/>
              </w:rPr>
              <w:footnoteReference w:id="127"/>
            </w:r>
          </w:p>
        </w:tc>
      </w:tr>
      <w:tr w:rsidR="009F6BA2" w:rsidRPr="00C64922" w14:paraId="6203AFD2" w14:textId="77777777" w:rsidTr="004E29C8">
        <w:tc>
          <w:tcPr>
            <w:tcW w:w="2310" w:type="dxa"/>
            <w:tcBorders>
              <w:top w:val="single" w:sz="4" w:space="0" w:color="4F81BD"/>
              <w:bottom w:val="single" w:sz="4" w:space="0" w:color="4472C4" w:themeColor="accent1"/>
              <w:right w:val="nil"/>
            </w:tcBorders>
            <w:shd w:val="clear" w:color="auto" w:fill="FFFFFF"/>
          </w:tcPr>
          <w:p w14:paraId="27831E0F" w14:textId="77777777" w:rsidR="009F6BA2" w:rsidRPr="00D14360" w:rsidRDefault="009F6BA2" w:rsidP="00E42FA6">
            <w:pPr>
              <w:rPr>
                <w:rFonts w:cs="Calibri"/>
                <w:b/>
                <w:bCs/>
              </w:rPr>
            </w:pPr>
            <w:r w:rsidRPr="00D14360">
              <w:rPr>
                <w:rFonts w:cs="Calibri"/>
                <w:b/>
                <w:bCs/>
              </w:rPr>
              <w:t>Negation</w:t>
            </w:r>
          </w:p>
        </w:tc>
        <w:tc>
          <w:tcPr>
            <w:tcW w:w="6932" w:type="dxa"/>
            <w:tcBorders>
              <w:top w:val="single" w:sz="4" w:space="0" w:color="4F81BD"/>
              <w:bottom w:val="single" w:sz="4" w:space="0" w:color="4472C4" w:themeColor="accent1"/>
            </w:tcBorders>
            <w:shd w:val="clear" w:color="auto" w:fill="auto"/>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negationInd attribute is used to indicate the absence of the allergy in observation/value (Observation.ValueNegationInd). </w:t>
            </w:r>
          </w:p>
        </w:tc>
      </w:tr>
      <w:tr w:rsidR="009F6BA2" w:rsidRPr="00C64922" w14:paraId="5AD1AAC8" w14:textId="77777777" w:rsidTr="004E29C8">
        <w:tc>
          <w:tcPr>
            <w:tcW w:w="2310" w:type="dxa"/>
            <w:tcBorders>
              <w:top w:val="single" w:sz="4" w:space="0" w:color="4472C4" w:themeColor="accent1"/>
              <w:right w:val="nil"/>
            </w:tcBorders>
            <w:shd w:val="clear" w:color="auto" w:fill="FFFFFF"/>
          </w:tcPr>
          <w:p w14:paraId="0D4228BF" w14:textId="77777777" w:rsidR="009F6BA2" w:rsidRPr="00D14360" w:rsidRDefault="009F6BA2" w:rsidP="00D14360">
            <w:pPr>
              <w:spacing w:after="120"/>
              <w:rPr>
                <w:rFonts w:cs="Calibri"/>
                <w:b/>
                <w:bCs/>
              </w:rPr>
            </w:pPr>
            <w:r w:rsidRPr="00D14360">
              <w:rPr>
                <w:rFonts w:cs="Calibri"/>
                <w:b/>
                <w:bCs/>
              </w:rPr>
              <w:t>Other Considerations</w:t>
            </w:r>
          </w:p>
        </w:tc>
        <w:tc>
          <w:tcPr>
            <w:tcW w:w="6932" w:type="dxa"/>
            <w:tcBorders>
              <w:top w:val="single" w:sz="4" w:space="0" w:color="4472C4" w:themeColor="accent1"/>
            </w:tcBorders>
            <w:shd w:val="clear" w:color="auto" w:fill="auto"/>
          </w:tcPr>
          <w:p w14:paraId="3E21ECEC" w14:textId="77777777" w:rsidR="009F6BA2" w:rsidRPr="00D14360" w:rsidRDefault="009F6BA2">
            <w:pPr>
              <w:rPr>
                <w:rFonts w:ascii="Calibri Light" w:hAnsi="Calibri Light"/>
              </w:rPr>
            </w:pPr>
            <w:r w:rsidRPr="00D14360">
              <w:rPr>
                <w:rFonts w:ascii="Calibri Light" w:hAnsi="Calibri Light"/>
              </w:rPr>
              <w:t>The optional Allergy Status Observation template (identifier: urn:oid:</w:t>
            </w:r>
          </w:p>
          <w:p w14:paraId="368AE2CA" w14:textId="77777777" w:rsidR="000A1C87" w:rsidRDefault="009F6BA2" w:rsidP="000A1C8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14:paraId="60395E78" w14:textId="77777777" w:rsidR="009F6BA2" w:rsidRDefault="009F6BA2" w:rsidP="00D14360">
            <w:pPr>
              <w:pStyle w:val="Default"/>
              <w:spacing w:after="120"/>
              <w:rPr>
                <w:rFonts w:ascii="Calibri Light" w:hAnsi="Calibri Light"/>
                <w:sz w:val="20"/>
              </w:rPr>
            </w:pPr>
            <w:r w:rsidRPr="00D14360">
              <w:rPr>
                <w:rFonts w:ascii="Calibri Light" w:hAnsi="Calibri Light"/>
                <w:sz w:val="20"/>
              </w:rPr>
              <w:lastRenderedPageBreak/>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for the Criticality Observation include: high criticality, low criticality, or unable to assess criticality. </w:t>
            </w:r>
          </w:p>
          <w:p w14:paraId="13E9FA76" w14:textId="39B1E514" w:rsidR="00F75DF2" w:rsidRPr="00D14360" w:rsidRDefault="00F75DF2" w:rsidP="00F75DF2">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r:id="rId57"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8"/>
            </w:r>
            <w:r w:rsidRPr="00D14360">
              <w:rPr>
                <w:rFonts w:ascii="Calibri Light" w:hAnsi="Calibri Light"/>
                <w:color w:val="000000"/>
                <w:szCs w:val="28"/>
              </w:rPr>
              <w:t xml:space="preserve"> A negationInd of "true" coupled with an observation/value of SNOMED code 41919907</w:t>
            </w:r>
            <w:r w:rsidRPr="00D14360">
              <w:rPr>
                <w:rStyle w:val="s"/>
                <w:rFonts w:ascii="Calibri Light" w:hAnsi="Calibri Light"/>
                <w:color w:val="000000"/>
                <w:szCs w:val="28"/>
                <w:shd w:val="clear" w:color="auto" w:fill="FFF0F0"/>
              </w:rPr>
              <w:t>.</w:t>
            </w:r>
          </w:p>
          <w:p w14:paraId="123A44AE" w14:textId="77777777" w:rsidR="00F75DF2" w:rsidRDefault="00F75DF2" w:rsidP="00F75DF2">
            <w:pPr>
              <w:rPr>
                <w:rFonts w:ascii="Calibri Light" w:hAnsi="Calibri Light"/>
                <w:color w:val="000000"/>
                <w:szCs w:val="28"/>
              </w:rPr>
            </w:pPr>
            <w:r w:rsidRPr="00D14360">
              <w:rPr>
                <w:rFonts w:ascii="Calibri Light" w:hAnsi="Calibri Light"/>
                <w:color w:val="000000"/>
                <w:szCs w:val="28"/>
              </w:rPr>
              <w:t xml:space="preserve"> </w:t>
            </w:r>
          </w:p>
          <w:p w14:paraId="092B3D0C" w14:textId="60698972" w:rsidR="00F75DF2" w:rsidRPr="00D14360" w:rsidRDefault="00F75DF2" w:rsidP="00F75DF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00D946CD" w:rsidRPr="00C64922" w14:paraId="6E4EDD0D" w14:textId="77777777" w:rsidTr="004E29C8">
        <w:tc>
          <w:tcPr>
            <w:tcW w:w="2310" w:type="dxa"/>
            <w:tcBorders>
              <w:top w:val="single" w:sz="4" w:space="0" w:color="4F81BD"/>
              <w:bottom w:val="single" w:sz="4" w:space="0" w:color="4F81BD"/>
              <w:right w:val="nil"/>
            </w:tcBorders>
            <w:shd w:val="clear" w:color="auto" w:fill="FFFFFF"/>
          </w:tcPr>
          <w:p w14:paraId="3891A80D" w14:textId="77777777" w:rsidR="00D946CD" w:rsidRPr="00D14360" w:rsidRDefault="0083506C" w:rsidP="00D14360">
            <w:pPr>
              <w:spacing w:after="120"/>
              <w:rPr>
                <w:rFonts w:cs="Calibri"/>
                <w:b/>
                <w:bCs/>
              </w:rPr>
            </w:pPr>
            <w:r>
              <w:rPr>
                <w:rFonts w:cs="Calibri"/>
                <w:b/>
                <w:bCs/>
              </w:rPr>
              <w:lastRenderedPageBreak/>
              <w:t>Example</w:t>
            </w:r>
          </w:p>
        </w:tc>
        <w:tc>
          <w:tcPr>
            <w:tcW w:w="6932" w:type="dxa"/>
            <w:tcBorders>
              <w:top w:val="single" w:sz="4" w:space="0" w:color="4F81BD"/>
              <w:bottom w:val="single" w:sz="4" w:space="0" w:color="4F81BD"/>
            </w:tcBorders>
            <w:shd w:val="clear" w:color="auto" w:fill="auto"/>
          </w:tcPr>
          <w:p w14:paraId="46E8DC0E" w14:textId="51E4276B" w:rsidR="00D946CD" w:rsidRPr="00AD08FB" w:rsidRDefault="006B2DAF" w:rsidP="00D14360">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00596CA4"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42</w:t>
            </w:r>
            <w:r w:rsidR="00DC1072" w:rsidRPr="00254B4A">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00EC158B" w:rsidRPr="00C64922" w14:paraId="22C6C908" w14:textId="77777777" w:rsidTr="004E29C8">
        <w:tc>
          <w:tcPr>
            <w:tcW w:w="2310" w:type="dxa"/>
            <w:tcBorders>
              <w:bottom w:val="single" w:sz="4" w:space="0" w:color="4472C4"/>
              <w:right w:val="nil"/>
            </w:tcBorders>
            <w:shd w:val="clear" w:color="auto" w:fill="FFFFFF"/>
          </w:tcPr>
          <w:p w14:paraId="62831F00" w14:textId="77777777" w:rsidR="00EC158B" w:rsidRPr="003A3D50" w:rsidRDefault="00EC158B" w:rsidP="00EC158B">
            <w:pPr>
              <w:spacing w:after="120"/>
              <w:rPr>
                <w:rFonts w:cs="Calibri"/>
                <w:b/>
                <w:bCs/>
              </w:rPr>
            </w:pPr>
            <w:r w:rsidRPr="003A3D50">
              <w:rPr>
                <w:rFonts w:cs="Calibri"/>
                <w:b/>
                <w:bCs/>
              </w:rPr>
              <w:t>Example</w:t>
            </w:r>
          </w:p>
        </w:tc>
        <w:tc>
          <w:tcPr>
            <w:tcW w:w="6932" w:type="dxa"/>
            <w:tcBorders>
              <w:bottom w:val="single" w:sz="4" w:space="0" w:color="4472C4"/>
            </w:tcBorders>
            <w:shd w:val="clear" w:color="auto" w:fill="auto"/>
          </w:tcPr>
          <w:p w14:paraId="5B4936C3" w14:textId="059CF489" w:rsidR="00EC158B" w:rsidRPr="00AD08FB" w:rsidRDefault="006B2DAF" w:rsidP="00EC158B">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00596CA4" w:rsidRPr="00AD08FB">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43</w:t>
            </w:r>
            <w:r w:rsidR="00DC1072" w:rsidRPr="00254B4A">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0083506C" w:rsidRPr="00C64922" w14:paraId="356270E6" w14:textId="77777777" w:rsidTr="004E29C8">
        <w:tc>
          <w:tcPr>
            <w:tcW w:w="2310" w:type="dxa"/>
            <w:tcBorders>
              <w:top w:val="single" w:sz="4" w:space="0" w:color="4472C4"/>
              <w:bottom w:val="single" w:sz="4" w:space="0" w:color="4F81BD"/>
              <w:right w:val="nil"/>
            </w:tcBorders>
            <w:shd w:val="clear" w:color="auto" w:fill="FFFFFF"/>
          </w:tcPr>
          <w:p w14:paraId="3F1B0ADA" w14:textId="77777777" w:rsidR="0083506C" w:rsidRPr="003A3D50" w:rsidRDefault="00596CA4" w:rsidP="00EC158B">
            <w:pPr>
              <w:spacing w:after="120"/>
              <w:rPr>
                <w:rFonts w:cs="Calibri"/>
                <w:b/>
                <w:bCs/>
              </w:rPr>
            </w:pPr>
            <w:r w:rsidRPr="003A3D50">
              <w:rPr>
                <w:rFonts w:cs="Calibri"/>
                <w:b/>
                <w:bCs/>
              </w:rPr>
              <w:t>Example</w:t>
            </w:r>
          </w:p>
        </w:tc>
        <w:tc>
          <w:tcPr>
            <w:tcW w:w="6932" w:type="dxa"/>
            <w:tcBorders>
              <w:top w:val="single" w:sz="4" w:space="0" w:color="4472C4"/>
              <w:bottom w:val="single" w:sz="4" w:space="0" w:color="4F81BD"/>
            </w:tcBorders>
            <w:shd w:val="clear" w:color="auto" w:fill="auto"/>
          </w:tcPr>
          <w:p w14:paraId="0B7C29F6" w14:textId="72D51824"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r:id="rId58" w:history="1">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5A77E8E5" w:rsidR="007D3708" w:rsidRPr="00D14360" w:rsidRDefault="007D3708" w:rsidP="007D3708">
      <w:pPr>
        <w:pStyle w:val="Caption"/>
        <w:rPr>
          <w:rFonts w:cs="Calibri"/>
        </w:rPr>
      </w:pPr>
      <w:bookmarkStart w:id="1967" w:name="_Toc118898834"/>
      <w:bookmarkStart w:id="1968" w:name="_Toc127519353"/>
      <w:bookmarkStart w:id="1969" w:name="_Toc119940037"/>
      <w:r w:rsidRPr="00C64922">
        <w:t xml:space="preserve">Table </w:t>
      </w:r>
      <w:r w:rsidR="008B59D0">
        <w:fldChar w:fldCharType="begin"/>
      </w:r>
      <w:r w:rsidR="008B59D0">
        <w:instrText xml:space="preserve"> SEQ Table \* ARABIC </w:instrText>
      </w:r>
      <w:r w:rsidR="008B59D0">
        <w:fldChar w:fldCharType="separate"/>
      </w:r>
      <w:del w:id="1970" w:author="Ballot Reconciliation" w:date="2023-03-09T09:31:00Z">
        <w:r w:rsidR="00F10C7C">
          <w:rPr>
            <w:noProof/>
          </w:rPr>
          <w:delText>48</w:delText>
        </w:r>
      </w:del>
      <w:ins w:id="1971" w:author="Ballot Reconciliation" w:date="2023-03-09T09:31:00Z">
        <w:r w:rsidR="00DC1072">
          <w:rPr>
            <w:noProof/>
          </w:rPr>
          <w:t>47</w:t>
        </w:r>
      </w:ins>
      <w:r w:rsidR="008B59D0">
        <w:rPr>
          <w:noProof/>
        </w:rPr>
        <w:fldChar w:fldCharType="end"/>
      </w:r>
      <w:r w:rsidRPr="00C64922">
        <w:t>: Allergy - Intolerance Observation</w:t>
      </w:r>
      <w:r w:rsidR="00852DED">
        <w:t xml:space="preserve"> Template</w:t>
      </w:r>
      <w:bookmarkEnd w:id="1967"/>
      <w:bookmarkEnd w:id="1968"/>
      <w:bookmarkEnd w:id="1969"/>
    </w:p>
    <w:p w14:paraId="27243EB0" w14:textId="77777777" w:rsidR="007D3708" w:rsidRPr="00D14360" w:rsidRDefault="007D3708" w:rsidP="007D3708">
      <w:pPr>
        <w:spacing w:after="120"/>
        <w:rPr>
          <w:rFonts w:cs="Calibri"/>
        </w:rPr>
      </w:pPr>
    </w:p>
    <w:p w14:paraId="34859B70" w14:textId="32337120" w:rsidR="007D3708" w:rsidRPr="00C64922" w:rsidRDefault="007D3708" w:rsidP="009F6BA2">
      <w:pPr>
        <w:pStyle w:val="Caption"/>
        <w:keepNext/>
        <w:spacing w:after="0"/>
      </w:pPr>
      <w:bookmarkStart w:id="1972" w:name="_2iq8gzs" w:colFirst="0" w:colLast="0"/>
      <w:bookmarkStart w:id="1973" w:name="_Ref21875682"/>
      <w:bookmarkStart w:id="1974" w:name="_Toc118898763"/>
      <w:bookmarkStart w:id="1975" w:name="_Toc127519282"/>
      <w:bookmarkStart w:id="1976" w:name="_Toc119939965"/>
      <w:bookmarkEnd w:id="1972"/>
      <w:r w:rsidRPr="00C64922">
        <w:t xml:space="preserve">Example </w:t>
      </w:r>
      <w:r w:rsidR="008B59D0">
        <w:fldChar w:fldCharType="begin"/>
      </w:r>
      <w:r w:rsidR="008B59D0">
        <w:instrText xml:space="preserve"> SEQ Example \* ARABIC </w:instrText>
      </w:r>
      <w:r w:rsidR="008B59D0">
        <w:fldChar w:fldCharType="separate"/>
      </w:r>
      <w:r w:rsidR="00DC1072">
        <w:rPr>
          <w:noProof/>
        </w:rPr>
        <w:t>42</w:t>
      </w:r>
      <w:r w:rsidR="008B59D0">
        <w:rPr>
          <w:noProof/>
        </w:rPr>
        <w:fldChar w:fldCharType="end"/>
      </w:r>
      <w:r w:rsidRPr="00C64922">
        <w:t>: Recording an allergy that started in January of 2009, but became a tracked concern as of January 4, 2014</w:t>
      </w:r>
      <w:bookmarkEnd w:id="1973"/>
      <w:bookmarkEnd w:id="1974"/>
      <w:bookmarkEnd w:id="1975"/>
      <w:bookmarkEnd w:id="19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70E14A63" w14:textId="77777777" w:rsidTr="004E29C8">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4E03019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20140104123506-0500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67C93394" w14:textId="2AA8CE5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&lt;/entry&gt;</w:t>
            </w:r>
          </w:p>
        </w:tc>
      </w:tr>
    </w:tbl>
    <w:p w14:paraId="0DEF9BC6" w14:textId="77777777" w:rsidR="007D3708" w:rsidRPr="00D14360" w:rsidRDefault="007D3708" w:rsidP="007D3708">
      <w:pPr>
        <w:spacing w:before="240" w:after="120"/>
        <w:rPr>
          <w:rFonts w:eastAsia="Calibri" w:cs="Calibri"/>
        </w:rPr>
      </w:pPr>
      <w:bookmarkStart w:id="1977" w:name="_9vzc303ak3gr" w:colFirst="0" w:colLast="0"/>
      <w:bookmarkEnd w:id="1977"/>
      <w:r w:rsidRPr="00D14360">
        <w:rPr>
          <w:rFonts w:eastAsia="Calibri" w:cs="Calibri"/>
        </w:rPr>
        <w:lastRenderedPageBreak/>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Fonts w:cs="Calibri"/>
        </w:rPr>
      </w:pPr>
      <w:r w:rsidRPr="00D14360">
        <w:rPr>
          <w:rFonts w:cs="Calibri"/>
        </w:rPr>
        <w:t>act/statusCode - completed</w:t>
      </w:r>
    </w:p>
    <w:p w14:paraId="3EDA2113"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act/effectiveTime/low – a month ago</w:t>
      </w:r>
    </w:p>
    <w:p w14:paraId="5133AF97"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act/effectiveTime/high – today (no longer a concern)</w:t>
      </w:r>
    </w:p>
    <w:p w14:paraId="46E41DF4"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act/author/time – today</w:t>
      </w:r>
    </w:p>
    <w:p w14:paraId="385DFB46"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act/entryRelationship/observation/effectiveTime/low – five years ago</w:t>
      </w:r>
    </w:p>
    <w:p w14:paraId="087D79E9" w14:textId="77777777" w:rsidR="007D3708" w:rsidRPr="00D14360" w:rsidRDefault="007D3708" w:rsidP="0054522C">
      <w:pPr>
        <w:pStyle w:val="ListParagraph"/>
        <w:numPr>
          <w:ilvl w:val="0"/>
          <w:numId w:val="12"/>
        </w:numPr>
        <w:spacing w:after="240"/>
        <w:rPr>
          <w:rFonts w:cs="Calibri"/>
        </w:rPr>
      </w:pPr>
      <w:r w:rsidRPr="00D14360">
        <w:rPr>
          <w:rFonts w:eastAsia="Calibri" w:cs="Calibri"/>
        </w:rPr>
        <w:t>act/entryRelationship/observation/effectiveTime/high  - not present (allergy still ongoing)</w:t>
      </w:r>
    </w:p>
    <w:p w14:paraId="50BA8C14" w14:textId="2C194866" w:rsidR="007D3708" w:rsidRPr="00C64922" w:rsidRDefault="007D3708" w:rsidP="009F6BA2">
      <w:pPr>
        <w:pStyle w:val="Caption"/>
        <w:keepNext/>
        <w:spacing w:after="0"/>
      </w:pPr>
      <w:bookmarkStart w:id="1978" w:name="_3hv69ve" w:colFirst="0" w:colLast="0"/>
      <w:bookmarkStart w:id="1979" w:name="_Ref21875693"/>
      <w:bookmarkStart w:id="1980" w:name="_Ref21875714"/>
      <w:bookmarkStart w:id="1981" w:name="_Toc118898764"/>
      <w:bookmarkStart w:id="1982" w:name="_Toc127519283"/>
      <w:bookmarkStart w:id="1983" w:name="_Toc119939966"/>
      <w:bookmarkEnd w:id="1978"/>
      <w:r w:rsidRPr="00C64922">
        <w:t xml:space="preserve">Example </w:t>
      </w:r>
      <w:r w:rsidR="008B59D0">
        <w:fldChar w:fldCharType="begin"/>
      </w:r>
      <w:r w:rsidR="008B59D0">
        <w:instrText xml:space="preserve"> SEQ Example \* ARABIC </w:instrText>
      </w:r>
      <w:r w:rsidR="008B59D0">
        <w:fldChar w:fldCharType="separate"/>
      </w:r>
      <w:r w:rsidR="00DC1072">
        <w:rPr>
          <w:noProof/>
        </w:rPr>
        <w:t>43</w:t>
      </w:r>
      <w:r w:rsidR="008B59D0">
        <w:rPr>
          <w:noProof/>
        </w:rPr>
        <w:fldChar w:fldCharType="end"/>
      </w:r>
      <w:r w:rsidRPr="00C64922">
        <w:t>: Updating an allergy that is no longer a concern</w:t>
      </w:r>
      <w:bookmarkEnd w:id="1979"/>
      <w:bookmarkEnd w:id="1980"/>
      <w:bookmarkEnd w:id="1981"/>
      <w:bookmarkEnd w:id="1982"/>
      <w:bookmarkEnd w:id="19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437DD6BA" w14:textId="77777777" w:rsidTr="004E29C8">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5A5AAC8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29EFD29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72963207" w14:textId="2901858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C17F49">
      <w:pPr>
        <w:pStyle w:val="Heading3"/>
      </w:pPr>
      <w:bookmarkStart w:id="1984" w:name="_1g2mgppetc1b" w:colFirst="0" w:colLast="0"/>
      <w:bookmarkStart w:id="1985" w:name="_r4qobpdsa8gi" w:colFirst="0" w:colLast="0"/>
      <w:bookmarkStart w:id="1986" w:name="_Toc21871984"/>
      <w:bookmarkStart w:id="1987" w:name="_Toc21872440"/>
      <w:bookmarkStart w:id="1988" w:name="_Toc21880211"/>
      <w:bookmarkStart w:id="1989" w:name="_Toc21890041"/>
      <w:bookmarkStart w:id="1990" w:name="_Toc21894185"/>
      <w:bookmarkStart w:id="1991" w:name="_Toc21898112"/>
      <w:bookmarkStart w:id="1992" w:name="_Toc21926860"/>
      <w:bookmarkStart w:id="1993" w:name="_decgrv9t1aie" w:colFirst="0" w:colLast="0"/>
      <w:bookmarkStart w:id="1994" w:name="_2w2p62nb7uhv" w:colFirst="0" w:colLast="0"/>
      <w:bookmarkStart w:id="1995" w:name="_Toc21871985"/>
      <w:bookmarkStart w:id="1996" w:name="_Toc21872441"/>
      <w:bookmarkStart w:id="1997" w:name="_Toc21880212"/>
      <w:bookmarkStart w:id="1998" w:name="_Toc21890042"/>
      <w:bookmarkStart w:id="1999" w:name="_Toc21894186"/>
      <w:bookmarkStart w:id="2000" w:name="_Toc21898113"/>
      <w:bookmarkStart w:id="2001" w:name="_Toc21926861"/>
      <w:bookmarkStart w:id="2002" w:name="_2r1s7u6ysjhs" w:colFirst="0" w:colLast="0"/>
      <w:bookmarkStart w:id="2003" w:name="_Medical_Equipment"/>
      <w:bookmarkStart w:id="2004" w:name="_Toc11219060"/>
      <w:bookmarkStart w:id="2005" w:name="_Toc11391315"/>
      <w:bookmarkStart w:id="2006" w:name="_Toc127519186"/>
      <w:bookmarkStart w:id="2007" w:name="_Toc119939869"/>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r w:rsidRPr="00C64922">
        <w:t>Medical Equipment</w:t>
      </w:r>
      <w:bookmarkEnd w:id="2004"/>
      <w:bookmarkEnd w:id="2005"/>
      <w:bookmarkEnd w:id="2006"/>
      <w:bookmarkEnd w:id="2007"/>
    </w:p>
    <w:p w14:paraId="0B0C5925" w14:textId="77777777" w:rsidR="008F693D" w:rsidRPr="00AD08FB" w:rsidRDefault="008F693D" w:rsidP="003A3D50">
      <w:pPr>
        <w:rPr>
          <w:rFonts w:cs="Calibri"/>
        </w:rPr>
      </w:pPr>
      <w:r w:rsidRPr="00AD08FB">
        <w:rPr>
          <w:rFonts w:cs="Calibri"/>
        </w:rPr>
        <w:t xml:space="preserve">Medical Equipment includes devices implanted within the patient and devices the patient has or uses. </w:t>
      </w:r>
    </w:p>
    <w:p w14:paraId="73C4A18D" w14:textId="77777777" w:rsidR="003B4A08" w:rsidRPr="00C64922" w:rsidRDefault="003B4A08" w:rsidP="004E29C8">
      <w:pPr>
        <w:pStyle w:val="Heading4"/>
      </w:pPr>
      <w:bookmarkStart w:id="2008" w:name="_5uivdi1pw4m2" w:colFirst="0" w:colLast="0"/>
      <w:bookmarkStart w:id="2009" w:name="_Toc11043681"/>
      <w:bookmarkEnd w:id="2008"/>
      <w:r w:rsidRPr="00C64922">
        <w:t>Implanted Device</w:t>
      </w:r>
      <w:bookmarkEnd w:id="2009"/>
    </w:p>
    <w:p w14:paraId="59769881" w14:textId="77777777" w:rsidR="003B4A08" w:rsidRPr="00D14360" w:rsidRDefault="003B4A08" w:rsidP="003B4A08">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eastAsia="Calibri" w:cs="Calibri"/>
        </w:rPr>
      </w:pPr>
      <w:r w:rsidRPr="00D14360">
        <w:rPr>
          <w:rFonts w:eastAsia="Calibri" w:cs="Calibri"/>
        </w:rPr>
        <w:lastRenderedPageBreak/>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14:paraId="7385BC17" w14:textId="77777777" w:rsidR="00632AAF" w:rsidRDefault="00632AAF" w:rsidP="00632AAF">
      <w:pPr>
        <w:spacing w:after="120"/>
        <w:rPr>
          <w:rFonts w:eastAsia="Calibri" w:cs="Calibri"/>
        </w:rPr>
      </w:pPr>
      <w:r>
        <w:rPr>
          <w:rFonts w:eastAsia="Calibri" w:cs="Calibri"/>
        </w:rPr>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Fonts w:eastAsia="Calibri"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3ECB2C84" w14:textId="77777777" w:rsidTr="004E29C8">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500EE640" w14:textId="77777777" w:rsidR="009F6BA2" w:rsidRPr="00D14360" w:rsidRDefault="009F6BA2" w:rsidP="00E42FA6">
            <w:pPr>
              <w:rPr>
                <w:rFonts w:cs="Calibri"/>
                <w:b/>
                <w:iCs/>
                <w:color w:val="FFFFFF"/>
              </w:rPr>
            </w:pPr>
            <w:r w:rsidRPr="00D14360">
              <w:rPr>
                <w:rFonts w:cs="Calibri"/>
                <w:b/>
                <w:iCs/>
                <w:color w:val="FFFFFF"/>
              </w:rPr>
              <w:t xml:space="preserve">Procedure Activity Procedure (V2) </w:t>
            </w:r>
          </w:p>
          <w:p w14:paraId="66A40E73" w14:textId="77777777" w:rsidR="009F6BA2" w:rsidRPr="00D14360" w:rsidRDefault="009F6BA2" w:rsidP="00E42FA6">
            <w:pPr>
              <w:rPr>
                <w:rFonts w:cs="Calibri"/>
                <w:bCs/>
                <w:color w:val="FFFFFF"/>
              </w:rPr>
            </w:pPr>
            <w:r w:rsidRPr="00D14360">
              <w:rPr>
                <w:rFonts w:cs="Calibri"/>
                <w:bCs/>
                <w:color w:val="FFFFFF"/>
                <w:sz w:val="18"/>
              </w:rPr>
              <w:t>[procedure: identifier urn:hl7ii:2.16.840.1.113883.10.20.22.4.14:2014-06-09 (open)]</w:t>
            </w:r>
          </w:p>
        </w:tc>
      </w:tr>
      <w:tr w:rsidR="002954CE" w:rsidRPr="00C64922" w14:paraId="4D06481E" w14:textId="77777777" w:rsidTr="004E29C8">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rFonts w:cs="Calibri"/>
                <w:b/>
                <w:bCs/>
              </w:rPr>
            </w:pPr>
            <w:r w:rsidRPr="00D14360">
              <w:rPr>
                <w:rFonts w:cs="Calibri"/>
                <w:b/>
                <w:bCs/>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3729AC88" w14:textId="77777777" w:rsidTr="004E29C8">
        <w:trPr>
          <w:cantSplit/>
        </w:trPr>
        <w:tc>
          <w:tcPr>
            <w:tcW w:w="1765" w:type="dxa"/>
            <w:tcBorders>
              <w:right w:val="nil"/>
            </w:tcBorders>
            <w:shd w:val="clear" w:color="auto" w:fill="FFFFFF"/>
          </w:tcPr>
          <w:p w14:paraId="0509951F" w14:textId="77777777" w:rsidR="009F6BA2" w:rsidRPr="003A3D50" w:rsidRDefault="009F6BA2" w:rsidP="00E42FA6">
            <w:pPr>
              <w:rPr>
                <w:rFonts w:cs="Calibri"/>
                <w:b/>
                <w:bCs/>
              </w:rPr>
            </w:pPr>
            <w:r w:rsidRPr="003A3D50">
              <w:rPr>
                <w:rFonts w:cs="Calibri"/>
                <w:b/>
                <w:bCs/>
              </w:rPr>
              <w:t>Purpose</w:t>
            </w:r>
          </w:p>
        </w:tc>
        <w:tc>
          <w:tcPr>
            <w:tcW w:w="7590" w:type="dxa"/>
            <w:shd w:val="clear" w:color="auto" w:fill="auto"/>
          </w:tcPr>
          <w:p w14:paraId="5BAA8127" w14:textId="77777777" w:rsidR="009F6BA2" w:rsidRPr="00AD08FB" w:rsidRDefault="004338DE" w:rsidP="003A3D50">
            <w:pPr>
              <w:rPr>
                <w:rFonts w:ascii="Calibri Light" w:hAnsi="Calibri Light" w:cs="Calibri Light"/>
                <w:color w:val="000000"/>
              </w:rPr>
            </w:pPr>
            <w:r w:rsidRPr="00AD08FB">
              <w:rPr>
                <w:rFonts w:ascii="Calibri Light" w:hAnsi="Calibri Light" w:cs="Calibri Light"/>
              </w:rPr>
              <w:t>This template is used to represent procedures whose immediate and primary outcome (post-condition) is the alteration of the physical condition of the patient. It also is used with a contained Product Instance template to represent a device implanted in or on a patient. In this case, targetSiteCode is used to record the location of the device in or on the patient's body.</w:t>
            </w:r>
          </w:p>
        </w:tc>
      </w:tr>
      <w:tr w:rsidR="002954CE" w:rsidRPr="00C64922" w14:paraId="1699CB12" w14:textId="77777777" w:rsidTr="004E29C8">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rFonts w:cs="Calibri"/>
                <w:b/>
                <w:bCs/>
              </w:rPr>
            </w:pPr>
            <w:r w:rsidRPr="00D14360">
              <w:rPr>
                <w:rFonts w:cs="Calibri"/>
                <w:b/>
                <w:bCs/>
              </w:rPr>
              <w:t>ActStatus</w:t>
            </w:r>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includes: active, completed, aborted, and cancelled. When documenting an implanted medical </w:t>
            </w:r>
            <w:r w:rsidR="00863460" w:rsidRPr="001D17B7">
              <w:rPr>
                <w:rFonts w:ascii="Calibri Light" w:hAnsi="Calibri Light" w:cs="Calibri Light"/>
                <w:color w:val="000000"/>
              </w:rPr>
              <w:t>device,</w:t>
            </w:r>
            <w:r w:rsidRPr="001D17B7">
              <w:rPr>
                <w:rFonts w:ascii="Calibri Light" w:hAnsi="Calibri Light" w:cs="Calibri Light"/>
                <w:color w:val="000000"/>
              </w:rPr>
              <w:t xml:space="preserve"> the statusCode = “completed”. </w:t>
            </w:r>
          </w:p>
          <w:p w14:paraId="6BD00687" w14:textId="77777777" w:rsidR="00852DED" w:rsidRDefault="00852DED" w:rsidP="00E42FA6">
            <w:pPr>
              <w:rPr>
                <w:rFonts w:ascii="Calibri Light" w:hAnsi="Calibri Light" w:cs="Calibri Light"/>
                <w:color w:val="000000"/>
              </w:rPr>
            </w:pPr>
          </w:p>
          <w:p w14:paraId="269754B8" w14:textId="3A6D3BCE" w:rsidR="009F6BA2" w:rsidRPr="005A615D" w:rsidRDefault="00632AAF" w:rsidP="00E42FA6">
            <w:pPr>
              <w:rPr>
                <w:rFonts w:ascii="Calibri Light" w:hAnsi="Calibri Light" w:cs="Calibri Light"/>
                <w:color w:val="000000"/>
              </w:rPr>
            </w:pPr>
            <w:r w:rsidRPr="001D17B7">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1D17B7">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effectiveTime/low MAY be populated. effectiveTime/high SHOULD NOT be populated. </w:t>
            </w:r>
          </w:p>
        </w:tc>
      </w:tr>
      <w:tr w:rsidR="002954CE" w:rsidRPr="00C64922" w14:paraId="27CF613B" w14:textId="77777777" w:rsidTr="004E29C8">
        <w:trPr>
          <w:cantSplit/>
        </w:trPr>
        <w:tc>
          <w:tcPr>
            <w:tcW w:w="1765" w:type="dxa"/>
            <w:tcBorders>
              <w:top w:val="single" w:sz="4" w:space="0" w:color="4F81BD"/>
              <w:bottom w:val="single" w:sz="4" w:space="0" w:color="4472C4" w:themeColor="accent1"/>
              <w:right w:val="nil"/>
            </w:tcBorders>
            <w:shd w:val="clear" w:color="auto" w:fill="FFFFFF"/>
          </w:tcPr>
          <w:p w14:paraId="25103C2B" w14:textId="77777777" w:rsidR="009F6BA2" w:rsidRPr="00D14360" w:rsidRDefault="009F6BA2" w:rsidP="00E42FA6">
            <w:pPr>
              <w:rPr>
                <w:rFonts w:cs="Calibri"/>
                <w:b/>
                <w:bCs/>
              </w:rPr>
            </w:pPr>
            <w:r w:rsidRPr="00D14360">
              <w:rPr>
                <w:rFonts w:cs="Calibri"/>
                <w:b/>
                <w:bCs/>
              </w:rPr>
              <w:t>Negation</w:t>
            </w:r>
          </w:p>
        </w:tc>
        <w:tc>
          <w:tcPr>
            <w:tcW w:w="7590" w:type="dxa"/>
            <w:tcBorders>
              <w:top w:val="single" w:sz="4" w:space="0" w:color="4F81BD"/>
              <w:bottom w:val="single" w:sz="4" w:space="0" w:color="4472C4" w:themeColor="accent1"/>
            </w:tcBorders>
            <w:shd w:val="clear" w:color="auto" w:fill="auto"/>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negationInd attribute is used to indicate the procedure was not performed. </w:t>
            </w:r>
          </w:p>
        </w:tc>
      </w:tr>
      <w:tr w:rsidR="002954CE" w:rsidRPr="00C64922" w14:paraId="44A757C8" w14:textId="77777777" w:rsidTr="004E29C8">
        <w:trPr>
          <w:cantSplit/>
        </w:trPr>
        <w:tc>
          <w:tcPr>
            <w:tcW w:w="1765" w:type="dxa"/>
            <w:tcBorders>
              <w:top w:val="single" w:sz="4" w:space="0" w:color="4472C4" w:themeColor="accent1"/>
              <w:right w:val="nil"/>
            </w:tcBorders>
            <w:shd w:val="clear" w:color="auto" w:fill="FFFFFF"/>
          </w:tcPr>
          <w:p w14:paraId="6A3275C4" w14:textId="77777777" w:rsidR="009F6BA2" w:rsidRPr="00D14360" w:rsidRDefault="009F6BA2" w:rsidP="00E42FA6">
            <w:pPr>
              <w:rPr>
                <w:rFonts w:cs="Calibri"/>
                <w:b/>
                <w:bCs/>
              </w:rPr>
            </w:pPr>
            <w:r w:rsidRPr="00D14360">
              <w:rPr>
                <w:rFonts w:cs="Calibri"/>
                <w:b/>
                <w:bCs/>
              </w:rPr>
              <w:t>Other Considerations</w:t>
            </w:r>
          </w:p>
        </w:tc>
        <w:tc>
          <w:tcPr>
            <w:tcW w:w="7590" w:type="dxa"/>
            <w:tcBorders>
              <w:top w:val="single" w:sz="4" w:space="0" w:color="4472C4" w:themeColor="accent1"/>
            </w:tcBorders>
            <w:shd w:val="clear" w:color="auto" w:fill="auto"/>
          </w:tcPr>
          <w:p w14:paraId="2CDCDAB6" w14:textId="77777777" w:rsidR="004338DE" w:rsidRDefault="004338DE" w:rsidP="00632AAF">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s="Calibri Light"/>
                <w:color w:val="000000"/>
              </w:rPr>
            </w:pPr>
          </w:p>
          <w:p w14:paraId="599E16D7" w14:textId="77777777" w:rsidR="008F693D" w:rsidRPr="00AD08FB" w:rsidRDefault="00632AAF" w:rsidP="008F693D">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008F693D" w:rsidRPr="00AD08FB">
              <w:rPr>
                <w:rFonts w:ascii="Calibri Light" w:hAnsi="Calibri Light" w:cs="Calibri Light"/>
                <w:color w:val="000000"/>
              </w:rPr>
              <w:t>[act: identifier urn:oid:2.16.840.1.113883.10.20.22.4.122 (open)]</w:t>
            </w:r>
          </w:p>
          <w:p w14:paraId="20DF0E39" w14:textId="77777777" w:rsidR="008F693D" w:rsidRDefault="008F693D" w:rsidP="00E42FA6">
            <w:pPr>
              <w:pStyle w:val="Default"/>
              <w:rPr>
                <w:rFonts w:ascii="Calibri Light" w:hAnsi="Calibri Light" w:cs="Calibri Light"/>
                <w:sz w:val="20"/>
              </w:rPr>
            </w:pPr>
          </w:p>
          <w:p w14:paraId="28316B90" w14:textId="77777777" w:rsidR="009F6BA2" w:rsidRPr="005A615D" w:rsidRDefault="009F6BA2" w:rsidP="00E42FA6">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002E35FE" w:rsidRPr="005A615D">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14:paraId="5F6D4682" w14:textId="77777777" w:rsidR="000D713E" w:rsidRDefault="000D713E" w:rsidP="003A3D50">
            <w:pPr>
              <w:pStyle w:val="CommentText"/>
              <w:rPr>
                <w:rFonts w:ascii="Calibri Light" w:hAnsi="Calibri Light" w:cs="Calibri Light"/>
              </w:rPr>
            </w:pPr>
          </w:p>
          <w:p w14:paraId="6F9866A9" w14:textId="1A839FB3" w:rsidR="00F75DF2" w:rsidRPr="0083506C" w:rsidRDefault="00F75DF2" w:rsidP="003A3D50">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nical statement pattern uses a combination of negation and nullFlavor to semantically represent “the patient has not had any procedures to implant any devices.”</w:t>
            </w:r>
          </w:p>
        </w:tc>
      </w:tr>
      <w:tr w:rsidR="008F693D" w:rsidRPr="00C64922" w14:paraId="5EBFA106" w14:textId="77777777" w:rsidTr="004E29C8">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306CF354" w14:textId="70BD734E" w:rsidR="008F693D"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44: Implanted Device – known procedure </w:t>
            </w:r>
            <w:r w:rsidR="00DC1072">
              <w:t>d</w:t>
            </w:r>
            <w:r w:rsidR="00DC1072" w:rsidRPr="00C64922">
              <w:t>etails</w:t>
            </w:r>
            <w:r w:rsidRPr="00AD08FB">
              <w:rPr>
                <w:rFonts w:ascii="Calibri Light" w:hAnsi="Calibri Light" w:cs="Calibri Light"/>
                <w:sz w:val="20"/>
              </w:rPr>
              <w:fldChar w:fldCharType="end"/>
            </w:r>
          </w:p>
        </w:tc>
      </w:tr>
      <w:tr w:rsidR="00996381" w:rsidRPr="00C64922" w14:paraId="04568C08" w14:textId="77777777" w:rsidTr="004E29C8">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7AA76EE7" w14:textId="567DAC1D" w:rsidR="00996381"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45: Implanted Device - Procedure </w:t>
            </w:r>
            <w:r w:rsidR="00DC1072">
              <w:t>u</w:t>
            </w:r>
            <w:r w:rsidR="00DC1072" w:rsidRPr="00C64922">
              <w:t>nknown</w:t>
            </w:r>
            <w:r w:rsidRPr="00AD08FB">
              <w:rPr>
                <w:rFonts w:ascii="Calibri Light" w:hAnsi="Calibri Light" w:cs="Calibri Light"/>
                <w:sz w:val="20"/>
              </w:rPr>
              <w:fldChar w:fldCharType="end"/>
            </w:r>
          </w:p>
        </w:tc>
      </w:tr>
      <w:tr w:rsidR="008F693D" w:rsidRPr="00C64922" w14:paraId="2337EC33" w14:textId="77777777" w:rsidTr="004E29C8">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rFonts w:cs="Calibri"/>
                <w:b/>
                <w:bCs/>
              </w:rPr>
            </w:pPr>
            <w:r w:rsidRPr="00D14360">
              <w:rPr>
                <w:rFonts w:cs="Calibri"/>
                <w:b/>
                <w:bCs/>
              </w:rPr>
              <w:t>Example</w:t>
            </w:r>
          </w:p>
        </w:tc>
        <w:tc>
          <w:tcPr>
            <w:tcW w:w="7590" w:type="dxa"/>
            <w:tcBorders>
              <w:bottom w:val="single" w:sz="4" w:space="0" w:color="4472C4"/>
            </w:tcBorders>
            <w:shd w:val="clear" w:color="auto" w:fill="auto"/>
          </w:tcPr>
          <w:p w14:paraId="4198EFE5" w14:textId="26342D3F" w:rsidR="008F693D" w:rsidRPr="00AD08FB" w:rsidRDefault="008F693D" w:rsidP="008F693D">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46: No Implanted </w:t>
            </w:r>
            <w:r w:rsidR="00DC1072" w:rsidRPr="00C64922">
              <w:t>Devices</w:t>
            </w:r>
            <w:r w:rsidRPr="009F13BB">
              <w:rPr>
                <w:rFonts w:ascii="Calibri Light" w:hAnsi="Calibri Light" w:cs="Calibri Light"/>
                <w:sz w:val="20"/>
              </w:rPr>
              <w:fldChar w:fldCharType="end"/>
            </w:r>
          </w:p>
        </w:tc>
      </w:tr>
      <w:tr w:rsidR="008F693D" w:rsidRPr="00C64922" w14:paraId="7460E17F" w14:textId="77777777" w:rsidTr="004E29C8">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rFonts w:cs="Calibri"/>
                <w:b/>
                <w:bCs/>
              </w:rPr>
            </w:pPr>
            <w:r w:rsidRPr="00D14360">
              <w:rPr>
                <w:rFonts w:cs="Calibri"/>
                <w:b/>
                <w:bCs/>
              </w:rPr>
              <w:t>Example</w:t>
            </w:r>
          </w:p>
        </w:tc>
        <w:tc>
          <w:tcPr>
            <w:tcW w:w="7590" w:type="dxa"/>
            <w:tcBorders>
              <w:top w:val="single" w:sz="4" w:space="0" w:color="4472C4"/>
              <w:bottom w:val="single" w:sz="4" w:space="0" w:color="4472C4"/>
            </w:tcBorders>
            <w:shd w:val="clear" w:color="auto" w:fill="auto"/>
          </w:tcPr>
          <w:p w14:paraId="7DD8772C" w14:textId="11AB4171" w:rsidR="008F693D" w:rsidRDefault="008F693D" w:rsidP="008F693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47: Non-Medicinal Supply – Cane and </w:t>
            </w:r>
            <w:r w:rsidR="00DC1072">
              <w:t>Eyeglasses</w:t>
            </w:r>
            <w:r w:rsidRPr="00AD08FB">
              <w:rPr>
                <w:rFonts w:ascii="Calibri Light" w:hAnsi="Calibri Light" w:cs="Calibri Light"/>
                <w:sz w:val="20"/>
              </w:rPr>
              <w:fldChar w:fldCharType="end"/>
            </w:r>
          </w:p>
        </w:tc>
      </w:tr>
    </w:tbl>
    <w:p w14:paraId="43B7B18F" w14:textId="452E7E0B" w:rsidR="009F6BA2" w:rsidRDefault="005C79A1" w:rsidP="009F6BA2">
      <w:pPr>
        <w:pStyle w:val="Caption"/>
      </w:pPr>
      <w:r>
        <w:t xml:space="preserve">   </w:t>
      </w:r>
      <w:bookmarkStart w:id="2010" w:name="_Toc118898835"/>
      <w:bookmarkStart w:id="2011" w:name="_Toc127519354"/>
      <w:bookmarkStart w:id="2012" w:name="_Toc119940038"/>
      <w:r w:rsidR="009F6BA2">
        <w:t xml:space="preserve">Table </w:t>
      </w:r>
      <w:r w:rsidR="008B59D0">
        <w:fldChar w:fldCharType="begin"/>
      </w:r>
      <w:r w:rsidR="008B59D0">
        <w:instrText xml:space="preserve"> SEQ Table \* ARABIC </w:instrText>
      </w:r>
      <w:r w:rsidR="008B59D0">
        <w:fldChar w:fldCharType="separate"/>
      </w:r>
      <w:del w:id="2013" w:author="Ballot Reconciliation" w:date="2023-03-09T09:31:00Z">
        <w:r w:rsidR="00F10C7C">
          <w:rPr>
            <w:noProof/>
          </w:rPr>
          <w:delText>49</w:delText>
        </w:r>
      </w:del>
      <w:ins w:id="2014" w:author="Ballot Reconciliation" w:date="2023-03-09T09:31:00Z">
        <w:r w:rsidR="00DC1072">
          <w:rPr>
            <w:noProof/>
          </w:rPr>
          <w:t>48</w:t>
        </w:r>
      </w:ins>
      <w:r w:rsidR="008B59D0">
        <w:rPr>
          <w:noProof/>
        </w:rPr>
        <w:fldChar w:fldCharType="end"/>
      </w:r>
      <w:r w:rsidR="009F6BA2">
        <w:t>: Procedure Activity</w:t>
      </w:r>
      <w:r w:rsidR="00852DED">
        <w:t xml:space="preserve"> Template</w:t>
      </w:r>
      <w:bookmarkEnd w:id="2010"/>
      <w:bookmarkEnd w:id="2011"/>
      <w:bookmarkEnd w:id="2012"/>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rFonts w:cs="Calibri"/>
          <w:b/>
          <w:bCs/>
          <w:color w:val="000000"/>
          <w:sz w:val="22"/>
          <w:szCs w:val="22"/>
        </w:rPr>
        <w:lastRenderedPageBreak/>
        <w:t xml:space="preserve"> </w:t>
      </w:r>
    </w:p>
    <w:p w14:paraId="641E65EB" w14:textId="006D5232" w:rsidR="003B4A08" w:rsidRPr="00C64922" w:rsidRDefault="005C79A1" w:rsidP="009F6BA2">
      <w:pPr>
        <w:pStyle w:val="Caption"/>
        <w:keepNext/>
        <w:spacing w:after="0"/>
        <w:jc w:val="both"/>
      </w:pPr>
      <w:bookmarkStart w:id="2015" w:name="_2szc72q" w:colFirst="0" w:colLast="0"/>
      <w:bookmarkStart w:id="2016" w:name="_Ref21872697"/>
      <w:bookmarkStart w:id="2017" w:name="_Ref21873748"/>
      <w:bookmarkEnd w:id="2015"/>
      <w:r>
        <w:t xml:space="preserve"> </w:t>
      </w:r>
      <w:bookmarkStart w:id="2018" w:name="_Toc118898765"/>
      <w:bookmarkStart w:id="2019" w:name="_Toc127519284"/>
      <w:bookmarkStart w:id="2020" w:name="_Toc119939967"/>
      <w:r w:rsidR="003B4A08" w:rsidRPr="00C64922">
        <w:t xml:space="preserve">Example </w:t>
      </w:r>
      <w:r w:rsidR="008B59D0">
        <w:fldChar w:fldCharType="begin"/>
      </w:r>
      <w:r w:rsidR="008B59D0">
        <w:instrText xml:space="preserve"> SEQ Example \* ARABIC </w:instrText>
      </w:r>
      <w:r w:rsidR="008B59D0">
        <w:fldChar w:fldCharType="separate"/>
      </w:r>
      <w:r w:rsidR="00DC1072">
        <w:rPr>
          <w:noProof/>
        </w:rPr>
        <w:t>44</w:t>
      </w:r>
      <w:r w:rsidR="008B59D0">
        <w:rPr>
          <w:noProof/>
        </w:rPr>
        <w:fldChar w:fldCharType="end"/>
      </w:r>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2016"/>
      <w:bookmarkEnd w:id="2017"/>
      <w:bookmarkEnd w:id="2018"/>
      <w:bookmarkEnd w:id="2019"/>
      <w:bookmarkEnd w:id="20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0CFE66CD" w14:textId="77777777" w:rsidTr="004E29C8">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2021" w:name="_184mhaj" w:colFirst="0" w:colLast="0"/>
            <w:bookmarkEnd w:id="2021"/>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codeSystem="2.16.840.1.113883.6.96" codeSystemName="SNOMED CT" displayName="Total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 code="72696002" codeSystem="2.16.840.1.113883.6.96" codeSystemName="SNOMED CT" displayName="Knee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codeSystem="2.16.840.1.113883.6.96" codeSystemName="SNOMED CT" displayName="laterality"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codeSystem="2.16.840.1.113883.9.96" codeSystemName="SNOMED CT" displayName="left"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689769BF" w:rsidR="003B4A08" w:rsidRPr="00C64922" w:rsidRDefault="005C79A1" w:rsidP="009F6BA2">
      <w:pPr>
        <w:pStyle w:val="Caption"/>
        <w:keepNext/>
        <w:spacing w:after="0"/>
      </w:pPr>
      <w:bookmarkStart w:id="2022" w:name="_Ref21872782"/>
      <w:r>
        <w:t xml:space="preserve">  </w:t>
      </w:r>
      <w:bookmarkStart w:id="2023" w:name="_Toc118898766"/>
      <w:bookmarkStart w:id="2024" w:name="_Toc127519285"/>
      <w:bookmarkStart w:id="2025" w:name="_Toc119939968"/>
      <w:r w:rsidR="003B4A08" w:rsidRPr="00C64922">
        <w:t xml:space="preserve">Example </w:t>
      </w:r>
      <w:r w:rsidR="008B59D0">
        <w:fldChar w:fldCharType="begin"/>
      </w:r>
      <w:r w:rsidR="008B59D0">
        <w:instrText xml:space="preserve"> SEQ Example \* ARABIC </w:instrText>
      </w:r>
      <w:r w:rsidR="008B59D0">
        <w:fldChar w:fldCharType="separate"/>
      </w:r>
      <w:r w:rsidR="00DC1072">
        <w:rPr>
          <w:noProof/>
        </w:rPr>
        <w:t>45</w:t>
      </w:r>
      <w:r w:rsidR="008B59D0">
        <w:rPr>
          <w:noProof/>
        </w:rPr>
        <w:fldChar w:fldCharType="end"/>
      </w:r>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29"/>
      </w:r>
      <w:bookmarkEnd w:id="2022"/>
      <w:bookmarkEnd w:id="2023"/>
      <w:bookmarkEnd w:id="2024"/>
      <w:bookmarkEnd w:id="20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26DABC49" w14:textId="77777777" w:rsidTr="004E29C8">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Fonts w:eastAsia="Calibri" w:cs="Calibri"/>
        </w:rPr>
      </w:pPr>
    </w:p>
    <w:p w14:paraId="3075F4A4" w14:textId="3CCF98E7" w:rsidR="003B4A08" w:rsidRDefault="003B4A08" w:rsidP="003A3D50">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effectiveTime that has a nullFlavor of ‘NA’ and a participantRole that has an </w:t>
      </w:r>
      <w:r w:rsidR="006C6002" w:rsidRPr="00D14360">
        <w:rPr>
          <w:rFonts w:eastAsia="Calibri" w:cs="Calibri"/>
        </w:rPr>
        <w:t>ID</w:t>
      </w:r>
      <w:r w:rsidRPr="00D14360">
        <w:rPr>
          <w:rFonts w:eastAsia="Calibri" w:cs="Calibri"/>
        </w:rPr>
        <w:t xml:space="preserve"> with a nullFlavor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Fonts w:eastAsia="Calibri" w:cs="Calibri"/>
        </w:rPr>
      </w:pPr>
    </w:p>
    <w:p w14:paraId="3837134B" w14:textId="554116E9" w:rsidR="003B4A08" w:rsidRPr="00C64922" w:rsidRDefault="005C79A1" w:rsidP="009F6BA2">
      <w:pPr>
        <w:pStyle w:val="Caption"/>
        <w:keepNext/>
        <w:spacing w:after="0"/>
      </w:pPr>
      <w:bookmarkStart w:id="2026" w:name="_3s49zyc" w:colFirst="0" w:colLast="0"/>
      <w:bookmarkStart w:id="2027" w:name="_Ref21845968"/>
      <w:bookmarkEnd w:id="2026"/>
      <w:r>
        <w:lastRenderedPageBreak/>
        <w:t xml:space="preserve">  </w:t>
      </w:r>
      <w:bookmarkStart w:id="2028" w:name="_Toc118898767"/>
      <w:bookmarkStart w:id="2029" w:name="_Toc127519286"/>
      <w:bookmarkStart w:id="2030" w:name="_Toc119939969"/>
      <w:r w:rsidR="003B4A08" w:rsidRPr="00C64922">
        <w:t xml:space="preserve">Example </w:t>
      </w:r>
      <w:r w:rsidR="008B59D0">
        <w:fldChar w:fldCharType="begin"/>
      </w:r>
      <w:r w:rsidR="008B59D0">
        <w:instrText xml:space="preserve"> SEQ Example \* ARABIC </w:instrText>
      </w:r>
      <w:r w:rsidR="008B59D0">
        <w:fldChar w:fldCharType="separate"/>
      </w:r>
      <w:r w:rsidR="00DC1072">
        <w:rPr>
          <w:noProof/>
        </w:rPr>
        <w:t>46</w:t>
      </w:r>
      <w:r w:rsidR="008B59D0">
        <w:rPr>
          <w:noProof/>
        </w:rPr>
        <w:fldChar w:fldCharType="end"/>
      </w:r>
      <w:r w:rsidR="003B4A08" w:rsidRPr="00C64922">
        <w:t>: No Implanted Devices</w:t>
      </w:r>
      <w:r w:rsidR="003B4A08" w:rsidRPr="00D14360">
        <w:rPr>
          <w:rFonts w:eastAsia="Calibri" w:cs="Calibri"/>
          <w:vertAlign w:val="superscript"/>
        </w:rPr>
        <w:footnoteReference w:id="130"/>
      </w:r>
      <w:bookmarkEnd w:id="2027"/>
      <w:bookmarkEnd w:id="2028"/>
      <w:bookmarkEnd w:id="2029"/>
      <w:bookmarkEnd w:id="20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00B57041" w14:textId="77777777" w:rsidTr="004E29C8">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 negationInd="true"&gt;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codeSystem="2.16.840.1.113883.6.96"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nullFlavor="NA"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nullFlavor="NA"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codeSystem="2.16.840.1.113883.6.96"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rFonts w:eastAsia="Calibri" w:cs="Calibri"/>
          <w:b/>
        </w:rPr>
      </w:pPr>
    </w:p>
    <w:p w14:paraId="571158D3" w14:textId="77777777" w:rsidR="00570399" w:rsidRDefault="00570399" w:rsidP="004E29C8">
      <w:pPr>
        <w:pStyle w:val="Heading4"/>
      </w:pPr>
      <w:bookmarkStart w:id="2031" w:name="_dg9nkuve7l5w" w:colFirst="0" w:colLast="0"/>
      <w:bookmarkEnd w:id="2031"/>
      <w:r>
        <w:t>Non-</w:t>
      </w:r>
      <w:r w:rsidR="00863460">
        <w:t>Implanted</w:t>
      </w:r>
      <w:r w:rsidR="008F693D">
        <w:t xml:space="preserve"> Device</w:t>
      </w:r>
    </w:p>
    <w:p w14:paraId="4F897284" w14:textId="77777777" w:rsidR="00570399" w:rsidRPr="003A3D50" w:rsidRDefault="008F693D" w:rsidP="00570399">
      <w:pPr>
        <w:rPr>
          <w:rFonts w:cs="Calibri"/>
        </w:rPr>
      </w:pPr>
      <w:r>
        <w:rPr>
          <w:rFonts w:cs="Calibri"/>
        </w:rPr>
        <w:t>Non-</w:t>
      </w:r>
      <w:r w:rsidR="00863460">
        <w:rPr>
          <w:rFonts w:cs="Calibri"/>
        </w:rPr>
        <w:t>implanted</w:t>
      </w:r>
      <w:r>
        <w:rPr>
          <w:rFonts w:cs="Calibri"/>
        </w:rPr>
        <w:t xml:space="preserve"> devices are represented with the </w:t>
      </w:r>
      <w:r w:rsidR="00570399" w:rsidRPr="003A3D50">
        <w:rPr>
          <w:rFonts w:cs="Calibri"/>
        </w:rPr>
        <w:t>Non-Medicinal Supply Activity template</w:t>
      </w:r>
      <w:r>
        <w:rPr>
          <w:rFonts w:cs="Calibri"/>
        </w:rPr>
        <w:t>. This template</w:t>
      </w:r>
      <w:r w:rsidR="00570399" w:rsidRPr="003A3D50">
        <w:rPr>
          <w:rFonts w:cs="Calibri"/>
        </w:rPr>
        <w:t xml:space="preserve"> </w:t>
      </w:r>
      <w:r w:rsidR="004338DE">
        <w:rPr>
          <w:rFonts w:cs="Calibri"/>
        </w:rPr>
        <w:t xml:space="preserve">is used </w:t>
      </w:r>
      <w:r w:rsidR="00570399" w:rsidRPr="003A3D50">
        <w:rPr>
          <w:rFonts w:cs="Calibri"/>
        </w:rPr>
        <w:t xml:space="preserve">to represent devices the patient </w:t>
      </w:r>
      <w:r w:rsidR="004338DE">
        <w:rPr>
          <w:rFonts w:cs="Calibri"/>
        </w:rPr>
        <w:t xml:space="preserve">has </w:t>
      </w:r>
      <w:r w:rsidR="00570399" w:rsidRPr="003A3D50">
        <w:rPr>
          <w:rFonts w:cs="Calibri"/>
        </w:rPr>
        <w:t xml:space="preserve">such as </w:t>
      </w:r>
      <w:r w:rsidR="00863460" w:rsidRPr="00863460">
        <w:rPr>
          <w:rFonts w:cs="Calibri"/>
        </w:rPr>
        <w:t>eyeglasses</w:t>
      </w:r>
      <w:r w:rsidR="00570399" w:rsidRPr="003A3D50">
        <w:rPr>
          <w:rFonts w:cs="Calibri"/>
        </w:rPr>
        <w:t xml:space="preserve"> </w:t>
      </w:r>
      <w:r w:rsidR="004338DE">
        <w:rPr>
          <w:rFonts w:cs="Calibri"/>
        </w:rPr>
        <w:t xml:space="preserve">or </w:t>
      </w:r>
      <w:r w:rsidR="00570399" w:rsidRPr="003A3D50">
        <w:rPr>
          <w:rFonts w:cs="Calibri"/>
        </w:rPr>
        <w:t xml:space="preserve">a cane. </w:t>
      </w:r>
    </w:p>
    <w:p w14:paraId="66FAFFF4" w14:textId="77777777" w:rsidR="00570399" w:rsidRPr="003A3D50" w:rsidRDefault="00570399" w:rsidP="003A3D50">
      <w:pPr>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570399" w:rsidRPr="003A3D50" w14:paraId="04A2B022" w14:textId="77777777" w:rsidTr="004E29C8">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bCs/>
                <w:iCs/>
                <w:color w:val="FFFFFF"/>
              </w:rPr>
            </w:pPr>
            <w:r w:rsidRPr="003A3D50">
              <w:rPr>
                <w:b/>
                <w:bCs/>
                <w:iCs/>
                <w:color w:val="FFFFFF"/>
                <w:sz w:val="18"/>
                <w:szCs w:val="18"/>
              </w:rPr>
              <w:t xml:space="preserve">[organizer: identifier urn:  </w:t>
            </w:r>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rFonts w:cs="Calibri"/>
                <w:b/>
                <w:bCs/>
              </w:rPr>
            </w:pPr>
            <w:r w:rsidRPr="00C07C6B">
              <w:rPr>
                <w:rFonts w:cs="Calibri"/>
                <w:b/>
                <w:bCs/>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hAnsi="Calibri Light" w:cs="Calibri Light"/>
              </w:rPr>
            </w:pPr>
            <w:r w:rsidRPr="0083506C">
              <w:rPr>
                <w:rFonts w:ascii="Calibri Light" w:hAnsi="Calibri Light" w:cs="Calibri Light"/>
              </w:rPr>
              <w:t>HL7 C-CDA R2.1</w:t>
            </w:r>
          </w:p>
        </w:tc>
      </w:tr>
      <w:tr w:rsidR="00570399" w:rsidRPr="003A3D50" w14:paraId="54F03354" w14:textId="77777777" w:rsidTr="004E29C8">
        <w:trPr>
          <w:cantSplit/>
          <w:trHeight w:val="566"/>
        </w:trPr>
        <w:tc>
          <w:tcPr>
            <w:tcW w:w="1457" w:type="dxa"/>
            <w:tcBorders>
              <w:right w:val="nil"/>
            </w:tcBorders>
            <w:shd w:val="clear" w:color="auto" w:fill="FFFFFF"/>
          </w:tcPr>
          <w:p w14:paraId="292082E8" w14:textId="77777777" w:rsidR="00570399" w:rsidRPr="00C07C6B" w:rsidRDefault="00570399" w:rsidP="00FE6CC3">
            <w:pPr>
              <w:rPr>
                <w:rFonts w:cs="Calibri"/>
                <w:b/>
                <w:bCs/>
              </w:rPr>
            </w:pPr>
            <w:r w:rsidRPr="00C07C6B">
              <w:rPr>
                <w:rFonts w:cs="Calibri"/>
                <w:b/>
                <w:bCs/>
              </w:rPr>
              <w:t>Purpose</w:t>
            </w:r>
          </w:p>
        </w:tc>
        <w:tc>
          <w:tcPr>
            <w:tcW w:w="7898" w:type="dxa"/>
            <w:shd w:val="clear" w:color="auto" w:fill="auto"/>
          </w:tcPr>
          <w:p w14:paraId="5F4AD592" w14:textId="77777777" w:rsidR="00570399" w:rsidRPr="0083506C" w:rsidRDefault="000D713E" w:rsidP="00FE6CC3">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00570399" w:rsidRPr="003A3D50" w14:paraId="6D14CE05" w14:textId="77777777" w:rsidTr="004E29C8">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rFonts w:cs="Calibri"/>
                <w:b/>
                <w:bCs/>
              </w:rPr>
            </w:pPr>
            <w:r w:rsidRPr="00C07C6B">
              <w:rPr>
                <w:rFonts w:cs="Calibri"/>
                <w:b/>
                <w:bCs/>
              </w:rPr>
              <w:lastRenderedPageBreak/>
              <w:t>ActStatus</w:t>
            </w:r>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ActStatus value set (2.16.840.1.113883.1.11.15933).</w:t>
            </w:r>
          </w:p>
          <w:p w14:paraId="23669E76" w14:textId="77777777" w:rsidR="004338DE" w:rsidRPr="003A3D50" w:rsidRDefault="004338DE" w:rsidP="000D713E">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he effectiveTime/low of the Non-Medicinal Supply act asserts when the person was first supplied with the indicated device</w:t>
            </w:r>
            <w:r w:rsidRPr="005A615D">
              <w:rPr>
                <w:rFonts w:ascii="Calibri Light" w:hAnsi="Calibri Light" w:cs="Calibri Light"/>
                <w:sz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14:paraId="32D9EAE3" w14:textId="77777777" w:rsidR="00570399" w:rsidRPr="0083506C" w:rsidRDefault="00570399" w:rsidP="00FE6CC3">
            <w:pPr>
              <w:autoSpaceDE w:val="0"/>
              <w:autoSpaceDN w:val="0"/>
              <w:adjustRightInd w:val="0"/>
              <w:rPr>
                <w:rFonts w:ascii="Calibri Light" w:hAnsi="Calibri Light" w:cs="Calibri Light"/>
              </w:rPr>
            </w:pPr>
          </w:p>
        </w:tc>
      </w:tr>
      <w:tr w:rsidR="00570399" w:rsidRPr="003A3D50" w14:paraId="2A65DB64"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52308190" w14:textId="77777777" w:rsidR="00570399" w:rsidRPr="00C07C6B" w:rsidRDefault="00570399" w:rsidP="00FE6CC3">
            <w:pPr>
              <w:rPr>
                <w:rFonts w:cs="Calibri"/>
                <w:b/>
                <w:bCs/>
                <w:color w:val="000000"/>
              </w:rPr>
            </w:pPr>
            <w:r w:rsidRPr="00C07C6B">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00570399" w:rsidRPr="003A3D50" w14:paraId="693F0A7F"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68BA5A74" w14:textId="77777777" w:rsidR="00570399" w:rsidRPr="00C07C6B" w:rsidRDefault="00570399" w:rsidP="00FE6CC3">
            <w:pPr>
              <w:rPr>
                <w:rFonts w:cs="Calibri"/>
                <w:b/>
                <w:bCs/>
              </w:rPr>
            </w:pPr>
            <w:r w:rsidRPr="00C07C6B">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502CFEFD" w14:textId="77777777" w:rsidR="00570399" w:rsidRPr="0083506C" w:rsidRDefault="000D713E" w:rsidP="00FE6CC3">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00570399" w:rsidRPr="003A3D50" w14:paraId="4E418E61" w14:textId="77777777" w:rsidTr="004E29C8">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rFonts w:cs="Calibri"/>
                <w:b/>
                <w:bCs/>
              </w:rPr>
            </w:pPr>
            <w:r w:rsidRPr="00C07C6B">
              <w:rPr>
                <w:rFonts w:cs="Calibri"/>
                <w:b/>
                <w:bCs/>
              </w:rPr>
              <w:t>Example</w:t>
            </w:r>
          </w:p>
        </w:tc>
        <w:tc>
          <w:tcPr>
            <w:tcW w:w="7898" w:type="dxa"/>
            <w:tcBorders>
              <w:top w:val="single" w:sz="4" w:space="0" w:color="4472C4"/>
              <w:bottom w:val="single" w:sz="4" w:space="0" w:color="4F81BD"/>
            </w:tcBorders>
            <w:shd w:val="clear" w:color="auto" w:fill="auto"/>
          </w:tcPr>
          <w:p w14:paraId="57861788" w14:textId="14713543" w:rsidR="00570399" w:rsidRPr="0083506C" w:rsidRDefault="0009537F" w:rsidP="003A3D50">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47: Non-Medicinal Supply – Cane and </w:t>
            </w:r>
            <w:r w:rsidR="00DC1072">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14:paraId="43FFEE23" w14:textId="23A65892" w:rsidR="00570399" w:rsidRDefault="005C79A1" w:rsidP="003A3D50">
      <w:pPr>
        <w:pStyle w:val="Caption"/>
      </w:pPr>
      <w:r>
        <w:t xml:space="preserve">  </w:t>
      </w:r>
      <w:bookmarkStart w:id="2032" w:name="_Toc118898836"/>
      <w:bookmarkStart w:id="2033" w:name="_Toc127519355"/>
      <w:bookmarkStart w:id="2034" w:name="_Toc119940039"/>
      <w:r w:rsidR="00852DED">
        <w:t xml:space="preserve">Table </w:t>
      </w:r>
      <w:r w:rsidR="008B59D0">
        <w:fldChar w:fldCharType="begin"/>
      </w:r>
      <w:r w:rsidR="008B59D0">
        <w:instrText xml:space="preserve"> SEQ Table \* ARABIC </w:instrText>
      </w:r>
      <w:r w:rsidR="008B59D0">
        <w:fldChar w:fldCharType="separate"/>
      </w:r>
      <w:del w:id="2035" w:author="Ballot Reconciliation" w:date="2023-03-09T09:31:00Z">
        <w:r w:rsidR="00F10C7C">
          <w:rPr>
            <w:noProof/>
          </w:rPr>
          <w:delText>50</w:delText>
        </w:r>
      </w:del>
      <w:ins w:id="2036" w:author="Ballot Reconciliation" w:date="2023-03-09T09:31:00Z">
        <w:r w:rsidR="00DC1072">
          <w:rPr>
            <w:noProof/>
          </w:rPr>
          <w:t>49</w:t>
        </w:r>
      </w:ins>
      <w:r w:rsidR="008B59D0">
        <w:rPr>
          <w:noProof/>
        </w:rPr>
        <w:fldChar w:fldCharType="end"/>
      </w:r>
      <w:r w:rsidR="00852DED">
        <w:t xml:space="preserve">: Non-Implanted Device </w:t>
      </w:r>
      <w:r w:rsidR="00852DED" w:rsidRPr="00494DE1">
        <w:t>Template</w:t>
      </w:r>
      <w:bookmarkEnd w:id="2032"/>
      <w:bookmarkEnd w:id="2033"/>
      <w:bookmarkEnd w:id="2034"/>
    </w:p>
    <w:p w14:paraId="40D89C8C" w14:textId="77777777" w:rsidR="005C79A1" w:rsidRPr="005C79A1" w:rsidRDefault="005C79A1" w:rsidP="003B0179"/>
    <w:p w14:paraId="4C5F98D2" w14:textId="326E96B5" w:rsidR="00570399" w:rsidRDefault="005C79A1" w:rsidP="003A3D50">
      <w:pPr>
        <w:pStyle w:val="Caption"/>
        <w:keepNext/>
        <w:spacing w:after="0"/>
      </w:pPr>
      <w:bookmarkStart w:id="2037" w:name="_Ref21845895"/>
      <w:r>
        <w:t xml:space="preserve">  </w:t>
      </w:r>
      <w:bookmarkStart w:id="2038" w:name="_Toc118898768"/>
      <w:bookmarkStart w:id="2039" w:name="_Toc127519287"/>
      <w:bookmarkStart w:id="2040" w:name="_Toc119939970"/>
      <w:r w:rsidR="00570399">
        <w:t xml:space="preserve">Example </w:t>
      </w:r>
      <w:r w:rsidR="008B59D0">
        <w:fldChar w:fldCharType="begin"/>
      </w:r>
      <w:r w:rsidR="008B59D0">
        <w:instrText xml:space="preserve"> SEQ Example \* ARABIC </w:instrText>
      </w:r>
      <w:r w:rsidR="008B59D0">
        <w:fldChar w:fldCharType="separate"/>
      </w:r>
      <w:r w:rsidR="00DC1072">
        <w:rPr>
          <w:noProof/>
        </w:rPr>
        <w:t>47</w:t>
      </w:r>
      <w:r w:rsidR="008B59D0">
        <w:rPr>
          <w:noProof/>
        </w:rPr>
        <w:fldChar w:fldCharType="end"/>
      </w:r>
      <w:r w:rsidR="00570399">
        <w:t>: Non-Medicinal Supply</w:t>
      </w:r>
      <w:r w:rsidR="000D713E">
        <w:t xml:space="preserve"> – Cane and Eyeglasses</w:t>
      </w:r>
      <w:bookmarkEnd w:id="2037"/>
      <w:bookmarkEnd w:id="2038"/>
      <w:bookmarkEnd w:id="2039"/>
      <w:bookmarkEnd w:id="20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570399" w:rsidRPr="00C07C6B" w14:paraId="651C88F3" w14:textId="77777777" w:rsidTr="004E29C8">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codeSystem="2.16.840.1.113883.6.1"           codeSystemName="LOINC" displayName="Medical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&lt;th&gt;Medical Equipment&lt;/th&gt;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&lt;th&gt;Device Identifier (if applicable)&lt;/th&gt;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&lt;th&gt;Model / Serial / Lot (if applicable)&lt;/th&gt;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&lt;th&gt;Date&lt;/th&gt;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styleCode="header"&gt;Eye Glasses&lt;/content&gt;&lt;/td&gt;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styleCode="header"&gt;Cane&lt;/content&gt;&lt;/td&gt;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&lt;statusCode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xsi:type="IVL_TS"&gt;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nullFlavor="NI"/&gt; &lt;!--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lastRenderedPageBreak/>
              <w:t xml:space="preserve">       &lt;!--&lt;quantity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typeCode="PRD"&gt;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 classCode="MANU"&gt;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nullFlavor="UNK"/&gt;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codeSystem="2.16.840.1.113883.6.96" displayName="Eyeglasses"&gt;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nullFlavor="NA"/&gt;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codeSystem="2.16.840.1.113883.6.96"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codeSystemName="SNOMEDCT" displayName="Durable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&lt;statusCode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 xsi:type="IVL_TS"&gt;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nullFlavor="NI"/&gt; &lt;!--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&lt;participant typeCode="PRD"&gt;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 classCode="MANU"&gt;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&lt;templateId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nullFlavor="UNK"/&gt;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codeSystem="2.16.840.1.113883.6.96" displayName="Cane"&gt;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&lt;id  nullFlavor="NA"/&gt;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4E29C8">
      <w:pPr>
        <w:pStyle w:val="Heading4"/>
      </w:pPr>
      <w:r>
        <w:t>Product Instance</w:t>
      </w:r>
    </w:p>
    <w:p w14:paraId="36E80041" w14:textId="77777777" w:rsidR="008F693D" w:rsidRPr="008F693D" w:rsidRDefault="008F693D" w:rsidP="008F693D">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rFonts w:eastAsia="Calibri" w:cs="Calibri"/>
          <w:b/>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4E29C8">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66EB7707" w14:textId="77777777" w:rsidR="008F693D" w:rsidRPr="00D14360" w:rsidRDefault="00863460" w:rsidP="008F693D">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008F693D" w:rsidRPr="008F693D">
              <w:rPr>
                <w:rFonts w:ascii="Calibri Light" w:hAnsi="Calibri Light" w:cs="Calibri Light"/>
                <w:bCs/>
                <w:iCs/>
                <w:color w:val="FFFFFF"/>
                <w:sz w:val="18"/>
              </w:rPr>
              <w:t>[</w:t>
            </w:r>
            <w:r w:rsidR="008F693D" w:rsidRPr="008F693D">
              <w:rPr>
                <w:rFonts w:ascii="Calibri Light" w:hAnsi="Calibri Light" w:cs="Calibri Light"/>
                <w:color w:val="FFFFFF"/>
                <w:sz w:val="18"/>
                <w:szCs w:val="18"/>
              </w:rPr>
              <w:t>participantRole: identifier urn:oid:2.16.840.1.113883.10.20.22.4.37</w:t>
            </w:r>
            <w:r w:rsidR="008F693D" w:rsidRPr="00D14360">
              <w:rPr>
                <w:rFonts w:cs="Calibri"/>
                <w:bCs/>
                <w:iCs/>
                <w:color w:val="FFFFFF"/>
                <w:sz w:val="18"/>
              </w:rPr>
              <w:t>]</w:t>
            </w:r>
          </w:p>
        </w:tc>
      </w:tr>
      <w:tr w:rsidR="008F693D" w:rsidRPr="00C64922" w14:paraId="64D059DA"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HL7 C-CDA R2.1 </w:t>
            </w:r>
          </w:p>
        </w:tc>
      </w:tr>
      <w:tr w:rsidR="008F693D" w:rsidRPr="00C64922" w14:paraId="412E94F5" w14:textId="77777777" w:rsidTr="004E29C8">
        <w:trPr>
          <w:cantSplit/>
          <w:trHeight w:val="1007"/>
        </w:trPr>
        <w:tc>
          <w:tcPr>
            <w:tcW w:w="1457" w:type="dxa"/>
            <w:tcBorders>
              <w:right w:val="nil"/>
            </w:tcBorders>
            <w:shd w:val="clear" w:color="auto" w:fill="FFFFFF"/>
          </w:tcPr>
          <w:p w14:paraId="2813DF82"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1D723381" w14:textId="77777777" w:rsidR="008F693D" w:rsidRPr="008F693D" w:rsidRDefault="008F693D" w:rsidP="008F693D">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008F693D" w:rsidRPr="00C64922" w14:paraId="2C227F82" w14:textId="77777777" w:rsidTr="004E29C8">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hAnsi="Calibri Light" w:cs="Calibri Light"/>
              </w:rPr>
            </w:pPr>
            <w:r>
              <w:rPr>
                <w:rFonts w:ascii="Calibri Light" w:hAnsi="Calibri Light" w:cs="Calibri Light"/>
              </w:rPr>
              <w:t>Not applicable.</w:t>
            </w:r>
          </w:p>
        </w:tc>
      </w:tr>
      <w:tr w:rsidR="008F693D" w:rsidRPr="00C64922" w14:paraId="391D0354" w14:textId="77777777" w:rsidTr="004E29C8">
        <w:trPr>
          <w:cantSplit/>
          <w:trHeight w:val="341"/>
        </w:trPr>
        <w:tc>
          <w:tcPr>
            <w:tcW w:w="1457" w:type="dxa"/>
            <w:tcBorders>
              <w:right w:val="nil"/>
            </w:tcBorders>
            <w:shd w:val="clear" w:color="auto" w:fill="FFFFFF"/>
          </w:tcPr>
          <w:p w14:paraId="42826E66"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008F693D" w:rsidRPr="00C64922" w14:paraId="0BD603A7" w14:textId="77777777" w:rsidTr="004E29C8">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cs="Calibri Light"/>
              </w:rPr>
            </w:pPr>
          </w:p>
        </w:tc>
      </w:tr>
      <w:tr w:rsidR="008F693D" w:rsidRPr="00C64922" w14:paraId="7BB1D632" w14:textId="77777777" w:rsidTr="004E29C8">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t>Example</w:t>
            </w:r>
          </w:p>
        </w:tc>
        <w:tc>
          <w:tcPr>
            <w:tcW w:w="7898" w:type="dxa"/>
            <w:tcBorders>
              <w:top w:val="single" w:sz="4" w:space="0" w:color="4472C4"/>
              <w:bottom w:val="single" w:sz="4" w:space="0" w:color="4472C4"/>
            </w:tcBorders>
            <w:shd w:val="clear" w:color="auto" w:fill="auto"/>
          </w:tcPr>
          <w:p w14:paraId="1C120E0D" w14:textId="36A6CDCA" w:rsidR="008F693D" w:rsidRPr="00AD08FB" w:rsidRDefault="008F693D" w:rsidP="008F693D">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006B2DAF"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44: Implanted Device – known procedure </w:t>
            </w:r>
            <w:r w:rsidR="00DC1072">
              <w:t>d</w:t>
            </w:r>
            <w:r w:rsidR="00DC1072" w:rsidRPr="00C64922">
              <w:t>etails</w:t>
            </w:r>
            <w:r w:rsidRPr="00AD08FB">
              <w:rPr>
                <w:rFonts w:ascii="Calibri Light" w:hAnsi="Calibri Light" w:cs="Calibri Light"/>
              </w:rPr>
              <w:fldChar w:fldCharType="end"/>
            </w:r>
          </w:p>
        </w:tc>
      </w:tr>
      <w:tr w:rsidR="006B2DAF" w:rsidRPr="00C64922" w14:paraId="162A56E8" w14:textId="77777777" w:rsidTr="004E29C8">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cs="Calibri Light"/>
                <w:b/>
                <w:bCs/>
              </w:rPr>
            </w:pPr>
            <w:r w:rsidRPr="006B2DAF">
              <w:rPr>
                <w:rFonts w:ascii="Calibri Light" w:hAnsi="Calibri Light" w:cs="Calibri Light"/>
                <w:b/>
                <w:bCs/>
              </w:rPr>
              <w:t>Example</w:t>
            </w:r>
          </w:p>
        </w:tc>
        <w:tc>
          <w:tcPr>
            <w:tcW w:w="7898" w:type="dxa"/>
            <w:tcBorders>
              <w:top w:val="single" w:sz="4" w:space="0" w:color="4472C4"/>
              <w:bottom w:val="single" w:sz="4" w:space="0" w:color="4472C4"/>
            </w:tcBorders>
            <w:shd w:val="clear" w:color="auto" w:fill="auto"/>
          </w:tcPr>
          <w:p w14:paraId="0ED1800E" w14:textId="589C065A" w:rsidR="006B2DAF" w:rsidRPr="003A3D50" w:rsidRDefault="006B2DAF" w:rsidP="003A3D50">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47: Non-Medicinal Supply – Cane and </w:t>
            </w:r>
            <w:r w:rsidR="00DC1072">
              <w:t>Eyeglasses</w:t>
            </w:r>
            <w:r w:rsidRPr="006B2DAF">
              <w:rPr>
                <w:rFonts w:ascii="Calibri Light" w:hAnsi="Calibri Light" w:cs="Calibri Light"/>
              </w:rPr>
              <w:fldChar w:fldCharType="end"/>
            </w:r>
          </w:p>
        </w:tc>
      </w:tr>
    </w:tbl>
    <w:p w14:paraId="7154B022" w14:textId="3FA09415" w:rsidR="008F693D" w:rsidRPr="00D14360" w:rsidRDefault="00852DED" w:rsidP="003A3D50">
      <w:pPr>
        <w:pStyle w:val="Caption"/>
        <w:rPr>
          <w:rFonts w:eastAsia="Calibri" w:cs="Calibri"/>
          <w:b/>
        </w:rPr>
      </w:pPr>
      <w:bookmarkStart w:id="2041" w:name="_Toc118898837"/>
      <w:bookmarkStart w:id="2042" w:name="_Toc127519356"/>
      <w:bookmarkStart w:id="2043" w:name="_Toc119940040"/>
      <w:r>
        <w:t xml:space="preserve">Table </w:t>
      </w:r>
      <w:r w:rsidR="008B59D0">
        <w:fldChar w:fldCharType="begin"/>
      </w:r>
      <w:r w:rsidR="008B59D0">
        <w:instrText xml:space="preserve"> SEQ Table \* ARABIC </w:instrText>
      </w:r>
      <w:r w:rsidR="008B59D0">
        <w:fldChar w:fldCharType="separate"/>
      </w:r>
      <w:del w:id="2044" w:author="Ballot Reconciliation" w:date="2023-03-09T09:31:00Z">
        <w:r w:rsidR="00F10C7C">
          <w:rPr>
            <w:noProof/>
          </w:rPr>
          <w:delText>51</w:delText>
        </w:r>
      </w:del>
      <w:ins w:id="2045" w:author="Ballot Reconciliation" w:date="2023-03-09T09:31:00Z">
        <w:r w:rsidR="00DC1072">
          <w:rPr>
            <w:noProof/>
          </w:rPr>
          <w:t>50</w:t>
        </w:r>
      </w:ins>
      <w:r w:rsidR="008B59D0">
        <w:rPr>
          <w:noProof/>
        </w:rPr>
        <w:fldChar w:fldCharType="end"/>
      </w:r>
      <w:r>
        <w:t>: Product Instance Template</w:t>
      </w:r>
      <w:bookmarkEnd w:id="2041"/>
      <w:bookmarkEnd w:id="2042"/>
      <w:bookmarkEnd w:id="2043"/>
    </w:p>
    <w:p w14:paraId="58F60ED9" w14:textId="77777777" w:rsidR="008F693D" w:rsidRPr="0028324E" w:rsidRDefault="008F693D" w:rsidP="004E29C8">
      <w:pPr>
        <w:pStyle w:val="Heading4"/>
      </w:pPr>
      <w:r w:rsidRPr="0028324E">
        <w:t>Unique Device Identifiers</w:t>
      </w:r>
    </w:p>
    <w:p w14:paraId="72A47677" w14:textId="4E5F1955" w:rsidR="008F693D" w:rsidRDefault="008F693D" w:rsidP="008F693D">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0E614568" w14:textId="77777777" w:rsidTr="004E29C8">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008F693D" w:rsidRPr="00C64922" w14:paraId="61187E4D"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hAnsi="Calibri Light" w:cs="Calibri Light"/>
              </w:rPr>
            </w:pPr>
            <w:r w:rsidRPr="00D14360">
              <w:rPr>
                <w:rFonts w:ascii="Calibri Light" w:hAnsi="Calibri Light" w:cs="Calibri Light"/>
              </w:rPr>
              <w:t>HL7 C-CDA R2.1 Companion Guide – Appendix B</w:t>
            </w:r>
          </w:p>
        </w:tc>
      </w:tr>
      <w:tr w:rsidR="008F693D" w:rsidRPr="00C64922" w14:paraId="3C955C32" w14:textId="77777777" w:rsidTr="004E29C8">
        <w:trPr>
          <w:cantSplit/>
          <w:trHeight w:val="1331"/>
        </w:trPr>
        <w:tc>
          <w:tcPr>
            <w:tcW w:w="1457" w:type="dxa"/>
            <w:tcBorders>
              <w:right w:val="nil"/>
            </w:tcBorders>
            <w:shd w:val="clear" w:color="auto" w:fill="FFFFFF"/>
          </w:tcPr>
          <w:p w14:paraId="03B23834"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6722C967"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008F693D" w:rsidRPr="00C64922" w14:paraId="12D23B5E" w14:textId="77777777" w:rsidTr="004E29C8">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 xml:space="preserve">The statusCode for the organizer is not specified. </w:t>
            </w:r>
          </w:p>
          <w:p w14:paraId="2813989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The effectiveTime element for the organizer is not specified.  This template only conveys information about the UDI identifiers associated with a device.</w:t>
            </w:r>
          </w:p>
        </w:tc>
      </w:tr>
      <w:tr w:rsidR="008F693D" w:rsidRPr="00C64922" w14:paraId="28523AED"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263C3C73"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008F693D" w:rsidRPr="00C64922" w14:paraId="4B938B46" w14:textId="77777777" w:rsidTr="004E29C8">
        <w:trPr>
          <w:cantSplit/>
        </w:trPr>
        <w:tc>
          <w:tcPr>
            <w:tcW w:w="1457" w:type="dxa"/>
            <w:tcBorders>
              <w:top w:val="single" w:sz="4" w:space="0" w:color="4472C4" w:themeColor="accent1"/>
              <w:right w:val="nil"/>
            </w:tcBorders>
            <w:shd w:val="clear" w:color="auto" w:fill="FFFFFF"/>
          </w:tcPr>
          <w:p w14:paraId="45FE977D" w14:textId="77777777" w:rsidR="008F693D" w:rsidRPr="00D14360" w:rsidRDefault="008F693D" w:rsidP="008F693D">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53067964" w14:textId="77777777" w:rsidR="008F693D" w:rsidRPr="00D14360" w:rsidRDefault="008F693D" w:rsidP="008F693D">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14:paraId="1B590C92" w14:textId="77777777" w:rsidR="005C79A1" w:rsidRDefault="005C79A1" w:rsidP="008F693D">
            <w:pPr>
              <w:rPr>
                <w:rFonts w:ascii="Calibri Light" w:hAnsi="Calibri Light" w:cs="Calibri Light"/>
              </w:rPr>
            </w:pPr>
          </w:p>
          <w:p w14:paraId="3A6BC925" w14:textId="55182BE6" w:rsidR="008F693D" w:rsidRPr="00D14360" w:rsidRDefault="008F693D" w:rsidP="008F693D">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Active (C45329)</w:t>
            </w:r>
          </w:p>
          <w:p w14:paraId="141DA59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Inactive (C154407)</w:t>
            </w:r>
          </w:p>
          <w:p w14:paraId="506655F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14:paraId="62A92B41" w14:textId="77777777" w:rsidR="005C79A1" w:rsidRDefault="005C79A1" w:rsidP="008F693D">
            <w:pPr>
              <w:keepNext/>
              <w:rPr>
                <w:rFonts w:ascii="Calibri Light" w:hAnsi="Calibri Light" w:cs="Calibri Light"/>
              </w:rPr>
            </w:pPr>
          </w:p>
          <w:p w14:paraId="7BCB9156" w14:textId="7036773B" w:rsidR="008F693D" w:rsidRPr="00D14360" w:rsidRDefault="005C79A1" w:rsidP="008F693D">
            <w:pPr>
              <w:keepNext/>
              <w:rPr>
                <w:rFonts w:ascii="Calibri Light" w:hAnsi="Calibri Light" w:cs="Calibri Light"/>
              </w:rPr>
            </w:pPr>
            <w:r>
              <w:rPr>
                <w:rFonts w:ascii="Calibri Light" w:hAnsi="Calibri Light" w:cs="Calibri Light"/>
              </w:rPr>
              <w:t xml:space="preserve"> </w:t>
            </w:r>
            <w:r w:rsidR="008F693D" w:rsidRPr="00D14360">
              <w:rPr>
                <w:rFonts w:ascii="Calibri Light" w:hAnsi="Calibri Light" w:cs="Calibri Light"/>
              </w:rPr>
              <w:t xml:space="preserve">From the value set identified with OID </w:t>
            </w:r>
            <w:r w:rsidR="008F693D" w:rsidRPr="00D14360">
              <w:rPr>
                <w:rStyle w:val="XMLname"/>
                <w:rFonts w:ascii="Calibri Light" w:hAnsi="Calibri Light" w:cs="Calibri Light"/>
              </w:rPr>
              <w:t>2.16.840.1.113762.1.4.1021.48</w:t>
            </w:r>
          </w:p>
        </w:tc>
      </w:tr>
      <w:tr w:rsidR="0046208D" w:rsidRPr="00C64922" w14:paraId="3160DA20" w14:textId="77777777" w:rsidTr="004E29C8">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rFonts w:cs="Calibri"/>
                <w:b/>
                <w:bCs/>
              </w:rPr>
            </w:pPr>
            <w:r>
              <w:rPr>
                <w:rFonts w:cs="Calibri"/>
                <w:b/>
                <w:bCs/>
              </w:rPr>
              <w:t>Reference</w:t>
            </w:r>
          </w:p>
        </w:tc>
        <w:tc>
          <w:tcPr>
            <w:tcW w:w="7898" w:type="dxa"/>
            <w:tcBorders>
              <w:top w:val="single" w:sz="4" w:space="0" w:color="4F81BD"/>
              <w:bottom w:val="single" w:sz="4" w:space="0" w:color="4F81BD"/>
            </w:tcBorders>
            <w:shd w:val="clear" w:color="auto" w:fill="auto"/>
          </w:tcPr>
          <w:p w14:paraId="303D0E78" w14:textId="7D387F7A" w:rsidR="0046208D" w:rsidRPr="003B0179" w:rsidRDefault="0046208D" w:rsidP="008F693D">
            <w:pPr>
              <w:rPr>
                <w:rFonts w:asciiTheme="majorHAnsi" w:hAnsiTheme="majorHAnsi" w:cstheme="majorHAnsi"/>
              </w:rPr>
            </w:pPr>
            <w:r w:rsidRPr="003B0179">
              <w:rPr>
                <w:rFonts w:asciiTheme="majorHAnsi" w:eastAsia="Calibri" w:hAnsiTheme="majorHAnsi" w:cstheme="majorHAnsi"/>
              </w:rPr>
              <w:t>Chapter 3.85 Product Instance in the</w:t>
            </w:r>
            <w:r>
              <w:rPr>
                <w:rFonts w:asciiTheme="majorHAnsi" w:eastAsia="Calibri" w:hAnsiTheme="majorHAnsi" w:cstheme="majorHAnsi"/>
              </w:rPr>
              <w:t xml:space="preserve"> HL7</w:t>
            </w:r>
            <w:r w:rsidRPr="003B0179">
              <w:rPr>
                <w:rFonts w:asciiTheme="majorHAnsi" w:eastAsia="Calibri" w:hAnsiTheme="majorHAnsi" w:cstheme="majorHAnsi"/>
              </w:rPr>
              <w:t xml:space="preserve"> </w:t>
            </w:r>
            <w:hyperlink r:id="rId59" w:history="1">
              <w:r w:rsidRPr="003B0179">
                <w:rPr>
                  <w:rStyle w:val="Hyperlink"/>
                  <w:rFonts w:asciiTheme="majorHAnsi" w:eastAsia="Calibri" w:hAnsiTheme="majorHAnsi" w:cstheme="majorHAnsi"/>
                </w:rPr>
                <w:t>C-CDA Implementation Guide</w:t>
              </w:r>
            </w:hyperlink>
            <w:r w:rsidRPr="003B0179">
              <w:rPr>
                <w:rFonts w:asciiTheme="majorHAnsi" w:eastAsia="Calibri" w:hAnsiTheme="majorHAnsi" w:cstheme="majorHAnsi"/>
              </w:rPr>
              <w:t xml:space="preserve"> for information on how to encode the UDI.</w:t>
            </w:r>
          </w:p>
        </w:tc>
      </w:tr>
      <w:tr w:rsidR="008F693D" w:rsidRPr="00C64922" w14:paraId="71A83325" w14:textId="77777777" w:rsidTr="004E29C8">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rFonts w:cs="Calibri"/>
                <w:b/>
                <w:bCs/>
              </w:rPr>
            </w:pPr>
            <w:r w:rsidRPr="00D14360">
              <w:rPr>
                <w:rFonts w:cs="Calibri"/>
                <w:b/>
                <w:bCs/>
              </w:rPr>
              <w:lastRenderedPageBreak/>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hAnsi="Calibri Light" w:cs="Calibri Light"/>
              </w:rPr>
            </w:pPr>
            <w:r w:rsidRPr="00B83F42">
              <w:rPr>
                <w:rFonts w:ascii="Calibri Light" w:hAnsi="Calibri Light" w:cs="Calibri Light"/>
              </w:rPr>
              <w:t>See Appendix B for guidance on how to include an entryRelationship (typeCode=”COMP”) to reference a UDI Organizer containing the parsed components of the UDI identifier. The parsed components in the UDI Organizer shall align with the full UDI in the Product Instance.</w:t>
            </w:r>
          </w:p>
        </w:tc>
      </w:tr>
      <w:tr w:rsidR="008F693D" w:rsidRPr="00C64922" w14:paraId="3D5D9876" w14:textId="77777777" w:rsidTr="004E29C8">
        <w:trPr>
          <w:cantSplit/>
        </w:trPr>
        <w:tc>
          <w:tcPr>
            <w:tcW w:w="1457" w:type="dxa"/>
            <w:tcBorders>
              <w:right w:val="nil"/>
            </w:tcBorders>
            <w:shd w:val="clear" w:color="auto" w:fill="FFFFFF"/>
          </w:tcPr>
          <w:p w14:paraId="5CBF0C46" w14:textId="77777777" w:rsidR="008F693D" w:rsidRPr="00D14360" w:rsidRDefault="008F693D" w:rsidP="008F693D">
            <w:pPr>
              <w:rPr>
                <w:rFonts w:cs="Calibri"/>
                <w:b/>
                <w:bCs/>
              </w:rPr>
            </w:pPr>
            <w:r w:rsidRPr="00D14360">
              <w:rPr>
                <w:rFonts w:cs="Calibri"/>
                <w:b/>
                <w:bCs/>
              </w:rPr>
              <w:t>Example</w:t>
            </w:r>
          </w:p>
        </w:tc>
        <w:tc>
          <w:tcPr>
            <w:tcW w:w="7898" w:type="dxa"/>
            <w:shd w:val="clear" w:color="auto" w:fill="auto"/>
          </w:tcPr>
          <w:p w14:paraId="2846C0C2" w14:textId="77777777" w:rsidR="008F693D" w:rsidRPr="00D14360" w:rsidRDefault="008F693D" w:rsidP="008F693D">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14:paraId="4AAEB35E" w14:textId="0E5DC891" w:rsidR="008F693D" w:rsidRPr="003A3D50" w:rsidRDefault="008F693D" w:rsidP="006B2DAF">
      <w:pPr>
        <w:pStyle w:val="Caption"/>
      </w:pPr>
      <w:bookmarkStart w:id="2046" w:name="_Toc118898838"/>
      <w:bookmarkStart w:id="2047" w:name="_Toc127519357"/>
      <w:bookmarkStart w:id="2048" w:name="_Toc119940041"/>
      <w:r>
        <w:t xml:space="preserve">Table </w:t>
      </w:r>
      <w:r w:rsidR="008B59D0">
        <w:fldChar w:fldCharType="begin"/>
      </w:r>
      <w:r w:rsidR="008B59D0">
        <w:instrText xml:space="preserve"> SEQ Table \* ARABIC </w:instrText>
      </w:r>
      <w:r w:rsidR="008B59D0">
        <w:fldChar w:fldCharType="separate"/>
      </w:r>
      <w:del w:id="2049" w:author="Ballot Reconciliation" w:date="2023-03-09T09:31:00Z">
        <w:r w:rsidR="00F10C7C">
          <w:rPr>
            <w:noProof/>
          </w:rPr>
          <w:delText>52</w:delText>
        </w:r>
      </w:del>
      <w:ins w:id="2050" w:author="Ballot Reconciliation" w:date="2023-03-09T09:31:00Z">
        <w:r w:rsidR="00DC1072">
          <w:rPr>
            <w:noProof/>
          </w:rPr>
          <w:t>51</w:t>
        </w:r>
      </w:ins>
      <w:r w:rsidR="008B59D0">
        <w:rPr>
          <w:noProof/>
        </w:rPr>
        <w:fldChar w:fldCharType="end"/>
      </w:r>
      <w:r>
        <w:t>: Unique Device Identifiers</w:t>
      </w:r>
      <w:r w:rsidR="00852DED">
        <w:t xml:space="preserve"> Template</w:t>
      </w:r>
      <w:bookmarkEnd w:id="2046"/>
      <w:bookmarkEnd w:id="2047"/>
      <w:bookmarkEnd w:id="2048"/>
    </w:p>
    <w:p w14:paraId="2B240873" w14:textId="50A8F4F5" w:rsidR="00DD51B1" w:rsidRPr="00C64922" w:rsidRDefault="00DD51B1" w:rsidP="00C17F49">
      <w:pPr>
        <w:pStyle w:val="Heading3"/>
      </w:pPr>
      <w:bookmarkStart w:id="2051" w:name="_Goal"/>
      <w:bookmarkStart w:id="2052" w:name="_Toc10707517"/>
      <w:bookmarkStart w:id="2053" w:name="_Toc11043647"/>
      <w:bookmarkStart w:id="2054" w:name="_Toc11045630"/>
      <w:bookmarkStart w:id="2055" w:name="_Toc11391300"/>
      <w:bookmarkStart w:id="2056" w:name="_Toc127519187"/>
      <w:bookmarkStart w:id="2057" w:name="_Toc119939870"/>
      <w:bookmarkEnd w:id="2051"/>
      <w:r w:rsidRPr="00C64922">
        <w:t>Goal</w:t>
      </w:r>
      <w:bookmarkEnd w:id="2052"/>
      <w:bookmarkEnd w:id="2053"/>
      <w:bookmarkEnd w:id="2054"/>
      <w:bookmarkEnd w:id="2055"/>
      <w:bookmarkEnd w:id="2056"/>
      <w:bookmarkEnd w:id="2057"/>
    </w:p>
    <w:p w14:paraId="2064DB74" w14:textId="77777777" w:rsidR="00DD51B1" w:rsidRPr="00D14360" w:rsidRDefault="005346DD" w:rsidP="00B505D2">
      <w:pPr>
        <w:spacing w:after="120"/>
        <w:rPr>
          <w:rFonts w:eastAsia="Calibri" w:cs="Calibri"/>
        </w:rPr>
      </w:pPr>
      <w:r w:rsidRPr="00D14360">
        <w:rPr>
          <w:rFonts w:eastAsia="Calibri" w:cs="Calibri"/>
        </w:rPr>
        <w:t>Previously, t</w:t>
      </w:r>
      <w:r w:rsidR="00DD51B1" w:rsidRPr="00D14360">
        <w:rPr>
          <w:rFonts w:eastAsia="Calibri" w:cs="Calibri"/>
        </w:rPr>
        <w:t xml:space="preserve">o satisfy the 2015 Edition Certification Criteria, </w:t>
      </w:r>
      <w:r w:rsidRPr="00D14360">
        <w:rPr>
          <w:rFonts w:eastAsia="Calibri" w:cs="Calibri"/>
        </w:rPr>
        <w:t xml:space="preserve">guidance recommended for </w:t>
      </w:r>
      <w:r w:rsidR="00DD51B1" w:rsidRPr="00D14360">
        <w:rPr>
          <w:rFonts w:eastAsia="Calibri" w:cs="Calibri"/>
        </w:rPr>
        <w:t xml:space="preserve">Transition of Care documents </w:t>
      </w:r>
      <w:r w:rsidRPr="00D14360">
        <w:rPr>
          <w:rFonts w:eastAsia="Calibri" w:cs="Calibri"/>
        </w:rPr>
        <w:t xml:space="preserve">(CCD, Discharge Summary, or Referral Note documents) </w:t>
      </w:r>
      <w:r w:rsidR="00DD51B1" w:rsidRPr="00D14360">
        <w:rPr>
          <w:rFonts w:eastAsia="Calibri" w:cs="Calibri"/>
        </w:rPr>
        <w:t xml:space="preserve">should include the Goals Section. </w:t>
      </w:r>
      <w:r w:rsidRPr="00D14360">
        <w:rPr>
          <w:rFonts w:eastAsia="Calibri" w:cs="Calibri"/>
        </w:rPr>
        <w:t xml:space="preserve">As </w:t>
      </w:r>
      <w:r w:rsidR="00056328" w:rsidRPr="00D14360">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eastAsia="Calibri" w:cs="Calibri"/>
        </w:rPr>
      </w:pPr>
      <w:r w:rsidRPr="00D14360">
        <w:rPr>
          <w:rFonts w:eastAsia="Calibri" w:cs="Calibri"/>
        </w:rPr>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00CB23D4" w:rsidRPr="00D14360">
        <w:rPr>
          <w:rFonts w:eastAsia="Calibri" w:cs="Calibri"/>
        </w:rPr>
        <w:t xml:space="preserve">structure of the entry. </w:t>
      </w:r>
    </w:p>
    <w:p w14:paraId="35D2B5C9" w14:textId="77777777" w:rsidR="008461D5" w:rsidRPr="00C64922" w:rsidRDefault="008461D5" w:rsidP="004E29C8">
      <w:pPr>
        <w:pStyle w:val="Heading4"/>
      </w:pPr>
      <w:r w:rsidRPr="00C64922">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1E2C61D" w14:textId="77777777" w:rsidTr="004E29C8">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rFonts w:cs="Calibri"/>
                <w:b/>
                <w:bCs/>
                <w:color w:val="FFFFFF"/>
              </w:rPr>
            </w:pPr>
            <w:bookmarkStart w:id="2058" w:name="_wb9bdgv5rqj1" w:colFirst="0" w:colLast="0"/>
            <w:bookmarkEnd w:id="2058"/>
            <w:r w:rsidRPr="00D14360">
              <w:rPr>
                <w:rFonts w:cs="Calibri"/>
                <w:b/>
                <w:bCs/>
                <w:color w:val="FFFFFF"/>
              </w:rPr>
              <w:t>Entry Template</w:t>
            </w:r>
          </w:p>
        </w:tc>
        <w:tc>
          <w:tcPr>
            <w:tcW w:w="7898" w:type="dxa"/>
            <w:shd w:val="clear" w:color="auto" w:fill="4F81BD"/>
          </w:tcPr>
          <w:p w14:paraId="39124E6E" w14:textId="796C7DF1" w:rsidR="00E42FA6" w:rsidRPr="00D14360" w:rsidRDefault="00E42FA6" w:rsidP="00E42FA6">
            <w:pPr>
              <w:rPr>
                <w:rFonts w:cs="Calibri"/>
                <w:b/>
                <w:iCs/>
                <w:color w:val="FFFFFF"/>
              </w:rPr>
            </w:pPr>
            <w:r w:rsidRPr="00D14360">
              <w:rPr>
                <w:rFonts w:cs="Calibri"/>
                <w:b/>
                <w:iCs/>
                <w:color w:val="FFFFFF"/>
              </w:rPr>
              <w:t>Goal Observation</w:t>
            </w:r>
            <w:r w:rsidR="000F05B7">
              <w:rPr>
                <w:rFonts w:cs="Calibri"/>
                <w:b/>
                <w:iCs/>
                <w:color w:val="FFFFFF"/>
              </w:rPr>
              <w:t xml:space="preserve"> (V2)</w:t>
            </w:r>
          </w:p>
          <w:p w14:paraId="0E579B05" w14:textId="6DF7E4C8" w:rsidR="00E42FA6" w:rsidRPr="00D14360" w:rsidRDefault="00E42FA6" w:rsidP="00E42FA6">
            <w:pPr>
              <w:rPr>
                <w:rFonts w:cs="Calibri"/>
                <w:bCs/>
                <w:color w:val="FFFFFF"/>
              </w:rPr>
            </w:pPr>
            <w:r w:rsidRPr="00D14360">
              <w:rPr>
                <w:rFonts w:cs="Calibri"/>
                <w:bCs/>
                <w:color w:val="FFFFFF"/>
                <w:sz w:val="18"/>
              </w:rPr>
              <w:t>[observation: identifier urn:oid:2.16.840.1.113883.10.20.22.4.121</w:t>
            </w:r>
            <w:r w:rsidR="000F05B7" w:rsidRPr="00D14360">
              <w:rPr>
                <w:rFonts w:cs="Calibri"/>
                <w:bCs/>
                <w:color w:val="FFFFFF"/>
                <w:sz w:val="18"/>
              </w:rPr>
              <w:t>:20</w:t>
            </w:r>
            <w:r w:rsidR="000F05B7">
              <w:rPr>
                <w:rFonts w:cs="Calibri"/>
                <w:bCs/>
                <w:color w:val="FFFFFF"/>
                <w:sz w:val="18"/>
              </w:rPr>
              <w:t>22</w:t>
            </w:r>
            <w:r w:rsidR="000F05B7" w:rsidRPr="00D14360">
              <w:rPr>
                <w:rFonts w:cs="Calibri"/>
                <w:bCs/>
                <w:color w:val="FFFFFF"/>
                <w:sz w:val="18"/>
              </w:rPr>
              <w:t>-0</w:t>
            </w:r>
            <w:r w:rsidR="000F05B7">
              <w:rPr>
                <w:rFonts w:cs="Calibri"/>
                <w:bCs/>
                <w:color w:val="FFFFFF"/>
                <w:sz w:val="18"/>
              </w:rPr>
              <w:t>6</w:t>
            </w:r>
            <w:r w:rsidR="000F05B7" w:rsidRPr="00D14360">
              <w:rPr>
                <w:rFonts w:cs="Calibri"/>
                <w:bCs/>
                <w:color w:val="FFFFFF"/>
                <w:sz w:val="18"/>
              </w:rPr>
              <w:t>-01</w:t>
            </w:r>
            <w:r w:rsidRPr="00D14360">
              <w:rPr>
                <w:rFonts w:cs="Calibri"/>
                <w:bCs/>
                <w:color w:val="FFFFFF"/>
                <w:sz w:val="18"/>
              </w:rPr>
              <w:t xml:space="preserve"> (open)]</w:t>
            </w:r>
          </w:p>
        </w:tc>
      </w:tr>
      <w:tr w:rsidR="002954CE" w:rsidRPr="00C64922" w14:paraId="676A9967" w14:textId="77777777" w:rsidTr="004E29C8">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6F4C912F" w14:textId="69AE09E3" w:rsidR="00E42FA6" w:rsidRPr="00D14360" w:rsidRDefault="000F05B7" w:rsidP="00E42FA6">
            <w:pPr>
              <w:rPr>
                <w:rFonts w:ascii="Calibri Light" w:hAnsi="Calibri Light" w:cs="Calibri Light"/>
                <w:szCs w:val="18"/>
              </w:rPr>
            </w:pPr>
            <w:r w:rsidRPr="00D14360">
              <w:rPr>
                <w:rFonts w:ascii="Calibri Light" w:hAnsi="Calibri Light" w:cs="Calibri Light"/>
                <w:szCs w:val="18"/>
              </w:rPr>
              <w:t>HL7 C-CDA R2.1 Companion Guide</w:t>
            </w:r>
            <w:r w:rsidR="00E42FA6" w:rsidRPr="00D14360">
              <w:rPr>
                <w:rFonts w:ascii="Calibri Light" w:hAnsi="Calibri Light" w:cs="Calibri Light"/>
                <w:szCs w:val="18"/>
              </w:rPr>
              <w:t xml:space="preserve"> </w:t>
            </w:r>
          </w:p>
        </w:tc>
      </w:tr>
      <w:tr w:rsidR="002954CE" w:rsidRPr="00C64922" w14:paraId="52BAC995" w14:textId="77777777" w:rsidTr="004E29C8">
        <w:trPr>
          <w:cantSplit/>
          <w:trHeight w:val="2240"/>
        </w:trPr>
        <w:tc>
          <w:tcPr>
            <w:tcW w:w="1457" w:type="dxa"/>
            <w:tcBorders>
              <w:right w:val="nil"/>
            </w:tcBorders>
            <w:shd w:val="clear" w:color="auto" w:fill="FFFFFF"/>
          </w:tcPr>
          <w:p w14:paraId="7F8C02D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hAnsi="Calibri Light" w:cs="Calibri Light"/>
                <w:color w:val="000000"/>
                <w:szCs w:val="18"/>
              </w:rPr>
            </w:pPr>
          </w:p>
          <w:p w14:paraId="2B70C595"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recordTarget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hAnsi="Calibri Light" w:cs="Calibri Light"/>
                <w:color w:val="000000"/>
                <w:szCs w:val="18"/>
              </w:rPr>
            </w:pPr>
          </w:p>
          <w:p w14:paraId="05755ADC"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A goal may have components consisting of other goals (milestones). These milestones are related to the overall goal through entryRelationships.</w:t>
            </w:r>
          </w:p>
        </w:tc>
      </w:tr>
      <w:tr w:rsidR="002954CE" w:rsidRPr="00C64922" w14:paraId="74B65119" w14:textId="77777777" w:rsidTr="004E29C8">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31"/>
            </w:r>
            <w:r w:rsidRPr="00D14360">
              <w:rPr>
                <w:rFonts w:ascii="Calibri Light" w:hAnsi="Calibri Light" w:cs="Calibri Light"/>
                <w:szCs w:val="18"/>
              </w:rPr>
              <w:t xml:space="preserve"> </w:t>
            </w:r>
          </w:p>
        </w:tc>
      </w:tr>
      <w:tr w:rsidR="002954CE" w:rsidRPr="00C64922" w14:paraId="2747CFA5"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115227DE"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17D025D3"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73DDE762"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70F96242" w14:textId="77777777" w:rsidR="00E42FA6" w:rsidRPr="00D14360" w:rsidRDefault="00E42FA6" w:rsidP="00E42FA6">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cBorders>
            <w:shd w:val="clear" w:color="auto" w:fill="auto"/>
          </w:tcPr>
          <w:p w14:paraId="2A3B7BEF"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32"/>
            </w:r>
          </w:p>
          <w:p w14:paraId="470E4056"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template allows for multiple author participations ([0..*]). </w:t>
            </w:r>
          </w:p>
          <w:p w14:paraId="08C70C25" w14:textId="77777777" w:rsidR="00852DED" w:rsidRDefault="00852DED" w:rsidP="00D14360">
            <w:pPr>
              <w:keepNext/>
              <w:rPr>
                <w:rFonts w:ascii="Calibri Light" w:hAnsi="Calibri Light" w:cs="Calibri Light"/>
                <w:szCs w:val="18"/>
              </w:rPr>
            </w:pPr>
          </w:p>
          <w:p w14:paraId="5729A64E"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tc>
      </w:tr>
      <w:tr w:rsidR="001F4D05" w:rsidRPr="00C64922" w14:paraId="51031583" w14:textId="77777777" w:rsidTr="004E29C8">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14:paraId="7E5D183B" w14:textId="3EE41B79" w:rsidR="00DD51B1" w:rsidRDefault="005C79A1" w:rsidP="00CA2798">
      <w:pPr>
        <w:pStyle w:val="Caption"/>
      </w:pPr>
      <w:r>
        <w:t xml:space="preserve">  </w:t>
      </w:r>
      <w:bookmarkStart w:id="2059" w:name="_Toc118898839"/>
      <w:bookmarkStart w:id="2060" w:name="_Toc127519358"/>
      <w:bookmarkStart w:id="2061" w:name="_Toc119940042"/>
      <w:r w:rsidR="00CA2798" w:rsidRPr="00C64922">
        <w:t xml:space="preserve">Table </w:t>
      </w:r>
      <w:r w:rsidR="008B59D0">
        <w:fldChar w:fldCharType="begin"/>
      </w:r>
      <w:r w:rsidR="008B59D0">
        <w:instrText xml:space="preserve"> SEQ Table \* ARABIC </w:instrText>
      </w:r>
      <w:r w:rsidR="008B59D0">
        <w:fldChar w:fldCharType="separate"/>
      </w:r>
      <w:del w:id="2062" w:author="Ballot Reconciliation" w:date="2023-03-09T09:31:00Z">
        <w:r w:rsidR="00F10C7C">
          <w:rPr>
            <w:noProof/>
          </w:rPr>
          <w:delText>53</w:delText>
        </w:r>
      </w:del>
      <w:ins w:id="2063" w:author="Ballot Reconciliation" w:date="2023-03-09T09:31:00Z">
        <w:r w:rsidR="00DC1072">
          <w:rPr>
            <w:noProof/>
          </w:rPr>
          <w:t>52</w:t>
        </w:r>
      </w:ins>
      <w:r w:rsidR="008B59D0">
        <w:rPr>
          <w:noProof/>
        </w:rPr>
        <w:fldChar w:fldCharType="end"/>
      </w:r>
      <w:r w:rsidR="00CA2798" w:rsidRPr="00C64922">
        <w:t>: Goal Observation</w:t>
      </w:r>
      <w:r w:rsidR="00852DED">
        <w:t xml:space="preserve"> Template</w:t>
      </w:r>
      <w:bookmarkEnd w:id="2059"/>
      <w:bookmarkEnd w:id="2060"/>
      <w:bookmarkEnd w:id="2061"/>
    </w:p>
    <w:p w14:paraId="547780E0" w14:textId="77777777" w:rsidR="006B2DAF" w:rsidRDefault="006B2DAF" w:rsidP="006B2DAF"/>
    <w:p w14:paraId="0797EB84" w14:textId="6F6215D6" w:rsidR="006B2DAF" w:rsidRDefault="006B2DAF" w:rsidP="003A3D50">
      <w:pPr>
        <w:pStyle w:val="Caption"/>
        <w:keepNext/>
        <w:spacing w:after="0"/>
      </w:pPr>
      <w:bookmarkStart w:id="2064" w:name="_Toc118898769"/>
      <w:bookmarkStart w:id="2065" w:name="_Toc127519288"/>
      <w:bookmarkStart w:id="2066" w:name="_Toc119939971"/>
      <w:r w:rsidRPr="00D2396E">
        <w:lastRenderedPageBreak/>
        <w:t xml:space="preserve">Example </w:t>
      </w:r>
      <w:r w:rsidR="008B59D0">
        <w:fldChar w:fldCharType="begin"/>
      </w:r>
      <w:r w:rsidR="008B59D0">
        <w:instrText xml:space="preserve"> SEQ Example \* ARABIC </w:instrText>
      </w:r>
      <w:r w:rsidR="008B59D0">
        <w:fldChar w:fldCharType="separate"/>
      </w:r>
      <w:r w:rsidR="00DC1072">
        <w:rPr>
          <w:noProof/>
        </w:rPr>
        <w:t>48</w:t>
      </w:r>
      <w:r w:rsidR="008B59D0">
        <w:rPr>
          <w:noProof/>
        </w:rPr>
        <w:fldChar w:fldCharType="end"/>
      </w:r>
      <w:r w:rsidRPr="00D2396E">
        <w:t>: Goal Observation narrative</w:t>
      </w:r>
      <w:bookmarkEnd w:id="2064"/>
      <w:bookmarkEnd w:id="2065"/>
      <w:bookmarkEnd w:id="20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7AE51ABB"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w:t>
            </w:r>
            <w:del w:id="2067" w:author="Ballot Reconciliation" w:date="2023-03-09T09:31:00Z">
              <w:r w:rsidRPr="00AD08FB">
                <w:rPr>
                  <w:rFonts w:ascii="Courier New" w:hAnsi="Courier New" w:cs="Courier New"/>
                  <w:i w:val="0"/>
                  <w:iCs w:val="0"/>
                  <w:color w:val="000000"/>
                  <w:sz w:val="16"/>
                  <w:szCs w:val="16"/>
                </w:rPr>
                <w:delText>http://</w:delText>
              </w:r>
            </w:del>
            <w:ins w:id="2068" w:author="Ballot Reconciliation" w:date="2023-03-09T09:31:00Z">
              <w:r w:rsidR="00C20105">
                <w:rPr>
                  <w:rFonts w:ascii="Courier New" w:hAnsi="Courier New" w:cs="Courier New"/>
                  <w:i w:val="0"/>
                  <w:iCs w:val="0"/>
                  <w:color w:val="000000"/>
                  <w:sz w:val="16"/>
                  <w:szCs w:val="16"/>
                </w:rPr>
                <w:t>https://cdasearch.</w:t>
              </w:r>
            </w:ins>
            <w:r w:rsidR="00C20105">
              <w:rPr>
                <w:rFonts w:ascii="Courier New" w:hAnsi="Courier New" w:cs="Courier New"/>
                <w:i w:val="0"/>
                <w:iCs w:val="0"/>
                <w:color w:val="000000"/>
                <w:sz w:val="16"/>
                <w:szCs w:val="16"/>
              </w:rPr>
              <w:t>hl7</w:t>
            </w:r>
            <w:del w:id="2069" w:author="Ballot Reconciliation" w:date="2023-03-09T09:31:00Z">
              <w:r w:rsidRPr="00AD08FB">
                <w:rPr>
                  <w:rFonts w:ascii="Courier New" w:hAnsi="Courier New" w:cs="Courier New"/>
                  <w:i w:val="0"/>
                  <w:iCs w:val="0"/>
                  <w:color w:val="000000"/>
                  <w:sz w:val="16"/>
                  <w:szCs w:val="16"/>
                </w:rPr>
                <w:delText>-c-cda-examples.herokuapp.com</w:delText>
              </w:r>
            </w:del>
            <w:ins w:id="2070" w:author="Ballot Reconciliation" w:date="2023-03-09T09:31:00Z">
              <w:r w:rsidR="00C20105">
                <w:rPr>
                  <w:rFonts w:ascii="Courier New" w:hAnsi="Courier New" w:cs="Courier New"/>
                  <w:i w:val="0"/>
                  <w:iCs w:val="0"/>
                  <w:color w:val="000000"/>
                  <w:sz w:val="16"/>
                  <w:szCs w:val="16"/>
                </w:rPr>
                <w:t>.org</w:t>
              </w:r>
            </w:ins>
            <w:r w:rsidRPr="00AD08FB">
              <w:rPr>
                <w:rFonts w:ascii="Courier New" w:hAnsi="Courier New" w:cs="Courier New"/>
                <w:i w:val="0"/>
                <w:iCs w:val="0"/>
                <w:color w:val="000000"/>
                <w:sz w:val="16"/>
                <w:szCs w:val="16"/>
              </w:rPr>
              <w:t>/sections/Goals&gt;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codeSystem="2.16.840.1.113883.6.1" codeSystemName="LOINC" displayName="Goals"/&gt;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 Goal Type&lt;/th&gt;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&lt;th&gt;Goal&lt;/th&gt;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&lt;th&gt;Patient-Stated?&lt;/th&gt;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&lt;th&gt;Author&lt;/th&gt;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styleCode="Bold"&gt;Get BP to normal (i.e. 120/80)&lt;/paragraph&gt;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classCode="OBS" moodCode="GOL"&gt;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nullFlavor="UNK"&gt;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&lt;statusCode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73C3AD5A" w14:textId="0B9C0F8D" w:rsidR="00E752AB" w:rsidRPr="00B455CB" w:rsidRDefault="00E752AB" w:rsidP="00C17F49">
      <w:pPr>
        <w:pStyle w:val="Heading3"/>
      </w:pPr>
      <w:bookmarkStart w:id="2071" w:name="_Social_History_Observation"/>
      <w:bookmarkStart w:id="2072" w:name="_Toc10707520"/>
      <w:bookmarkStart w:id="2073" w:name="_Toc11043653"/>
      <w:bookmarkStart w:id="2074" w:name="_Toc11045633"/>
      <w:bookmarkStart w:id="2075" w:name="_Toc11391302"/>
      <w:bookmarkStart w:id="2076" w:name="_Toc88470797"/>
      <w:bookmarkStart w:id="2077" w:name="_Toc127519188"/>
      <w:bookmarkStart w:id="2078" w:name="_Toc119939871"/>
      <w:bookmarkEnd w:id="2071"/>
      <w:r w:rsidRPr="00B455CB">
        <w:t>Social History</w:t>
      </w:r>
      <w:bookmarkEnd w:id="2072"/>
      <w:bookmarkEnd w:id="2073"/>
      <w:bookmarkEnd w:id="2074"/>
      <w:bookmarkEnd w:id="2075"/>
      <w:bookmarkEnd w:id="2076"/>
      <w:bookmarkEnd w:id="2077"/>
      <w:bookmarkEnd w:id="2078"/>
    </w:p>
    <w:p w14:paraId="34DE45A4" w14:textId="61A88575" w:rsidR="00E752AB" w:rsidRDefault="00E752AB" w:rsidP="00E752AB">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 xml:space="preserve">The Social History Observation Template has been updated to leverage Gravity Value Sets covering </w:t>
      </w:r>
      <w:r>
        <w:rPr>
          <w:rFonts w:cs="Calibri"/>
        </w:rPr>
        <w:lastRenderedPageBreak/>
        <w:t>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DC1072">
        <w:rPr>
          <w:rFonts w:cs="Calibri"/>
        </w:rPr>
        <w:t>6.1.2</w:t>
      </w:r>
      <w:r w:rsidR="000A2553">
        <w:rPr>
          <w:rFonts w:cs="Calibri"/>
        </w:rPr>
        <w:fldChar w:fldCharType="end"/>
      </w:r>
      <w:r w:rsidR="000A2553">
        <w:rPr>
          <w:rFonts w:cs="Calibri"/>
        </w:rPr>
        <w:t xml:space="preserve"> </w:t>
      </w:r>
      <w:r w:rsidR="000A2553" w:rsidRPr="00B455CB">
        <w:rPr>
          <w:rFonts w:cs="Calibri"/>
        </w:rPr>
        <w:fldChar w:fldCharType="begin"/>
      </w:r>
      <w:r w:rsidR="000A2553" w:rsidRPr="00B455CB">
        <w:rPr>
          <w:rFonts w:cs="Calibri"/>
        </w:rPr>
        <w:instrText xml:space="preserve"> REF _Ref88487494 \h </w:instrText>
      </w:r>
      <w:r w:rsidR="00B455CB">
        <w:rPr>
          <w:rFonts w:cs="Calibri"/>
        </w:rPr>
        <w:instrText xml:space="preserve"> \* MERGEFORMAT </w:instrText>
      </w:r>
      <w:r w:rsidR="000A2553" w:rsidRPr="00B455CB">
        <w:rPr>
          <w:rFonts w:cs="Calibri"/>
        </w:rPr>
      </w:r>
      <w:r w:rsidR="000A2553" w:rsidRPr="00B455CB">
        <w:rPr>
          <w:rFonts w:cs="Calibri"/>
        </w:rPr>
        <w:fldChar w:fldCharType="separate"/>
      </w:r>
      <w:r w:rsidR="00DC1072" w:rsidRPr="00A61A3F">
        <w:t>Social Determinant of Health Vocabulary Design Notes</w:t>
      </w:r>
      <w:r w:rsidR="000A2553" w:rsidRPr="00B455CB">
        <w:rPr>
          <w:rFonts w:cs="Calibri"/>
        </w:rPr>
        <w:fldChar w:fldCharType="end"/>
      </w:r>
      <w:r w:rsidRPr="00B455CB">
        <w:rPr>
          <w:rFonts w:cs="Calibri"/>
        </w:rPr>
        <w:t>.</w:t>
      </w:r>
      <w:r>
        <w:rPr>
          <w:rFonts w:cs="Calibri"/>
        </w:rPr>
        <w:t xml:space="preserve"> In addition, a new Sexual Orientation Observation Template </w:t>
      </w:r>
      <w:r w:rsidRPr="00F8428C">
        <w:rPr>
          <w:rFonts w:cs="Calibri"/>
        </w:rPr>
        <w:t>2.16.840.1.113883.10.20.22.4.501:2022-06-0</w:t>
      </w:r>
      <w:r>
        <w:rPr>
          <w:rFonts w:cs="Calibri"/>
        </w:rPr>
        <w:t>1 was developed for this USCDI V2 ballot update.</w:t>
      </w:r>
    </w:p>
    <w:p w14:paraId="4E226671" w14:textId="05322FEA" w:rsidR="00E752AB" w:rsidRDefault="00E752AB" w:rsidP="00E752AB">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r:id="rId60" w:history="1">
        <w:r w:rsidRPr="00820406">
          <w:rPr>
            <w:rStyle w:val="Hyperlink"/>
            <w:rFonts w:cs="Calibri"/>
          </w:rPr>
          <w:t>Social Determinants of Health Conditions Value Set</w:t>
        </w:r>
      </w:hyperlink>
      <w:r>
        <w:rPr>
          <w:rFonts w:cs="Calibri"/>
        </w:rPr>
        <w:t xml:space="preserve"> or in a specific template.</w:t>
      </w:r>
    </w:p>
    <w:p w14:paraId="18C0C9EE" w14:textId="6894A411" w:rsidR="00E752AB" w:rsidRPr="00D14360" w:rsidRDefault="00E3650F" w:rsidP="00E752AB">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E752AB" w:rsidRPr="00C64922" w14:paraId="0D2D5AFA" w14:textId="77777777" w:rsidTr="004E29C8">
        <w:trPr>
          <w:trHeight w:val="576"/>
        </w:trPr>
        <w:tc>
          <w:tcPr>
            <w:tcW w:w="683" w:type="dxa"/>
            <w:tcBorders>
              <w:right w:val="nil"/>
            </w:tcBorders>
            <w:shd w:val="clear" w:color="auto" w:fill="C6D9F1"/>
          </w:tcPr>
          <w:p w14:paraId="370F70E0" w14:textId="77777777" w:rsidR="00E752AB" w:rsidRPr="00C64922" w:rsidRDefault="00E752AB" w:rsidP="000A2553">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66A0ACD" w14:textId="77777777" w:rsidR="00E752AB" w:rsidRPr="007770C6" w:rsidRDefault="00E752AB" w:rsidP="000A2553">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14:paraId="2007F001" w14:textId="77777777" w:rsidR="00E752AB" w:rsidRPr="00D14360" w:rsidRDefault="00E752AB" w:rsidP="00E752AB">
      <w:pPr>
        <w:spacing w:after="120"/>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E752AB" w:rsidRPr="00C64922" w14:paraId="0F1EFEDE" w14:textId="77777777" w:rsidTr="004E29C8">
        <w:trPr>
          <w:cantSplit/>
          <w:tblHeader/>
        </w:trPr>
        <w:tc>
          <w:tcPr>
            <w:tcW w:w="2613" w:type="dxa"/>
            <w:tcBorders>
              <w:bottom w:val="nil"/>
              <w:right w:val="nil"/>
            </w:tcBorders>
            <w:shd w:val="clear" w:color="auto" w:fill="4F81BD"/>
          </w:tcPr>
          <w:p w14:paraId="6B8F1F44" w14:textId="77777777" w:rsidR="00E752AB" w:rsidRPr="00D14360" w:rsidRDefault="00E752AB" w:rsidP="000A2553">
            <w:pPr>
              <w:rPr>
                <w:rFonts w:cs="Calibri"/>
                <w:b/>
                <w:bCs/>
                <w:color w:val="FFFFFF"/>
              </w:rPr>
            </w:pPr>
            <w:r w:rsidRPr="00D14360">
              <w:rPr>
                <w:rFonts w:cs="Calibri"/>
                <w:b/>
                <w:bCs/>
                <w:color w:val="FFFFFF"/>
              </w:rPr>
              <w:t>Entry Template</w:t>
            </w:r>
          </w:p>
        </w:tc>
        <w:tc>
          <w:tcPr>
            <w:tcW w:w="6742" w:type="dxa"/>
            <w:shd w:val="clear" w:color="auto" w:fill="4F81BD"/>
          </w:tcPr>
          <w:p w14:paraId="6CAF69CA" w14:textId="77777777" w:rsidR="00E752AB" w:rsidRPr="00D14360" w:rsidRDefault="00E752AB" w:rsidP="000A2553">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14:paraId="207A4E6A" w14:textId="77777777" w:rsidR="00E752AB" w:rsidRPr="00D14360" w:rsidRDefault="00E752AB" w:rsidP="000A2553">
            <w:pPr>
              <w:rPr>
                <w:rFonts w:cs="Calibri"/>
                <w:bCs/>
                <w:color w:val="FFFFFF"/>
              </w:rPr>
            </w:pPr>
            <w:r w:rsidRPr="00D14360">
              <w:rPr>
                <w:rFonts w:cs="Calibri"/>
                <w:bCs/>
                <w:color w:val="FFFFFF"/>
                <w:sz w:val="18"/>
              </w:rPr>
              <w:t>[observation: identifier urn:hl7ii:2.16.840.1.113883.10.20.22.4.38:20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00E752AB" w:rsidRPr="00C64922" w14:paraId="59F7AA9E" w14:textId="77777777" w:rsidTr="004E29C8">
        <w:trPr>
          <w:cantSplit/>
          <w:trHeight w:val="260"/>
        </w:trPr>
        <w:tc>
          <w:tcPr>
            <w:tcW w:w="2613" w:type="dxa"/>
            <w:tcBorders>
              <w:top w:val="single" w:sz="4" w:space="0" w:color="4F81BD"/>
              <w:bottom w:val="single" w:sz="4" w:space="0" w:color="4F81BD"/>
              <w:right w:val="nil"/>
            </w:tcBorders>
            <w:shd w:val="clear" w:color="auto" w:fill="FFFFFF"/>
          </w:tcPr>
          <w:p w14:paraId="332453A1" w14:textId="77777777" w:rsidR="00E752AB" w:rsidRPr="00D14360" w:rsidRDefault="00E752AB" w:rsidP="000A2553">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13A91E2F"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HL7 C-CDA R2.1 </w:t>
            </w:r>
          </w:p>
        </w:tc>
      </w:tr>
      <w:tr w:rsidR="00E752AB" w:rsidRPr="00C64922" w14:paraId="57EDFAC7" w14:textId="77777777" w:rsidTr="004E29C8">
        <w:trPr>
          <w:cantSplit/>
          <w:trHeight w:val="800"/>
        </w:trPr>
        <w:tc>
          <w:tcPr>
            <w:tcW w:w="2613" w:type="dxa"/>
            <w:tcBorders>
              <w:right w:val="nil"/>
            </w:tcBorders>
            <w:shd w:val="clear" w:color="auto" w:fill="FFFFFF"/>
          </w:tcPr>
          <w:p w14:paraId="0D595C6C" w14:textId="77777777" w:rsidR="00E752AB" w:rsidRPr="00D14360" w:rsidRDefault="00E752AB" w:rsidP="000A2553">
            <w:pPr>
              <w:rPr>
                <w:rFonts w:cs="Calibri"/>
                <w:b/>
                <w:bCs/>
              </w:rPr>
            </w:pPr>
            <w:r w:rsidRPr="00D14360">
              <w:rPr>
                <w:rFonts w:cs="Calibri"/>
                <w:b/>
                <w:bCs/>
              </w:rPr>
              <w:t>Purpose</w:t>
            </w:r>
          </w:p>
        </w:tc>
        <w:tc>
          <w:tcPr>
            <w:tcW w:w="6742" w:type="dxa"/>
            <w:shd w:val="clear" w:color="auto" w:fill="auto"/>
          </w:tcPr>
          <w:p w14:paraId="383B59BA" w14:textId="77777777" w:rsidR="00E752AB" w:rsidRPr="00D14360" w:rsidRDefault="00E752AB" w:rsidP="000A2553">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E752AB" w:rsidRPr="00C64922" w14:paraId="427DE6BE" w14:textId="77777777" w:rsidTr="004E29C8">
        <w:trPr>
          <w:cantSplit/>
          <w:trHeight w:val="1340"/>
        </w:trPr>
        <w:tc>
          <w:tcPr>
            <w:tcW w:w="2613" w:type="dxa"/>
            <w:tcBorders>
              <w:top w:val="single" w:sz="4" w:space="0" w:color="4F81BD"/>
              <w:bottom w:val="single" w:sz="4" w:space="0" w:color="4F81BD"/>
              <w:right w:val="nil"/>
            </w:tcBorders>
            <w:shd w:val="clear" w:color="auto" w:fill="FFFFFF"/>
          </w:tcPr>
          <w:p w14:paraId="5FBA85B3" w14:textId="77777777" w:rsidR="00E752AB" w:rsidRPr="00D14360" w:rsidRDefault="00E752AB" w:rsidP="000A2553">
            <w:pPr>
              <w:rPr>
                <w:rFonts w:cs="Calibri"/>
                <w:b/>
                <w:bCs/>
              </w:rPr>
            </w:pPr>
            <w:r w:rsidRPr="00D14360">
              <w:rPr>
                <w:rFonts w:cs="Calibri"/>
                <w:b/>
                <w:bCs/>
              </w:rPr>
              <w:t>ActStatus</w:t>
            </w:r>
          </w:p>
        </w:tc>
        <w:tc>
          <w:tcPr>
            <w:tcW w:w="6742" w:type="dxa"/>
            <w:tcBorders>
              <w:top w:val="single" w:sz="4" w:space="0" w:color="4F81BD"/>
              <w:bottom w:val="single" w:sz="4" w:space="0" w:color="4F81BD"/>
            </w:tcBorders>
            <w:shd w:val="clear" w:color="auto" w:fill="auto"/>
          </w:tcPr>
          <w:p w14:paraId="11A802F7"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This is a discrete observation that has been made in order for it to be documented. Therefore, it always has a statusCode of “completed.”</w:t>
            </w:r>
          </w:p>
          <w:p w14:paraId="75867686"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This template does not include specific guidance about the meaning of the effectiveTime element. As an observation, the effectiveTime is the time at which the observation holds true for the patient.</w:t>
            </w:r>
          </w:p>
        </w:tc>
      </w:tr>
      <w:tr w:rsidR="00E752AB" w:rsidRPr="00C64922" w14:paraId="28A5330F" w14:textId="77777777" w:rsidTr="004E29C8">
        <w:trPr>
          <w:cantSplit/>
          <w:trHeight w:val="350"/>
        </w:trPr>
        <w:tc>
          <w:tcPr>
            <w:tcW w:w="2613" w:type="dxa"/>
            <w:tcBorders>
              <w:top w:val="single" w:sz="4" w:space="0" w:color="4F81BD"/>
              <w:bottom w:val="single" w:sz="4" w:space="0" w:color="4472C4" w:themeColor="accent1"/>
              <w:right w:val="nil"/>
            </w:tcBorders>
            <w:shd w:val="clear" w:color="auto" w:fill="FFFFFF"/>
          </w:tcPr>
          <w:p w14:paraId="7309EECC" w14:textId="77777777" w:rsidR="00E752AB" w:rsidRPr="00D14360" w:rsidRDefault="00E752AB" w:rsidP="000A2553">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5F1AF7E7" w14:textId="77777777" w:rsidR="00E752AB" w:rsidRPr="00D14360" w:rsidRDefault="00E752AB" w:rsidP="000A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00E752AB" w:rsidRPr="00C64922" w14:paraId="2C260A34" w14:textId="77777777" w:rsidTr="004E29C8">
        <w:trPr>
          <w:cantSplit/>
        </w:trPr>
        <w:tc>
          <w:tcPr>
            <w:tcW w:w="2613" w:type="dxa"/>
            <w:tcBorders>
              <w:top w:val="single" w:sz="4" w:space="0" w:color="4472C4" w:themeColor="accent1"/>
              <w:bottom w:val="single" w:sz="4" w:space="0" w:color="4472C4"/>
              <w:right w:val="nil"/>
            </w:tcBorders>
            <w:shd w:val="clear" w:color="auto" w:fill="FFFFFF"/>
          </w:tcPr>
          <w:p w14:paraId="64A48DA1" w14:textId="77777777" w:rsidR="00E752AB" w:rsidRPr="00D14360" w:rsidRDefault="00E752AB" w:rsidP="000A2553">
            <w:pPr>
              <w:rPr>
                <w:rFonts w:cs="Calibri"/>
                <w:b/>
                <w:bCs/>
              </w:rPr>
            </w:pPr>
            <w:r w:rsidRPr="00D14360">
              <w:rPr>
                <w:rFonts w:cs="Calibri"/>
                <w:b/>
                <w:bCs/>
              </w:rPr>
              <w:t>Other Considerations</w:t>
            </w:r>
          </w:p>
        </w:tc>
        <w:tc>
          <w:tcPr>
            <w:tcW w:w="6742" w:type="dxa"/>
            <w:tcBorders>
              <w:top w:val="single" w:sz="4" w:space="0" w:color="4472C4" w:themeColor="accent1"/>
              <w:bottom w:val="single" w:sz="4" w:space="0" w:color="4472C4"/>
            </w:tcBorders>
            <w:shd w:val="clear" w:color="auto" w:fill="auto"/>
          </w:tcPr>
          <w:p w14:paraId="17DA48C2" w14:textId="77777777" w:rsidR="00E752AB" w:rsidRPr="00D14360" w:rsidRDefault="00E752AB" w:rsidP="000A2553">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00E752AB" w:rsidRPr="00C64922" w14:paraId="404F9DCF" w14:textId="77777777" w:rsidTr="004E29C8">
        <w:trPr>
          <w:cantSplit/>
          <w:trHeight w:val="359"/>
        </w:trPr>
        <w:tc>
          <w:tcPr>
            <w:tcW w:w="2613" w:type="dxa"/>
            <w:tcBorders>
              <w:top w:val="single" w:sz="4" w:space="0" w:color="4472C4"/>
              <w:bottom w:val="single" w:sz="4" w:space="0" w:color="4472C4"/>
              <w:right w:val="nil"/>
            </w:tcBorders>
            <w:shd w:val="clear" w:color="auto" w:fill="FFFFFF"/>
          </w:tcPr>
          <w:p w14:paraId="4A622A8E" w14:textId="77777777" w:rsidR="00E752AB" w:rsidRPr="00D14360" w:rsidRDefault="00E752AB" w:rsidP="000A2553">
            <w:pPr>
              <w:rPr>
                <w:rFonts w:cs="Calibri"/>
                <w:b/>
                <w:bCs/>
              </w:rPr>
            </w:pPr>
            <w:r w:rsidRPr="00D14360">
              <w:rPr>
                <w:rFonts w:cs="Calibri"/>
                <w:b/>
                <w:bCs/>
              </w:rPr>
              <w:t>Example</w:t>
            </w:r>
          </w:p>
        </w:tc>
        <w:tc>
          <w:tcPr>
            <w:tcW w:w="6742" w:type="dxa"/>
            <w:tcBorders>
              <w:top w:val="single" w:sz="4" w:space="0" w:color="4472C4"/>
              <w:bottom w:val="single" w:sz="4" w:space="0" w:color="4472C4"/>
            </w:tcBorders>
            <w:shd w:val="clear" w:color="auto" w:fill="auto"/>
          </w:tcPr>
          <w:p w14:paraId="3307763C" w14:textId="2CE0B980" w:rsidR="00E752AB" w:rsidRPr="0083506C" w:rsidRDefault="001949DC" w:rsidP="000A2553">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14:paraId="48E0C234" w14:textId="423F60C2" w:rsidR="00CB0404" w:rsidRPr="00D57DB3" w:rsidRDefault="00E752AB" w:rsidP="00D57DB3">
      <w:pPr>
        <w:pStyle w:val="Caption"/>
        <w:spacing w:after="0"/>
      </w:pPr>
      <w:r>
        <w:t xml:space="preserve">  </w:t>
      </w:r>
      <w:bookmarkStart w:id="2079" w:name="_Toc88205830"/>
      <w:bookmarkStart w:id="2080" w:name="_Toc118898840"/>
      <w:bookmarkStart w:id="2081" w:name="_Toc127519359"/>
      <w:bookmarkStart w:id="2082" w:name="_Toc119940043"/>
      <w:r w:rsidRPr="00C64922">
        <w:t xml:space="preserve">Table </w:t>
      </w:r>
      <w:r w:rsidR="008B59D0">
        <w:fldChar w:fldCharType="begin"/>
      </w:r>
      <w:r w:rsidR="008B59D0">
        <w:instrText xml:space="preserve"> SEQ Table \* ARABIC </w:instrText>
      </w:r>
      <w:r w:rsidR="008B59D0">
        <w:fldChar w:fldCharType="separate"/>
      </w:r>
      <w:del w:id="2083" w:author="Ballot Reconciliation" w:date="2023-03-09T09:31:00Z">
        <w:r w:rsidR="00F10C7C">
          <w:rPr>
            <w:noProof/>
          </w:rPr>
          <w:delText>54</w:delText>
        </w:r>
      </w:del>
      <w:ins w:id="2084" w:author="Ballot Reconciliation" w:date="2023-03-09T09:31:00Z">
        <w:r w:rsidR="00DC1072">
          <w:rPr>
            <w:noProof/>
          </w:rPr>
          <w:t>53</w:t>
        </w:r>
      </w:ins>
      <w:r w:rsidR="008B59D0">
        <w:rPr>
          <w:noProof/>
        </w:rPr>
        <w:fldChar w:fldCharType="end"/>
      </w:r>
      <w:r w:rsidRPr="00C64922">
        <w:t>: Entry Template</w:t>
      </w:r>
      <w:bookmarkEnd w:id="2079"/>
      <w:bookmarkEnd w:id="2080"/>
      <w:bookmarkEnd w:id="2081"/>
      <w:bookmarkEnd w:id="2082"/>
    </w:p>
    <w:p w14:paraId="688E933A" w14:textId="77777777" w:rsidR="00E752AB" w:rsidRDefault="00E752AB" w:rsidP="00E752AB">
      <w:pPr>
        <w:rPr>
          <w:rFonts w:cs="Calibri"/>
        </w:rPr>
      </w:pPr>
      <w:r w:rsidRPr="00D14360">
        <w:rPr>
          <w:rFonts w:cs="Calibri"/>
        </w:rPr>
        <w:t xml:space="preserve"> </w:t>
      </w:r>
    </w:p>
    <w:p w14:paraId="40B3143A" w14:textId="77777777" w:rsidR="00E752AB" w:rsidRPr="00D14360" w:rsidRDefault="00E752AB" w:rsidP="00E752AB">
      <w:pPr>
        <w:rPr>
          <w:rFonts w:cs="Calibri"/>
        </w:rPr>
      </w:pPr>
    </w:p>
    <w:p w14:paraId="54C2AAA7" w14:textId="23E970A9" w:rsidR="00DA11D0" w:rsidRPr="00DA11D0" w:rsidRDefault="00E752AB" w:rsidP="00F10C7C">
      <w:pPr>
        <w:pStyle w:val="Caption"/>
        <w:keepNext/>
        <w:spacing w:after="0"/>
      </w:pPr>
      <w:bookmarkStart w:id="2085" w:name="_Ref21846888"/>
      <w:bookmarkStart w:id="2086" w:name="Example28SocialHistoryObservation"/>
      <w:r>
        <w:t xml:space="preserve">  </w:t>
      </w:r>
      <w:bookmarkStart w:id="2087" w:name="_Toc118898770"/>
      <w:bookmarkStart w:id="2088" w:name="_Toc127519289"/>
      <w:bookmarkStart w:id="2089" w:name="_Toc119939972"/>
      <w:r w:rsidRPr="00BA5010">
        <w:t xml:space="preserve">Example </w:t>
      </w:r>
      <w:r w:rsidR="008B59D0">
        <w:fldChar w:fldCharType="begin"/>
      </w:r>
      <w:r w:rsidR="008B59D0">
        <w:instrText xml:space="preserve"> SEQ Example \* ARABIC </w:instrText>
      </w:r>
      <w:r w:rsidR="008B59D0">
        <w:fldChar w:fldCharType="separate"/>
      </w:r>
      <w:r w:rsidR="00DC1072">
        <w:rPr>
          <w:noProof/>
        </w:rPr>
        <w:t>49</w:t>
      </w:r>
      <w:r w:rsidR="008B59D0">
        <w:rPr>
          <w:noProof/>
        </w:rPr>
        <w:fldChar w:fldCharType="end"/>
      </w:r>
      <w:r w:rsidRPr="00BA5010">
        <w:t xml:space="preserve">: Social History Observation </w:t>
      </w:r>
      <w:r w:rsidR="00CF5999" w:rsidRPr="00BA5010">
        <w:t xml:space="preserve">- </w:t>
      </w:r>
      <w:r w:rsidRPr="00BA5010">
        <w:t>Lead-Based Paint in the Home</w:t>
      </w:r>
      <w:bookmarkEnd w:id="2085"/>
      <w:bookmarkEnd w:id="2087"/>
      <w:bookmarkEnd w:id="2088"/>
      <w:bookmarkEnd w:id="20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752AB" w14:paraId="1574A1A3" w14:textId="77777777" w:rsidTr="004E29C8">
        <w:tc>
          <w:tcPr>
            <w:tcW w:w="9350" w:type="dxa"/>
            <w:shd w:val="clear" w:color="auto" w:fill="auto"/>
          </w:tcPr>
          <w:bookmarkEnd w:id="2086"/>
          <w:p w14:paraId="12BDF3BE"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1C3C7A0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&lt;templateId root="2.16.840.1.113883.10.20.22.2.17"/&gt;</w:t>
            </w:r>
            <w:r w:rsidRPr="00D14360">
              <w:rPr>
                <w:rFonts w:ascii="Courier New" w:hAnsi="Courier New" w:cs="Courier New"/>
                <w:color w:val="000000"/>
                <w:sz w:val="16"/>
                <w:szCs w:val="16"/>
                <w:highlight w:val="white"/>
              </w:rPr>
              <w:br/>
              <w:t xml:space="preserve">  &lt;templateId root="2.16.840.1.113883.10.20.22.2.17" extension="2015-08-01"/&gt;</w:t>
            </w:r>
            <w:r w:rsidRPr="00D14360">
              <w:rPr>
                <w:rFonts w:ascii="Courier New" w:hAnsi="Courier New" w:cs="Courier New"/>
                <w:color w:val="000000"/>
                <w:sz w:val="16"/>
                <w:szCs w:val="16"/>
                <w:highlight w:val="white"/>
              </w:rPr>
              <w:br/>
              <w:t xml:space="preserve">  &lt;code code="29762-2" codeSystem="2.16.840.1.113883.6.1" codeSystemName="LOINC"</w:t>
            </w:r>
            <w:r w:rsidRPr="00D14360">
              <w:rPr>
                <w:rFonts w:ascii="Courier New" w:hAnsi="Courier New" w:cs="Courier New"/>
                <w:color w:val="000000"/>
                <w:sz w:val="16"/>
                <w:szCs w:val="16"/>
                <w:highlight w:val="white"/>
              </w:rPr>
              <w:br/>
              <w:t xml:space="preserve">      displayName="Social history"/&gt;</w:t>
            </w:r>
            <w:r w:rsidRPr="00D14360">
              <w:rPr>
                <w:rFonts w:ascii="Courier New" w:hAnsi="Courier New" w:cs="Courier New"/>
                <w:color w:val="000000"/>
                <w:sz w:val="16"/>
                <w:szCs w:val="16"/>
                <w:highlight w:val="white"/>
              </w:rPr>
              <w:br/>
              <w:t xml:space="preserve">  &lt;title&gt;Social History&lt;/title&gt;</w:t>
            </w:r>
          </w:p>
          <w:p w14:paraId="5721DBEB"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t xml:space="preserve">      &lt;table&gt;</w:t>
            </w:r>
          </w:p>
          <w:p w14:paraId="48FEB8D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&lt;thead&gt;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&lt;th&gt;Information Type&lt;/th&gt;</w:t>
            </w:r>
            <w:r w:rsidRPr="00D14360">
              <w:rPr>
                <w:rFonts w:ascii="Courier New" w:hAnsi="Courier New" w:cs="Courier New"/>
                <w:color w:val="000000"/>
                <w:sz w:val="16"/>
                <w:szCs w:val="16"/>
                <w:highlight w:val="white"/>
              </w:rPr>
              <w:br/>
              <w:t xml:space="preserve">                   &lt;th&gt;Date&lt;/th&gt;</w:t>
            </w:r>
            <w:r w:rsidRPr="00D14360">
              <w:rPr>
                <w:rFonts w:ascii="Courier New" w:hAnsi="Courier New" w:cs="Courier New"/>
                <w:color w:val="000000"/>
                <w:sz w:val="16"/>
                <w:szCs w:val="16"/>
                <w:highlight w:val="white"/>
              </w:rPr>
              <w:br/>
              <w:t xml:space="preserve">                   &lt;th&gt;Relevant Information&lt;/th&gt;</w:t>
            </w:r>
            <w:r w:rsidRPr="00D14360">
              <w:rPr>
                <w:rFonts w:ascii="Courier New" w:hAnsi="Courier New" w:cs="Courier New"/>
                <w:color w:val="000000"/>
                <w:sz w:val="16"/>
                <w:szCs w:val="16"/>
                <w:highlight w:val="white"/>
              </w:rPr>
              <w:br/>
              <w:t xml:space="preserve">                   &lt;th&gt;Documented By&lt;/th&gt;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&lt;/thead&gt;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lastRenderedPageBreak/>
              <w:t xml:space="preserve">        &lt;tbody&gt;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14:paraId="53B8796E" w14:textId="77777777" w:rsidR="00F54C9A" w:rsidRDefault="00E752AB" w:rsidP="000A2553">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t xml:space="preserve">              &lt;tr ID="SocialHistory_3"&gt;</w:t>
            </w:r>
            <w:r w:rsidRPr="00D14360">
              <w:rPr>
                <w:rFonts w:ascii="Courier New" w:hAnsi="Courier New" w:cs="Courier New"/>
                <w:color w:val="000000"/>
                <w:sz w:val="16"/>
                <w:szCs w:val="16"/>
                <w:highlight w:val="white"/>
              </w:rPr>
              <w:b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t xml:space="preserve">                 &lt;td&gt;&lt;content&gt;(04/12/2016)&lt;/content&gt;&lt;/td&gt;</w:t>
            </w:r>
            <w:r w:rsidRPr="00D14360">
              <w:rPr>
                <w:rFonts w:ascii="Courier New" w:hAnsi="Courier New" w:cs="Courier New"/>
                <w:color w:val="000000"/>
                <w:sz w:val="16"/>
                <w:szCs w:val="16"/>
                <w:highlight w:val="white"/>
              </w:rPr>
              <w:br/>
              <w:t xml:space="preserve">                 &lt;td&gt;&lt;content ID="SH3_SO"&gt; </w:t>
            </w:r>
            <w:r w:rsidRPr="003C16CF">
              <w:rPr>
                <w:rFonts w:ascii="Courier New" w:hAnsi="Courier New" w:cs="Courier New"/>
                <w:color w:val="000000"/>
                <w:sz w:val="16"/>
                <w:szCs w:val="16"/>
              </w:rPr>
              <w:t>Presence of lead-based paint (finding)</w:t>
            </w:r>
          </w:p>
          <w:p w14:paraId="6F3F13A2" w14:textId="77777777" w:rsidR="00F54C9A" w:rsidRDefault="00F54C9A" w:rsidP="000A2553">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00E752AB" w:rsidRPr="003C16CF">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00E752AB" w:rsidRPr="00D14360">
              <w:rPr>
                <w:rFonts w:ascii="Courier New" w:hAnsi="Courier New" w:cs="Courier New"/>
                <w:color w:val="000000"/>
                <w:sz w:val="16"/>
                <w:szCs w:val="16"/>
                <w:highlight w:val="white"/>
              </w:rPr>
              <w:t>&lt;/content&gt;&lt;/td&gt;</w:t>
            </w:r>
            <w:r w:rsidR="00E752AB" w:rsidRPr="00D14360">
              <w:rPr>
                <w:rFonts w:ascii="Courier New" w:hAnsi="Courier New" w:cs="Courier New"/>
                <w:color w:val="000000"/>
                <w:sz w:val="16"/>
                <w:szCs w:val="16"/>
                <w:highlight w:val="white"/>
              </w:rPr>
              <w:br/>
              <w:t xml:space="preserve">                 &lt;td&gt;&lt;content&gt;M.Smith&lt;/content&gt; &lt;content&gt;(04/12/2016)&lt;/content&gt;&lt;/td&gt;</w:t>
            </w:r>
            <w:r w:rsidR="00E752AB" w:rsidRPr="00D14360">
              <w:rPr>
                <w:rFonts w:ascii="Courier New" w:hAnsi="Courier New" w:cs="Courier New"/>
                <w:color w:val="000000"/>
                <w:sz w:val="16"/>
                <w:szCs w:val="16"/>
                <w:highlight w:val="white"/>
              </w:rPr>
              <w:br/>
              <w:t xml:space="preserve">               &lt;/tr&gt;</w:t>
            </w:r>
            <w:r w:rsidR="00E752AB" w:rsidRPr="00D14360">
              <w:rPr>
                <w:rFonts w:ascii="Courier New" w:hAnsi="Courier New" w:cs="Courier New"/>
                <w:color w:val="000000"/>
                <w:sz w:val="16"/>
                <w:szCs w:val="16"/>
                <w:highlight w:val="white"/>
              </w:rPr>
              <w:br/>
              <w:t xml:space="preserve">        &lt;/tbody&gt;</w:t>
            </w:r>
            <w:r w:rsidR="00E752AB" w:rsidRPr="00D14360">
              <w:rPr>
                <w:rFonts w:ascii="Courier New" w:hAnsi="Courier New" w:cs="Courier New"/>
                <w:color w:val="000000"/>
                <w:sz w:val="16"/>
                <w:szCs w:val="16"/>
                <w:highlight w:val="white"/>
              </w:rPr>
              <w:br/>
              <w:t xml:space="preserve">      &lt;/table&gt;</w:t>
            </w:r>
            <w:r w:rsidR="00E752AB" w:rsidRPr="00D14360">
              <w:rPr>
                <w:rFonts w:ascii="Courier New" w:hAnsi="Courier New" w:cs="Courier New"/>
                <w:color w:val="000000"/>
                <w:sz w:val="16"/>
                <w:szCs w:val="16"/>
                <w:highlight w:val="white"/>
              </w:rPr>
              <w:br/>
              <w:t xml:space="preserve">   &lt;/text&gt;</w:t>
            </w:r>
            <w:r w:rsidR="00E752AB" w:rsidRPr="00D14360">
              <w:rPr>
                <w:rFonts w:ascii="Courier New" w:hAnsi="Courier New" w:cs="Courier New"/>
                <w:color w:val="000000"/>
                <w:sz w:val="16"/>
                <w:szCs w:val="16"/>
                <w:highlight w:val="white"/>
              </w:rPr>
              <w:br/>
              <w:t xml:space="preserve">   &lt;entry&gt;</w:t>
            </w:r>
            <w:r w:rsidR="00E752AB" w:rsidRPr="00D14360">
              <w:rPr>
                <w:rFonts w:ascii="Courier New" w:hAnsi="Courier New" w:cs="Courier New"/>
                <w:color w:val="000000"/>
                <w:sz w:val="16"/>
                <w:szCs w:val="16"/>
                <w:highlight w:val="white"/>
              </w:rPr>
              <w:br/>
              <w:t xml:space="preserve">      &lt;observation classCode="OBS" moodCode="EVN"&gt;</w:t>
            </w:r>
            <w:r w:rsidR="00E752AB" w:rsidRPr="00D14360">
              <w:rPr>
                <w:rFonts w:ascii="Courier New" w:hAnsi="Courier New" w:cs="Courier New"/>
                <w:color w:val="000000"/>
                <w:sz w:val="16"/>
                <w:szCs w:val="16"/>
                <w:highlight w:val="white"/>
              </w:rPr>
              <w:br/>
              <w:t xml:space="preserve">            &lt;templateId root="2.16.840.1.113883.10.20.22.4.38"/&gt;</w:t>
            </w:r>
            <w:r w:rsidR="00E752AB" w:rsidRPr="00D14360">
              <w:rPr>
                <w:rFonts w:ascii="Courier New" w:hAnsi="Courier New" w:cs="Courier New"/>
                <w:color w:val="000000"/>
                <w:sz w:val="16"/>
                <w:szCs w:val="16"/>
                <w:highlight w:val="white"/>
              </w:rPr>
              <w:br/>
              <w:t xml:space="preserve">            &lt;templateId root="2.16.840.1.113883.10.20.22.4.38" extension="2015-08-01"/&gt;</w:t>
            </w:r>
            <w:r w:rsidR="00E752AB" w:rsidRPr="00D14360">
              <w:rPr>
                <w:rFonts w:ascii="Courier New" w:hAnsi="Courier New" w:cs="Courier New"/>
                <w:color w:val="000000"/>
                <w:sz w:val="16"/>
                <w:szCs w:val="16"/>
                <w:highlight w:val="white"/>
              </w:rPr>
              <w:br/>
              <w:t xml:space="preserve">            &lt;id extension="64020-Z9311" root="1.2.840.114350.1.13.6289.1.7.1.1040.1"/&gt;</w:t>
            </w:r>
            <w:r w:rsidR="00E752AB" w:rsidRPr="00D14360">
              <w:rPr>
                <w:rFonts w:ascii="Courier New" w:hAnsi="Courier New" w:cs="Courier New"/>
                <w:color w:val="000000"/>
                <w:sz w:val="16"/>
                <w:szCs w:val="16"/>
                <w:highlight w:val="white"/>
              </w:rPr>
              <w:br/>
              <w:t xml:space="preserve">            &lt;code code="7</w:t>
            </w:r>
            <w:r w:rsidR="00E752AB">
              <w:rPr>
                <w:rFonts w:ascii="Courier New" w:hAnsi="Courier New" w:cs="Courier New"/>
                <w:color w:val="000000"/>
                <w:sz w:val="16"/>
                <w:szCs w:val="16"/>
                <w:highlight w:val="white"/>
              </w:rPr>
              <w:t>5274-1</w:t>
            </w:r>
            <w:r w:rsidR="00E752AB" w:rsidRPr="00D14360">
              <w:rPr>
                <w:rFonts w:ascii="Courier New" w:hAnsi="Courier New" w:cs="Courier New"/>
                <w:color w:val="000000"/>
                <w:sz w:val="16"/>
                <w:szCs w:val="16"/>
                <w:highlight w:val="white"/>
              </w:rPr>
              <w:t>" codeSystem="2.16.840.1.113883.6.1"</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codeSystemName="LOINC" displayName="</w:t>
            </w:r>
            <w:r w:rsidR="00E752AB" w:rsidRPr="006D76EB">
              <w:rPr>
                <w:rFonts w:ascii="Courier New" w:hAnsi="Courier New" w:cs="Courier New"/>
                <w:color w:val="000000"/>
                <w:sz w:val="16"/>
                <w:szCs w:val="16"/>
              </w:rPr>
              <w:t>Characteristics of residence</w:t>
            </w:r>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&lt;text&gt;&lt;reference value="#SocialHistory_3"&gt;&lt;/reference&gt;&lt;/text&gt;</w:t>
            </w:r>
            <w:r w:rsidR="00E752AB" w:rsidRPr="00D14360">
              <w:rPr>
                <w:rFonts w:ascii="Courier New" w:hAnsi="Courier New" w:cs="Courier New"/>
                <w:color w:val="000000"/>
                <w:sz w:val="16"/>
                <w:szCs w:val="16"/>
                <w:highlight w:val="white"/>
              </w:rPr>
              <w:br/>
              <w:t xml:space="preserve">            &lt;statusCode code="completed"/&gt; </w:t>
            </w:r>
            <w:r w:rsidR="00E752AB" w:rsidRPr="00D14360">
              <w:rPr>
                <w:rFonts w:ascii="Courier New" w:hAnsi="Courier New" w:cs="Courier New"/>
                <w:color w:val="000000"/>
                <w:sz w:val="16"/>
                <w:szCs w:val="16"/>
                <w:highlight w:val="white"/>
              </w:rPr>
              <w:br/>
              <w:t xml:space="preserve">           &lt;effectiveTime value="20160412"/&gt;</w:t>
            </w:r>
            <w:r w:rsidR="00E752AB" w:rsidRPr="00D14360">
              <w:rPr>
                <w:rFonts w:ascii="Courier New" w:hAnsi="Courier New" w:cs="Courier New"/>
                <w:color w:val="000000"/>
                <w:sz w:val="16"/>
                <w:szCs w:val="16"/>
                <w:highlight w:val="white"/>
              </w:rPr>
              <w:br/>
              <w:t xml:space="preserve">           &lt;value xsi:type="CD" code="</w:t>
            </w:r>
            <w:r w:rsidR="00E752AB" w:rsidRPr="00913752">
              <w:rPr>
                <w:rFonts w:ascii="Courier New" w:hAnsi="Courier New" w:cs="Courier New"/>
                <w:color w:val="000000"/>
                <w:sz w:val="16"/>
                <w:szCs w:val="16"/>
              </w:rPr>
              <w:t xml:space="preserve">425203001 </w:t>
            </w:r>
            <w:r w:rsidR="00E752AB" w:rsidRPr="00D14360">
              <w:rPr>
                <w:rFonts w:ascii="Courier New" w:hAnsi="Courier New" w:cs="Courier New"/>
                <w:color w:val="000000"/>
                <w:sz w:val="16"/>
                <w:szCs w:val="16"/>
                <w:highlight w:val="white"/>
              </w:rPr>
              <w:t>" displayName="</w:t>
            </w:r>
            <w:r w:rsidR="00E752AB" w:rsidRPr="00890A23">
              <w:rPr>
                <w:rFonts w:ascii="Courier New" w:hAnsi="Courier New" w:cs="Courier New"/>
                <w:color w:val="000000"/>
                <w:sz w:val="16"/>
                <w:szCs w:val="16"/>
              </w:rPr>
              <w:t>Presence of lead-based paint</w:t>
            </w:r>
          </w:p>
          <w:p w14:paraId="6F06BEBD" w14:textId="568DBFF1" w:rsidR="00E752AB" w:rsidRPr="00D14360" w:rsidRDefault="00F54C9A" w:rsidP="000A2553">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00E752AB" w:rsidRPr="00890A23">
              <w:rPr>
                <w:rFonts w:ascii="Courier New" w:hAnsi="Courier New" w:cs="Courier New"/>
                <w:color w:val="000000"/>
                <w:sz w:val="16"/>
                <w:szCs w:val="16"/>
              </w:rPr>
              <w:t xml:space="preserve"> (finding)</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codeSystem="2.16.840.1.113883.6.96" codeSystemName="SNOMEDCT"&gt;</w:t>
            </w:r>
            <w:r w:rsidR="00E752AB" w:rsidRPr="00D14360">
              <w:rPr>
                <w:rFonts w:ascii="Courier New" w:hAnsi="Courier New" w:cs="Courier New"/>
                <w:color w:val="000000"/>
                <w:sz w:val="16"/>
                <w:szCs w:val="16"/>
                <w:highlight w:val="white"/>
              </w:rPr>
              <w:br/>
              <w:t xml:space="preserve">      </w:t>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r>
            <w:r w:rsidR="00E752AB" w:rsidRPr="00D14360">
              <w:rPr>
                <w:rFonts w:ascii="Courier New" w:hAnsi="Courier New" w:cs="Courier New"/>
                <w:color w:val="000000"/>
                <w:sz w:val="16"/>
                <w:szCs w:val="16"/>
                <w:highlight w:val="white"/>
              </w:rPr>
              <w:tab/>
              <w:t xml:space="preserve">   &lt;reference value="#SH3_SO"&gt;&lt;/reference&gt;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t xml:space="preserve">            &lt;/value&gt;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&lt;time value="20160412"/&gt;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&lt;id extension="10.1" root="1.2.840.114350.1.1"/&gt;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&lt;/observation&gt;</w:t>
            </w:r>
          </w:p>
          <w:p w14:paraId="70D04B4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14:paraId="01E59F8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14:paraId="61255CFF"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716D9EDE" w14:textId="77777777" w:rsidR="00E752AB" w:rsidRPr="00D14360" w:rsidRDefault="00E752AB" w:rsidP="000A2553">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54417AE2" w:rsidR="007D3708" w:rsidRDefault="007D3708" w:rsidP="004E29C8">
      <w:pPr>
        <w:pStyle w:val="Heading4"/>
      </w:pPr>
      <w:bookmarkStart w:id="2090" w:name="_7h8k3i2onwfx" w:colFirst="0" w:colLast="0"/>
      <w:bookmarkStart w:id="2091" w:name="_Toc11043654"/>
      <w:bookmarkEnd w:id="2090"/>
      <w:r w:rsidRPr="00C64922">
        <w:t>Smoking Status</w:t>
      </w:r>
      <w:bookmarkEnd w:id="209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6088E0E" w14:textId="77777777" w:rsidTr="004E29C8">
        <w:trPr>
          <w:trHeight w:val="576"/>
        </w:trPr>
        <w:tc>
          <w:tcPr>
            <w:tcW w:w="683" w:type="dxa"/>
            <w:tcBorders>
              <w:right w:val="nil"/>
            </w:tcBorders>
            <w:shd w:val="clear" w:color="auto" w:fill="C6D9F1"/>
          </w:tcPr>
          <w:p w14:paraId="52F15381" w14:textId="77777777" w:rsidR="00CD3D7C" w:rsidRPr="00C64922" w:rsidRDefault="00634398" w:rsidP="001104A1">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1D6717" w14:textId="77777777" w:rsidR="00CD3D7C" w:rsidRPr="007770C6" w:rsidRDefault="00CD3D7C" w:rsidP="001104A1">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00A46C09" w:rsidRPr="007770C6">
              <w:rPr>
                <w:b/>
                <w:sz w:val="20"/>
              </w:rPr>
              <w:t>BP-088</w:t>
            </w:r>
            <w:r w:rsidRPr="007770C6">
              <w:rPr>
                <w:b/>
                <w:sz w:val="20"/>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2954CE" w:rsidRPr="00C64922" w14:paraId="7FF11ADB" w14:textId="77777777" w:rsidTr="004E29C8">
        <w:trPr>
          <w:tblHeader/>
        </w:trPr>
        <w:tc>
          <w:tcPr>
            <w:tcW w:w="2613" w:type="dxa"/>
            <w:tcBorders>
              <w:bottom w:val="nil"/>
              <w:right w:val="nil"/>
            </w:tcBorders>
            <w:shd w:val="clear" w:color="auto" w:fill="4F81BD"/>
          </w:tcPr>
          <w:p w14:paraId="1D39373C" w14:textId="77777777" w:rsidR="00E42FA6" w:rsidRPr="00D14360" w:rsidRDefault="00E42FA6" w:rsidP="00E42FA6">
            <w:pPr>
              <w:rPr>
                <w:rFonts w:cs="Calibri"/>
                <w:b/>
                <w:bCs/>
                <w:color w:val="FFFFFF"/>
              </w:rPr>
            </w:pPr>
            <w:r w:rsidRPr="00D14360">
              <w:rPr>
                <w:rFonts w:cs="Calibri"/>
                <w:b/>
                <w:bCs/>
                <w:color w:val="FFFFFF"/>
              </w:rPr>
              <w:t>Entry Template</w:t>
            </w:r>
          </w:p>
        </w:tc>
        <w:tc>
          <w:tcPr>
            <w:tcW w:w="6742" w:type="dxa"/>
            <w:shd w:val="clear" w:color="auto" w:fill="4F81BD"/>
          </w:tcPr>
          <w:p w14:paraId="3708C021" w14:textId="77777777" w:rsidR="00E42FA6" w:rsidRPr="00D14360" w:rsidRDefault="00E42FA6" w:rsidP="00E42FA6">
            <w:pPr>
              <w:rPr>
                <w:rFonts w:cs="Calibri"/>
                <w:b/>
                <w:iCs/>
                <w:color w:val="FFFFFF"/>
              </w:rPr>
            </w:pPr>
            <w:r w:rsidRPr="00D14360">
              <w:rPr>
                <w:rFonts w:cs="Calibri"/>
                <w:b/>
                <w:iCs/>
                <w:color w:val="FFFFFF"/>
              </w:rPr>
              <w:t>Smoking Status – Meaningful Use (V2)</w:t>
            </w:r>
          </w:p>
          <w:p w14:paraId="65BF88D4"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urn:hl7ii:2.16.840.1.113883.10.20.22.4.78:2014-06-09 (open)]</w:t>
            </w:r>
          </w:p>
        </w:tc>
      </w:tr>
      <w:tr w:rsidR="002954CE" w:rsidRPr="00C64922" w14:paraId="7E58FBE2" w14:textId="77777777" w:rsidTr="004E29C8">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78FDC41C" w14:textId="77777777" w:rsidTr="004E29C8">
        <w:trPr>
          <w:trHeight w:val="620"/>
        </w:trPr>
        <w:tc>
          <w:tcPr>
            <w:tcW w:w="2613" w:type="dxa"/>
            <w:tcBorders>
              <w:right w:val="nil"/>
            </w:tcBorders>
            <w:shd w:val="clear" w:color="auto" w:fill="FFFFFF"/>
          </w:tcPr>
          <w:p w14:paraId="36C40DE7" w14:textId="77777777" w:rsidR="00E42FA6" w:rsidRPr="00D14360" w:rsidRDefault="00E42FA6" w:rsidP="00E42FA6">
            <w:pPr>
              <w:rPr>
                <w:rFonts w:cs="Calibri"/>
                <w:b/>
                <w:bCs/>
              </w:rPr>
            </w:pPr>
            <w:r w:rsidRPr="00D14360">
              <w:rPr>
                <w:rFonts w:cs="Calibri"/>
                <w:b/>
                <w:bCs/>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4E29C8">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rFonts w:cs="Calibri"/>
                <w:b/>
                <w:bCs/>
              </w:rPr>
            </w:pPr>
            <w:r w:rsidRPr="00D14360">
              <w:rPr>
                <w:rFonts w:cs="Calibri"/>
                <w:b/>
                <w:bCs/>
              </w:rPr>
              <w:t>ActStatus</w:t>
            </w:r>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2D7B5C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represents a "snapshot in time" observation. It reflects the patient's smoking status at the time the observation is made. As a result, the effectiveTime is constrained to a time stamp that approximately corresponds with the author/time.</w:t>
            </w:r>
          </w:p>
        </w:tc>
      </w:tr>
      <w:tr w:rsidR="002954CE" w:rsidRPr="00C64922" w14:paraId="3E407003" w14:textId="77777777" w:rsidTr="004E29C8">
        <w:trPr>
          <w:trHeight w:val="359"/>
        </w:trPr>
        <w:tc>
          <w:tcPr>
            <w:tcW w:w="2613" w:type="dxa"/>
            <w:tcBorders>
              <w:top w:val="single" w:sz="4" w:space="0" w:color="4F81BD"/>
              <w:bottom w:val="single" w:sz="4" w:space="0" w:color="4472C4" w:themeColor="accent1"/>
              <w:right w:val="nil"/>
            </w:tcBorders>
            <w:shd w:val="clear" w:color="auto" w:fill="FFFFFF"/>
          </w:tcPr>
          <w:p w14:paraId="53FECE8C" w14:textId="77777777" w:rsidR="00E42FA6" w:rsidRPr="00D14360" w:rsidRDefault="00E42FA6" w:rsidP="00E42FA6">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0B839A98" w14:textId="77777777" w:rsidTr="004E29C8">
        <w:tc>
          <w:tcPr>
            <w:tcW w:w="2613" w:type="dxa"/>
            <w:tcBorders>
              <w:top w:val="single" w:sz="4" w:space="0" w:color="4472C4" w:themeColor="accent1"/>
              <w:bottom w:val="single" w:sz="4" w:space="0" w:color="4472C4"/>
              <w:right w:val="nil"/>
            </w:tcBorders>
            <w:shd w:val="clear" w:color="auto" w:fill="FFFFFF"/>
          </w:tcPr>
          <w:p w14:paraId="43A33FDD" w14:textId="77777777" w:rsidR="00E42FA6" w:rsidRPr="00D14360" w:rsidRDefault="00E42FA6" w:rsidP="00E42FA6">
            <w:pPr>
              <w:rPr>
                <w:rFonts w:cs="Calibri"/>
                <w:b/>
                <w:bCs/>
              </w:rPr>
            </w:pPr>
            <w:r w:rsidRPr="00D14360">
              <w:rPr>
                <w:rFonts w:cs="Calibri"/>
                <w:b/>
                <w:bCs/>
              </w:rPr>
              <w:lastRenderedPageBreak/>
              <w:t>Other Considerations</w:t>
            </w:r>
          </w:p>
        </w:tc>
        <w:tc>
          <w:tcPr>
            <w:tcW w:w="6742" w:type="dxa"/>
            <w:tcBorders>
              <w:top w:val="single" w:sz="4" w:space="0" w:color="4472C4" w:themeColor="accent1"/>
              <w:bottom w:val="single" w:sz="4" w:space="0" w:color="4472C4"/>
            </w:tcBorders>
            <w:shd w:val="clear" w:color="auto" w:fill="auto"/>
          </w:tcPr>
          <w:p w14:paraId="68D5C758" w14:textId="77777777" w:rsidR="00E42FA6" w:rsidRPr="00D14360" w:rsidRDefault="000F4F3F" w:rsidP="00E42FA6">
            <w:pPr>
              <w:rPr>
                <w:rFonts w:ascii="Calibri Light" w:hAnsi="Calibri Light" w:cs="Calibri Light"/>
                <w:szCs w:val="18"/>
              </w:rPr>
            </w:pPr>
            <w:r>
              <w:rPr>
                <w:rFonts w:ascii="Calibri Light" w:hAnsi="Calibri Light" w:cs="Calibri Light"/>
                <w:szCs w:val="18"/>
              </w:rPr>
              <w:t>The 2019 ISA removes</w:t>
            </w:r>
            <w:r w:rsidR="00E42FA6" w:rsidRPr="00D14360">
              <w:rPr>
                <w:rFonts w:ascii="Calibri Light" w:hAnsi="Calibri Light" w:cs="Calibri Light"/>
                <w:szCs w:val="18"/>
              </w:rPr>
              <w:t xml:space="preserve"> the value set requirements expected for this data elements</w:t>
            </w:r>
            <w:r w:rsidR="009B30E1" w:rsidRPr="00D14360">
              <w:rPr>
                <w:rFonts w:ascii="Calibri Light" w:hAnsi="Calibri Light" w:cs="Calibri Light"/>
                <w:szCs w:val="18"/>
              </w:rPr>
              <w:t>.</w:t>
            </w:r>
            <w:r w:rsidR="00E42FA6" w:rsidRPr="00D14360">
              <w:rPr>
                <w:rStyle w:val="FootnoteReference"/>
                <w:rFonts w:ascii="Calibri Light" w:hAnsi="Calibri Light" w:cs="Calibri Light"/>
                <w:szCs w:val="18"/>
              </w:rPr>
              <w:footnoteReference w:id="133"/>
            </w:r>
            <w:r w:rsidR="00E42FA6" w:rsidRPr="00D14360">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00E42FA6" w:rsidRPr="00D14360">
              <w:rPr>
                <w:rFonts w:ascii="Calibri Light" w:hAnsi="Calibri Light" w:cs="Calibri Light"/>
                <w:szCs w:val="18"/>
              </w:rPr>
              <w:t xml:space="preserve">the </w:t>
            </w:r>
            <w:r>
              <w:rPr>
                <w:rFonts w:ascii="Calibri Light" w:hAnsi="Calibri Light" w:cs="Calibri Light"/>
                <w:szCs w:val="18"/>
              </w:rPr>
              <w:t xml:space="preserve">following range </w:t>
            </w:r>
            <w:r w:rsidR="00E42FA6" w:rsidRPr="00D14360">
              <w:rPr>
                <w:rFonts w:ascii="Calibri Light" w:hAnsi="Calibri Light" w:cs="Calibri Light"/>
                <w:szCs w:val="18"/>
              </w:rPr>
              <w:t>of possible answers:</w:t>
            </w:r>
          </w:p>
          <w:p w14:paraId="6C4D5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14:paraId="6E7ED21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14:paraId="124E171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14:paraId="58D9A93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14:paraId="313EBD70"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Smokes tobacco daily</w:t>
            </w:r>
          </w:p>
          <w:p w14:paraId="4EF64C9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14:paraId="59E48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14:paraId="2F8B4F5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14:paraId="0E6F9014" w14:textId="77777777" w:rsidR="000F4F3F" w:rsidRDefault="000F4F3F" w:rsidP="00D14360">
            <w:pPr>
              <w:keepNext/>
              <w:rPr>
                <w:rFonts w:ascii="Calibri Light" w:eastAsia="Calibri" w:hAnsi="Calibri Light" w:cs="Calibri Light"/>
                <w:szCs w:val="18"/>
              </w:rPr>
            </w:pPr>
            <w:r>
              <w:rPr>
                <w:rFonts w:ascii="Calibri Light" w:eastAsia="Calibri" w:hAnsi="Calibri Light" w:cs="Calibri Light"/>
                <w:szCs w:val="18"/>
              </w:rPr>
              <w:t xml:space="preserve">Best practice implementation guidance allows alternate answers to be used. </w:t>
            </w:r>
          </w:p>
          <w:p w14:paraId="68F71014" w14:textId="77777777" w:rsidR="000F4F3F" w:rsidRDefault="000F4F3F" w:rsidP="00D14360">
            <w:pPr>
              <w:keepNext/>
              <w:rPr>
                <w:rFonts w:ascii="Calibri Light" w:eastAsia="Calibri" w:hAnsi="Calibri Light" w:cs="Calibri Light"/>
                <w:szCs w:val="18"/>
              </w:rPr>
            </w:pPr>
          </w:p>
          <w:p w14:paraId="6930ADAC" w14:textId="77777777" w:rsidR="00E42FA6" w:rsidRPr="00D14360" w:rsidRDefault="00E42FA6" w:rsidP="00D14360">
            <w:pPr>
              <w:keepNext/>
              <w:rPr>
                <w:rFonts w:ascii="Calibri Light" w:hAnsi="Calibri Light" w:cs="Calibri Light"/>
                <w:szCs w:val="18"/>
              </w:rPr>
            </w:pPr>
            <w:r w:rsidRPr="00D14360">
              <w:rPr>
                <w:rFonts w:ascii="Calibri Light" w:eastAsia="Calibri" w:hAnsi="Calibri Light" w:cs="Calibri Light"/>
                <w:szCs w:val="18"/>
              </w:rPr>
              <w:t>Within the Social History Section of a document there can be more than one Smoking Status observation recorded</w:t>
            </w:r>
            <w:r w:rsidR="000F4F3F">
              <w:rPr>
                <w:rFonts w:ascii="Calibri Light" w:eastAsia="Calibri" w:hAnsi="Calibri Light" w:cs="Calibri Light"/>
                <w:szCs w:val="18"/>
              </w:rPr>
              <w:t xml:space="preserve">. </w:t>
            </w:r>
            <w:r w:rsidRPr="00D14360">
              <w:rPr>
                <w:rFonts w:ascii="Calibri Light" w:eastAsia="Calibri" w:hAnsi="Calibri Light" w:cs="Calibri Light"/>
                <w:szCs w:val="18"/>
              </w:rPr>
              <w:t xml:space="preserve"> </w:t>
            </w:r>
            <w:r w:rsidR="000F4F3F">
              <w:rPr>
                <w:rFonts w:ascii="Calibri Light" w:eastAsia="Calibri" w:hAnsi="Calibri Light" w:cs="Calibri Light"/>
                <w:szCs w:val="18"/>
              </w:rPr>
              <w:t>T</w:t>
            </w:r>
            <w:r w:rsidRPr="00D14360">
              <w:rPr>
                <w:rFonts w:ascii="Calibri Light" w:eastAsia="Calibri" w:hAnsi="Calibri Light" w:cs="Calibri Light"/>
                <w:szCs w:val="18"/>
              </w:rPr>
              <w:t>he person’s “current” smoking status may have been recorded at</w:t>
            </w:r>
            <w:r w:rsidR="000F4F3F">
              <w:rPr>
                <w:rFonts w:ascii="Calibri Light" w:eastAsia="Calibri" w:hAnsi="Calibri Light" w:cs="Calibri Light"/>
                <w:szCs w:val="18"/>
              </w:rPr>
              <w:t xml:space="preserve"> several</w:t>
            </w:r>
            <w:r w:rsidRPr="00D14360">
              <w:rPr>
                <w:rFonts w:ascii="Calibri Light" w:eastAsia="Calibri" w:hAnsi="Calibri Light" w:cs="Calibri Light"/>
                <w:szCs w:val="18"/>
              </w:rPr>
              <w:t xml:space="preserve"> different points in time.</w:t>
            </w:r>
          </w:p>
        </w:tc>
      </w:tr>
      <w:tr w:rsidR="00AE545E" w:rsidRPr="00C64922" w14:paraId="624B8C3F" w14:textId="77777777" w:rsidTr="004E29C8">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cs="Calibri Light"/>
                <w:b/>
                <w:bCs/>
              </w:rPr>
            </w:pPr>
            <w:r w:rsidRPr="00AD08FB">
              <w:rPr>
                <w:rFonts w:ascii="Calibri Light" w:hAnsi="Calibri Light" w:cs="Calibri Light"/>
                <w:b/>
                <w:bCs/>
              </w:rPr>
              <w:t>Example</w:t>
            </w:r>
          </w:p>
        </w:tc>
        <w:tc>
          <w:tcPr>
            <w:tcW w:w="6742" w:type="dxa"/>
            <w:tcBorders>
              <w:top w:val="single" w:sz="4" w:space="0" w:color="4472C4"/>
              <w:bottom w:val="single" w:sz="4" w:space="0" w:color="4472C4"/>
            </w:tcBorders>
            <w:shd w:val="clear" w:color="auto" w:fill="auto"/>
          </w:tcPr>
          <w:p w14:paraId="56ADBD7F" w14:textId="366EFA66" w:rsidR="00AE545E" w:rsidRPr="00AD08FB" w:rsidRDefault="000F4F3F" w:rsidP="00AE545E">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50: Unknown Smoking </w:t>
            </w:r>
            <w:r w:rsidR="00DC1072" w:rsidRPr="00C64922">
              <w:t>Status</w:t>
            </w:r>
            <w:r w:rsidRPr="00AD08FB">
              <w:rPr>
                <w:rFonts w:ascii="Calibri Light" w:hAnsi="Calibri Light" w:cs="Calibri Light"/>
              </w:rPr>
              <w:fldChar w:fldCharType="end"/>
            </w:r>
          </w:p>
        </w:tc>
      </w:tr>
      <w:tr w:rsidR="000F4F3F" w:rsidRPr="00C64922" w14:paraId="425995EE" w14:textId="77777777" w:rsidTr="004E29C8">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cs="Calibri Light"/>
                <w:b/>
                <w:bCs/>
              </w:rPr>
            </w:pPr>
            <w:r w:rsidRPr="000F4F3F">
              <w:rPr>
                <w:rFonts w:ascii="Calibri Light" w:hAnsi="Calibri Light" w:cs="Calibri Light"/>
                <w:b/>
                <w:bCs/>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00A46C09" w:rsidRPr="00AD08FB">
              <w:rPr>
                <w:rFonts w:ascii="Calibri Light" w:hAnsi="Calibri Light" w:cs="Calibri Light"/>
              </w:rPr>
              <w:t>– Meaningful Use (V2) Example (Page 881)</w:t>
            </w:r>
          </w:p>
        </w:tc>
      </w:tr>
    </w:tbl>
    <w:p w14:paraId="01D9A814" w14:textId="146FD0D0" w:rsidR="007D3708" w:rsidRPr="00C64922" w:rsidRDefault="005C79A1" w:rsidP="007D3708">
      <w:pPr>
        <w:pStyle w:val="Caption"/>
      </w:pPr>
      <w:r>
        <w:t xml:space="preserve">  </w:t>
      </w:r>
      <w:bookmarkStart w:id="2092" w:name="_Toc118898841"/>
      <w:bookmarkStart w:id="2093" w:name="_Toc127519360"/>
      <w:bookmarkStart w:id="2094" w:name="_Toc119940044"/>
      <w:r w:rsidR="007D3708" w:rsidRPr="00C64922">
        <w:t xml:space="preserve">Table </w:t>
      </w:r>
      <w:r w:rsidR="008B59D0">
        <w:fldChar w:fldCharType="begin"/>
      </w:r>
      <w:r w:rsidR="008B59D0">
        <w:instrText xml:space="preserve"> SEQ Table \* ARABIC </w:instrText>
      </w:r>
      <w:r w:rsidR="008B59D0">
        <w:fldChar w:fldCharType="separate"/>
      </w:r>
      <w:del w:id="2095" w:author="Ballot Reconciliation" w:date="2023-03-09T09:31:00Z">
        <w:r w:rsidR="00F10C7C">
          <w:rPr>
            <w:noProof/>
          </w:rPr>
          <w:delText>55</w:delText>
        </w:r>
      </w:del>
      <w:ins w:id="2096" w:author="Ballot Reconciliation" w:date="2023-03-09T09:31:00Z">
        <w:r w:rsidR="00DC1072">
          <w:rPr>
            <w:noProof/>
          </w:rPr>
          <w:t>54</w:t>
        </w:r>
      </w:ins>
      <w:r w:rsidR="008B59D0">
        <w:rPr>
          <w:noProof/>
        </w:rPr>
        <w:fldChar w:fldCharType="end"/>
      </w:r>
      <w:r w:rsidR="007D3708" w:rsidRPr="00C64922">
        <w:t>: Smoking Status</w:t>
      </w:r>
      <w:bookmarkEnd w:id="2092"/>
      <w:bookmarkEnd w:id="2093"/>
      <w:bookmarkEnd w:id="2094"/>
    </w:p>
    <w:p w14:paraId="1611A7DD" w14:textId="68094DB0" w:rsidR="007D3708" w:rsidRPr="00D14360" w:rsidRDefault="005C79A1" w:rsidP="00E42FA6">
      <w:pPr>
        <w:pStyle w:val="Caption"/>
        <w:spacing w:after="0"/>
        <w:rPr>
          <w:rFonts w:eastAsia="Calibri" w:cs="Calibri"/>
          <w:b/>
        </w:rPr>
      </w:pPr>
      <w:bookmarkStart w:id="2097" w:name="_Ref21876277"/>
      <w:r>
        <w:t xml:space="preserve">  </w:t>
      </w:r>
      <w:bookmarkStart w:id="2098" w:name="_Toc118898771"/>
      <w:bookmarkStart w:id="2099" w:name="_Toc127519290"/>
      <w:bookmarkStart w:id="2100" w:name="_Toc119939973"/>
      <w:r w:rsidR="007D3708" w:rsidRPr="00C64922">
        <w:t xml:space="preserve">Example </w:t>
      </w:r>
      <w:r w:rsidR="008B59D0">
        <w:fldChar w:fldCharType="begin"/>
      </w:r>
      <w:r w:rsidR="008B59D0">
        <w:instrText xml:space="preserve"> SEQ Example \* ARABIC </w:instrText>
      </w:r>
      <w:r w:rsidR="008B59D0">
        <w:fldChar w:fldCharType="separate"/>
      </w:r>
      <w:r w:rsidR="00DC1072">
        <w:rPr>
          <w:noProof/>
        </w:rPr>
        <w:t>50</w:t>
      </w:r>
      <w:r w:rsidR="008B59D0">
        <w:rPr>
          <w:noProof/>
        </w:rPr>
        <w:fldChar w:fldCharType="end"/>
      </w:r>
      <w:r w:rsidR="007D3708" w:rsidRPr="00C64922">
        <w:t>: Unknown Smoking Status</w:t>
      </w:r>
      <w:r w:rsidR="007D3708" w:rsidRPr="00D14360">
        <w:rPr>
          <w:rFonts w:eastAsia="Calibri" w:cs="Calibri"/>
          <w:b/>
          <w:vertAlign w:val="superscript"/>
        </w:rPr>
        <w:footnoteReference w:id="134"/>
      </w:r>
      <w:bookmarkEnd w:id="2097"/>
      <w:bookmarkEnd w:id="2098"/>
      <w:bookmarkEnd w:id="2099"/>
      <w:bookmarkEnd w:id="21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3D905854" w14:textId="77777777" w:rsidTr="004E29C8">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code="29762-2" codeSystem="2.16.840.1.113883.6.1" codeSystemName="LOINC" displayName="Social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&lt;content&gt;As of: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 classCode="OBS" moodCode="EVN"&gt;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code="ASSERTION" codeSystem="2.16.840.1.113883.5.4"/&gt;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&lt;statusCode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&lt;effectiveTime&gt;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&lt;low nullFlavor="UNK"/&gt;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&lt;value xsi:type="CD" codeSystem="2.16.840.1.113883.6.96" codeSystemName="SNOMED CT" code="266927001" displayName="Tobacco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code="200000000X" codeSystem="2.16.840.1.113883.6.101"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displayName="Allopathic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value="tel:+1(555)555-1002"/&gt;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4E29C8">
      <w:pPr>
        <w:pStyle w:val="Heading4"/>
      </w:pPr>
      <w:bookmarkStart w:id="2101" w:name="_Toc11043656"/>
      <w:r w:rsidRPr="00C64922">
        <w:t>Tobacco Use</w:t>
      </w:r>
      <w:bookmarkEnd w:id="210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10F45E2" w14:textId="77777777" w:rsidTr="004E29C8">
        <w:trPr>
          <w:trHeight w:val="576"/>
        </w:trPr>
        <w:tc>
          <w:tcPr>
            <w:tcW w:w="683" w:type="dxa"/>
            <w:tcBorders>
              <w:right w:val="nil"/>
            </w:tcBorders>
            <w:shd w:val="clear" w:color="auto" w:fill="C6D9F1"/>
          </w:tcPr>
          <w:p w14:paraId="27F51419" w14:textId="77777777" w:rsidR="00CD3D7C" w:rsidRPr="00C64922" w:rsidRDefault="00634398" w:rsidP="001104A1">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010D6DB" w14:textId="77777777" w:rsidR="00CD3D7C" w:rsidRPr="007770C6" w:rsidRDefault="00CD3D7C" w:rsidP="001104A1">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00A46C09" w:rsidRPr="007770C6">
              <w:rPr>
                <w:b/>
                <w:sz w:val="20"/>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E4493B0" w14:textId="77777777" w:rsidTr="004E29C8">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13A2A2F2" w14:textId="77777777" w:rsidR="00E42FA6" w:rsidRPr="00D14360" w:rsidRDefault="00E42FA6" w:rsidP="00E42FA6">
            <w:pPr>
              <w:rPr>
                <w:rFonts w:cs="Calibri"/>
                <w:b/>
                <w:iCs/>
                <w:color w:val="FFFFFF"/>
              </w:rPr>
            </w:pPr>
            <w:r w:rsidRPr="00D14360">
              <w:rPr>
                <w:rFonts w:cs="Calibri"/>
                <w:b/>
                <w:iCs/>
                <w:color w:val="FFFFFF"/>
              </w:rPr>
              <w:t>Tobacco Use (V2)</w:t>
            </w:r>
          </w:p>
          <w:p w14:paraId="6151E82B"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urn:hl7ii:2.16.840.1.113883.10.20.22.4.85:2014-06-09 (open)]</w:t>
            </w:r>
          </w:p>
        </w:tc>
      </w:tr>
      <w:tr w:rsidR="002954CE" w:rsidRPr="00C64922" w14:paraId="1CDF3D84" w14:textId="77777777" w:rsidTr="004E29C8">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DE18F3B" w14:textId="77777777" w:rsidTr="004E29C8">
        <w:trPr>
          <w:cantSplit/>
        </w:trPr>
        <w:tc>
          <w:tcPr>
            <w:tcW w:w="1457" w:type="dxa"/>
            <w:tcBorders>
              <w:right w:val="nil"/>
            </w:tcBorders>
            <w:shd w:val="clear" w:color="auto" w:fill="FFFFFF"/>
          </w:tcPr>
          <w:p w14:paraId="3B47B224"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4E29C8">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4D50AA97" w14:textId="2967074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tobacco use.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002954CE" w:rsidRPr="00C64922" w14:paraId="66DFA85C" w14:textId="77777777" w:rsidTr="004E29C8">
        <w:trPr>
          <w:cantSplit/>
        </w:trPr>
        <w:tc>
          <w:tcPr>
            <w:tcW w:w="1457" w:type="dxa"/>
            <w:tcBorders>
              <w:top w:val="single" w:sz="4" w:space="0" w:color="4F81BD"/>
              <w:bottom w:val="single" w:sz="4" w:space="0" w:color="4472C4" w:themeColor="accent1"/>
              <w:right w:val="nil"/>
            </w:tcBorders>
            <w:shd w:val="clear" w:color="auto" w:fill="FFFFFF"/>
          </w:tcPr>
          <w:p w14:paraId="54C8C5BF"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47850064"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6CAFB351"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B7F2396"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00AE545E" w:rsidRPr="00C64922" w14:paraId="1E2A1EA9" w14:textId="77777777" w:rsidTr="004E29C8">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6FEACF93" w14:textId="30A0A4BC" w:rsidR="00AE545E" w:rsidRPr="0083506C" w:rsidRDefault="0009537F" w:rsidP="00D14360">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noProof/>
              </w:rPr>
              <w:t>Example</w:t>
            </w:r>
            <w:r w:rsidR="00DC1072" w:rsidRPr="00254B4A">
              <w:rPr>
                <w:rFonts w:ascii="Calibri Light" w:hAnsi="Calibri Light" w:cs="Calibri Light"/>
              </w:rPr>
              <w:t xml:space="preserve"> 51: Tobacco Use –Light Tobacco Smoker between 4/12/2010 and 4/12</w:t>
            </w:r>
            <w:r w:rsidR="00DC1072" w:rsidRPr="00C64922">
              <w:t>/2016.</w:t>
            </w:r>
            <w:r w:rsidRPr="0083506C">
              <w:rPr>
                <w:rFonts w:ascii="Calibri Light" w:hAnsi="Calibri Light" w:cs="Calibri Light"/>
              </w:rPr>
              <w:fldChar w:fldCharType="end"/>
            </w:r>
          </w:p>
        </w:tc>
      </w:tr>
    </w:tbl>
    <w:p w14:paraId="50E6EE5E" w14:textId="20AA8957" w:rsidR="007D3708" w:rsidRPr="00C64922" w:rsidRDefault="005C79A1" w:rsidP="007D3708">
      <w:pPr>
        <w:pStyle w:val="Caption"/>
      </w:pPr>
      <w:r>
        <w:t xml:space="preserve">  </w:t>
      </w:r>
      <w:bookmarkStart w:id="2102" w:name="_Toc118898842"/>
      <w:bookmarkStart w:id="2103" w:name="_Toc127519361"/>
      <w:bookmarkStart w:id="2104" w:name="_Toc119940045"/>
      <w:r w:rsidR="007D3708" w:rsidRPr="00C64922">
        <w:t xml:space="preserve">Table </w:t>
      </w:r>
      <w:r w:rsidR="008B59D0">
        <w:fldChar w:fldCharType="begin"/>
      </w:r>
      <w:r w:rsidR="008B59D0">
        <w:instrText xml:space="preserve"> SEQ Table \* ARABIC </w:instrText>
      </w:r>
      <w:r w:rsidR="008B59D0">
        <w:fldChar w:fldCharType="separate"/>
      </w:r>
      <w:del w:id="2105" w:author="Ballot Reconciliation" w:date="2023-03-09T09:31:00Z">
        <w:r w:rsidR="00F10C7C">
          <w:rPr>
            <w:noProof/>
          </w:rPr>
          <w:delText>56</w:delText>
        </w:r>
      </w:del>
      <w:ins w:id="2106" w:author="Ballot Reconciliation" w:date="2023-03-09T09:31:00Z">
        <w:r w:rsidR="00DC1072">
          <w:rPr>
            <w:noProof/>
          </w:rPr>
          <w:t>55</w:t>
        </w:r>
      </w:ins>
      <w:r w:rsidR="008B59D0">
        <w:rPr>
          <w:noProof/>
        </w:rPr>
        <w:fldChar w:fldCharType="end"/>
      </w:r>
      <w:r w:rsidR="007D3708" w:rsidRPr="00C64922">
        <w:t>: Tobacco Use</w:t>
      </w:r>
      <w:bookmarkEnd w:id="2102"/>
      <w:bookmarkEnd w:id="2103"/>
      <w:bookmarkEnd w:id="2104"/>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2107" w:name="_1d96cc0" w:colFirst="0" w:colLast="0"/>
      <w:bookmarkStart w:id="2108" w:name="_3x8tuzt" w:colFirst="0" w:colLast="0"/>
      <w:bookmarkEnd w:id="2107"/>
      <w:bookmarkEnd w:id="2108"/>
    </w:p>
    <w:p w14:paraId="0AE670C8" w14:textId="2C50F8E2" w:rsidR="007D3708" w:rsidRPr="00C64922" w:rsidRDefault="005C79A1" w:rsidP="00E42FA6">
      <w:pPr>
        <w:pStyle w:val="Caption"/>
        <w:keepNext/>
        <w:spacing w:after="0"/>
      </w:pPr>
      <w:bookmarkStart w:id="2109" w:name="_Ref21846949"/>
      <w:r>
        <w:t xml:space="preserve">  </w:t>
      </w:r>
      <w:bookmarkStart w:id="2110" w:name="_Toc118898772"/>
      <w:bookmarkStart w:id="2111" w:name="_Toc127519291"/>
      <w:bookmarkStart w:id="2112" w:name="_Toc119939974"/>
      <w:r w:rsidR="007D3708" w:rsidRPr="00C64922">
        <w:t xml:space="preserve">Example </w:t>
      </w:r>
      <w:r w:rsidR="008B59D0">
        <w:fldChar w:fldCharType="begin"/>
      </w:r>
      <w:r w:rsidR="008B59D0">
        <w:instrText xml:space="preserve"> SEQ Example \* ARABIC </w:instrText>
      </w:r>
      <w:r w:rsidR="008B59D0">
        <w:fldChar w:fldCharType="separate"/>
      </w:r>
      <w:r w:rsidR="00DC1072">
        <w:rPr>
          <w:noProof/>
        </w:rPr>
        <w:t>51</w:t>
      </w:r>
      <w:r w:rsidR="008B59D0">
        <w:rPr>
          <w:noProof/>
        </w:rPr>
        <w:fldChar w:fldCharType="end"/>
      </w:r>
      <w:r w:rsidR="007D3708" w:rsidRPr="00C64922">
        <w:t>: Tobacco Use –Light Tobacco Smoker between 4/12/2010 and 4/12/2016.</w:t>
      </w:r>
      <w:bookmarkEnd w:id="2109"/>
      <w:bookmarkEnd w:id="2110"/>
      <w:bookmarkEnd w:id="2111"/>
      <w:bookmarkEnd w:id="21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7A6DE10E" w14:textId="77777777" w:rsidTr="004E29C8">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code="11367-0" codeSystem="2.16.840.1.113883.6.1" codeSystemName="LOINC"                    displayName="History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3F4E3B72" w14:textId="645A33E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&lt;value xsi:type="CD" code="77176002" codeSystem="2.16.840.1.113883.6.96" codeSystemName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SNOMEDCT</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displayName="</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13A911B" w:rsidR="007D3708" w:rsidRDefault="007D3708" w:rsidP="004E29C8">
      <w:pPr>
        <w:pStyle w:val="Heading4"/>
      </w:pPr>
      <w:bookmarkStart w:id="2113" w:name="_2ce457m" w:colFirst="0" w:colLast="0"/>
      <w:bookmarkStart w:id="2114" w:name="_ju6kffv1mfgk" w:colFirst="0" w:colLast="0"/>
      <w:bookmarkStart w:id="2115" w:name="_Birth_Sex"/>
      <w:bookmarkStart w:id="2116" w:name="_Toc11043655"/>
      <w:bookmarkStart w:id="2117" w:name="_Ref21897277"/>
      <w:bookmarkStart w:id="2118" w:name="_Ref21897288"/>
      <w:bookmarkEnd w:id="2113"/>
      <w:bookmarkEnd w:id="2114"/>
      <w:bookmarkEnd w:id="2115"/>
      <w:r w:rsidRPr="00C64922">
        <w:t>Birth Sex</w:t>
      </w:r>
      <w:bookmarkEnd w:id="2116"/>
      <w:bookmarkEnd w:id="2117"/>
      <w:bookmarkEnd w:id="2118"/>
    </w:p>
    <w:p w14:paraId="063E5075" w14:textId="1685EC17" w:rsidR="00CC03A6" w:rsidRPr="003A3D50" w:rsidRDefault="00CC03A6" w:rsidP="00CC03A6">
      <w:pPr>
        <w:rPr>
          <w:rFonts w:cs="Calibri"/>
        </w:rPr>
      </w:pPr>
      <w:r w:rsidRPr="003A3D50">
        <w:rPr>
          <w:rFonts w:cs="Calibri"/>
        </w:rPr>
        <w:t xml:space="preserve">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w:t>
      </w:r>
      <w:r w:rsidRPr="003A3D50">
        <w:rPr>
          <w:rFonts w:cs="Calibri"/>
        </w:rPr>
        <w:lastRenderedPageBreak/>
        <w:t>reference range results may differ based on a patient’s biological sex. Birth sex information would be needed for accurate result reporting.</w:t>
      </w:r>
    </w:p>
    <w:p w14:paraId="1FA146BD" w14:textId="2ABEED12"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4B2E14E" w14:textId="2E8D7987" w:rsidTr="004E29C8">
        <w:trPr>
          <w:trHeight w:val="576"/>
        </w:trPr>
        <w:tc>
          <w:tcPr>
            <w:tcW w:w="683" w:type="dxa"/>
            <w:tcBorders>
              <w:right w:val="nil"/>
            </w:tcBorders>
            <w:shd w:val="clear" w:color="auto" w:fill="C6D9F1"/>
          </w:tcPr>
          <w:p w14:paraId="092376E9" w14:textId="21120D6B" w:rsidR="00CD3D7C" w:rsidRPr="00C64922" w:rsidRDefault="00634398" w:rsidP="001104A1">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958F9A" w14:textId="13C959FA" w:rsidR="00CD3D7C" w:rsidRPr="007770C6" w:rsidRDefault="00CD3D7C" w:rsidP="001104A1">
            <w:pPr>
              <w:pStyle w:val="Default"/>
              <w:rPr>
                <w:sz w:val="20"/>
              </w:rPr>
            </w:pPr>
            <w:r w:rsidRPr="007770C6">
              <w:rPr>
                <w:sz w:val="20"/>
              </w:rPr>
              <w:t>C-CDA Content Creators SHALL populate the effectiveTime/value of the Birth Sex Observation template with the patient’s birthdate. The effectiveTime/low and effectiveTime/high elements SHALL NOT be used in the Birth Sex Observation template.</w:t>
            </w:r>
            <w:r w:rsidR="00CA5B48" w:rsidRPr="007770C6">
              <w:rPr>
                <w:sz w:val="20"/>
              </w:rPr>
              <w:t xml:space="preserve"> Conformance SHALL be identical to the conformance of the birthTime metadata element.</w:t>
            </w:r>
            <w:r w:rsidRPr="007770C6">
              <w:rPr>
                <w:sz w:val="20"/>
              </w:rPr>
              <w:t xml:space="preserve"> </w:t>
            </w:r>
            <w:r w:rsidRPr="007770C6">
              <w:rPr>
                <w:b/>
                <w:sz w:val="20"/>
              </w:rPr>
              <w:t>[CONF-</w:t>
            </w:r>
            <w:r w:rsidR="00A46C09" w:rsidRPr="007770C6">
              <w:rPr>
                <w:b/>
                <w:sz w:val="20"/>
              </w:rPr>
              <w:t>090</w:t>
            </w:r>
            <w:r w:rsidRPr="007770C6">
              <w:rPr>
                <w:b/>
                <w:sz w:val="20"/>
              </w:rPr>
              <w:t>]</w:t>
            </w:r>
          </w:p>
        </w:tc>
      </w:tr>
    </w:tbl>
    <w:p w14:paraId="0D7A6FCA" w14:textId="047C023E" w:rsidR="00CD3D7C" w:rsidRDefault="00CD3D7C"/>
    <w:p w14:paraId="2D1F5500" w14:textId="246EC1F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
      <w:tr w:rsidR="002954CE" w:rsidRPr="00C64922" w14:paraId="408D6453" w14:textId="00F21C2F" w:rsidTr="004E29C8">
        <w:trPr>
          <w:cantSplit/>
          <w:tblHeader/>
        </w:trPr>
        <w:tc>
          <w:tcPr>
            <w:tcW w:w="1457" w:type="dxa"/>
            <w:tcBorders>
              <w:bottom w:val="nil"/>
              <w:right w:val="nil"/>
            </w:tcBorders>
            <w:shd w:val="clear" w:color="auto" w:fill="4F81BD"/>
          </w:tcPr>
          <w:p w14:paraId="260CB8D1" w14:textId="41300855" w:rsidR="00E42FA6" w:rsidRPr="00D14360" w:rsidRDefault="00E42FA6" w:rsidP="00E42FA6">
            <w:pPr>
              <w:rPr>
                <w:rFonts w:cs="Calibri"/>
                <w:b/>
                <w:bCs/>
                <w:color w:val="FFFFFF"/>
              </w:rPr>
            </w:pPr>
            <w:r w:rsidRPr="00D14360">
              <w:rPr>
                <w:rFonts w:cs="Calibri"/>
                <w:b/>
                <w:bCs/>
                <w:color w:val="FFFFFF"/>
              </w:rPr>
              <w:t>Entry Template</w:t>
            </w:r>
          </w:p>
        </w:tc>
        <w:tc>
          <w:tcPr>
            <w:tcW w:w="7872" w:type="dxa"/>
            <w:shd w:val="clear" w:color="auto" w:fill="4F81BD"/>
          </w:tcPr>
          <w:p w14:paraId="511AFF45" w14:textId="5C506AC6" w:rsidR="00E42FA6" w:rsidRPr="00D14360" w:rsidRDefault="00E42FA6" w:rsidP="00E42FA6">
            <w:pPr>
              <w:rPr>
                <w:rFonts w:cs="Calibri"/>
                <w:b/>
                <w:iCs/>
                <w:color w:val="FFFFFF"/>
              </w:rPr>
            </w:pPr>
            <w:r w:rsidRPr="00D14360">
              <w:rPr>
                <w:rFonts w:cs="Calibri"/>
                <w:b/>
                <w:iCs/>
                <w:color w:val="FFFFFF"/>
              </w:rPr>
              <w:t>Birth Sex Observation</w:t>
            </w:r>
          </w:p>
          <w:p w14:paraId="13BFCFA3" w14:textId="39EAD4CA" w:rsidR="00E42FA6" w:rsidRPr="00D14360" w:rsidRDefault="00E42FA6" w:rsidP="00E42FA6">
            <w:pPr>
              <w:rPr>
                <w:rFonts w:cs="Calibri"/>
                <w:bCs/>
                <w:color w:val="FFFFFF"/>
              </w:rPr>
            </w:pPr>
            <w:r w:rsidRPr="00D14360">
              <w:rPr>
                <w:rFonts w:cs="Calibri"/>
                <w:bCs/>
                <w:color w:val="FFFFFF"/>
              </w:rPr>
              <w:t>[observation: identifier urn:hl7ii:2.16.840.1.113883.10.20.22.4.200:2016-06-01 (open)]</w:t>
            </w:r>
          </w:p>
        </w:tc>
      </w:tr>
      <w:tr w:rsidR="002954CE" w:rsidRPr="00C64922" w14:paraId="2562B313" w14:textId="4BAB24D7" w:rsidTr="004E29C8">
        <w:trPr>
          <w:cantSplit/>
          <w:trHeight w:val="296"/>
        </w:trPr>
        <w:tc>
          <w:tcPr>
            <w:tcW w:w="1457" w:type="dxa"/>
            <w:tcBorders>
              <w:top w:val="single" w:sz="4" w:space="0" w:color="4F81BD"/>
              <w:bottom w:val="single" w:sz="4" w:space="0" w:color="4F81BD"/>
              <w:right w:val="nil"/>
            </w:tcBorders>
            <w:shd w:val="clear" w:color="auto" w:fill="FFFFFF"/>
          </w:tcPr>
          <w:p w14:paraId="0B4EA244" w14:textId="3E9F67E8" w:rsidR="00E42FA6" w:rsidRPr="00D14360" w:rsidRDefault="00E42FA6" w:rsidP="00E42FA6">
            <w:pPr>
              <w:rPr>
                <w:rFonts w:cs="Calibri"/>
                <w:b/>
                <w:bCs/>
              </w:rPr>
            </w:pPr>
            <w:r w:rsidRPr="00D14360">
              <w:rPr>
                <w:rFonts w:cs="Calibri"/>
                <w:b/>
                <w:bCs/>
              </w:rPr>
              <w:t>Reference Source</w:t>
            </w:r>
          </w:p>
        </w:tc>
        <w:tc>
          <w:tcPr>
            <w:tcW w:w="7872" w:type="dxa"/>
            <w:tcBorders>
              <w:top w:val="single" w:sz="4" w:space="0" w:color="4F81BD"/>
              <w:bottom w:val="single" w:sz="4" w:space="0" w:color="4F81BD"/>
            </w:tcBorders>
            <w:shd w:val="clear" w:color="auto" w:fill="auto"/>
          </w:tcPr>
          <w:p w14:paraId="62B3C392" w14:textId="4077B6C3" w:rsidR="00E42FA6" w:rsidRPr="003A3D50" w:rsidRDefault="00E42FA6" w:rsidP="00E42FA6">
            <w:pPr>
              <w:rPr>
                <w:rFonts w:ascii="Calibri Light" w:hAnsi="Calibri Light" w:cs="Calibri Light"/>
              </w:rPr>
            </w:pPr>
            <w:r w:rsidRPr="003A3D50">
              <w:rPr>
                <w:rFonts w:ascii="Calibri Light" w:hAnsi="Calibri Light" w:cs="Calibri Light"/>
              </w:rPr>
              <w:t>HL7 C-CDA R2.1 Companion Guide R1</w:t>
            </w:r>
          </w:p>
        </w:tc>
      </w:tr>
      <w:tr w:rsidR="002954CE" w:rsidRPr="00C64922" w14:paraId="1093A6D3" w14:textId="25FBE11D" w:rsidTr="004E29C8">
        <w:trPr>
          <w:cantSplit/>
        </w:trPr>
        <w:tc>
          <w:tcPr>
            <w:tcW w:w="1457" w:type="dxa"/>
            <w:tcBorders>
              <w:right w:val="nil"/>
            </w:tcBorders>
            <w:shd w:val="clear" w:color="auto" w:fill="FFFFFF"/>
          </w:tcPr>
          <w:p w14:paraId="567C9D1E" w14:textId="4A8AE0C4" w:rsidR="00E42FA6" w:rsidRPr="00D14360" w:rsidRDefault="00E42FA6" w:rsidP="00E42FA6">
            <w:pPr>
              <w:rPr>
                <w:rFonts w:cs="Calibri"/>
                <w:b/>
                <w:bCs/>
              </w:rPr>
            </w:pPr>
            <w:r w:rsidRPr="00D14360">
              <w:rPr>
                <w:rFonts w:cs="Calibri"/>
                <w:b/>
                <w:bCs/>
              </w:rPr>
              <w:t>Purpose</w:t>
            </w:r>
          </w:p>
        </w:tc>
        <w:tc>
          <w:tcPr>
            <w:tcW w:w="7872" w:type="dxa"/>
            <w:shd w:val="clear" w:color="auto" w:fill="auto"/>
          </w:tcPr>
          <w:p w14:paraId="05A4711A" w14:textId="2604ECC4" w:rsidR="00E42FA6" w:rsidRPr="003A3D50" w:rsidRDefault="00E42FA6" w:rsidP="00D14360">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002954CE" w:rsidRPr="00C64922" w14:paraId="3B190371" w14:textId="6D656F6F" w:rsidTr="004E29C8">
        <w:trPr>
          <w:cantSplit/>
          <w:trHeight w:val="530"/>
        </w:trPr>
        <w:tc>
          <w:tcPr>
            <w:tcW w:w="1457" w:type="dxa"/>
            <w:tcBorders>
              <w:top w:val="single" w:sz="4" w:space="0" w:color="4F81BD"/>
              <w:bottom w:val="single" w:sz="4" w:space="0" w:color="4F81BD"/>
              <w:right w:val="nil"/>
            </w:tcBorders>
            <w:shd w:val="clear" w:color="auto" w:fill="FFFFFF"/>
          </w:tcPr>
          <w:p w14:paraId="0B739EDC" w14:textId="219C0A99" w:rsidR="00E42FA6" w:rsidRPr="00D14360" w:rsidRDefault="00E42FA6" w:rsidP="00E42FA6">
            <w:pPr>
              <w:rPr>
                <w:rFonts w:cs="Calibri"/>
                <w:b/>
                <w:bCs/>
              </w:rPr>
            </w:pPr>
            <w:r w:rsidRPr="00D14360">
              <w:rPr>
                <w:rFonts w:cs="Calibri"/>
                <w:b/>
                <w:bCs/>
              </w:rPr>
              <w:t>ActStatus</w:t>
            </w:r>
          </w:p>
        </w:tc>
        <w:tc>
          <w:tcPr>
            <w:tcW w:w="7872" w:type="dxa"/>
            <w:tcBorders>
              <w:top w:val="single" w:sz="4" w:space="0" w:color="4F81BD"/>
              <w:bottom w:val="single" w:sz="4" w:space="0" w:color="4F81BD"/>
            </w:tcBorders>
            <w:shd w:val="clear" w:color="auto" w:fill="auto"/>
          </w:tcPr>
          <w:p w14:paraId="6DA205DB" w14:textId="70B668A7" w:rsidR="00E42FA6" w:rsidRPr="003A3D50" w:rsidRDefault="00E42FA6" w:rsidP="00E42FA6">
            <w:pPr>
              <w:rPr>
                <w:rFonts w:ascii="Calibri Light" w:hAnsi="Calibri Light" w:cs="Calibri Light"/>
              </w:rPr>
            </w:pPr>
            <w:r w:rsidRPr="003A3D50">
              <w:rPr>
                <w:rFonts w:ascii="Calibri Light" w:hAnsi="Calibri Light" w:cs="Calibri Light"/>
              </w:rPr>
              <w:t>This is a discrete observation that has been made in order for it to be documented. Therefore, it always has a statusCode of “completed</w:t>
            </w:r>
            <w:r w:rsidR="001D30C4" w:rsidRPr="003A3D50">
              <w:rPr>
                <w:rFonts w:ascii="Calibri Light" w:hAnsi="Calibri Light" w:cs="Calibri Light"/>
              </w:rPr>
              <w:t>.</w:t>
            </w:r>
            <w:r w:rsidRPr="003A3D50">
              <w:rPr>
                <w:rFonts w:ascii="Calibri Light" w:hAnsi="Calibri Light" w:cs="Calibri Light"/>
              </w:rPr>
              <w:t>”</w:t>
            </w:r>
          </w:p>
          <w:p w14:paraId="7BC79BA4" w14:textId="20D9B253" w:rsidR="000F4F3F" w:rsidRDefault="000F4F3F" w:rsidP="00E42FA6">
            <w:pPr>
              <w:rPr>
                <w:rFonts w:ascii="Calibri Light" w:hAnsi="Calibri Light" w:cs="Calibri Light"/>
              </w:rPr>
            </w:pPr>
          </w:p>
          <w:p w14:paraId="33AAD0CC" w14:textId="428E6FD7" w:rsidR="00E42FA6" w:rsidRPr="003A3D50" w:rsidRDefault="00E42FA6" w:rsidP="00E42FA6">
            <w:pPr>
              <w:rPr>
                <w:rFonts w:ascii="Calibri Light" w:hAnsi="Calibri Light" w:cs="Calibri Light"/>
              </w:rPr>
            </w:pPr>
            <w:r w:rsidRPr="003A3D50">
              <w:rPr>
                <w:rFonts w:ascii="Calibri Light" w:hAnsi="Calibri Light" w:cs="Calibri Light"/>
              </w:rPr>
              <w:t xml:space="preserve">The template does not provide guidance on the use of the effectiveTime element. It represents the </w:t>
            </w:r>
            <w:r w:rsidR="0088454D">
              <w:rPr>
                <w:rFonts w:ascii="Calibri Light" w:hAnsi="Calibri Light" w:cs="Calibri Light"/>
              </w:rPr>
              <w:t>clinically</w:t>
            </w:r>
            <w:r w:rsidR="0088454D" w:rsidRPr="003A3D50">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002954CE" w:rsidRPr="00C64922" w14:paraId="5998539F" w14:textId="47631818"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49A5DE04" w14:textId="6F0761B9" w:rsidR="00E42FA6" w:rsidRPr="00D14360" w:rsidRDefault="00E42FA6" w:rsidP="00E42FA6">
            <w:pPr>
              <w:rPr>
                <w:rFonts w:cs="Calibri"/>
                <w:b/>
                <w:bCs/>
              </w:rPr>
            </w:pPr>
            <w:r w:rsidRPr="00D14360">
              <w:rPr>
                <w:rFonts w:cs="Calibri"/>
                <w:b/>
                <w:bCs/>
              </w:rPr>
              <w:t>Negation</w:t>
            </w:r>
          </w:p>
        </w:tc>
        <w:tc>
          <w:tcPr>
            <w:tcW w:w="7872" w:type="dxa"/>
            <w:tcBorders>
              <w:top w:val="single" w:sz="4" w:space="0" w:color="4F81BD"/>
              <w:bottom w:val="single" w:sz="4" w:space="0" w:color="4472C4" w:themeColor="accent1"/>
            </w:tcBorders>
            <w:shd w:val="clear" w:color="auto" w:fill="auto"/>
          </w:tcPr>
          <w:p w14:paraId="7B4322BB" w14:textId="7F7BB1DB"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002954CE" w:rsidRPr="00C64922" w14:paraId="1C8DDA33" w14:textId="05386961" w:rsidTr="004E29C8">
        <w:trPr>
          <w:cantSplit/>
        </w:trPr>
        <w:tc>
          <w:tcPr>
            <w:tcW w:w="1457" w:type="dxa"/>
            <w:tcBorders>
              <w:top w:val="single" w:sz="4" w:space="0" w:color="4472C4" w:themeColor="accent1"/>
              <w:bottom w:val="single" w:sz="4" w:space="0" w:color="4472C4"/>
              <w:right w:val="nil"/>
            </w:tcBorders>
            <w:shd w:val="clear" w:color="auto" w:fill="FFFFFF"/>
          </w:tcPr>
          <w:p w14:paraId="1F5C61A7" w14:textId="60E31F24" w:rsidR="00E42FA6" w:rsidRPr="00596CA4" w:rsidRDefault="00E42FA6" w:rsidP="00E42FA6">
            <w:pPr>
              <w:rPr>
                <w:rFonts w:cs="Calibri"/>
                <w:b/>
                <w:bCs/>
              </w:rPr>
            </w:pPr>
            <w:r w:rsidRPr="00596CA4">
              <w:rPr>
                <w:rFonts w:cs="Calibri"/>
                <w:b/>
                <w:bCs/>
              </w:rPr>
              <w:t>Other Considerations</w:t>
            </w:r>
          </w:p>
        </w:tc>
        <w:tc>
          <w:tcPr>
            <w:tcW w:w="7872" w:type="dxa"/>
            <w:tcBorders>
              <w:top w:val="single" w:sz="4" w:space="0" w:color="4472C4" w:themeColor="accent1"/>
              <w:bottom w:val="single" w:sz="4" w:space="0" w:color="4472C4"/>
            </w:tcBorders>
            <w:shd w:val="clear" w:color="auto" w:fill="auto"/>
          </w:tcPr>
          <w:p w14:paraId="361B0408" w14:textId="0BF7EF79" w:rsidR="000F4F3F" w:rsidRPr="00596CA4" w:rsidRDefault="000F4F3F" w:rsidP="00D14360">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14:paraId="457681DF" w14:textId="41AA9B3F" w:rsidR="000F4F3F" w:rsidRPr="00596CA4" w:rsidRDefault="000F4F3F" w:rsidP="00D14360">
            <w:pPr>
              <w:keepNext/>
              <w:rPr>
                <w:rFonts w:ascii="Calibri Light" w:hAnsi="Calibri Light" w:cs="Calibri Light"/>
              </w:rPr>
            </w:pPr>
          </w:p>
          <w:p w14:paraId="6E610F1E" w14:textId="351F1A15" w:rsidR="00E42FA6" w:rsidRPr="003A3D50" w:rsidRDefault="00E42FA6" w:rsidP="00D14360">
            <w:pPr>
              <w:keepNext/>
              <w:rPr>
                <w:rFonts w:ascii="Calibri Light" w:hAnsi="Calibri Light" w:cs="Calibri Light"/>
              </w:rPr>
            </w:pPr>
            <w:r w:rsidRPr="003A3D50">
              <w:rPr>
                <w:rFonts w:ascii="Calibri Light" w:hAnsi="Calibri Light" w:cs="Calibri Light"/>
              </w:rPr>
              <w:t>This observation is not appropriate for recording patient gender (administrativeGender). The patient’s administrative gender is recorded in the header of the document using the recordTarget.administrativeGender element.</w:t>
            </w:r>
          </w:p>
        </w:tc>
      </w:tr>
      <w:tr w:rsidR="00E33321" w:rsidRPr="00C64922" w14:paraId="716D556C" w14:textId="51007493" w:rsidTr="004E29C8">
        <w:trPr>
          <w:cantSplit/>
        </w:trPr>
        <w:tc>
          <w:tcPr>
            <w:tcW w:w="1457" w:type="dxa"/>
            <w:tcBorders>
              <w:top w:val="single" w:sz="4" w:space="0" w:color="4472C4"/>
              <w:bottom w:val="single" w:sz="4" w:space="0" w:color="4F81BD"/>
              <w:right w:val="nil"/>
            </w:tcBorders>
            <w:shd w:val="clear" w:color="auto" w:fill="FFFFFF"/>
          </w:tcPr>
          <w:p w14:paraId="08F8AA60" w14:textId="15BE8FE7" w:rsidR="00E33321" w:rsidRPr="00AD08FB" w:rsidRDefault="00E33321" w:rsidP="00E33321">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sz="4" w:space="0" w:color="4472C4"/>
              <w:bottom w:val="single" w:sz="4" w:space="0" w:color="4F81BD"/>
            </w:tcBorders>
            <w:shd w:val="clear" w:color="auto" w:fill="auto"/>
          </w:tcPr>
          <w:p w14:paraId="38C5A364" w14:textId="77777777" w:rsidR="00DC1072" w:rsidRPr="00254B4A" w:rsidRDefault="00596CA4" w:rsidP="00254B4A">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14:paraId="46ACE22B" w14:textId="272EB0F4" w:rsidR="00E33321" w:rsidRPr="00AD08FB" w:rsidRDefault="00DC1072" w:rsidP="00E33321">
            <w:pPr>
              <w:keepNext/>
              <w:rPr>
                <w:rFonts w:ascii="Calibri Light" w:hAnsi="Calibri Light" w:cs="Calibri Light"/>
                <w:highlight w:val="yellow"/>
              </w:rPr>
            </w:pPr>
            <w:r w:rsidRPr="00254B4A">
              <w:rPr>
                <w:rFonts w:ascii="Calibri Light" w:hAnsi="Calibri Light" w:cs="Calibri Light"/>
              </w:rPr>
              <w:t>Example</w:t>
            </w:r>
            <w:r w:rsidRPr="00254B4A">
              <w:rPr>
                <w:rFonts w:ascii="Calibri Light" w:hAnsi="Calibri Light" w:cs="Calibri Light"/>
                <w:noProof/>
              </w:rPr>
              <w:t xml:space="preserve"> </w:t>
            </w:r>
            <w:r w:rsidRPr="00254B4A">
              <w:rPr>
                <w:rFonts w:ascii="Calibri Light" w:hAnsi="Calibri Light" w:cs="Calibri Light"/>
              </w:rPr>
              <w:t xml:space="preserve">52: Birth </w:t>
            </w:r>
            <w:r>
              <w:t>Sex</w:t>
            </w:r>
            <w:r w:rsidR="00596CA4" w:rsidRPr="00AD08FB">
              <w:rPr>
                <w:rFonts w:ascii="Calibri Light" w:hAnsi="Calibri Light" w:cs="Calibri Light"/>
                <w:highlight w:val="yellow"/>
              </w:rPr>
              <w:fldChar w:fldCharType="end"/>
            </w:r>
          </w:p>
        </w:tc>
      </w:tr>
    </w:tbl>
    <w:p w14:paraId="0A730D38" w14:textId="496396E9" w:rsidR="007D3708" w:rsidRDefault="005C79A1" w:rsidP="007D3708">
      <w:pPr>
        <w:pStyle w:val="Caption"/>
      </w:pPr>
      <w:r>
        <w:t xml:space="preserve">  </w:t>
      </w:r>
      <w:bookmarkStart w:id="2119" w:name="_Toc127519362"/>
      <w:bookmarkStart w:id="2120" w:name="_Toc119940046"/>
      <w:r w:rsidR="007D3708" w:rsidRPr="00C64922">
        <w:t xml:space="preserve">Table </w:t>
      </w:r>
      <w:r w:rsidR="008B59D0">
        <w:fldChar w:fldCharType="begin"/>
      </w:r>
      <w:r w:rsidR="008B59D0">
        <w:instrText xml:space="preserve"> SEQ Table \* ARABIC </w:instrText>
      </w:r>
      <w:r w:rsidR="008B59D0">
        <w:fldChar w:fldCharType="separate"/>
      </w:r>
      <w:del w:id="2121" w:author="Ballot Reconciliation" w:date="2023-03-09T09:31:00Z">
        <w:r w:rsidR="00F10C7C">
          <w:rPr>
            <w:noProof/>
          </w:rPr>
          <w:delText>57</w:delText>
        </w:r>
      </w:del>
      <w:ins w:id="2122" w:author="Ballot Reconciliation" w:date="2023-03-09T09:31:00Z">
        <w:r w:rsidR="00DC1072">
          <w:rPr>
            <w:noProof/>
          </w:rPr>
          <w:t>56</w:t>
        </w:r>
      </w:ins>
      <w:r w:rsidR="008B59D0">
        <w:rPr>
          <w:noProof/>
        </w:rPr>
        <w:fldChar w:fldCharType="end"/>
      </w:r>
      <w:r w:rsidR="007D3708" w:rsidRPr="00C64922">
        <w:t>: Birth Sex</w:t>
      </w:r>
      <w:r w:rsidR="00852DED">
        <w:t xml:space="preserve"> Template</w:t>
      </w:r>
      <w:bookmarkEnd w:id="2119"/>
      <w:bookmarkEnd w:id="2120"/>
    </w:p>
    <w:p w14:paraId="29F2BCB6" w14:textId="4DBB58E2" w:rsidR="005C79A1" w:rsidRDefault="005C79A1" w:rsidP="003A3D50">
      <w:pPr>
        <w:pStyle w:val="Caption"/>
        <w:keepNext/>
        <w:spacing w:after="0"/>
      </w:pPr>
      <w:bookmarkStart w:id="2123" w:name="_Ref21883683"/>
    </w:p>
    <w:p w14:paraId="7ACECFEB" w14:textId="45DD5E72" w:rsidR="000F4F3F" w:rsidRDefault="000F4F3F" w:rsidP="003A3D50">
      <w:pPr>
        <w:pStyle w:val="Caption"/>
        <w:keepNext/>
        <w:spacing w:after="0"/>
      </w:pPr>
      <w:bookmarkStart w:id="2124" w:name="_Toc127519292"/>
      <w:bookmarkStart w:id="2125" w:name="_Toc119939975"/>
      <w:r>
        <w:t xml:space="preserve">Example </w:t>
      </w:r>
      <w:r w:rsidR="008B59D0">
        <w:fldChar w:fldCharType="begin"/>
      </w:r>
      <w:r w:rsidR="008B59D0">
        <w:instrText xml:space="preserve"> SEQ Example \* ARABIC </w:instrText>
      </w:r>
      <w:r w:rsidR="008B59D0">
        <w:fldChar w:fldCharType="separate"/>
      </w:r>
      <w:r w:rsidR="00DC1072">
        <w:rPr>
          <w:noProof/>
        </w:rPr>
        <w:t>52</w:t>
      </w:r>
      <w:r w:rsidR="008B59D0">
        <w:rPr>
          <w:noProof/>
        </w:rPr>
        <w:fldChar w:fldCharType="end"/>
      </w:r>
      <w:r>
        <w:t>: Birth Sex</w:t>
      </w:r>
      <w:bookmarkEnd w:id="2123"/>
      <w:bookmarkEnd w:id="2124"/>
      <w:bookmarkEnd w:id="2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F4F3F" w:rsidRPr="00AD08FB" w14:paraId="5A4991C2" w14:textId="7A0E9140" w:rsidTr="004E29C8">
        <w:tc>
          <w:tcPr>
            <w:tcW w:w="9576" w:type="dxa"/>
            <w:shd w:val="clear" w:color="auto" w:fill="auto"/>
          </w:tcPr>
          <w:p w14:paraId="6B0B5B83" w14:textId="6CC2124C" w:rsidR="000F4F3F" w:rsidRPr="00AD08FB" w:rsidRDefault="000F4F3F" w:rsidP="000F4F3F">
            <w:pPr>
              <w:pStyle w:val="HTMLPreformatted"/>
              <w:rPr>
                <w:color w:val="000000"/>
                <w:sz w:val="16"/>
                <w:szCs w:val="16"/>
              </w:rPr>
            </w:pPr>
            <w:r w:rsidRPr="00AD08FB">
              <w:rPr>
                <w:color w:val="000000"/>
                <w:sz w:val="16"/>
                <w:szCs w:val="16"/>
              </w:rPr>
              <w:t>&lt;!-- Birth Sex Entry - Approved in C-CDA R2.1 Companion Guide --&gt;</w:t>
            </w:r>
          </w:p>
          <w:p w14:paraId="2DC29538" w14:textId="2BB492B1" w:rsidR="000F4F3F" w:rsidRPr="00AD08FB" w:rsidRDefault="000F4F3F" w:rsidP="000F4F3F">
            <w:pPr>
              <w:pStyle w:val="HTMLPreformatted"/>
              <w:rPr>
                <w:color w:val="000000"/>
                <w:sz w:val="16"/>
                <w:szCs w:val="16"/>
              </w:rPr>
            </w:pPr>
            <w:r w:rsidRPr="00AD08FB">
              <w:rPr>
                <w:color w:val="000000"/>
                <w:sz w:val="16"/>
                <w:szCs w:val="16"/>
              </w:rPr>
              <w:t>&lt;observation classCode="OBS" moodCode="EVN"&gt;</w:t>
            </w:r>
          </w:p>
          <w:p w14:paraId="1CE35D16" w14:textId="5A62701A" w:rsidR="000F4F3F" w:rsidRPr="00AD08FB" w:rsidRDefault="000F4F3F" w:rsidP="000F4F3F">
            <w:pPr>
              <w:pStyle w:val="HTMLPreformatted"/>
              <w:rPr>
                <w:color w:val="000000"/>
                <w:sz w:val="16"/>
                <w:szCs w:val="16"/>
              </w:rPr>
            </w:pPr>
            <w:r w:rsidRPr="00AD08FB">
              <w:rPr>
                <w:color w:val="000000"/>
                <w:sz w:val="16"/>
                <w:szCs w:val="16"/>
              </w:rPr>
              <w:tab/>
              <w:t>&lt;!-- New templateId for Birth Sex --&gt;</w:t>
            </w:r>
          </w:p>
          <w:p w14:paraId="5976E35E" w14:textId="204D5786" w:rsidR="000F4F3F" w:rsidRPr="00AD08FB" w:rsidRDefault="000F4F3F" w:rsidP="000F4F3F">
            <w:pPr>
              <w:pStyle w:val="HTMLPreformatted"/>
              <w:rPr>
                <w:color w:val="000000"/>
                <w:sz w:val="16"/>
                <w:szCs w:val="16"/>
              </w:rPr>
            </w:pPr>
            <w:r w:rsidRPr="00AD08FB">
              <w:rPr>
                <w:color w:val="000000"/>
                <w:sz w:val="16"/>
                <w:szCs w:val="16"/>
              </w:rPr>
              <w:tab/>
              <w:t>&lt;!-- Not planning to assert conformance to Social History Observation due to different vocab --&gt;</w:t>
            </w:r>
          </w:p>
          <w:p w14:paraId="40FD66D6" w14:textId="7BA963A6" w:rsidR="000F4F3F" w:rsidRPr="00AD08FB" w:rsidRDefault="000F4F3F" w:rsidP="000F4F3F">
            <w:pPr>
              <w:pStyle w:val="HTMLPreformatted"/>
              <w:rPr>
                <w:color w:val="000000"/>
                <w:sz w:val="16"/>
                <w:szCs w:val="16"/>
              </w:rPr>
            </w:pPr>
            <w:r w:rsidRPr="00AD08FB">
              <w:rPr>
                <w:color w:val="000000"/>
                <w:sz w:val="16"/>
                <w:szCs w:val="16"/>
              </w:rPr>
              <w:tab/>
              <w:t>&lt;templateId root="2.16.840.1.113883.10.20.22.4.200" extension="2016-06-01"/&gt;</w:t>
            </w:r>
          </w:p>
          <w:p w14:paraId="545F09D7" w14:textId="1BFBB399" w:rsidR="000F4F3F" w:rsidRPr="00AD08FB" w:rsidRDefault="000F4F3F" w:rsidP="000F4F3F">
            <w:pPr>
              <w:pStyle w:val="HTMLPreformatted"/>
              <w:rPr>
                <w:color w:val="000000"/>
                <w:sz w:val="16"/>
                <w:szCs w:val="16"/>
              </w:rPr>
            </w:pPr>
            <w:r w:rsidRPr="00AD08FB">
              <w:rPr>
                <w:color w:val="000000"/>
                <w:sz w:val="16"/>
                <w:szCs w:val="16"/>
              </w:rPr>
              <w:tab/>
              <w:t xml:space="preserve">&lt;code code="76689-9" codeSystem="2.16.840.1.113883.6.1" </w:t>
            </w:r>
          </w:p>
          <w:p w14:paraId="5D095EBC" w14:textId="1A6230FA"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displayName="Sex Assigned At Birth"/&gt;</w:t>
            </w:r>
          </w:p>
          <w:p w14:paraId="4B844623" w14:textId="7459F8AA"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C00062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09CBF9BA"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5B8B83AB" w:rsidR="000F4F3F" w:rsidRPr="00AD08FB" w:rsidRDefault="000F4F3F" w:rsidP="000F4F3F">
            <w:pPr>
              <w:pStyle w:val="HTMLPreformatted"/>
              <w:rPr>
                <w:color w:val="000000"/>
                <w:sz w:val="16"/>
                <w:szCs w:val="16"/>
              </w:rPr>
            </w:pPr>
            <w:r w:rsidRPr="00AD08FB">
              <w:rPr>
                <w:color w:val="000000"/>
                <w:sz w:val="16"/>
                <w:szCs w:val="16"/>
              </w:rPr>
              <w:tab/>
              <w:t>&lt;statusCode code="completed"/&gt;</w:t>
            </w:r>
          </w:p>
          <w:p w14:paraId="4EE25950" w14:textId="4D1A4B40" w:rsidR="000F4F3F" w:rsidRPr="00AD08FB" w:rsidRDefault="000F4F3F" w:rsidP="000F4F3F">
            <w:pPr>
              <w:pStyle w:val="HTMLPreformatted"/>
              <w:rPr>
                <w:color w:val="000000"/>
                <w:sz w:val="16"/>
                <w:szCs w:val="16"/>
              </w:rPr>
            </w:pPr>
            <w:r w:rsidRPr="00AD08FB">
              <w:rPr>
                <w:color w:val="000000"/>
                <w:sz w:val="16"/>
                <w:szCs w:val="16"/>
              </w:rPr>
              <w:tab/>
              <w:t>&lt;!-- effectiveTime if present should match birthTime --&gt;</w:t>
            </w:r>
          </w:p>
          <w:p w14:paraId="5C8935F1" w14:textId="322EAF6E" w:rsidR="000F4F3F" w:rsidRPr="00AD08FB" w:rsidRDefault="000F4F3F" w:rsidP="000F4F3F">
            <w:pPr>
              <w:pStyle w:val="HTMLPreformatted"/>
              <w:rPr>
                <w:color w:val="000000"/>
                <w:sz w:val="16"/>
                <w:szCs w:val="16"/>
              </w:rPr>
            </w:pPr>
            <w:r w:rsidRPr="00AD08FB">
              <w:rPr>
                <w:color w:val="000000"/>
                <w:sz w:val="16"/>
                <w:szCs w:val="16"/>
              </w:rPr>
              <w:tab/>
              <w:t>&lt;!-- Request  name change to QRDA value set (2.16.840.1.113762.1.4.1) - ONC Birth Sex --&gt;</w:t>
            </w:r>
          </w:p>
          <w:p w14:paraId="16E73D43" w14:textId="19C067E7" w:rsidR="000F4F3F" w:rsidRPr="00AD08FB" w:rsidRDefault="000F4F3F" w:rsidP="000F4F3F">
            <w:pPr>
              <w:pStyle w:val="HTMLPreformatted"/>
              <w:rPr>
                <w:color w:val="000000"/>
                <w:sz w:val="16"/>
                <w:szCs w:val="16"/>
              </w:rPr>
            </w:pPr>
            <w:r w:rsidRPr="00AD08FB">
              <w:rPr>
                <w:color w:val="000000"/>
                <w:sz w:val="16"/>
                <w:szCs w:val="16"/>
              </w:rPr>
              <w:tab/>
              <w:t xml:space="preserve">&lt;value xsi:type="CD" codeSystem="2.16.840.1.113883.5.1" codeSystemName="AdministrativeGender" </w:t>
            </w:r>
          </w:p>
          <w:p w14:paraId="4025FD98" w14:textId="2217563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code="F" displayName="Female"&gt;</w:t>
            </w:r>
          </w:p>
          <w:p w14:paraId="0C7E8A49" w14:textId="2AA2F3AD"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6D8BD2BB" w14:textId="4C4F7DC0"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value="#BSex_value"/&gt;</w:t>
            </w:r>
          </w:p>
          <w:p w14:paraId="28204353" w14:textId="02E7A208"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78C39680" w14:textId="290632CB"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A53C08B"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1BE72EBA" w:rsidR="00CC03A6" w:rsidRPr="003A3D50" w:rsidRDefault="00CC03A6" w:rsidP="003A3D50">
      <w:pPr>
        <w:rPr>
          <w:rFonts w:eastAsia="Calibri"/>
        </w:rPr>
      </w:pPr>
    </w:p>
    <w:p w14:paraId="19281331" w14:textId="77777777" w:rsidR="007D3708" w:rsidRPr="00C64922" w:rsidRDefault="007D3708" w:rsidP="004E29C8">
      <w:pPr>
        <w:pStyle w:val="Heading4"/>
      </w:pPr>
      <w:bookmarkStart w:id="2126" w:name="_r7gl71evjsyp" w:colFirst="0" w:colLast="0"/>
      <w:bookmarkStart w:id="2127" w:name="_ghwgw5mdd1ry" w:colFirst="0" w:colLast="0"/>
      <w:bookmarkStart w:id="2128" w:name="_Toc11043657"/>
      <w:bookmarkEnd w:id="2126"/>
      <w:bookmarkEnd w:id="2127"/>
      <w:r w:rsidRPr="00C64922">
        <w:lastRenderedPageBreak/>
        <w:t>Pregnancy Status</w:t>
      </w:r>
      <w:bookmarkEnd w:id="2128"/>
      <w:r w:rsidRPr="00C64922">
        <w:t xml:space="preserve"> </w:t>
      </w:r>
    </w:p>
    <w:p w14:paraId="494409C2" w14:textId="245997C8" w:rsidR="00E3650F" w:rsidRDefault="007D3708" w:rsidP="007D370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00E3650F" w:rsidRPr="00C77DD8">
        <w:t xml:space="preserve">communicating </w:t>
      </w:r>
      <w:r w:rsidR="00E3650F">
        <w:t xml:space="preserve">more </w:t>
      </w:r>
      <w:r w:rsidR="00E3650F" w:rsidRPr="00C77DD8">
        <w:t xml:space="preserve">detailed observations related to an individual’s </w:t>
      </w:r>
      <w:r w:rsidR="00E3650F">
        <w:t>pregnancy status</w:t>
      </w:r>
      <w:r w:rsidR="00E3650F" w:rsidRPr="00C77DD8">
        <w:t xml:space="preserve">, implementers can </w:t>
      </w:r>
      <w:r w:rsidR="00E3650F">
        <w:t xml:space="preserve">also </w:t>
      </w:r>
      <w:r w:rsidR="00E3650F" w:rsidRPr="00C77DD8">
        <w:t xml:space="preserve">consider utilizing the templates in the </w:t>
      </w:r>
      <w:hyperlink r:id="rId61" w:history="1">
        <w:r w:rsidR="00E3650F" w:rsidRPr="00E3650F">
          <w:rPr>
            <w:rStyle w:val="Hyperlink"/>
          </w:rPr>
          <w:t>HL7 CDA® R2 Implementation Guide: C-CDA R2.1 Supplemental Templates for Pregnancy Status, Release 1 - US Realm</w:t>
        </w:r>
      </w:hyperlink>
      <w:r w:rsidR="00E3650F" w:rsidRPr="00C77DD8">
        <w:t>.</w:t>
      </w:r>
    </w:p>
    <w:p w14:paraId="720BB698" w14:textId="1FA229DD" w:rsidR="007D3708" w:rsidRPr="00D14360" w:rsidRDefault="007D3708" w:rsidP="007D3708">
      <w:pPr>
        <w:rPr>
          <w:rFonts w:cs="Calibri"/>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
      <w:tr w:rsidR="004F6FF6" w:rsidRPr="00C64922" w14:paraId="084F6511" w14:textId="77777777" w:rsidTr="004E29C8">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rFonts w:cs="Calibri"/>
                <w:b/>
                <w:bCs/>
                <w:color w:val="FFFFFF"/>
              </w:rPr>
            </w:pPr>
            <w:r w:rsidRPr="00D14360">
              <w:rPr>
                <w:rFonts w:cs="Calibri"/>
                <w:b/>
                <w:bCs/>
                <w:color w:val="FFFFFF"/>
              </w:rPr>
              <w:t>Entry Template</w:t>
            </w:r>
          </w:p>
        </w:tc>
        <w:tc>
          <w:tcPr>
            <w:tcW w:w="7549" w:type="dxa"/>
            <w:shd w:val="clear" w:color="auto" w:fill="4F81BD"/>
          </w:tcPr>
          <w:p w14:paraId="41756F23" w14:textId="77777777" w:rsidR="00E42FA6" w:rsidRPr="00D14360" w:rsidRDefault="00E42FA6" w:rsidP="00E42FA6">
            <w:pPr>
              <w:rPr>
                <w:rFonts w:cs="Calibri"/>
                <w:b/>
                <w:iCs/>
                <w:color w:val="FFFFFF"/>
                <w:szCs w:val="28"/>
              </w:rPr>
            </w:pPr>
            <w:r w:rsidRPr="00D14360">
              <w:rPr>
                <w:rFonts w:cs="Calibri"/>
                <w:b/>
                <w:iCs/>
                <w:color w:val="FFFFFF"/>
                <w:szCs w:val="28"/>
              </w:rPr>
              <w:t xml:space="preserve">Pregnancy Observation </w:t>
            </w:r>
          </w:p>
          <w:p w14:paraId="51356423" w14:textId="77777777" w:rsidR="00E42FA6" w:rsidRPr="00D14360" w:rsidRDefault="00E42FA6" w:rsidP="00E42FA6">
            <w:pPr>
              <w:rPr>
                <w:rFonts w:cs="Calibri"/>
                <w:bCs/>
                <w:color w:val="FFFFFF"/>
              </w:rPr>
            </w:pPr>
            <w:r w:rsidRPr="00D14360">
              <w:rPr>
                <w:rFonts w:cs="Calibri"/>
                <w:bCs/>
                <w:color w:val="FFFFFF"/>
                <w:sz w:val="18"/>
              </w:rPr>
              <w:t>[observation: identifier urn:oid:2.16.840.1.113883.10.20.15.3.8 (open)]</w:t>
            </w:r>
          </w:p>
        </w:tc>
      </w:tr>
      <w:tr w:rsidR="004F6FF6" w:rsidRPr="00C64922" w14:paraId="6FC4EFBA" w14:textId="77777777" w:rsidTr="004E29C8">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rFonts w:cs="Calibri"/>
                <w:b/>
                <w:bCs/>
              </w:rPr>
            </w:pPr>
            <w:r w:rsidRPr="00D14360">
              <w:rPr>
                <w:rFonts w:cs="Calibri"/>
                <w:b/>
                <w:bCs/>
              </w:rPr>
              <w:t>Reference Source</w:t>
            </w:r>
          </w:p>
        </w:tc>
        <w:tc>
          <w:tcPr>
            <w:tcW w:w="7549" w:type="dxa"/>
            <w:tcBorders>
              <w:top w:val="single" w:sz="4" w:space="0" w:color="4F81BD"/>
              <w:bottom w:val="single" w:sz="4" w:space="0" w:color="4F81BD"/>
            </w:tcBorders>
            <w:shd w:val="clear" w:color="auto" w:fill="auto"/>
          </w:tcPr>
          <w:p w14:paraId="63C3F618" w14:textId="1631866A" w:rsidR="00E42FA6" w:rsidRPr="00AD08FB" w:rsidRDefault="00E3650F" w:rsidP="00E42FA6">
            <w:pPr>
              <w:rPr>
                <w:rFonts w:ascii="Calibri Light" w:hAnsi="Calibri Light" w:cs="Calibri Light"/>
                <w:bCs/>
                <w:color w:val="000000"/>
              </w:rPr>
            </w:pPr>
            <w:r w:rsidRPr="00D14360">
              <w:rPr>
                <w:rFonts w:ascii="Calibri Light" w:hAnsi="Calibri Light" w:cs="Calibri Light"/>
                <w:szCs w:val="18"/>
              </w:rPr>
              <w:t xml:space="preserve">HL7 C-CDA R2.1 </w:t>
            </w:r>
          </w:p>
        </w:tc>
      </w:tr>
      <w:tr w:rsidR="004F6FF6" w:rsidRPr="00C64922" w14:paraId="3DDA1A90" w14:textId="77777777" w:rsidTr="004E29C8">
        <w:trPr>
          <w:cantSplit/>
          <w:trHeight w:val="620"/>
        </w:trPr>
        <w:tc>
          <w:tcPr>
            <w:tcW w:w="1795" w:type="dxa"/>
            <w:tcBorders>
              <w:right w:val="nil"/>
            </w:tcBorders>
            <w:shd w:val="clear" w:color="auto" w:fill="FFFFFF"/>
          </w:tcPr>
          <w:p w14:paraId="712D99D2" w14:textId="77777777" w:rsidR="00E42FA6" w:rsidRPr="00D14360" w:rsidRDefault="00E42FA6" w:rsidP="00E42FA6">
            <w:pPr>
              <w:rPr>
                <w:rFonts w:cs="Calibri"/>
                <w:b/>
                <w:bCs/>
              </w:rPr>
            </w:pPr>
            <w:r w:rsidRPr="00D14360">
              <w:rPr>
                <w:rFonts w:cs="Calibri"/>
                <w:b/>
                <w:bCs/>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4E29C8">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rFonts w:cs="Calibri"/>
                <w:b/>
                <w:bCs/>
              </w:rPr>
            </w:pPr>
            <w:r w:rsidRPr="00D14360">
              <w:rPr>
                <w:rFonts w:cs="Calibri"/>
                <w:b/>
                <w:bCs/>
              </w:rPr>
              <w:t>ActStatus</w:t>
            </w:r>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1D30C4" w:rsidRPr="00D14360">
              <w:rPr>
                <w:rFonts w:ascii="Calibri Light" w:hAnsi="Calibri Light" w:cs="Calibri Light"/>
                <w:szCs w:val="18"/>
              </w:rPr>
              <w:t>.</w:t>
            </w:r>
            <w:r w:rsidRPr="00D14360">
              <w:rPr>
                <w:rFonts w:ascii="Calibri Light" w:hAnsi="Calibri Light" w:cs="Calibri Light"/>
                <w:szCs w:val="18"/>
              </w:rPr>
              <w:t>”</w:t>
            </w:r>
          </w:p>
          <w:p w14:paraId="4E573F72" w14:textId="04FE46AF"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different pregnancy statuses over time.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004F6FF6" w:rsidRPr="00C64922" w14:paraId="4BCD1C74" w14:textId="77777777" w:rsidTr="004E29C8">
        <w:trPr>
          <w:cantSplit/>
          <w:trHeight w:val="350"/>
        </w:trPr>
        <w:tc>
          <w:tcPr>
            <w:tcW w:w="1795" w:type="dxa"/>
            <w:tcBorders>
              <w:top w:val="single" w:sz="4" w:space="0" w:color="4F81BD"/>
              <w:bottom w:val="single" w:sz="4" w:space="0" w:color="4472C4" w:themeColor="accent1"/>
              <w:right w:val="nil"/>
            </w:tcBorders>
            <w:shd w:val="clear" w:color="auto" w:fill="FFFFFF"/>
          </w:tcPr>
          <w:p w14:paraId="5434709F" w14:textId="77777777" w:rsidR="00E42FA6" w:rsidRPr="00D14360" w:rsidRDefault="00E42FA6" w:rsidP="00E42FA6">
            <w:pPr>
              <w:rPr>
                <w:rFonts w:cs="Calibri"/>
                <w:b/>
                <w:bCs/>
              </w:rPr>
            </w:pPr>
            <w:r w:rsidRPr="00D14360">
              <w:rPr>
                <w:rFonts w:cs="Calibri"/>
                <w:b/>
                <w:bCs/>
              </w:rPr>
              <w:t>Negation</w:t>
            </w:r>
          </w:p>
        </w:tc>
        <w:tc>
          <w:tcPr>
            <w:tcW w:w="7549" w:type="dxa"/>
            <w:tcBorders>
              <w:top w:val="single" w:sz="4" w:space="0" w:color="4F81BD"/>
              <w:bottom w:val="single" w:sz="4" w:space="0" w:color="4472C4" w:themeColor="accent1"/>
            </w:tcBorders>
            <w:shd w:val="clear" w:color="auto" w:fill="auto"/>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4F6FF6" w:rsidRPr="00C64922" w14:paraId="57B28F24" w14:textId="77777777" w:rsidTr="004E29C8">
        <w:trPr>
          <w:cantSplit/>
          <w:trHeight w:val="1268"/>
        </w:trPr>
        <w:tc>
          <w:tcPr>
            <w:tcW w:w="1795" w:type="dxa"/>
            <w:tcBorders>
              <w:top w:val="single" w:sz="4" w:space="0" w:color="4472C4" w:themeColor="accent1"/>
              <w:bottom w:val="single" w:sz="4" w:space="0" w:color="4472C4"/>
              <w:right w:val="nil"/>
            </w:tcBorders>
            <w:shd w:val="clear" w:color="auto" w:fill="FFFFFF"/>
          </w:tcPr>
          <w:p w14:paraId="4B270DCA" w14:textId="77777777" w:rsidR="00E42FA6" w:rsidRPr="00D14360" w:rsidRDefault="00E42FA6" w:rsidP="00E42FA6">
            <w:pPr>
              <w:rPr>
                <w:rFonts w:cs="Calibri"/>
                <w:b/>
                <w:bCs/>
              </w:rPr>
            </w:pPr>
            <w:r w:rsidRPr="00D14360">
              <w:rPr>
                <w:rFonts w:cs="Calibri"/>
                <w:b/>
                <w:bCs/>
              </w:rPr>
              <w:t>Other Considerations</w:t>
            </w:r>
          </w:p>
        </w:tc>
        <w:tc>
          <w:tcPr>
            <w:tcW w:w="7549" w:type="dxa"/>
            <w:tcBorders>
              <w:top w:val="single" w:sz="4" w:space="0" w:color="4472C4" w:themeColor="accent1"/>
              <w:bottom w:val="single" w:sz="4" w:space="0" w:color="4472C4"/>
            </w:tcBorders>
            <w:shd w:val="clear" w:color="auto" w:fill="auto"/>
          </w:tcPr>
          <w:p w14:paraId="3448D32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14:paraId="4F7B4610"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00E33321" w:rsidRPr="00C64922" w14:paraId="6BF99262" w14:textId="77777777" w:rsidTr="004E29C8">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6B86B50" w14:textId="0BFC029F" w:rsidR="000F4F3F" w:rsidRPr="00AD08FB" w:rsidRDefault="000F4F3F" w:rsidP="000F4F3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53: Patient was pregnant from 4/10/2011 to 1/12/</w:t>
            </w:r>
            <w:r w:rsidR="00DC1072" w:rsidRPr="00C64922">
              <w:t>2012</w:t>
            </w:r>
            <w:r w:rsidRPr="00AD08FB">
              <w:rPr>
                <w:rFonts w:ascii="Calibri Light" w:hAnsi="Calibri Light" w:cs="Calibri Light"/>
              </w:rPr>
              <w:fldChar w:fldCharType="end"/>
            </w:r>
          </w:p>
        </w:tc>
      </w:tr>
      <w:tr w:rsidR="000F4F3F" w:rsidRPr="00C64922" w14:paraId="2E42C101" w14:textId="77777777" w:rsidTr="004E29C8">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428DA13" w14:textId="42EBE414"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54: Patient was not </w:t>
            </w:r>
            <w:r w:rsidR="00DC1072" w:rsidRPr="00C64922">
              <w:t>pregnant</w:t>
            </w:r>
            <w:r w:rsidRPr="00AD08FB">
              <w:rPr>
                <w:rFonts w:ascii="Calibri Light" w:hAnsi="Calibri Light" w:cs="Calibri Light"/>
              </w:rPr>
              <w:fldChar w:fldCharType="end"/>
            </w:r>
          </w:p>
        </w:tc>
      </w:tr>
      <w:tr w:rsidR="000F4F3F" w:rsidRPr="00C64922" w14:paraId="4B98B297" w14:textId="77777777" w:rsidTr="004E29C8">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tcBorders>
            <w:shd w:val="clear" w:color="auto" w:fill="auto"/>
          </w:tcPr>
          <w:p w14:paraId="71C91E34" w14:textId="10F4B6B7"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55: Unknown if the patient was pregnant or </w:t>
            </w:r>
            <w:r w:rsidR="00DC1072" w:rsidRPr="00C64922">
              <w:t>not</w:t>
            </w:r>
            <w:r w:rsidRPr="00AD08FB">
              <w:rPr>
                <w:rFonts w:ascii="Calibri Light" w:hAnsi="Calibri Light" w:cs="Calibri Light"/>
              </w:rPr>
              <w:fldChar w:fldCharType="end"/>
            </w:r>
          </w:p>
        </w:tc>
      </w:tr>
    </w:tbl>
    <w:p w14:paraId="3C0834E1" w14:textId="0CA14D5A" w:rsidR="007D3708" w:rsidRPr="00C64922" w:rsidRDefault="005C79A1" w:rsidP="007D3708">
      <w:pPr>
        <w:pStyle w:val="Caption"/>
      </w:pPr>
      <w:r>
        <w:t xml:space="preserve">  </w:t>
      </w:r>
      <w:bookmarkStart w:id="2129" w:name="_Toc118898843"/>
      <w:bookmarkStart w:id="2130" w:name="_Toc127519363"/>
      <w:bookmarkStart w:id="2131" w:name="_Toc119940047"/>
      <w:r w:rsidR="007D3708" w:rsidRPr="00C64922">
        <w:t xml:space="preserve">Table </w:t>
      </w:r>
      <w:r w:rsidR="008B59D0">
        <w:fldChar w:fldCharType="begin"/>
      </w:r>
      <w:r w:rsidR="008B59D0">
        <w:instrText xml:space="preserve"> SEQ Table \* ARABIC </w:instrText>
      </w:r>
      <w:r w:rsidR="008B59D0">
        <w:fldChar w:fldCharType="separate"/>
      </w:r>
      <w:del w:id="2132" w:author="Ballot Reconciliation" w:date="2023-03-09T09:31:00Z">
        <w:r w:rsidR="00F10C7C">
          <w:rPr>
            <w:noProof/>
          </w:rPr>
          <w:delText>58</w:delText>
        </w:r>
      </w:del>
      <w:ins w:id="2133" w:author="Ballot Reconciliation" w:date="2023-03-09T09:31:00Z">
        <w:r w:rsidR="00DC1072">
          <w:rPr>
            <w:noProof/>
          </w:rPr>
          <w:t>57</w:t>
        </w:r>
      </w:ins>
      <w:r w:rsidR="008B59D0">
        <w:rPr>
          <w:noProof/>
        </w:rPr>
        <w:fldChar w:fldCharType="end"/>
      </w:r>
      <w:r w:rsidR="007D3708" w:rsidRPr="00C64922">
        <w:t>: Pregnancy Observation</w:t>
      </w:r>
      <w:bookmarkEnd w:id="2129"/>
      <w:bookmarkEnd w:id="2130"/>
      <w:bookmarkEnd w:id="2131"/>
    </w:p>
    <w:p w14:paraId="21E17667" w14:textId="672BE49F" w:rsidR="007D3708" w:rsidRPr="00C64922" w:rsidRDefault="005C79A1" w:rsidP="00E42FA6">
      <w:pPr>
        <w:pStyle w:val="Caption"/>
        <w:keepNext/>
        <w:spacing w:after="0"/>
      </w:pPr>
      <w:bookmarkStart w:id="2134" w:name="_Ref21877073"/>
      <w:r>
        <w:t xml:space="preserve">  </w:t>
      </w:r>
      <w:bookmarkStart w:id="2135" w:name="_Toc118898773"/>
      <w:bookmarkStart w:id="2136" w:name="_Toc127519293"/>
      <w:bookmarkStart w:id="2137" w:name="_Toc119939976"/>
      <w:r w:rsidR="007D3708" w:rsidRPr="00C64922">
        <w:t xml:space="preserve">Example </w:t>
      </w:r>
      <w:r w:rsidR="008B59D0">
        <w:fldChar w:fldCharType="begin"/>
      </w:r>
      <w:r w:rsidR="008B59D0">
        <w:instrText xml:space="preserve"> SEQ Example \* ARABIC </w:instrText>
      </w:r>
      <w:r w:rsidR="008B59D0">
        <w:fldChar w:fldCharType="separate"/>
      </w:r>
      <w:r w:rsidR="00DC1072">
        <w:rPr>
          <w:noProof/>
        </w:rPr>
        <w:t>53</w:t>
      </w:r>
      <w:r w:rsidR="008B59D0">
        <w:rPr>
          <w:noProof/>
        </w:rPr>
        <w:fldChar w:fldCharType="end"/>
      </w:r>
      <w:r w:rsidR="007D3708" w:rsidRPr="00C64922">
        <w:t>: Patient was pregnant from 4/10/2011 to 1/12/2012</w:t>
      </w:r>
      <w:bookmarkEnd w:id="2134"/>
      <w:bookmarkEnd w:id="2135"/>
      <w:bookmarkEnd w:id="2136"/>
      <w:bookmarkEnd w:id="21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067A475B" w14:textId="77777777" w:rsidTr="004E29C8">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observation classCode="OBS" moodCode="EVN"&gt;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codeSystem="2.16.840.1.113883.5.4"/&gt;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&lt;statusCode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612A2062"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w:t>
            </w:r>
            <w:r w:rsidR="00D938BD" w:rsidRPr="00D14360">
              <w:rPr>
                <w:rFonts w:ascii="Courier New" w:eastAsia="Courier New" w:hAnsi="Courier New" w:cs="Courier New"/>
                <w:sz w:val="16"/>
              </w:rPr>
              <w:t>=</w:t>
            </w:r>
            <w:r w:rsidR="00D938BD">
              <w:rPr>
                <w:rFonts w:ascii="Courier New" w:eastAsia="Courier New" w:hAnsi="Courier New" w:cs="Courier New"/>
                <w:sz w:val="16"/>
              </w:rPr>
              <w:t>"</w:t>
            </w:r>
            <w:r w:rsidRPr="00D14360">
              <w:rPr>
                <w:rFonts w:ascii="Courier New" w:eastAsia="Courier New" w:hAnsi="Courier New" w:cs="Courier New"/>
                <w:sz w:val="16"/>
              </w:rPr>
              <w:t>20120112</w:t>
            </w:r>
            <w:r w:rsidR="00D938BD">
              <w:rPr>
                <w:rFonts w:ascii="Courier New" w:eastAsia="Courier New" w:hAnsi="Courier New" w:cs="Courier New"/>
                <w:sz w:val="16"/>
              </w:rPr>
              <w:t>"</w:t>
            </w:r>
            <w:r w:rsidR="00D938BD" w:rsidRPr="00D14360">
              <w:rPr>
                <w:rFonts w:ascii="Courier New" w:eastAsia="Courier New" w:hAnsi="Courier New" w:cs="Courier New"/>
                <w:sz w:val="16"/>
              </w:rPr>
              <w:t>/&gt;</w:t>
            </w:r>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xsi:type="CD"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displayName="pregnant"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codeSystem="2.16.840.1.113883.6.96"/&gt;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&lt;entryRelationship typeCode="REFR"&gt;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&lt;/entryRelationship&gt;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eastAsia="Calibri" w:cs="Calibri"/>
        </w:rPr>
      </w:pPr>
      <w:bookmarkStart w:id="2138" w:name="_40ew0vw" w:colFirst="0" w:colLast="0"/>
      <w:bookmarkEnd w:id="2138"/>
      <w:r w:rsidRPr="00D14360">
        <w:rPr>
          <w:rFonts w:eastAsia="Calibri" w:cs="Calibri"/>
        </w:rPr>
        <w:t xml:space="preserve">To indicate that the patient was not pregnant during a specified date range, the Pregnancy Observation entry should also be used, but with a negationInd set to </w:t>
      </w:r>
      <w:r w:rsidR="001D30C4" w:rsidRPr="00D14360">
        <w:rPr>
          <w:rFonts w:eastAsia="Calibri" w:cs="Calibri"/>
        </w:rPr>
        <w:t>“</w:t>
      </w:r>
      <w:r w:rsidRPr="00D14360">
        <w:rPr>
          <w:rFonts w:eastAsia="Calibri" w:cs="Calibri"/>
        </w:rPr>
        <w:t>true</w:t>
      </w:r>
      <w:r w:rsidR="001D30C4" w:rsidRPr="00D14360">
        <w:rPr>
          <w:rFonts w:eastAsia="Calibri" w:cs="Calibri"/>
        </w:rPr>
        <w:t>”</w:t>
      </w:r>
      <w:r w:rsidRPr="00D14360">
        <w:rPr>
          <w:rFonts w:eastAsia="Calibri" w:cs="Calibri"/>
        </w:rPr>
        <w:t xml:space="preserve"> to indicate that the patient was not pregnant during the date range specified by the effectiveTime element.</w:t>
      </w:r>
    </w:p>
    <w:p w14:paraId="3319C87A" w14:textId="5650EB26" w:rsidR="007D3708" w:rsidRPr="00C64922" w:rsidRDefault="005C79A1" w:rsidP="00E42FA6">
      <w:pPr>
        <w:pStyle w:val="Caption"/>
        <w:keepNext/>
        <w:spacing w:after="0"/>
      </w:pPr>
      <w:bookmarkStart w:id="2139" w:name="_Ref21877089"/>
      <w:r>
        <w:t xml:space="preserve">  </w:t>
      </w:r>
      <w:bookmarkStart w:id="2140" w:name="_Toc118898774"/>
      <w:bookmarkStart w:id="2141" w:name="_Toc127519294"/>
      <w:bookmarkStart w:id="2142" w:name="_Toc119939977"/>
      <w:r w:rsidR="007D3708" w:rsidRPr="00C64922">
        <w:t xml:space="preserve">Example </w:t>
      </w:r>
      <w:r w:rsidR="008B59D0">
        <w:fldChar w:fldCharType="begin"/>
      </w:r>
      <w:r w:rsidR="008B59D0">
        <w:instrText xml:space="preserve"> SEQ Example \* ARABIC </w:instrText>
      </w:r>
      <w:r w:rsidR="008B59D0">
        <w:fldChar w:fldCharType="separate"/>
      </w:r>
      <w:r w:rsidR="00DC1072">
        <w:rPr>
          <w:noProof/>
        </w:rPr>
        <w:t>54</w:t>
      </w:r>
      <w:r w:rsidR="008B59D0">
        <w:rPr>
          <w:noProof/>
        </w:rPr>
        <w:fldChar w:fldCharType="end"/>
      </w:r>
      <w:r w:rsidR="007D3708" w:rsidRPr="00C64922">
        <w:t>: Patient was not pregnant</w:t>
      </w:r>
      <w:bookmarkEnd w:id="2139"/>
      <w:bookmarkEnd w:id="2140"/>
      <w:bookmarkEnd w:id="2141"/>
      <w:bookmarkEnd w:id="21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355F7D85" w14:textId="77777777" w:rsidTr="004E29C8">
        <w:tc>
          <w:tcPr>
            <w:tcW w:w="9350" w:type="dxa"/>
            <w:shd w:val="clear" w:color="auto" w:fill="auto"/>
          </w:tcPr>
          <w:p w14:paraId="7F2CB2A1" w14:textId="512A0310"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negationInd</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true</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&lt;effectiveTime&gt;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2F624926"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eastAsia="Calibri" w:cs="Calibri"/>
        </w:rPr>
      </w:pPr>
      <w:bookmarkStart w:id="2143" w:name="_2fk6b3p" w:colFirst="0" w:colLast="0"/>
      <w:bookmarkEnd w:id="2143"/>
      <w:r w:rsidRPr="00D14360">
        <w:rPr>
          <w:rFonts w:eastAsia="Calibri" w:cs="Calibri"/>
        </w:rPr>
        <w:t>Finally, to indicate that it was unknown if the patient was pregnant or not, then a nullFlavor should be used on the observation to indicate that the patient’s pregnancy status was unknown.  An effectiveTime element can be included to assert the period over which it was unknown.</w:t>
      </w:r>
    </w:p>
    <w:p w14:paraId="2A300A75" w14:textId="2041376A" w:rsidR="007D3708" w:rsidRPr="00C64922" w:rsidRDefault="005C79A1" w:rsidP="00E42FA6">
      <w:pPr>
        <w:pStyle w:val="Caption"/>
        <w:keepNext/>
        <w:spacing w:after="0"/>
      </w:pPr>
      <w:bookmarkStart w:id="2144" w:name="_Ref21877096"/>
      <w:r>
        <w:t xml:space="preserve">  </w:t>
      </w:r>
      <w:bookmarkStart w:id="2145" w:name="_Toc118898775"/>
      <w:bookmarkStart w:id="2146" w:name="_Toc127519295"/>
      <w:bookmarkStart w:id="2147" w:name="_Toc119939978"/>
      <w:r w:rsidR="007D3708" w:rsidRPr="00C64922">
        <w:t xml:space="preserve">Example </w:t>
      </w:r>
      <w:r w:rsidR="008B59D0">
        <w:fldChar w:fldCharType="begin"/>
      </w:r>
      <w:r w:rsidR="008B59D0">
        <w:instrText xml:space="preserve"> SEQ Example \* ARABIC </w:instrText>
      </w:r>
      <w:r w:rsidR="008B59D0">
        <w:fldChar w:fldCharType="separate"/>
      </w:r>
      <w:r w:rsidR="00DC1072">
        <w:rPr>
          <w:noProof/>
        </w:rPr>
        <w:t>55</w:t>
      </w:r>
      <w:r w:rsidR="008B59D0">
        <w:rPr>
          <w:noProof/>
        </w:rPr>
        <w:fldChar w:fldCharType="end"/>
      </w:r>
      <w:r w:rsidR="007D3708" w:rsidRPr="00C64922">
        <w:t>: Unknown if the patient was pregnant or not</w:t>
      </w:r>
      <w:bookmarkEnd w:id="2144"/>
      <w:bookmarkEnd w:id="2145"/>
      <w:bookmarkEnd w:id="2146"/>
      <w:bookmarkEnd w:id="21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00EE6EC1" w14:textId="77777777" w:rsidTr="004E29C8">
        <w:tc>
          <w:tcPr>
            <w:tcW w:w="9350" w:type="dxa"/>
            <w:shd w:val="clear" w:color="auto" w:fill="auto"/>
          </w:tcPr>
          <w:p w14:paraId="100DEC85" w14:textId="6CC2598B"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nullFlavor</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UNK</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3F037A24"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C17F49">
      <w:pPr>
        <w:pStyle w:val="Heading3"/>
      </w:pPr>
      <w:bookmarkStart w:id="2148" w:name="_Toc18495093"/>
      <w:bookmarkStart w:id="2149" w:name="_Toc19870324"/>
      <w:bookmarkStart w:id="2150" w:name="_Toc20481013"/>
      <w:bookmarkStart w:id="2151" w:name="_Toc21529544"/>
      <w:bookmarkStart w:id="2152" w:name="_Toc21691597"/>
      <w:bookmarkStart w:id="2153" w:name="_Toc21845781"/>
      <w:bookmarkStart w:id="2154" w:name="_Toc21852022"/>
      <w:bookmarkStart w:id="2155" w:name="_Toc21871989"/>
      <w:bookmarkStart w:id="2156" w:name="_Toc21872445"/>
      <w:bookmarkStart w:id="2157" w:name="_Toc21880217"/>
      <w:bookmarkStart w:id="2158" w:name="_Toc21890047"/>
      <w:bookmarkStart w:id="2159" w:name="_Toc21894191"/>
      <w:bookmarkStart w:id="2160" w:name="_Toc21898117"/>
      <w:bookmarkStart w:id="2161" w:name="_Toc21926865"/>
      <w:bookmarkStart w:id="2162" w:name="_Toc18495094"/>
      <w:bookmarkStart w:id="2163" w:name="_Toc19870325"/>
      <w:bookmarkStart w:id="2164" w:name="_Toc20481014"/>
      <w:bookmarkStart w:id="2165" w:name="_Toc21529545"/>
      <w:bookmarkStart w:id="2166" w:name="_Toc21691598"/>
      <w:bookmarkStart w:id="2167" w:name="_Toc21845782"/>
      <w:bookmarkStart w:id="2168" w:name="_Toc21852023"/>
      <w:bookmarkStart w:id="2169" w:name="_Toc21871990"/>
      <w:bookmarkStart w:id="2170" w:name="_Toc21872446"/>
      <w:bookmarkStart w:id="2171" w:name="_Toc21880218"/>
      <w:bookmarkStart w:id="2172" w:name="_Toc21890048"/>
      <w:bookmarkStart w:id="2173" w:name="_Toc21894192"/>
      <w:bookmarkStart w:id="2174" w:name="_Toc21898118"/>
      <w:bookmarkStart w:id="2175" w:name="_Toc21926866"/>
      <w:bookmarkStart w:id="2176" w:name="_Toc18495095"/>
      <w:bookmarkStart w:id="2177" w:name="_Toc19870326"/>
      <w:bookmarkStart w:id="2178" w:name="_Toc20481015"/>
      <w:bookmarkStart w:id="2179" w:name="_Toc21529546"/>
      <w:bookmarkStart w:id="2180" w:name="_Toc21691599"/>
      <w:bookmarkStart w:id="2181" w:name="_Toc21845783"/>
      <w:bookmarkStart w:id="2182" w:name="_Toc21852024"/>
      <w:bookmarkStart w:id="2183" w:name="_Toc21871991"/>
      <w:bookmarkStart w:id="2184" w:name="_Toc21872447"/>
      <w:bookmarkStart w:id="2185" w:name="_Toc21880219"/>
      <w:bookmarkStart w:id="2186" w:name="_Toc21890049"/>
      <w:bookmarkStart w:id="2187" w:name="_Toc21894193"/>
      <w:bookmarkStart w:id="2188" w:name="_Toc21898119"/>
      <w:bookmarkStart w:id="2189" w:name="_Toc21926867"/>
      <w:bookmarkStart w:id="2190" w:name="_Toc11391307"/>
      <w:bookmarkStart w:id="2191" w:name="_Toc127519189"/>
      <w:bookmarkStart w:id="2192" w:name="_Toc119939872"/>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r w:rsidRPr="00C64922">
        <w:t>Result</w:t>
      </w:r>
      <w:bookmarkEnd w:id="2190"/>
      <w:bookmarkEnd w:id="2191"/>
      <w:bookmarkEnd w:id="2192"/>
    </w:p>
    <w:p w14:paraId="45EA0A62" w14:textId="2093DDCD" w:rsidR="007D3708" w:rsidRPr="00D14360" w:rsidRDefault="007D3708" w:rsidP="007770C6">
      <w:pPr>
        <w:pStyle w:val="Default"/>
      </w:pPr>
      <w:r w:rsidRPr="007770C6">
        <w:rPr>
          <w:sz w:val="20"/>
        </w:rPr>
        <w:t>Results generated by laboratories, imaging procedures, and other procedures are coded as result observations and contained within a Results Organizer. The Result Organizer.code element is used to categorize the contained results into one of several commonly accepted values (e.g., “Hematology”, “Chemistry”, “Nuclear Medicine”). This is how laboratory tests are distinguished from Diagnostic imaging tests.</w:t>
      </w:r>
    </w:p>
    <w:p w14:paraId="0244D28B" w14:textId="77777777" w:rsidR="00974044" w:rsidRPr="003E45C2" w:rsidRDefault="00974044" w:rsidP="004E29C8">
      <w:pPr>
        <w:pStyle w:val="Heading4"/>
      </w:pPr>
      <w:bookmarkStart w:id="2193" w:name="_mmof8rxgtxol" w:colFirst="0" w:colLast="0"/>
      <w:bookmarkStart w:id="2194" w:name="_d3hik6ypjwzw" w:colFirst="0" w:colLast="0"/>
      <w:bookmarkStart w:id="2195" w:name="_521n2krgoc7q" w:colFirst="0" w:colLast="0"/>
      <w:bookmarkStart w:id="2196" w:name="_79xu31qcik7g" w:colFirst="0" w:colLast="0"/>
      <w:bookmarkEnd w:id="2193"/>
      <w:bookmarkEnd w:id="2194"/>
      <w:bookmarkEnd w:id="2195"/>
      <w:bookmarkEnd w:id="2196"/>
      <w:r w:rsidRPr="003E45C2">
        <w:t>Pathology and Laboratory Result Domain</w:t>
      </w:r>
    </w:p>
    <w:p w14:paraId="5F7219D4" w14:textId="4B28139D" w:rsidR="00974044" w:rsidRDefault="00974044" w:rsidP="007770C6">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5"/>
      </w:r>
      <w:r>
        <w:t xml:space="preserve"> Therefore, a laboratory test is a type of pathology test.</w:t>
      </w:r>
    </w:p>
    <w:p w14:paraId="2CF4B29B" w14:textId="5B854361" w:rsidR="007D3708" w:rsidRDefault="007D3708" w:rsidP="004E29C8">
      <w:pPr>
        <w:pStyle w:val="Heading4"/>
      </w:pPr>
      <w:r w:rsidRPr="00C64922">
        <w:t>Result Organizer</w:t>
      </w:r>
    </w:p>
    <w:p w14:paraId="2276B5CF" w14:textId="0B1474B8" w:rsidR="00974044" w:rsidRPr="00CC7455" w:rsidRDefault="00974044" w:rsidP="007770C6">
      <w:r w:rsidRPr="00D14360">
        <w:rPr>
          <w:rFonts w:cs="Calibri"/>
        </w:rPr>
        <w:t xml:space="preserve">This template provides a mechanism for grouping result observations. It contains information applicable to all of the contained result observations. </w:t>
      </w:r>
      <w:r w:rsidRPr="00D14360">
        <w:rPr>
          <w:rFonts w:cs="Calibri"/>
          <w:color w:val="000000"/>
        </w:rPr>
        <w:t>If any Result Observation within the organizer has a statusCode of "active", the Result Organizer must also have a statusCode of "active."</w:t>
      </w:r>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E400047" w14:textId="77777777" w:rsidTr="004E29C8">
        <w:trPr>
          <w:trHeight w:val="576"/>
        </w:trPr>
        <w:tc>
          <w:tcPr>
            <w:tcW w:w="683" w:type="dxa"/>
            <w:tcBorders>
              <w:right w:val="nil"/>
            </w:tcBorders>
            <w:shd w:val="clear" w:color="auto" w:fill="C6D9F1"/>
          </w:tcPr>
          <w:p w14:paraId="11CC9F35" w14:textId="77777777" w:rsidR="00CD3D7C" w:rsidRPr="00C64922" w:rsidRDefault="00634398" w:rsidP="001104A1">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2046913" w14:textId="77777777" w:rsidR="00CD3D7C" w:rsidRPr="00DF5244" w:rsidRDefault="00CD3D7C" w:rsidP="003A3D50">
            <w:pPr>
              <w:rPr>
                <w:rFonts w:cs="Calibri"/>
              </w:rPr>
            </w:pPr>
            <w:r w:rsidRPr="00DF5244">
              <w:rPr>
                <w:rFonts w:cs="Calibri"/>
              </w:rPr>
              <w:t>The Result Organizer.code element is used to categorize the contained results. This element SHOULD be populated with a LOINC code that defines a specific test panel</w:t>
            </w:r>
            <w:r w:rsidR="004F33E9" w:rsidRPr="00DF5244">
              <w:rPr>
                <w:rFonts w:cs="Calibri"/>
              </w:rPr>
              <w:t xml:space="preserve"> (</w:t>
            </w:r>
            <w:r w:rsidR="004F33E9" w:rsidRPr="00DF5244">
              <w:rPr>
                <w:rFonts w:cs="Calibri"/>
                <w:i/>
                <w:iCs/>
              </w:rPr>
              <w:t>e.g</w:t>
            </w:r>
            <w:r w:rsidR="004F33E9" w:rsidRPr="00DF5244">
              <w:rPr>
                <w:rFonts w:cs="Calibri"/>
              </w:rPr>
              <w:t>., “</w:t>
            </w:r>
            <w:r w:rsidR="004F33E9" w:rsidRPr="00DF5244">
              <w:rPr>
                <w:rFonts w:cs="Calibri"/>
                <w:color w:val="000000"/>
              </w:rPr>
              <w:t>CBC W Auto Differential panel - Blood</w:t>
            </w:r>
            <w:r w:rsidR="004F33E9" w:rsidRPr="00DF5244">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00E83F3B" w:rsidRPr="00DF5244">
              <w:rPr>
                <w:rFonts w:cs="Calibri"/>
                <w:b/>
              </w:rPr>
              <w:t>BP-091</w:t>
            </w:r>
            <w:r w:rsidRPr="00DF5244">
              <w:rPr>
                <w:rFonts w:cs="Calibri"/>
                <w:b/>
              </w:rPr>
              <w:t>]</w:t>
            </w:r>
          </w:p>
        </w:tc>
      </w:tr>
      <w:tr w:rsidR="00CD3D7C" w:rsidRPr="00C64922" w14:paraId="4FD86002" w14:textId="77777777" w:rsidTr="004E29C8">
        <w:trPr>
          <w:trHeight w:val="576"/>
        </w:trPr>
        <w:tc>
          <w:tcPr>
            <w:tcW w:w="683" w:type="dxa"/>
            <w:tcBorders>
              <w:right w:val="nil"/>
            </w:tcBorders>
            <w:shd w:val="clear" w:color="auto" w:fill="C6D9F1"/>
          </w:tcPr>
          <w:p w14:paraId="68577FBA" w14:textId="77777777" w:rsidR="00CD3D7C" w:rsidRPr="00C64922" w:rsidRDefault="00634398" w:rsidP="001104A1">
            <w:pPr>
              <w:pStyle w:val="BodyText"/>
              <w:rPr>
                <w:noProof/>
                <w:lang w:bidi="ar-SA"/>
              </w:rPr>
            </w:pPr>
            <w:r>
              <w:rPr>
                <w:noProof/>
              </w:rPr>
              <w:lastRenderedPageBreak/>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FCBFDE6" w14:textId="77777777" w:rsidR="00CD3D7C" w:rsidRPr="007770C6" w:rsidRDefault="00CD3D7C" w:rsidP="001104A1">
            <w:pPr>
              <w:pStyle w:val="Default"/>
              <w:rPr>
                <w:sz w:val="20"/>
              </w:rPr>
            </w:pPr>
            <w:r w:rsidRPr="007770C6">
              <w:rPr>
                <w:sz w:val="20"/>
              </w:rPr>
              <w:t>A Result Organizer SHALL contain at least one Result Observation component template.</w:t>
            </w:r>
            <w:r w:rsidRPr="007770C6">
              <w:rPr>
                <w:b/>
                <w:sz w:val="20"/>
              </w:rPr>
              <w:t xml:space="preserve"> [CONF-</w:t>
            </w:r>
            <w:r w:rsidR="00E83F3B" w:rsidRPr="007770C6">
              <w:rPr>
                <w:b/>
                <w:sz w:val="20"/>
              </w:rPr>
              <w:t>092</w:t>
            </w:r>
            <w:r w:rsidRPr="007770C6">
              <w:rPr>
                <w:b/>
                <w:sz w:val="20"/>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0B394672" w14:textId="77777777" w:rsidTr="004E29C8">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492D41AB" w14:textId="77777777" w:rsidR="00E42FA6" w:rsidRPr="00D14360" w:rsidRDefault="00E42FA6" w:rsidP="00E42FA6">
            <w:pPr>
              <w:rPr>
                <w:rFonts w:cs="Calibri"/>
                <w:b/>
                <w:iCs/>
                <w:color w:val="FFFFFF"/>
              </w:rPr>
            </w:pPr>
            <w:r w:rsidRPr="00D14360">
              <w:rPr>
                <w:rFonts w:cs="Calibri"/>
                <w:b/>
                <w:iCs/>
                <w:color w:val="FFFFFF"/>
              </w:rPr>
              <w:t xml:space="preserve">Result Organizer (V3) </w:t>
            </w:r>
          </w:p>
          <w:p w14:paraId="683D1AC8"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urn:hl7ii:2.16.840.1.113883.10.20.22.4.1:2015-08-01 (open)]</w:t>
            </w:r>
          </w:p>
        </w:tc>
      </w:tr>
      <w:tr w:rsidR="002954CE" w:rsidRPr="00C64922" w14:paraId="0A3BEF5B" w14:textId="77777777" w:rsidTr="004E29C8">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16286CAB" w14:textId="77777777" w:rsidTr="004E29C8">
        <w:trPr>
          <w:cantSplit/>
          <w:trHeight w:val="620"/>
        </w:trPr>
        <w:tc>
          <w:tcPr>
            <w:tcW w:w="1457" w:type="dxa"/>
            <w:tcBorders>
              <w:right w:val="nil"/>
            </w:tcBorders>
            <w:shd w:val="clear" w:color="auto" w:fill="FFFFFF"/>
          </w:tcPr>
          <w:p w14:paraId="385A32FA"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002954CE" w:rsidRPr="00C64922" w14:paraId="46104A5D" w14:textId="77777777" w:rsidTr="004E29C8">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statusCode of "active", the Result Organizer must also have a statusCode of "active". </w:t>
            </w:r>
          </w:p>
          <w:p w14:paraId="19B0DA78" w14:textId="77777777" w:rsidR="005C79A1" w:rsidRDefault="005C79A1" w:rsidP="00E42FA6">
            <w:pPr>
              <w:rPr>
                <w:rFonts w:ascii="Calibri Light" w:hAnsi="Calibri Light" w:cs="Calibri Light"/>
                <w:color w:val="000000"/>
                <w:szCs w:val="18"/>
              </w:rPr>
            </w:pPr>
          </w:p>
          <w:p w14:paraId="540E5CF0" w14:textId="535908BB"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range of time specified in the Result Organizer/effectiveTime element should encompass the lowest effectiveTime/low and the highest effectiveTime/high for the Result Observations within the organizer. </w:t>
            </w:r>
          </w:p>
        </w:tc>
      </w:tr>
      <w:tr w:rsidR="002954CE" w:rsidRPr="00C64922" w14:paraId="5000A8E7"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7A01B031"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65BE3605"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76216BA9"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4E29C8">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rFonts w:cs="Calibri"/>
                <w:b/>
                <w:bCs/>
              </w:rPr>
            </w:pPr>
            <w:r w:rsidRPr="00596CA4">
              <w:rPr>
                <w:rFonts w:cs="Calibri"/>
                <w:b/>
                <w:bCs/>
              </w:rPr>
              <w:t>Example</w:t>
            </w:r>
          </w:p>
        </w:tc>
        <w:tc>
          <w:tcPr>
            <w:tcW w:w="7898" w:type="dxa"/>
            <w:tcBorders>
              <w:top w:val="single" w:sz="4" w:space="0" w:color="4472C4"/>
              <w:bottom w:val="single" w:sz="4" w:space="0" w:color="4F81BD"/>
            </w:tcBorders>
            <w:shd w:val="clear" w:color="auto" w:fill="auto"/>
          </w:tcPr>
          <w:p w14:paraId="10645E4A" w14:textId="53B3C4BB" w:rsidR="004F33E9" w:rsidRPr="00AD08FB" w:rsidDel="00CD3D7C" w:rsidRDefault="00596CA4" w:rsidP="00E42FA6">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56</w:t>
            </w:r>
            <w:r w:rsidR="00DC1072" w:rsidRPr="00254B4A">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162AFCDF" w14:textId="23212DF8" w:rsidR="001D30C4" w:rsidRDefault="000816FD" w:rsidP="008A5CBF">
      <w:pPr>
        <w:pStyle w:val="Caption"/>
      </w:pPr>
      <w:r>
        <w:t xml:space="preserve">  </w:t>
      </w:r>
      <w:bookmarkStart w:id="2197" w:name="_Toc118898844"/>
      <w:bookmarkStart w:id="2198" w:name="_Toc127519364"/>
      <w:bookmarkStart w:id="2199" w:name="_Toc119940048"/>
      <w:r w:rsidR="007D3708" w:rsidRPr="00C64922">
        <w:t xml:space="preserve">Table </w:t>
      </w:r>
      <w:r w:rsidR="008B59D0">
        <w:fldChar w:fldCharType="begin"/>
      </w:r>
      <w:r w:rsidR="008B59D0">
        <w:instrText xml:space="preserve"> SEQ Table \* ARABIC </w:instrText>
      </w:r>
      <w:r w:rsidR="008B59D0">
        <w:fldChar w:fldCharType="separate"/>
      </w:r>
      <w:del w:id="2200" w:author="Ballot Reconciliation" w:date="2023-03-09T09:31:00Z">
        <w:r w:rsidR="00F10C7C">
          <w:rPr>
            <w:noProof/>
          </w:rPr>
          <w:delText>59</w:delText>
        </w:r>
      </w:del>
      <w:ins w:id="2201" w:author="Ballot Reconciliation" w:date="2023-03-09T09:31:00Z">
        <w:r w:rsidR="00DC1072">
          <w:rPr>
            <w:noProof/>
          </w:rPr>
          <w:t>58</w:t>
        </w:r>
      </w:ins>
      <w:r w:rsidR="008B59D0">
        <w:rPr>
          <w:noProof/>
        </w:rPr>
        <w:fldChar w:fldCharType="end"/>
      </w:r>
      <w:r w:rsidR="007D3708" w:rsidRPr="00C64922">
        <w:t>: Result Organizer</w:t>
      </w:r>
      <w:r w:rsidR="00852DED">
        <w:t xml:space="preserve"> Template</w:t>
      </w:r>
      <w:bookmarkEnd w:id="2197"/>
      <w:bookmarkEnd w:id="2198"/>
      <w:bookmarkEnd w:id="2199"/>
    </w:p>
    <w:p w14:paraId="0A33B116" w14:textId="77777777" w:rsidR="004F33E9" w:rsidRDefault="004F33E9" w:rsidP="004F33E9"/>
    <w:p w14:paraId="7C1D43B3" w14:textId="3F4172E3" w:rsidR="004F33E9" w:rsidRDefault="004F33E9" w:rsidP="003A3D50">
      <w:pPr>
        <w:pStyle w:val="Caption"/>
        <w:keepNext/>
        <w:spacing w:after="0"/>
      </w:pPr>
      <w:bookmarkStart w:id="2202" w:name="_Ref21883732"/>
      <w:bookmarkStart w:id="2203" w:name="_Toc118898776"/>
      <w:bookmarkStart w:id="2204" w:name="_Toc127519296"/>
      <w:bookmarkStart w:id="2205" w:name="_Toc119939979"/>
      <w:r>
        <w:t xml:space="preserve">Example </w:t>
      </w:r>
      <w:r w:rsidR="008B59D0">
        <w:fldChar w:fldCharType="begin"/>
      </w:r>
      <w:r w:rsidR="008B59D0">
        <w:instrText xml:space="preserve"> SEQ Example \* ARABIC </w:instrText>
      </w:r>
      <w:r w:rsidR="008B59D0">
        <w:fldChar w:fldCharType="separate"/>
      </w:r>
      <w:r w:rsidR="00DC1072">
        <w:rPr>
          <w:noProof/>
        </w:rPr>
        <w:t>56</w:t>
      </w:r>
      <w:r w:rsidR="008B59D0">
        <w:rPr>
          <w:noProof/>
        </w:rPr>
        <w:fldChar w:fldCharType="end"/>
      </w:r>
      <w:r>
        <w:t>: Result Organizer for CBC W Auto Differential panel - Blood</w:t>
      </w:r>
      <w:bookmarkEnd w:id="2202"/>
      <w:bookmarkEnd w:id="2203"/>
      <w:bookmarkEnd w:id="2204"/>
      <w:bookmarkEnd w:id="2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0BB1D56D"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del w:id="2206" w:author="Ballot Reconciliation" w:date="2023-03-09T09:31:00Z">
              <w:r w:rsidRPr="00AD08FB">
                <w:rPr>
                  <w:rFonts w:ascii="Courier New" w:hAnsi="Courier New" w:cs="Courier New"/>
                  <w:sz w:val="16"/>
                  <w:szCs w:val="16"/>
                </w:rPr>
                <w:delText>http://</w:delText>
              </w:r>
            </w:del>
            <w:ins w:id="2207" w:author="Ballot Reconciliation" w:date="2023-03-09T09:31:00Z">
              <w:r w:rsidR="00C20105">
                <w:rPr>
                  <w:rFonts w:ascii="Courier New" w:hAnsi="Courier New" w:cs="Courier New"/>
                  <w:sz w:val="16"/>
                  <w:szCs w:val="16"/>
                </w:rPr>
                <w:t>https://cdasearch.</w:t>
              </w:r>
            </w:ins>
            <w:r w:rsidR="00C20105">
              <w:rPr>
                <w:rFonts w:ascii="Courier New" w:hAnsi="Courier New" w:cs="Courier New"/>
                <w:sz w:val="16"/>
                <w:szCs w:val="16"/>
              </w:rPr>
              <w:t>hl7</w:t>
            </w:r>
            <w:del w:id="2208" w:author="Ballot Reconciliation" w:date="2023-03-09T09:31:00Z">
              <w:r w:rsidRPr="00AD08FB">
                <w:rPr>
                  <w:rFonts w:ascii="Courier New" w:hAnsi="Courier New" w:cs="Courier New"/>
                  <w:sz w:val="16"/>
                  <w:szCs w:val="16"/>
                </w:rPr>
                <w:delText>-c-cda-examples.herokuapp.com</w:delText>
              </w:r>
            </w:del>
            <w:ins w:id="2209" w:author="Ballot Reconciliation" w:date="2023-03-09T09:31:00Z">
              <w:r w:rsidR="00C20105">
                <w:rPr>
                  <w:rFonts w:ascii="Courier New" w:hAnsi="Courier New" w:cs="Courier New"/>
                  <w:sz w:val="16"/>
                  <w:szCs w:val="16"/>
                </w:rPr>
                <w:t>.org</w:t>
              </w:r>
            </w:ins>
            <w:r w:rsidRPr="00AD08FB">
              <w:rPr>
                <w:rFonts w:ascii="Courier New" w:hAnsi="Courier New" w:cs="Courier New"/>
                <w:sz w:val="16"/>
                <w:szCs w:val="16"/>
              </w:rPr>
              <w:t>/sections/Results&gt;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14:paraId="2FC80063" w14:textId="03B849B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codeSystem="2.16.840.1.113883.6.1" codeSystemName="LOINC" displayName="Relevant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ID="Results_STR"&gt;This document includes patent laboratory results for testing performed within the past three   months.&lt;/content&gt; &lt;br&gt;&lt;/br&gt;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&lt;br&gt;&lt;/br&gt;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styleCode="Bold"&gt;CBC W Auto Differential panel - Blood (04/01/2016)&lt;/content&gt;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Type&lt;/th&gt;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Value&lt;/th&gt;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&lt;th&gt;Relevant Reference Range&lt;/th&gt;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&lt;th&gt;Interpretation&lt;/th&gt;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&lt;th&gt;Date&lt;/th&gt;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10*3/uL&lt;/td&gt;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code="82607-3" displayName="Clinical data [Date and Time Range]" codeSystem="2.16.840.1.113883.6.1"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r w:rsidR="005D6CD1">
              <w:rPr>
                <w:rFonts w:ascii="Courier New" w:hAnsi="Courier New" w:cs="Courier New"/>
                <w:sz w:val="16"/>
                <w:szCs w:val="16"/>
              </w:rPr>
              <w:t>Results</w:t>
            </w:r>
            <w:r w:rsidRPr="00AD08FB">
              <w:rPr>
                <w:rFonts w:ascii="Courier New" w:hAnsi="Courier New" w:cs="Courier New"/>
                <w:sz w:val="16"/>
                <w:szCs w:val="16"/>
              </w:rPr>
              <w:t>_STR"&gt;&lt;/reference&gt;&lt;/text&gt;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classCode="BATTERY" moodCode="EVN"&gt;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codeSystem="2.16.840.1.113883.6.1"                           codeSystemName="LOINC"/&gt;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codeSystem="2.16.840.1.113883.6.101"              codeSystemName="Healthcare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displayName="Hemoglobin" codeSystem="2.16.840.1.113883.6.1" </w:t>
            </w:r>
            <w:r w:rsidRPr="00AD08FB">
              <w:rPr>
                <w:rFonts w:ascii="Courier New" w:hAnsi="Courier New" w:cs="Courier New"/>
                <w:sz w:val="16"/>
                <w:szCs w:val="16"/>
              </w:rPr>
              <w:lastRenderedPageBreak/>
              <w:t>codeSystemName="LOINC"/&gt;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codeSystem="2.16.840.1.113883.6.1"             codeSystemName="LOINC"/&gt;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value="6.7" unit="10*3/uL"/&gt;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4E29C8">
      <w:pPr>
        <w:pStyle w:val="Heading4"/>
      </w:pPr>
      <w:r w:rsidRPr="00C64922">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
      <w:tr w:rsidR="002954CE" w:rsidRPr="00C64922" w14:paraId="3DC402C2" w14:textId="77777777" w:rsidTr="004E29C8">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70172D78" w14:textId="77777777" w:rsidR="00E42FA6" w:rsidRPr="00D14360" w:rsidRDefault="00E42FA6" w:rsidP="00E42FA6">
            <w:pPr>
              <w:rPr>
                <w:rFonts w:cs="Calibri"/>
                <w:b/>
                <w:iCs/>
                <w:color w:val="FFFFFF"/>
              </w:rPr>
            </w:pPr>
            <w:r w:rsidRPr="00D14360">
              <w:rPr>
                <w:rFonts w:cs="Calibri"/>
                <w:b/>
                <w:iCs/>
                <w:color w:val="FFFFFF"/>
              </w:rPr>
              <w:t xml:space="preserve">Result Observation (V3) </w:t>
            </w:r>
          </w:p>
          <w:p w14:paraId="44384536"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urn:hl7ii:2.16.840.1.113883.10.20.22.4.2:2015-08-01 (open)]</w:t>
            </w:r>
          </w:p>
        </w:tc>
      </w:tr>
      <w:tr w:rsidR="002954CE" w:rsidRPr="00C64922" w14:paraId="3C8CF0B2" w14:textId="77777777" w:rsidTr="004E29C8">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512564A" w14:textId="77777777" w:rsidTr="004E29C8">
        <w:trPr>
          <w:cantSplit/>
          <w:trHeight w:val="530"/>
        </w:trPr>
        <w:tc>
          <w:tcPr>
            <w:tcW w:w="2304" w:type="dxa"/>
            <w:tcBorders>
              <w:right w:val="nil"/>
            </w:tcBorders>
            <w:shd w:val="clear" w:color="auto" w:fill="FFFFFF"/>
          </w:tcPr>
          <w:p w14:paraId="05FAC0B2"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4E29C8">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rFonts w:cs="Calibri"/>
                <w:b/>
                <w:bCs/>
              </w:rPr>
            </w:pPr>
            <w:r w:rsidRPr="00D14360">
              <w:rPr>
                <w:rFonts w:cs="Calibri"/>
                <w:b/>
                <w:bCs/>
              </w:rPr>
              <w:t>ActStatus</w:t>
            </w:r>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14:paraId="05B2684E" w14:textId="77777777" w:rsidR="005C79A1" w:rsidRDefault="005C79A1" w:rsidP="00E42FA6">
            <w:pPr>
              <w:pStyle w:val="Default"/>
              <w:rPr>
                <w:rFonts w:ascii="Calibri Light" w:hAnsi="Calibri Light" w:cs="Calibri Light"/>
                <w:sz w:val="20"/>
                <w:szCs w:val="18"/>
              </w:rPr>
            </w:pPr>
          </w:p>
          <w:p w14:paraId="35C59B99" w14:textId="2824DB4D"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2954CE" w:rsidRPr="00C64922" w14:paraId="6BE9F865" w14:textId="77777777" w:rsidTr="004E29C8">
        <w:trPr>
          <w:cantSplit/>
          <w:trHeight w:val="800"/>
        </w:trPr>
        <w:tc>
          <w:tcPr>
            <w:tcW w:w="2304" w:type="dxa"/>
            <w:tcBorders>
              <w:top w:val="single" w:sz="4" w:space="0" w:color="4F81BD"/>
              <w:bottom w:val="single" w:sz="4" w:space="0" w:color="4472C4" w:themeColor="accent1"/>
              <w:right w:val="nil"/>
            </w:tcBorders>
            <w:shd w:val="clear" w:color="auto" w:fill="FFFFFF"/>
          </w:tcPr>
          <w:p w14:paraId="0647A9E7" w14:textId="77777777" w:rsidR="00E42FA6" w:rsidRPr="00D14360" w:rsidRDefault="00E42FA6" w:rsidP="00E42FA6">
            <w:pPr>
              <w:rPr>
                <w:rFonts w:cs="Calibri"/>
                <w:b/>
                <w:bCs/>
              </w:rPr>
            </w:pPr>
            <w:r w:rsidRPr="00D14360">
              <w:rPr>
                <w:rFonts w:cs="Calibri"/>
                <w:b/>
                <w:bCs/>
              </w:rPr>
              <w:lastRenderedPageBreak/>
              <w:t>Negation</w:t>
            </w:r>
          </w:p>
        </w:tc>
        <w:tc>
          <w:tcPr>
            <w:tcW w:w="7056" w:type="dxa"/>
            <w:tcBorders>
              <w:top w:val="single" w:sz="4" w:space="0" w:color="4F81BD"/>
              <w:bottom w:val="single" w:sz="4" w:space="0" w:color="4472C4" w:themeColor="accent1"/>
            </w:tcBorders>
            <w:shd w:val="clear" w:color="auto" w:fill="auto"/>
          </w:tcPr>
          <w:p w14:paraId="064DBB0B" w14:textId="28FDEC72"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6F0D4A58" w14:textId="316657E2"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2954CE" w:rsidRPr="00C64922" w14:paraId="7829E49A" w14:textId="77777777" w:rsidTr="004E29C8">
        <w:trPr>
          <w:cantSplit/>
        </w:trPr>
        <w:tc>
          <w:tcPr>
            <w:tcW w:w="2304" w:type="dxa"/>
            <w:tcBorders>
              <w:top w:val="single" w:sz="4" w:space="0" w:color="4472C4" w:themeColor="accent1"/>
              <w:bottom w:val="single" w:sz="4" w:space="0" w:color="4472C4"/>
              <w:right w:val="nil"/>
            </w:tcBorders>
            <w:shd w:val="clear" w:color="auto" w:fill="FFFFFF"/>
          </w:tcPr>
          <w:p w14:paraId="6CAE2BC7"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s="Calibri Light"/>
                <w:color w:val="000000"/>
                <w:szCs w:val="18"/>
              </w:rPr>
            </w:pPr>
          </w:p>
          <w:p w14:paraId="507373AF" w14:textId="464E5BFE"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If any Result Observation within the organizer has a statusCode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Result Organizer must also have a statusCode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Organizer/effectiveTime element should encompass the lowest effectiveTime/low and the highest effectiveTime/high for the Result Observations within the organizer.</w:t>
            </w:r>
          </w:p>
        </w:tc>
      </w:tr>
      <w:tr w:rsidR="00596CA4" w:rsidRPr="00C64922" w14:paraId="1F8FAB11" w14:textId="77777777" w:rsidTr="004E29C8">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rFonts w:cs="Calibri"/>
                <w:b/>
                <w:bCs/>
              </w:rPr>
            </w:pPr>
            <w:r w:rsidRPr="00596CA4">
              <w:rPr>
                <w:rFonts w:cs="Calibri"/>
                <w:b/>
                <w:bCs/>
              </w:rPr>
              <w:t>Example</w:t>
            </w:r>
          </w:p>
        </w:tc>
        <w:tc>
          <w:tcPr>
            <w:tcW w:w="7056" w:type="dxa"/>
            <w:tcBorders>
              <w:top w:val="single" w:sz="4" w:space="0" w:color="4472C4"/>
              <w:bottom w:val="single" w:sz="4" w:space="0" w:color="4F81BD"/>
            </w:tcBorders>
            <w:shd w:val="clear" w:color="auto" w:fill="auto"/>
          </w:tcPr>
          <w:p w14:paraId="316F8D62" w14:textId="1BBAC277"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56</w:t>
            </w:r>
            <w:r w:rsidR="00DC1072" w:rsidRPr="00254B4A">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65A26312" w14:textId="40557670" w:rsidR="007D3708" w:rsidRDefault="000816FD" w:rsidP="007D3708">
      <w:pPr>
        <w:pStyle w:val="Caption"/>
      </w:pPr>
      <w:r>
        <w:t xml:space="preserve">  </w:t>
      </w:r>
      <w:bookmarkStart w:id="2210" w:name="_Toc118898845"/>
      <w:bookmarkStart w:id="2211" w:name="_Toc127519365"/>
      <w:bookmarkStart w:id="2212" w:name="_Toc119940049"/>
      <w:r w:rsidR="007D3708" w:rsidRPr="00C64922">
        <w:t xml:space="preserve">Table </w:t>
      </w:r>
      <w:r w:rsidR="008B59D0">
        <w:fldChar w:fldCharType="begin"/>
      </w:r>
      <w:r w:rsidR="008B59D0">
        <w:instrText xml:space="preserve"> SEQ Table \* ARABIC </w:instrText>
      </w:r>
      <w:r w:rsidR="008B59D0">
        <w:fldChar w:fldCharType="separate"/>
      </w:r>
      <w:del w:id="2213" w:author="Ballot Reconciliation" w:date="2023-03-09T09:31:00Z">
        <w:r w:rsidR="00F10C7C">
          <w:rPr>
            <w:noProof/>
          </w:rPr>
          <w:delText>60</w:delText>
        </w:r>
      </w:del>
      <w:ins w:id="2214" w:author="Ballot Reconciliation" w:date="2023-03-09T09:31:00Z">
        <w:r w:rsidR="00DC1072">
          <w:rPr>
            <w:noProof/>
          </w:rPr>
          <w:t>59</w:t>
        </w:r>
      </w:ins>
      <w:r w:rsidR="008B59D0">
        <w:rPr>
          <w:noProof/>
        </w:rPr>
        <w:fldChar w:fldCharType="end"/>
      </w:r>
      <w:r w:rsidR="007D3708" w:rsidRPr="00C64922">
        <w:t>: Result Observation</w:t>
      </w:r>
      <w:r w:rsidR="00852DED">
        <w:t xml:space="preserve"> Template</w:t>
      </w:r>
      <w:bookmarkEnd w:id="2210"/>
      <w:bookmarkEnd w:id="2211"/>
      <w:bookmarkEnd w:id="2212"/>
    </w:p>
    <w:p w14:paraId="21BF96B6" w14:textId="7CCA29FA" w:rsidR="007D3708" w:rsidRPr="00717DBB" w:rsidRDefault="007D3708" w:rsidP="00C17F49">
      <w:pPr>
        <w:pStyle w:val="Heading3"/>
      </w:pPr>
      <w:bookmarkStart w:id="2215" w:name="_Toc11391308"/>
      <w:bookmarkStart w:id="2216" w:name="_Toc127519190"/>
      <w:bookmarkStart w:id="2217" w:name="_Toc119939873"/>
      <w:r>
        <w:t>Vital Sign</w:t>
      </w:r>
      <w:bookmarkEnd w:id="2215"/>
      <w:bookmarkEnd w:id="2216"/>
      <w:bookmarkEnd w:id="2217"/>
    </w:p>
    <w:p w14:paraId="4E05908B" w14:textId="77777777" w:rsidR="007D3708" w:rsidRDefault="007D3708" w:rsidP="004E29C8">
      <w:pPr>
        <w:pStyle w:val="Heading4"/>
      </w:pPr>
      <w:r w:rsidRPr="00C64922">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1E43A518" w14:textId="77777777" w:rsidTr="004E29C8">
        <w:trPr>
          <w:trHeight w:val="576"/>
        </w:trPr>
        <w:tc>
          <w:tcPr>
            <w:tcW w:w="683" w:type="dxa"/>
            <w:tcBorders>
              <w:right w:val="nil"/>
            </w:tcBorders>
            <w:shd w:val="clear" w:color="auto" w:fill="C6D9F1"/>
          </w:tcPr>
          <w:p w14:paraId="468708D3" w14:textId="77777777" w:rsidR="00CD3D7C" w:rsidRPr="00C64922" w:rsidRDefault="00634398" w:rsidP="001104A1">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56A68CF" w14:textId="77777777" w:rsidR="00CD3D7C" w:rsidRPr="007770C6" w:rsidRDefault="00CD3D7C" w:rsidP="001104A1">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00E83F3B" w:rsidRPr="007770C6">
              <w:rPr>
                <w:b/>
                <w:sz w:val="20"/>
              </w:rPr>
              <w:t>093</w:t>
            </w:r>
            <w:r w:rsidRPr="007770C6">
              <w:rPr>
                <w:b/>
                <w:sz w:val="20"/>
              </w:rPr>
              <w:t>]</w:t>
            </w:r>
            <w:r w:rsidR="007A42C5" w:rsidRPr="007770C6">
              <w:rPr>
                <w:b/>
                <w:sz w:val="20"/>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
      <w:tr w:rsidR="002954CE" w:rsidRPr="00C64922" w14:paraId="491225B2" w14:textId="77777777" w:rsidTr="004E29C8">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177D2987" w14:textId="77777777" w:rsidR="00E42FA6" w:rsidRPr="00D14360" w:rsidRDefault="00E42FA6" w:rsidP="00E42FA6">
            <w:pPr>
              <w:rPr>
                <w:rFonts w:cs="Calibri"/>
                <w:b/>
                <w:iCs/>
                <w:color w:val="FFFFFF"/>
              </w:rPr>
            </w:pPr>
            <w:r w:rsidRPr="00D14360">
              <w:rPr>
                <w:rFonts w:cs="Calibri"/>
                <w:b/>
                <w:iCs/>
                <w:color w:val="FFFFFF"/>
              </w:rPr>
              <w:t xml:space="preserve">Vital Signs Organizer (V3) </w:t>
            </w:r>
          </w:p>
          <w:p w14:paraId="37AED445"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urn:hl7ii:2.16.840.1.113883.10.20.22.4.26:2015-08-01 (open)]</w:t>
            </w:r>
          </w:p>
        </w:tc>
      </w:tr>
      <w:tr w:rsidR="002954CE" w:rsidRPr="00C64922" w14:paraId="5A91EAF8" w14:textId="77777777" w:rsidTr="004E29C8">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5CAA538C" w14:textId="77777777" w:rsidTr="004E29C8">
        <w:trPr>
          <w:cantSplit/>
          <w:trHeight w:val="611"/>
        </w:trPr>
        <w:tc>
          <w:tcPr>
            <w:tcW w:w="2304" w:type="dxa"/>
            <w:tcBorders>
              <w:right w:val="nil"/>
            </w:tcBorders>
            <w:shd w:val="clear" w:color="auto" w:fill="FFFFFF"/>
          </w:tcPr>
          <w:p w14:paraId="2AF01033"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4E29C8">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rFonts w:cs="Calibri"/>
                <w:b/>
                <w:bCs/>
              </w:rPr>
            </w:pPr>
            <w:r w:rsidRPr="00D14360">
              <w:rPr>
                <w:rFonts w:cs="Calibri"/>
                <w:b/>
                <w:bCs/>
              </w:rPr>
              <w:t>ActStatus</w:t>
            </w:r>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hAnsi="Calibri Light" w:cs="Calibri Light"/>
                <w:szCs w:val="18"/>
              </w:rPr>
            </w:pPr>
            <w:r>
              <w:rPr>
                <w:rFonts w:ascii="Calibri Light" w:hAnsi="Calibri Light" w:cs="Calibri Light"/>
                <w:szCs w:val="18"/>
              </w:rPr>
              <w:t xml:space="preserve">A </w:t>
            </w:r>
            <w:r w:rsidR="00E42FA6" w:rsidRPr="00D14360">
              <w:rPr>
                <w:rFonts w:ascii="Calibri Light" w:hAnsi="Calibri Light" w:cs="Calibri Light"/>
                <w:szCs w:val="18"/>
              </w:rPr>
              <w:t xml:space="preserve">Vital Signs Organizer SHALL have a statusCode of "completed". </w:t>
            </w:r>
          </w:p>
          <w:p w14:paraId="5818C573"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effectiveTime may be a timestamp or an interval that spans the effectiveTimes of the contained vital signs observations. </w:t>
            </w:r>
          </w:p>
        </w:tc>
      </w:tr>
      <w:tr w:rsidR="004E29C8" w:rsidRPr="00C64922" w14:paraId="44FC8F82" w14:textId="77777777" w:rsidTr="004E29C8">
        <w:trPr>
          <w:cantSplit/>
          <w:trHeight w:val="359"/>
        </w:trPr>
        <w:tc>
          <w:tcPr>
            <w:tcW w:w="2304" w:type="dxa"/>
            <w:tcBorders>
              <w:top w:val="single" w:sz="4" w:space="0" w:color="4F81BD"/>
              <w:bottom w:val="single" w:sz="4" w:space="0" w:color="4472C4" w:themeColor="accent1"/>
              <w:right w:val="nil"/>
            </w:tcBorders>
            <w:shd w:val="clear" w:color="auto" w:fill="FFFFFF"/>
          </w:tcPr>
          <w:p w14:paraId="5B58F57A" w14:textId="77777777" w:rsidR="00E42FA6" w:rsidRPr="00D14360" w:rsidRDefault="00E42FA6" w:rsidP="00E42FA6">
            <w:pPr>
              <w:rPr>
                <w:rFonts w:cs="Calibri"/>
                <w:b/>
                <w:bCs/>
              </w:rPr>
            </w:pPr>
            <w:r w:rsidRPr="00D14360">
              <w:rPr>
                <w:rFonts w:cs="Calibri"/>
                <w:b/>
                <w:bCs/>
              </w:rPr>
              <w:t>Negation</w:t>
            </w:r>
          </w:p>
        </w:tc>
        <w:tc>
          <w:tcPr>
            <w:tcW w:w="7056" w:type="dxa"/>
            <w:tcBorders>
              <w:top w:val="single" w:sz="4" w:space="0" w:color="4F81BD"/>
              <w:bottom w:val="single" w:sz="4" w:space="0" w:color="4472C4" w:themeColor="accent1"/>
            </w:tcBorders>
            <w:shd w:val="clear" w:color="auto" w:fill="auto"/>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004E29C8" w:rsidRPr="00C64922" w14:paraId="3157897D" w14:textId="77777777" w:rsidTr="004E29C8">
        <w:trPr>
          <w:cantSplit/>
        </w:trPr>
        <w:tc>
          <w:tcPr>
            <w:tcW w:w="2304" w:type="dxa"/>
            <w:tcBorders>
              <w:top w:val="single" w:sz="4" w:space="0" w:color="4472C4" w:themeColor="accent1"/>
              <w:bottom w:val="single" w:sz="4" w:space="0" w:color="4472C4"/>
              <w:right w:val="nil"/>
            </w:tcBorders>
            <w:shd w:val="clear" w:color="auto" w:fill="FFFFFF"/>
          </w:tcPr>
          <w:p w14:paraId="38310292"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E29C8" w:rsidRPr="00C64922" w14:paraId="76000F8E" w14:textId="77777777" w:rsidTr="004E29C8">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cs="Calibri Light"/>
                <w:b/>
                <w:bCs/>
              </w:rPr>
            </w:pPr>
            <w:r w:rsidRPr="00AD08FB">
              <w:rPr>
                <w:rFonts w:ascii="Calibri Light" w:hAnsi="Calibri Light" w:cs="Calibri Light"/>
                <w:b/>
                <w:bCs/>
              </w:rPr>
              <w:t>Example</w:t>
            </w:r>
          </w:p>
        </w:tc>
        <w:tc>
          <w:tcPr>
            <w:tcW w:w="7056" w:type="dxa"/>
            <w:tcBorders>
              <w:top w:val="single" w:sz="4" w:space="0" w:color="4472C4"/>
              <w:bottom w:val="single" w:sz="4" w:space="0" w:color="4F81BD"/>
            </w:tcBorders>
            <w:shd w:val="clear" w:color="auto" w:fill="auto"/>
          </w:tcPr>
          <w:p w14:paraId="3911ABFE" w14:textId="728D69D5" w:rsidR="004F33E9" w:rsidRPr="00AD08FB" w:rsidRDefault="00596CA4" w:rsidP="004F33E9">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57</w:t>
            </w:r>
            <w:r w:rsidR="00DC1072" w:rsidRPr="00254B4A">
              <w:rPr>
                <w:rFonts w:ascii="Calibri Light" w:hAnsi="Calibri Light" w:cs="Calibri Light"/>
                <w:sz w:val="20"/>
              </w:rPr>
              <w:t>: Vital Signs Organizer</w:t>
            </w:r>
            <w:r w:rsidRPr="00AD08FB">
              <w:rPr>
                <w:rFonts w:ascii="Calibri Light" w:hAnsi="Calibri Light" w:cs="Calibri Light"/>
                <w:sz w:val="20"/>
              </w:rPr>
              <w:fldChar w:fldCharType="end"/>
            </w:r>
          </w:p>
        </w:tc>
      </w:tr>
    </w:tbl>
    <w:p w14:paraId="7B61A415" w14:textId="29AD773D" w:rsidR="007D3708" w:rsidRDefault="000816FD" w:rsidP="007D3708">
      <w:pPr>
        <w:pStyle w:val="Caption"/>
      </w:pPr>
      <w:r>
        <w:t xml:space="preserve">  </w:t>
      </w:r>
      <w:bookmarkStart w:id="2218" w:name="_Toc118898846"/>
      <w:bookmarkStart w:id="2219" w:name="_Toc127519366"/>
      <w:bookmarkStart w:id="2220" w:name="_Toc119940050"/>
      <w:r w:rsidR="007D3708" w:rsidRPr="00C64922">
        <w:t xml:space="preserve">Table </w:t>
      </w:r>
      <w:r w:rsidR="008B59D0">
        <w:fldChar w:fldCharType="begin"/>
      </w:r>
      <w:r w:rsidR="008B59D0">
        <w:instrText xml:space="preserve"> SEQ Table \* ARABIC </w:instrText>
      </w:r>
      <w:r w:rsidR="008B59D0">
        <w:fldChar w:fldCharType="separate"/>
      </w:r>
      <w:del w:id="2221" w:author="Ballot Reconciliation" w:date="2023-03-09T09:31:00Z">
        <w:r w:rsidR="00F10C7C">
          <w:rPr>
            <w:noProof/>
          </w:rPr>
          <w:delText>61</w:delText>
        </w:r>
      </w:del>
      <w:ins w:id="2222" w:author="Ballot Reconciliation" w:date="2023-03-09T09:31:00Z">
        <w:r w:rsidR="00DC1072">
          <w:rPr>
            <w:noProof/>
          </w:rPr>
          <w:t>60</w:t>
        </w:r>
      </w:ins>
      <w:r w:rsidR="008B59D0">
        <w:rPr>
          <w:noProof/>
        </w:rPr>
        <w:fldChar w:fldCharType="end"/>
      </w:r>
      <w:r w:rsidR="007D3708" w:rsidRPr="00C64922">
        <w:t>: Vital Signs Organizer</w:t>
      </w:r>
      <w:r w:rsidR="00852DED">
        <w:t xml:space="preserve"> Template</w:t>
      </w:r>
      <w:bookmarkEnd w:id="2218"/>
      <w:bookmarkEnd w:id="2219"/>
      <w:bookmarkEnd w:id="2220"/>
    </w:p>
    <w:p w14:paraId="6BE0B03D" w14:textId="69A8AA6A" w:rsidR="004F33E9" w:rsidRDefault="004F33E9" w:rsidP="003A3D50">
      <w:pPr>
        <w:pStyle w:val="Caption"/>
        <w:keepNext/>
        <w:spacing w:after="0"/>
      </w:pPr>
      <w:bookmarkStart w:id="2223" w:name="_Ref21883840"/>
      <w:bookmarkStart w:id="2224" w:name="_Toc118898777"/>
      <w:bookmarkStart w:id="2225" w:name="_Toc127519297"/>
      <w:bookmarkStart w:id="2226" w:name="_Toc119939980"/>
      <w:r>
        <w:t xml:space="preserve">Example </w:t>
      </w:r>
      <w:r w:rsidR="008B59D0">
        <w:fldChar w:fldCharType="begin"/>
      </w:r>
      <w:r w:rsidR="008B59D0">
        <w:instrText xml:space="preserve"> SEQ Example \* ARABIC </w:instrText>
      </w:r>
      <w:r w:rsidR="008B59D0">
        <w:fldChar w:fldCharType="separate"/>
      </w:r>
      <w:r w:rsidR="00DC1072">
        <w:rPr>
          <w:noProof/>
        </w:rPr>
        <w:t>57</w:t>
      </w:r>
      <w:r w:rsidR="008B59D0">
        <w:rPr>
          <w:noProof/>
        </w:rPr>
        <w:fldChar w:fldCharType="end"/>
      </w:r>
      <w:r w:rsidRPr="00C12940">
        <w:t>: Vital Signs Organizer</w:t>
      </w:r>
      <w:bookmarkEnd w:id="2223"/>
      <w:bookmarkEnd w:id="2224"/>
      <w:bookmarkEnd w:id="2225"/>
      <w:bookmarkEnd w:id="2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448FD76E"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del w:id="2227" w:author="Ballot Reconciliation" w:date="2023-03-09T09:31:00Z">
              <w:r w:rsidRPr="00AD08FB">
                <w:rPr>
                  <w:rFonts w:ascii="Courier New" w:hAnsi="Courier New" w:cs="Courier New"/>
                  <w:sz w:val="16"/>
                  <w:szCs w:val="16"/>
                </w:rPr>
                <w:delText>http://</w:delText>
              </w:r>
            </w:del>
            <w:ins w:id="2228" w:author="Ballot Reconciliation" w:date="2023-03-09T09:31:00Z">
              <w:r w:rsidR="00C20105">
                <w:rPr>
                  <w:rFonts w:ascii="Courier New" w:hAnsi="Courier New" w:cs="Courier New"/>
                  <w:sz w:val="16"/>
                  <w:szCs w:val="16"/>
                </w:rPr>
                <w:t>https://cdasearch.</w:t>
              </w:r>
            </w:ins>
            <w:r w:rsidR="00C20105">
              <w:rPr>
                <w:rFonts w:ascii="Courier New" w:hAnsi="Courier New" w:cs="Courier New"/>
                <w:sz w:val="16"/>
                <w:szCs w:val="16"/>
              </w:rPr>
              <w:t>hl7</w:t>
            </w:r>
            <w:del w:id="2229" w:author="Ballot Reconciliation" w:date="2023-03-09T09:31:00Z">
              <w:r w:rsidRPr="00AD08FB">
                <w:rPr>
                  <w:rFonts w:ascii="Courier New" w:hAnsi="Courier New" w:cs="Courier New"/>
                  <w:sz w:val="16"/>
                  <w:szCs w:val="16"/>
                </w:rPr>
                <w:delText>-c-cda-examples.herokuapp.com</w:delText>
              </w:r>
            </w:del>
            <w:ins w:id="2230" w:author="Ballot Reconciliation" w:date="2023-03-09T09:31:00Z">
              <w:r w:rsidR="00C20105">
                <w:rPr>
                  <w:rFonts w:ascii="Courier New" w:hAnsi="Courier New" w:cs="Courier New"/>
                  <w:sz w:val="16"/>
                  <w:szCs w:val="16"/>
                </w:rPr>
                <w:t>.org</w:t>
              </w:r>
            </w:ins>
            <w:r w:rsidRPr="00AD08FB">
              <w:rPr>
                <w:rFonts w:ascii="Courier New" w:hAnsi="Courier New" w:cs="Courier New"/>
                <w:sz w:val="16"/>
                <w:szCs w:val="16"/>
              </w:rPr>
              <w:t>/sections/Vital%20Signs&gt;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Timezone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&lt;templateId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codeSystem="2.16.840.1.113883.6.1" codeSystemName="LOINC" displayName="Vital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&lt;th&gt;Vital Sign&lt;/th&gt;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&lt;th&gt;Reading&lt;/th&gt;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&lt;th&gt;Time Taken&lt;/th&gt;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lb)&lt;/td&gt;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classCode="CLUSTER" moodCode="EVN"&gt;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codeSystem="2.16.840.1.113883.6.96" codeSystemName="SNOMED CT" displayName="Vital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codeSystem="2.16.840.1.113883.6.1"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codeSystem="2.16.840.1.113883.6.1" codeSystemName="LOINC" displayName="SYSTOLIC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value="140" xmlns:xsi="http://www.w3.org/2001/XMLSchema-instance"/&gt;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codeSystem="2.16.840.1.113883.6.1" codeSystemName="LOINC" displayName="DIASTOLIC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value="90" xmlns:xsi="http://www.w3.org/2001/XMLSchema-instance"/&gt;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codeSystem="2.16.840.1.113883.6.1" displayName="Body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unit="kg" value="83.915" xmlns:xsi="http://www.w3.org/2001/XMLSchema-instance"/&gt;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rFonts w:cs="Calibri"/>
          <w:b/>
          <w:bCs/>
          <w:color w:val="000000"/>
          <w:sz w:val="22"/>
          <w:szCs w:val="22"/>
        </w:rPr>
        <w:t xml:space="preserve"> </w:t>
      </w:r>
    </w:p>
    <w:p w14:paraId="59D1406C" w14:textId="77777777" w:rsidR="007D3708" w:rsidRDefault="007D3708" w:rsidP="004E29C8">
      <w:pPr>
        <w:pStyle w:val="Heading4"/>
      </w:pPr>
      <w:r w:rsidRPr="00C64922">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E42FA6" w:rsidRPr="00C64922" w14:paraId="4B759D6A" w14:textId="77777777" w:rsidTr="004E29C8">
        <w:trPr>
          <w:cantSplit/>
          <w:tblHeader/>
        </w:trPr>
        <w:tc>
          <w:tcPr>
            <w:tcW w:w="2312" w:type="dxa"/>
            <w:tcBorders>
              <w:bottom w:val="nil"/>
              <w:right w:val="nil"/>
            </w:tcBorders>
            <w:shd w:val="clear" w:color="auto" w:fill="4F81BD"/>
          </w:tcPr>
          <w:p w14:paraId="4BA16552" w14:textId="77777777" w:rsidR="00E42FA6" w:rsidRPr="00D14360" w:rsidRDefault="00E42FA6" w:rsidP="00E42FA6">
            <w:pPr>
              <w:rPr>
                <w:rFonts w:cs="Calibri"/>
                <w:b/>
                <w:bCs/>
                <w:color w:val="FFFFFF"/>
              </w:rPr>
            </w:pPr>
            <w:r w:rsidRPr="00D14360">
              <w:rPr>
                <w:rFonts w:cs="Calibri"/>
                <w:b/>
                <w:bCs/>
                <w:color w:val="FFFFFF"/>
              </w:rPr>
              <w:t>Entry Template</w:t>
            </w:r>
          </w:p>
        </w:tc>
        <w:tc>
          <w:tcPr>
            <w:tcW w:w="6930" w:type="dxa"/>
            <w:shd w:val="clear" w:color="auto" w:fill="4F81BD"/>
          </w:tcPr>
          <w:p w14:paraId="09B8DED2" w14:textId="77777777" w:rsidR="00E42FA6" w:rsidRPr="00D14360" w:rsidRDefault="00E42FA6" w:rsidP="00E42FA6">
            <w:pPr>
              <w:rPr>
                <w:rFonts w:cs="Calibri"/>
                <w:b/>
                <w:iCs/>
                <w:color w:val="FFFFFF"/>
              </w:rPr>
            </w:pPr>
            <w:r w:rsidRPr="00D14360">
              <w:rPr>
                <w:rFonts w:cs="Calibri"/>
                <w:b/>
                <w:iCs/>
                <w:color w:val="FFFFFF"/>
              </w:rPr>
              <w:t xml:space="preserve">Vital Sign Observation (V2) </w:t>
            </w:r>
          </w:p>
          <w:p w14:paraId="1448E493" w14:textId="77777777" w:rsidR="00E42FA6" w:rsidRPr="00D14360" w:rsidRDefault="00E42FA6" w:rsidP="00E42FA6">
            <w:pPr>
              <w:rPr>
                <w:rFonts w:cs="Calibri"/>
                <w:bCs/>
                <w:color w:val="FFFFFF"/>
                <w:sz w:val="18"/>
                <w:szCs w:val="18"/>
              </w:rPr>
            </w:pPr>
            <w:r w:rsidRPr="00D14360">
              <w:rPr>
                <w:rFonts w:cs="Calibri"/>
                <w:bCs/>
                <w:color w:val="FFFFFF"/>
                <w:sz w:val="18"/>
                <w:szCs w:val="18"/>
              </w:rPr>
              <w:t>[observation: identifier urn:hl7ii:2.16.840.1.113883.10.20.22.4.27:2014-06-09 (open)]</w:t>
            </w:r>
          </w:p>
        </w:tc>
      </w:tr>
      <w:tr w:rsidR="00E42FA6" w:rsidRPr="00C64922" w14:paraId="76609567" w14:textId="77777777" w:rsidTr="004E29C8">
        <w:trPr>
          <w:trHeight w:val="377"/>
        </w:trPr>
        <w:tc>
          <w:tcPr>
            <w:tcW w:w="2312" w:type="dxa"/>
            <w:tcBorders>
              <w:top w:val="single" w:sz="4" w:space="0" w:color="4F81BD"/>
              <w:bottom w:val="single" w:sz="4" w:space="0" w:color="4F81BD"/>
              <w:right w:val="nil"/>
            </w:tcBorders>
            <w:shd w:val="clear" w:color="auto" w:fill="FFFFFF"/>
          </w:tcPr>
          <w:p w14:paraId="7A24C651" w14:textId="77777777" w:rsidR="00E42FA6" w:rsidRPr="00D14360" w:rsidRDefault="00E42FA6"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FD9175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E42FA6" w:rsidRPr="00C64922" w14:paraId="4C990439" w14:textId="77777777" w:rsidTr="004E29C8">
        <w:trPr>
          <w:trHeight w:val="350"/>
        </w:trPr>
        <w:tc>
          <w:tcPr>
            <w:tcW w:w="2312" w:type="dxa"/>
            <w:tcBorders>
              <w:right w:val="nil"/>
            </w:tcBorders>
            <w:shd w:val="clear" w:color="auto" w:fill="FFFFFF"/>
          </w:tcPr>
          <w:p w14:paraId="725090EB" w14:textId="77777777" w:rsidR="00E42FA6" w:rsidRPr="00D14360" w:rsidRDefault="00E42FA6" w:rsidP="00E42FA6">
            <w:pPr>
              <w:rPr>
                <w:rFonts w:cs="Calibri"/>
                <w:b/>
                <w:bCs/>
              </w:rPr>
            </w:pPr>
            <w:r w:rsidRPr="00D14360">
              <w:rPr>
                <w:rFonts w:cs="Calibri"/>
                <w:b/>
                <w:bCs/>
              </w:rPr>
              <w:t>Purpose</w:t>
            </w:r>
          </w:p>
        </w:tc>
        <w:tc>
          <w:tcPr>
            <w:tcW w:w="6930" w:type="dxa"/>
            <w:shd w:val="clear" w:color="auto" w:fill="auto"/>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4E29C8">
        <w:trPr>
          <w:trHeight w:val="1529"/>
        </w:trPr>
        <w:tc>
          <w:tcPr>
            <w:tcW w:w="2312" w:type="dxa"/>
            <w:tcBorders>
              <w:top w:val="single" w:sz="4" w:space="0" w:color="4F81BD"/>
              <w:bottom w:val="single" w:sz="4" w:space="0" w:color="4F81BD"/>
              <w:right w:val="nil"/>
            </w:tcBorders>
            <w:shd w:val="clear" w:color="auto" w:fill="FFFFFF"/>
          </w:tcPr>
          <w:p w14:paraId="2543D148" w14:textId="77777777" w:rsidR="00E42FA6" w:rsidRPr="00D14360" w:rsidRDefault="00E42FA6"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5C07114"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14:paraId="32BECF67" w14:textId="77777777" w:rsidR="00852DED" w:rsidRDefault="00852DED" w:rsidP="00E42FA6">
            <w:pPr>
              <w:pStyle w:val="Default"/>
              <w:rPr>
                <w:rFonts w:ascii="Calibri Light" w:hAnsi="Calibri Light" w:cs="Calibri Light"/>
                <w:sz w:val="20"/>
                <w:szCs w:val="18"/>
              </w:rPr>
            </w:pPr>
          </w:p>
          <w:p w14:paraId="5D2772AA" w14:textId="3064923A"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E42FA6" w:rsidRPr="00C64922" w14:paraId="1DE50216" w14:textId="77777777" w:rsidTr="004E29C8">
        <w:trPr>
          <w:trHeight w:val="800"/>
        </w:trPr>
        <w:tc>
          <w:tcPr>
            <w:tcW w:w="2312" w:type="dxa"/>
            <w:tcBorders>
              <w:top w:val="single" w:sz="4" w:space="0" w:color="4F81BD"/>
              <w:bottom w:val="single" w:sz="4" w:space="0" w:color="4472C4" w:themeColor="accent1"/>
              <w:right w:val="nil"/>
            </w:tcBorders>
            <w:shd w:val="clear" w:color="auto" w:fill="FFFFFF"/>
          </w:tcPr>
          <w:p w14:paraId="7C9AE4B0" w14:textId="77777777" w:rsidR="00E42FA6" w:rsidRPr="00D14360" w:rsidRDefault="00E42FA6"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D441EEF" w14:textId="1D4A997B"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00FA3292"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19639F5A" w14:textId="103BA15F"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E42FA6" w:rsidRPr="00C64922" w14:paraId="416DBBD9" w14:textId="77777777" w:rsidTr="004E29C8">
        <w:trPr>
          <w:trHeight w:val="2339"/>
        </w:trPr>
        <w:tc>
          <w:tcPr>
            <w:tcW w:w="2312" w:type="dxa"/>
            <w:tcBorders>
              <w:top w:val="single" w:sz="4" w:space="0" w:color="4472C4" w:themeColor="accent1"/>
              <w:right w:val="nil"/>
            </w:tcBorders>
            <w:shd w:val="clear" w:color="auto" w:fill="FFFFFF"/>
          </w:tcPr>
          <w:p w14:paraId="689CF40C" w14:textId="77777777" w:rsidR="00E42FA6" w:rsidRPr="00D14360" w:rsidRDefault="00E42FA6" w:rsidP="00E42FA6">
            <w:pPr>
              <w:rPr>
                <w:rFonts w:cs="Calibri"/>
                <w:b/>
                <w:bCs/>
              </w:rPr>
            </w:pPr>
            <w:r w:rsidRPr="00D14360">
              <w:rPr>
                <w:rFonts w:cs="Calibri"/>
                <w:b/>
                <w:bCs/>
              </w:rPr>
              <w:lastRenderedPageBreak/>
              <w:t>Other Considerations</w:t>
            </w:r>
          </w:p>
        </w:tc>
        <w:tc>
          <w:tcPr>
            <w:tcW w:w="6930" w:type="dxa"/>
            <w:tcBorders>
              <w:top w:val="single" w:sz="4" w:space="0" w:color="4472C4" w:themeColor="accent1"/>
            </w:tcBorders>
            <w:shd w:val="clear" w:color="auto" w:fill="auto"/>
          </w:tcPr>
          <w:p w14:paraId="684B671E"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rPr>
            </w:pPr>
          </w:p>
          <w:p w14:paraId="6FF21FB6"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4E29C8">
        <w:trPr>
          <w:trHeight w:val="350"/>
        </w:trPr>
        <w:tc>
          <w:tcPr>
            <w:tcW w:w="2312" w:type="dxa"/>
            <w:tcBorders>
              <w:top w:val="single" w:sz="4" w:space="0" w:color="4F81BD"/>
              <w:bottom w:val="single" w:sz="4" w:space="0" w:color="4F81BD"/>
              <w:right w:val="nil"/>
            </w:tcBorders>
            <w:shd w:val="clear" w:color="auto" w:fill="FFFFFF"/>
          </w:tcPr>
          <w:p w14:paraId="29CC46A1" w14:textId="77777777" w:rsidR="00596CA4" w:rsidRPr="00D14360" w:rsidRDefault="00596CA4" w:rsidP="00596CA4">
            <w:pPr>
              <w:rPr>
                <w:rFonts w:cs="Calibri"/>
                <w:b/>
                <w:bCs/>
              </w:rPr>
            </w:pPr>
            <w:r>
              <w:rPr>
                <w:rFonts w:cs="Calibri"/>
                <w:b/>
                <w:bCs/>
              </w:rPr>
              <w:t>Example</w:t>
            </w:r>
          </w:p>
        </w:tc>
        <w:tc>
          <w:tcPr>
            <w:tcW w:w="6930" w:type="dxa"/>
            <w:tcBorders>
              <w:top w:val="single" w:sz="4" w:space="0" w:color="4F81BD"/>
              <w:bottom w:val="single" w:sz="4" w:space="0" w:color="4F81BD"/>
            </w:tcBorders>
            <w:shd w:val="clear" w:color="auto" w:fill="auto"/>
          </w:tcPr>
          <w:p w14:paraId="1CBE5D51" w14:textId="0B212FD1" w:rsidR="00596CA4" w:rsidRPr="0083506C" w:rsidRDefault="00596CA4" w:rsidP="00596CA4">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57</w:t>
            </w:r>
            <w:r w:rsidR="00DC1072" w:rsidRPr="00254B4A">
              <w:rPr>
                <w:rFonts w:ascii="Calibri Light" w:hAnsi="Calibri Light" w:cs="Calibri Light"/>
                <w:sz w:val="20"/>
              </w:rPr>
              <w:t>: Vital Signs Organizer</w:t>
            </w:r>
            <w:r w:rsidRPr="00AD08FB">
              <w:rPr>
                <w:rFonts w:ascii="Calibri Light" w:hAnsi="Calibri Light" w:cs="Calibri Light"/>
                <w:sz w:val="20"/>
              </w:rPr>
              <w:fldChar w:fldCharType="end"/>
            </w:r>
          </w:p>
        </w:tc>
      </w:tr>
      <w:tr w:rsidR="00596CA4" w:rsidRPr="00C64922" w14:paraId="79E59C08" w14:textId="77777777" w:rsidTr="004E29C8">
        <w:trPr>
          <w:trHeight w:val="350"/>
        </w:trPr>
        <w:tc>
          <w:tcPr>
            <w:tcW w:w="2312" w:type="dxa"/>
            <w:tcBorders>
              <w:top w:val="single" w:sz="4" w:space="0" w:color="4F81BD"/>
              <w:bottom w:val="single" w:sz="4" w:space="0" w:color="4F81BD"/>
              <w:right w:val="nil"/>
            </w:tcBorders>
            <w:shd w:val="clear" w:color="auto" w:fill="FFFFFF"/>
          </w:tcPr>
          <w:p w14:paraId="2297ACE7" w14:textId="77777777" w:rsidR="00596CA4" w:rsidRPr="00D14360" w:rsidRDefault="00596CA4" w:rsidP="00596CA4">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FD0D76F" w14:textId="4C55B4E4" w:rsidR="00596CA4" w:rsidRPr="0083506C" w:rsidRDefault="00596CA4" w:rsidP="00596CA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58: Vital </w:t>
            </w:r>
            <w:r w:rsidR="00DC1072" w:rsidRPr="00254B4A">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14:paraId="789FCF85" w14:textId="5D485D2B" w:rsidR="007D3708" w:rsidRPr="00C64922" w:rsidRDefault="000816FD" w:rsidP="003A3D50">
      <w:pPr>
        <w:pStyle w:val="Caption"/>
        <w:spacing w:after="0"/>
      </w:pPr>
      <w:r>
        <w:t xml:space="preserve">  </w:t>
      </w:r>
      <w:bookmarkStart w:id="2231" w:name="_Toc118898847"/>
      <w:bookmarkStart w:id="2232" w:name="_Toc127519367"/>
      <w:bookmarkStart w:id="2233" w:name="_Toc119940051"/>
      <w:r w:rsidR="007D3708" w:rsidRPr="00C64922">
        <w:t xml:space="preserve">Table </w:t>
      </w:r>
      <w:r w:rsidR="008B59D0">
        <w:fldChar w:fldCharType="begin"/>
      </w:r>
      <w:r w:rsidR="008B59D0">
        <w:instrText xml:space="preserve"> SEQ Table \* ARABIC </w:instrText>
      </w:r>
      <w:r w:rsidR="008B59D0">
        <w:fldChar w:fldCharType="separate"/>
      </w:r>
      <w:del w:id="2234" w:author="Ballot Reconciliation" w:date="2023-03-09T09:31:00Z">
        <w:r w:rsidR="00F10C7C">
          <w:rPr>
            <w:noProof/>
          </w:rPr>
          <w:delText>62</w:delText>
        </w:r>
      </w:del>
      <w:ins w:id="2235" w:author="Ballot Reconciliation" w:date="2023-03-09T09:31:00Z">
        <w:r w:rsidR="00DC1072">
          <w:rPr>
            <w:noProof/>
          </w:rPr>
          <w:t>61</w:t>
        </w:r>
      </w:ins>
      <w:r w:rsidR="008B59D0">
        <w:rPr>
          <w:noProof/>
        </w:rPr>
        <w:fldChar w:fldCharType="end"/>
      </w:r>
      <w:r w:rsidR="007D3708" w:rsidRPr="00C64922">
        <w:t>: Vital Sign Observation</w:t>
      </w:r>
      <w:r w:rsidR="00852DED">
        <w:t xml:space="preserve"> Template</w:t>
      </w:r>
      <w:bookmarkEnd w:id="2231"/>
      <w:bookmarkEnd w:id="2232"/>
      <w:bookmarkEnd w:id="2233"/>
    </w:p>
    <w:p w14:paraId="25E921D2" w14:textId="77777777" w:rsidR="007D3708" w:rsidRPr="00D14360" w:rsidRDefault="007D3708" w:rsidP="003A3D50">
      <w:pPr>
        <w:pStyle w:val="NormalWeb"/>
        <w:spacing w:before="0" w:beforeAutospacing="0" w:after="0" w:afterAutospacing="0"/>
        <w:rPr>
          <w:rFonts w:cs="Calibri"/>
          <w:b/>
          <w:bCs/>
          <w:color w:val="000000"/>
          <w:sz w:val="22"/>
          <w:szCs w:val="22"/>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BD7D6F" w:rsidRPr="00C64922" w14:paraId="0E01760E" w14:textId="77777777" w:rsidTr="004E29C8">
        <w:trPr>
          <w:trHeight w:val="576"/>
        </w:trPr>
        <w:tc>
          <w:tcPr>
            <w:tcW w:w="683" w:type="dxa"/>
            <w:tcBorders>
              <w:right w:val="nil"/>
            </w:tcBorders>
            <w:shd w:val="clear" w:color="auto" w:fill="C6D9F1"/>
          </w:tcPr>
          <w:p w14:paraId="7BC33C8B" w14:textId="77777777" w:rsidR="00BD7D6F" w:rsidRPr="00C64922" w:rsidRDefault="00634398" w:rsidP="005B7CCB">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BF696BD" w14:textId="77777777" w:rsidR="00BD7D6F" w:rsidRPr="007770C6" w:rsidRDefault="00BD7D6F" w:rsidP="005B7CCB">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00E83F3B" w:rsidRPr="007770C6">
              <w:rPr>
                <w:b/>
                <w:sz w:val="20"/>
              </w:rPr>
              <w:t>094</w:t>
            </w:r>
            <w:r w:rsidRPr="007770C6">
              <w:rPr>
                <w:b/>
                <w:sz w:val="20"/>
              </w:rPr>
              <w:t>]</w:t>
            </w:r>
          </w:p>
        </w:tc>
      </w:tr>
    </w:tbl>
    <w:p w14:paraId="691A9CB3" w14:textId="77777777" w:rsidR="00BD7D6F" w:rsidRPr="00D14360" w:rsidRDefault="00BD7D6F" w:rsidP="007D3708">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5820"/>
        <w:gridCol w:w="1530"/>
        <w:gridCol w:w="2005"/>
      </w:tblGrid>
      <w:tr w:rsidR="00254B4A"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4E29C8">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rFonts w:cs="Calibri Light"/>
                <w:b/>
                <w:bCs/>
                <w:color w:val="000000"/>
              </w:rPr>
            </w:pPr>
            <w:r w:rsidRPr="00D14360">
              <w:rPr>
                <w:rFonts w:cs="Calibri Light"/>
                <w:b/>
                <w:bCs/>
                <w:color w:val="000000"/>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73FC0183" w14:textId="77777777" w:rsidTr="004E29C8">
        <w:tc>
          <w:tcPr>
            <w:tcW w:w="5820" w:type="dxa"/>
            <w:tcBorders>
              <w:right w:val="nil"/>
            </w:tcBorders>
            <w:shd w:val="clear" w:color="auto" w:fill="FFFFFF"/>
          </w:tcPr>
          <w:p w14:paraId="790A861C" w14:textId="77777777" w:rsidR="00672CFE" w:rsidRPr="00D14360" w:rsidRDefault="00672CFE" w:rsidP="00D14360">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14:paraId="23C7C6C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6B79E997" w14:textId="77777777" w:rsidTr="004E29C8">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rFonts w:cs="Calibri Light"/>
                <w:b/>
                <w:bCs/>
                <w:color w:val="000000"/>
              </w:rPr>
            </w:pPr>
            <w:r w:rsidRPr="00D14360">
              <w:rPr>
                <w:rFonts w:cs="Calibri Light"/>
                <w:b/>
                <w:bCs/>
                <w:color w:val="000000"/>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w:t>
            </w:r>
          </w:p>
        </w:tc>
      </w:tr>
      <w:tr w:rsidR="00672CFE" w:rsidRPr="00C64922" w14:paraId="4E83D0D5" w14:textId="77777777" w:rsidTr="004E29C8">
        <w:tc>
          <w:tcPr>
            <w:tcW w:w="5820" w:type="dxa"/>
            <w:tcBorders>
              <w:right w:val="nil"/>
            </w:tcBorders>
            <w:shd w:val="clear" w:color="auto" w:fill="FFFFFF"/>
          </w:tcPr>
          <w:p w14:paraId="3F034203" w14:textId="77777777" w:rsidR="00672CFE" w:rsidRPr="00D14360" w:rsidRDefault="00672CFE" w:rsidP="00D14360">
            <w:pPr>
              <w:spacing w:after="60"/>
              <w:rPr>
                <w:rFonts w:cs="Calibri Light"/>
                <w:b/>
                <w:bCs/>
                <w:color w:val="000000"/>
              </w:rPr>
            </w:pPr>
            <w:r w:rsidRPr="00D14360">
              <w:rPr>
                <w:rFonts w:cs="Calibri Light"/>
                <w:b/>
                <w:bCs/>
                <w:color w:val="000000"/>
              </w:rPr>
              <w:t>Body Temperature</w:t>
            </w:r>
          </w:p>
        </w:tc>
        <w:tc>
          <w:tcPr>
            <w:tcW w:w="1530" w:type="dxa"/>
            <w:shd w:val="clear" w:color="auto" w:fill="auto"/>
          </w:tcPr>
          <w:p w14:paraId="7B08462D"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Cel</w:t>
            </w:r>
          </w:p>
        </w:tc>
      </w:tr>
      <w:tr w:rsidR="00672CFE" w:rsidRPr="00C64922" w14:paraId="1C19D3F2" w14:textId="77777777" w:rsidTr="004E29C8">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rFonts w:cs="Calibri Light"/>
                <w:b/>
                <w:bCs/>
                <w:color w:val="000000"/>
              </w:rPr>
            </w:pPr>
            <w:r w:rsidRPr="00D14360">
              <w:rPr>
                <w:rFonts w:cs="Calibri Light"/>
                <w:b/>
                <w:bCs/>
                <w:color w:val="000000"/>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65AAD264" w14:textId="77777777" w:rsidTr="004E29C8">
        <w:tc>
          <w:tcPr>
            <w:tcW w:w="5820" w:type="dxa"/>
            <w:tcBorders>
              <w:right w:val="nil"/>
            </w:tcBorders>
            <w:shd w:val="clear" w:color="auto" w:fill="FFFFFF"/>
          </w:tcPr>
          <w:p w14:paraId="25E4AFB3" w14:textId="77777777" w:rsidR="00672CFE" w:rsidRPr="00D14360" w:rsidRDefault="00672CFE" w:rsidP="00D14360">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14:paraId="5135362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5BCC5A1E" w14:textId="77777777" w:rsidTr="004E29C8">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rPr>
            </w:pPr>
            <w:r w:rsidRPr="00D14360">
              <w:rPr>
                <w:rFonts w:cs="Calibri Light"/>
                <w:b/>
                <w:bCs/>
                <w:sz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7C3DDBB9" w14:textId="77777777" w:rsidTr="004E29C8">
        <w:tc>
          <w:tcPr>
            <w:tcW w:w="5820" w:type="dxa"/>
            <w:tcBorders>
              <w:right w:val="nil"/>
            </w:tcBorders>
            <w:shd w:val="clear" w:color="auto" w:fill="FFFFFF"/>
          </w:tcPr>
          <w:p w14:paraId="49AA0BA3" w14:textId="77777777" w:rsidR="00672CFE" w:rsidRPr="00D14360" w:rsidRDefault="00672CFE" w:rsidP="00D14360">
            <w:pPr>
              <w:spacing w:after="60"/>
              <w:rPr>
                <w:rFonts w:cs="Calibri Light"/>
                <w:b/>
                <w:bCs/>
                <w:color w:val="000000"/>
              </w:rPr>
            </w:pPr>
            <w:r w:rsidRPr="00D14360">
              <w:rPr>
                <w:rFonts w:cs="Calibri Light"/>
                <w:b/>
                <w:bCs/>
                <w:color w:val="000000"/>
              </w:rPr>
              <w:t>Body mass index (BMI) [Ratio]</w:t>
            </w:r>
          </w:p>
        </w:tc>
        <w:tc>
          <w:tcPr>
            <w:tcW w:w="1530" w:type="dxa"/>
            <w:shd w:val="clear" w:color="auto" w:fill="auto"/>
          </w:tcPr>
          <w:p w14:paraId="1B8D44C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kg/m2</w:t>
            </w:r>
          </w:p>
        </w:tc>
      </w:tr>
      <w:tr w:rsidR="00672CFE" w:rsidRPr="00C64922" w14:paraId="74B8C6BF" w14:textId="77777777" w:rsidTr="004E29C8">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m2</w:t>
            </w:r>
          </w:p>
        </w:tc>
      </w:tr>
      <w:tr w:rsidR="00672CFE" w:rsidRPr="00C64922" w14:paraId="7B5854C6" w14:textId="77777777" w:rsidTr="004E29C8">
        <w:tc>
          <w:tcPr>
            <w:tcW w:w="5820" w:type="dxa"/>
            <w:tcBorders>
              <w:right w:val="nil"/>
            </w:tcBorders>
            <w:shd w:val="clear" w:color="auto" w:fill="FFFFFF"/>
          </w:tcPr>
          <w:p w14:paraId="6FAD7D1A" w14:textId="77777777" w:rsidR="00672CFE" w:rsidRPr="00D14360" w:rsidRDefault="00672CFE" w:rsidP="00D14360">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stheme="majorHAnsi"/>
                <w:color w:val="000000"/>
              </w:rPr>
            </w:pPr>
            <w:bookmarkStart w:id="2236" w:name="_Hlk16797365"/>
            <w:r w:rsidRPr="002E1208">
              <w:rPr>
                <w:rFonts w:asciiTheme="majorHAnsi" w:hAnsiTheme="majorHAnsi" w:cstheme="majorHAnsi"/>
                <w:color w:val="000000"/>
              </w:rPr>
              <w:t>8867-4</w:t>
            </w:r>
            <w:bookmarkEnd w:id="2236"/>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46945D3C" w14:textId="77777777" w:rsidTr="004E29C8">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rPr>
            </w:pPr>
            <w:bookmarkStart w:id="2237" w:name="_Hlk16797390"/>
            <w:r w:rsidRPr="002E1208">
              <w:rPr>
                <w:rFonts w:asciiTheme="majorHAnsi" w:hAnsiTheme="majorHAnsi" w:cstheme="majorHAnsi"/>
                <w:sz w:val="20"/>
              </w:rPr>
              <w:t>3151-8</w:t>
            </w:r>
            <w:bookmarkEnd w:id="2237"/>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liters/min</w:t>
            </w:r>
          </w:p>
        </w:tc>
      </w:tr>
      <w:tr w:rsidR="00672CFE" w:rsidRPr="00C64922" w14:paraId="27AAF5F0" w14:textId="77777777" w:rsidTr="004E29C8">
        <w:tc>
          <w:tcPr>
            <w:tcW w:w="5820" w:type="dxa"/>
            <w:tcBorders>
              <w:right w:val="nil"/>
            </w:tcBorders>
            <w:shd w:val="clear" w:color="auto" w:fill="FFFFFF"/>
          </w:tcPr>
          <w:p w14:paraId="44C9947F" w14:textId="77777777" w:rsidR="00672CFE" w:rsidRPr="00D14360" w:rsidRDefault="00672CFE" w:rsidP="00D14360">
            <w:pPr>
              <w:spacing w:after="60"/>
              <w:rPr>
                <w:rFonts w:cs="Calibri Light"/>
                <w:b/>
                <w:bCs/>
                <w:color w:val="000000"/>
              </w:rPr>
            </w:pPr>
            <w:bookmarkStart w:id="2238" w:name="_Hlk16797032"/>
            <w:r w:rsidRPr="00D14360">
              <w:rPr>
                <w:rFonts w:cs="Calibri Light"/>
                <w:b/>
                <w:bCs/>
                <w:color w:val="000000"/>
              </w:rPr>
              <w:t>Oxygen Saturation in Arterial blood</w:t>
            </w:r>
          </w:p>
        </w:tc>
        <w:tc>
          <w:tcPr>
            <w:tcW w:w="1530" w:type="dxa"/>
            <w:shd w:val="clear" w:color="auto" w:fill="auto"/>
          </w:tcPr>
          <w:p w14:paraId="0452B3D7"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2238"/>
      <w:tr w:rsidR="0020287C" w:rsidRPr="00C64922" w14:paraId="2A39DAA4" w14:textId="77777777" w:rsidTr="004E29C8">
        <w:tc>
          <w:tcPr>
            <w:tcW w:w="9355" w:type="dxa"/>
            <w:gridSpan w:val="3"/>
            <w:tcBorders>
              <w:top w:val="single" w:sz="4" w:space="0" w:color="4F81BD"/>
              <w:bottom w:val="single" w:sz="4" w:space="0" w:color="4F81BD"/>
            </w:tcBorders>
            <w:shd w:val="clear" w:color="auto" w:fill="D0CECE" w:themeFill="background2" w:themeFillShade="E6"/>
          </w:tcPr>
          <w:p w14:paraId="082262ED" w14:textId="0C49EDDA" w:rsidR="0020287C" w:rsidRPr="0020287C" w:rsidRDefault="0020287C" w:rsidP="0020287C">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00672CFE" w:rsidRPr="00C64922" w14:paraId="42C0585C" w14:textId="77777777" w:rsidTr="004E29C8">
        <w:tc>
          <w:tcPr>
            <w:tcW w:w="5820" w:type="dxa"/>
            <w:tcBorders>
              <w:right w:val="nil"/>
            </w:tcBorders>
            <w:shd w:val="clear" w:color="auto" w:fill="FFFFFF"/>
          </w:tcPr>
          <w:p w14:paraId="0885966E" w14:textId="77777777" w:rsidR="00672CFE" w:rsidRPr="00D14360" w:rsidRDefault="00672CFE" w:rsidP="00D14360">
            <w:pPr>
              <w:spacing w:after="60"/>
              <w:rPr>
                <w:rFonts w:cs="Calibri Light"/>
                <w:b/>
                <w:bCs/>
                <w:color w:val="000000"/>
              </w:rPr>
            </w:pPr>
            <w:bookmarkStart w:id="2239" w:name="_Hlk16797043"/>
            <w:r w:rsidRPr="00D14360">
              <w:rPr>
                <w:rFonts w:cs="Calibri Light"/>
                <w:b/>
                <w:bCs/>
                <w:color w:val="000000"/>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2239"/>
      <w:tr w:rsidR="00672CFE" w:rsidRPr="00C64922" w14:paraId="723F377C" w14:textId="77777777" w:rsidTr="004E29C8">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rFonts w:cs="Calibri Light"/>
                <w:b/>
                <w:bCs/>
                <w:color w:val="000000"/>
              </w:rPr>
            </w:pPr>
            <w:r w:rsidRPr="00D14360">
              <w:rPr>
                <w:rFonts w:cs="Calibri Light"/>
                <w:b/>
                <w:bCs/>
                <w:color w:val="000000"/>
              </w:rPr>
              <w:t>Heart Rate by Pulse oximetry</w:t>
            </w:r>
          </w:p>
        </w:tc>
        <w:tc>
          <w:tcPr>
            <w:tcW w:w="1530" w:type="dxa"/>
            <w:tcBorders>
              <w:top w:val="single" w:sz="4" w:space="0" w:color="4F81BD"/>
              <w:bottom w:val="single" w:sz="4" w:space="0" w:color="4F81BD"/>
            </w:tcBorders>
            <w:shd w:val="clear" w:color="auto" w:fill="auto"/>
          </w:tcPr>
          <w:p w14:paraId="77EDC24A" w14:textId="1FE8029D" w:rsidR="00672CFE" w:rsidRPr="002E1208" w:rsidRDefault="008B59D0" w:rsidP="00DF16F7">
            <w:pPr>
              <w:rPr>
                <w:rFonts w:asciiTheme="majorHAnsi" w:hAnsiTheme="majorHAnsi" w:cstheme="majorHAnsi"/>
                <w:color w:val="000000"/>
              </w:rPr>
            </w:pPr>
            <w:hyperlink r:id="rId62" w:tgtFrame="_blank" w:history="1">
              <w:r w:rsidR="00672CFE" w:rsidRPr="002E1208">
                <w:rPr>
                  <w:rFonts w:asciiTheme="majorHAnsi" w:hAnsiTheme="majorHAnsi" w:cstheme="majorHAnsi"/>
                  <w:color w:val="000000"/>
                </w:rPr>
                <w:t>8889-8</w:t>
              </w:r>
            </w:hyperlink>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bl>
    <w:p w14:paraId="064A3253" w14:textId="3C2B1C07" w:rsidR="007D3708" w:rsidRPr="00C64922" w:rsidRDefault="000816FD" w:rsidP="007D3708">
      <w:pPr>
        <w:pStyle w:val="Caption"/>
      </w:pPr>
      <w:r>
        <w:t xml:space="preserve">  </w:t>
      </w:r>
      <w:bookmarkStart w:id="2240" w:name="_Toc118898848"/>
      <w:bookmarkStart w:id="2241" w:name="_Toc127519368"/>
      <w:bookmarkStart w:id="2242" w:name="_Toc119940052"/>
      <w:r w:rsidR="007D3708" w:rsidRPr="00C64922">
        <w:t xml:space="preserve">Table </w:t>
      </w:r>
      <w:r w:rsidR="008B59D0">
        <w:fldChar w:fldCharType="begin"/>
      </w:r>
      <w:r w:rsidR="008B59D0">
        <w:instrText xml:space="preserve"> SEQ Table \* ARABIC </w:instrText>
      </w:r>
      <w:r w:rsidR="008B59D0">
        <w:fldChar w:fldCharType="separate"/>
      </w:r>
      <w:del w:id="2243" w:author="Ballot Reconciliation" w:date="2023-03-09T09:31:00Z">
        <w:r w:rsidR="00F10C7C">
          <w:rPr>
            <w:noProof/>
          </w:rPr>
          <w:delText>63</w:delText>
        </w:r>
      </w:del>
      <w:ins w:id="2244" w:author="Ballot Reconciliation" w:date="2023-03-09T09:31:00Z">
        <w:r w:rsidR="00DC1072">
          <w:rPr>
            <w:noProof/>
          </w:rPr>
          <w:t>62</w:t>
        </w:r>
      </w:ins>
      <w:r w:rsidR="008B59D0">
        <w:rPr>
          <w:noProof/>
        </w:rPr>
        <w:fldChar w:fldCharType="end"/>
      </w:r>
      <w:r w:rsidR="007D3708" w:rsidRPr="00C64922">
        <w:t>: Vital Sign Observation LOINC Codes and Units for Essential Vital Sign Data Elements</w:t>
      </w:r>
      <w:bookmarkEnd w:id="2240"/>
      <w:bookmarkEnd w:id="2241"/>
      <w:bookmarkEnd w:id="2242"/>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00D26D04" w:rsidR="007D3708" w:rsidRPr="00C64922" w:rsidRDefault="000816FD" w:rsidP="00E42FA6">
      <w:pPr>
        <w:pStyle w:val="Caption"/>
        <w:keepNext/>
        <w:spacing w:after="0"/>
      </w:pPr>
      <w:bookmarkStart w:id="2245" w:name="_319y80a" w:colFirst="0" w:colLast="0"/>
      <w:bookmarkStart w:id="2246" w:name="_Ref21848230"/>
      <w:bookmarkStart w:id="2247" w:name="Example34VitalSignCodingwithTrans"/>
      <w:bookmarkEnd w:id="2245"/>
      <w:r>
        <w:t xml:space="preserve">  </w:t>
      </w:r>
      <w:bookmarkStart w:id="2248" w:name="_Toc118898778"/>
      <w:bookmarkStart w:id="2249" w:name="_Toc127519298"/>
      <w:bookmarkStart w:id="2250" w:name="_Toc119939981"/>
      <w:r w:rsidR="007D3708" w:rsidRPr="00C64922">
        <w:t xml:space="preserve">Example </w:t>
      </w:r>
      <w:r w:rsidR="008B59D0">
        <w:fldChar w:fldCharType="begin"/>
      </w:r>
      <w:r w:rsidR="008B59D0">
        <w:instrText xml:space="preserve"> SEQ Example \* ARABIC </w:instrText>
      </w:r>
      <w:r w:rsidR="008B59D0">
        <w:fldChar w:fldCharType="separate"/>
      </w:r>
      <w:r w:rsidR="00DC1072">
        <w:rPr>
          <w:noProof/>
        </w:rPr>
        <w:t>58</w:t>
      </w:r>
      <w:r w:rsidR="008B59D0">
        <w:rPr>
          <w:noProof/>
        </w:rPr>
        <w:fldChar w:fldCharType="end"/>
      </w:r>
      <w:r w:rsidR="007D3708" w:rsidRPr="00C64922">
        <w:t>: Vital Sign Coding with Translation</w:t>
      </w:r>
      <w:bookmarkEnd w:id="2246"/>
      <w:bookmarkEnd w:id="2248"/>
      <w:bookmarkEnd w:id="2249"/>
      <w:bookmarkEnd w:id="22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4E786349" w14:textId="77777777" w:rsidTr="004E29C8">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2251" w:name="_l8wwqkxn1h4t" w:colFirst="0" w:colLast="0"/>
            <w:bookmarkStart w:id="2252" w:name="_w7tsocgteqmh" w:colFirst="0" w:colLast="0"/>
            <w:bookmarkStart w:id="2253" w:name="_b4l4nwh8nr65" w:colFirst="0" w:colLast="0"/>
            <w:bookmarkStart w:id="2254" w:name="_twt2uf5vwf3m" w:colFirst="0" w:colLast="0"/>
            <w:bookmarkStart w:id="2255" w:name="_svv7p91shy1m" w:colFirst="0" w:colLast="0"/>
            <w:bookmarkStart w:id="2256" w:name="_rfendstay8ol" w:colFirst="0" w:colLast="0"/>
            <w:bookmarkStart w:id="2257" w:name="_pmtylyaewn9u" w:colFirst="0" w:colLast="0"/>
            <w:bookmarkStart w:id="2258" w:name="_j1iyfjpv496u" w:colFirst="0" w:colLast="0"/>
            <w:bookmarkStart w:id="2259" w:name="_6n1cxm4fv3gl" w:colFirst="0" w:colLast="0"/>
            <w:bookmarkStart w:id="2260" w:name="_v35ko197xkoy" w:colFirst="0" w:colLast="0"/>
            <w:bookmarkStart w:id="2261" w:name="_vrlpqsqnd07t" w:colFirst="0" w:colLast="0"/>
            <w:bookmarkStart w:id="2262" w:name="_520gajnqmghh" w:colFirst="0" w:colLast="0"/>
            <w:bookmarkStart w:id="2263" w:name="_ya61wg7jiqf9" w:colFirst="0" w:colLast="0"/>
            <w:bookmarkEnd w:id="2247"/>
            <w:bookmarkEnd w:id="2251"/>
            <w:bookmarkEnd w:id="2252"/>
            <w:bookmarkEnd w:id="2253"/>
            <w:bookmarkEnd w:id="2254"/>
            <w:bookmarkEnd w:id="2255"/>
            <w:bookmarkEnd w:id="2256"/>
            <w:bookmarkEnd w:id="2257"/>
            <w:bookmarkEnd w:id="2258"/>
            <w:bookmarkEnd w:id="2259"/>
            <w:bookmarkEnd w:id="2260"/>
            <w:bookmarkEnd w:id="2261"/>
            <w:bookmarkEnd w:id="2262"/>
            <w:bookmarkEnd w:id="2263"/>
            <w:r w:rsidRPr="00D14360">
              <w:rPr>
                <w:rFonts w:ascii="Courier New" w:eastAsia="Courier New" w:hAnsi="Courier New" w:cs="Courier New"/>
                <w:sz w:val="16"/>
                <w:szCs w:val="16"/>
              </w:rPr>
              <w:t xml:space="preserve">&lt;code code="29463-7" codeSystem="2.16.840.1.113883.6.1" codeSystemName="LOINC" </w:t>
            </w:r>
            <w:r w:rsidRPr="00D14360">
              <w:rPr>
                <w:rFonts w:ascii="Courier New" w:eastAsia="Courier New" w:hAnsi="Courier New" w:cs="Courier New"/>
                <w:sz w:val="16"/>
                <w:szCs w:val="16"/>
              </w:rPr>
              <w:br/>
              <w:t xml:space="preserve">       displayName="Body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codeSystem="2.16.840.1.113883.6.1" </w:t>
            </w:r>
            <w:r w:rsidRPr="00D14360">
              <w:rPr>
                <w:rFonts w:ascii="Courier New" w:eastAsia="Courier New" w:hAnsi="Courier New" w:cs="Courier New"/>
                <w:sz w:val="16"/>
                <w:szCs w:val="16"/>
              </w:rPr>
              <w:br/>
              <w:t xml:space="preserve">       displayName="Body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72B946E4" w:rsidR="00DD51B1" w:rsidRPr="00C64922" w:rsidRDefault="00DD51B1" w:rsidP="00C17F49">
      <w:pPr>
        <w:pStyle w:val="Heading3"/>
      </w:pPr>
      <w:bookmarkStart w:id="2264" w:name="_Toc20481018"/>
      <w:bookmarkStart w:id="2265" w:name="_Toc21529549"/>
      <w:bookmarkStart w:id="2266" w:name="_Toc21691602"/>
      <w:bookmarkStart w:id="2267" w:name="_Toc21845786"/>
      <w:bookmarkStart w:id="2268" w:name="_Toc21852027"/>
      <w:bookmarkStart w:id="2269" w:name="_Toc21871994"/>
      <w:bookmarkStart w:id="2270" w:name="_Toc21872450"/>
      <w:bookmarkStart w:id="2271" w:name="_Toc21880222"/>
      <w:bookmarkStart w:id="2272" w:name="_Toc21890052"/>
      <w:bookmarkStart w:id="2273" w:name="_Toc21894196"/>
      <w:bookmarkStart w:id="2274" w:name="_Toc21898122"/>
      <w:bookmarkStart w:id="2275" w:name="_Toc21926870"/>
      <w:bookmarkStart w:id="2276" w:name="_Medication"/>
      <w:bookmarkStart w:id="2277" w:name="_Toc10707523"/>
      <w:bookmarkStart w:id="2278" w:name="_Toc11043663"/>
      <w:bookmarkStart w:id="2279" w:name="_Toc11045636"/>
      <w:bookmarkStart w:id="2280" w:name="_Toc11391304"/>
      <w:bookmarkStart w:id="2281" w:name="_Ref98770760"/>
      <w:bookmarkStart w:id="2282" w:name="_Ref98770766"/>
      <w:bookmarkStart w:id="2283" w:name="_Ref98770789"/>
      <w:bookmarkStart w:id="2284" w:name="_Ref98770799"/>
      <w:bookmarkStart w:id="2285" w:name="_Ref98770899"/>
      <w:bookmarkStart w:id="2286" w:name="_Toc127519191"/>
      <w:bookmarkStart w:id="2287" w:name="_Toc119939874"/>
      <w:bookmarkEnd w:id="2264"/>
      <w:bookmarkEnd w:id="2265"/>
      <w:bookmarkEnd w:id="2266"/>
      <w:bookmarkEnd w:id="2267"/>
      <w:bookmarkEnd w:id="2268"/>
      <w:bookmarkEnd w:id="2269"/>
      <w:bookmarkEnd w:id="2270"/>
      <w:bookmarkEnd w:id="2271"/>
      <w:bookmarkEnd w:id="2272"/>
      <w:bookmarkEnd w:id="2273"/>
      <w:bookmarkEnd w:id="2274"/>
      <w:bookmarkEnd w:id="2275"/>
      <w:bookmarkEnd w:id="2276"/>
      <w:r w:rsidRPr="00C64922">
        <w:lastRenderedPageBreak/>
        <w:t>Medication</w:t>
      </w:r>
      <w:bookmarkEnd w:id="2277"/>
      <w:bookmarkEnd w:id="2278"/>
      <w:bookmarkEnd w:id="2279"/>
      <w:bookmarkEnd w:id="2280"/>
      <w:bookmarkEnd w:id="2281"/>
      <w:bookmarkEnd w:id="2282"/>
      <w:bookmarkEnd w:id="2283"/>
      <w:bookmarkEnd w:id="2284"/>
      <w:bookmarkEnd w:id="2285"/>
      <w:bookmarkEnd w:id="2286"/>
      <w:bookmarkEnd w:id="2287"/>
    </w:p>
    <w:p w14:paraId="5377ADB1" w14:textId="77777777" w:rsidR="00DD51B1" w:rsidRPr="00D14360" w:rsidRDefault="00DD51B1" w:rsidP="00B505D2">
      <w:pPr>
        <w:spacing w:after="120"/>
        <w:rPr>
          <w:rFonts w:eastAsia="Calibri" w:cs="Calibri"/>
        </w:rPr>
      </w:pPr>
      <w:r w:rsidRPr="00D14360">
        <w:rPr>
          <w:rFonts w:eastAsia="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substanceAdministration/@moodCode="EVN". </w:t>
      </w:r>
      <w:r w:rsidR="00826EB5" w:rsidRPr="00D14360">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14:paraId="314F3672" w14:textId="77777777" w:rsidR="00826EB5" w:rsidRPr="00D14360" w:rsidRDefault="00826EB5" w:rsidP="00B505D2">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14:paraId="46E87068" w14:textId="28896984" w:rsidR="009F743D" w:rsidRPr="00C64922" w:rsidRDefault="000816FD" w:rsidP="00E42FA6">
      <w:pPr>
        <w:pStyle w:val="Caption"/>
        <w:keepNext/>
        <w:spacing w:after="0"/>
      </w:pPr>
      <w:r>
        <w:t xml:space="preserve">  </w:t>
      </w:r>
      <w:bookmarkStart w:id="2288" w:name="_Toc118898779"/>
      <w:bookmarkStart w:id="2289" w:name="_Toc127519299"/>
      <w:bookmarkStart w:id="2290" w:name="_Toc119939982"/>
      <w:r w:rsidR="009F743D" w:rsidRPr="00C64922">
        <w:t xml:space="preserve">Example </w:t>
      </w:r>
      <w:r w:rsidR="008B59D0">
        <w:fldChar w:fldCharType="begin"/>
      </w:r>
      <w:r w:rsidR="008B59D0">
        <w:instrText xml:space="preserve"> SEQ Example \* ARABIC </w:instrText>
      </w:r>
      <w:r w:rsidR="008B59D0">
        <w:fldChar w:fldCharType="separate"/>
      </w:r>
      <w:r w:rsidR="00DC1072">
        <w:rPr>
          <w:noProof/>
        </w:rPr>
        <w:t>59</w:t>
      </w:r>
      <w:r w:rsidR="008B59D0">
        <w:rPr>
          <w:noProof/>
        </w:rPr>
        <w:fldChar w:fldCharType="end"/>
      </w:r>
      <w:r w:rsidR="009F743D" w:rsidRPr="00C64922">
        <w:t>: Medication Administration</w:t>
      </w:r>
      <w:bookmarkEnd w:id="2288"/>
      <w:bookmarkEnd w:id="2289"/>
      <w:bookmarkEnd w:id="22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4D2DC08A" w14:textId="77777777" w:rsidTr="004E29C8">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2291" w:name="_39kk8xu" w:colFirst="0" w:colLast="0"/>
            <w:bookmarkEnd w:id="2291"/>
            <w:r w:rsidRPr="00D14360">
              <w:rPr>
                <w:rFonts w:ascii="Courier New" w:eastAsia="Courier New" w:hAnsi="Courier New" w:cs="Courier New"/>
                <w:sz w:val="16"/>
                <w:szCs w:val="16"/>
              </w:rPr>
              <w:t>&lt;substanceAdministration classCode="SBADM" moodCode="EVN"&gt;</w:t>
            </w:r>
          </w:p>
          <w:p w14:paraId="034E320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 xsi:type="TS"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displayName="ORAL" codeSystemName="National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&lt;doseQuantity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 classCode="MANU"&gt;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code="243670" codeSystem="2.16.840.1.113883.6.88" displayName="Aspirin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6F405335" w14:textId="77777777" w:rsidR="00DD51B1" w:rsidRPr="00D14360" w:rsidRDefault="00DD51B1" w:rsidP="006034A6">
      <w:pPr>
        <w:spacing w:before="240" w:after="120"/>
        <w:rPr>
          <w:rFonts w:eastAsia="Calibri" w:cs="Calibri"/>
        </w:rPr>
      </w:pPr>
      <w:r w:rsidRPr="00D14360">
        <w:rPr>
          <w:rFonts w:eastAsia="Calibri" w:cs="Calibri"/>
        </w:rPr>
        <w:t>Medication activities with substanceAdministration/@moodCode=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7E420B8E" w:rsidR="009F743D" w:rsidRPr="00C64922" w:rsidRDefault="000816FD" w:rsidP="00E42FA6">
      <w:pPr>
        <w:pStyle w:val="Caption"/>
        <w:keepNext/>
        <w:spacing w:after="0"/>
      </w:pPr>
      <w:bookmarkStart w:id="2292" w:name="_48pi1tg" w:colFirst="0" w:colLast="0"/>
      <w:bookmarkEnd w:id="2292"/>
      <w:r>
        <w:t xml:space="preserve">  </w:t>
      </w:r>
      <w:bookmarkStart w:id="2293" w:name="_Toc118898780"/>
      <w:bookmarkStart w:id="2294" w:name="_Toc127519300"/>
      <w:bookmarkStart w:id="2295" w:name="_Toc119939983"/>
      <w:r w:rsidR="009F743D" w:rsidRPr="00C64922">
        <w:t xml:space="preserve">Example </w:t>
      </w:r>
      <w:r w:rsidR="008B59D0">
        <w:fldChar w:fldCharType="begin"/>
      </w:r>
      <w:r w:rsidR="008B59D0">
        <w:instrText xml:space="preserve"> SEQ Example \* ARABIC </w:instrText>
      </w:r>
      <w:r w:rsidR="008B59D0">
        <w:fldChar w:fldCharType="separate"/>
      </w:r>
      <w:r w:rsidR="00DC1072">
        <w:rPr>
          <w:noProof/>
        </w:rPr>
        <w:t>60</w:t>
      </w:r>
      <w:r w:rsidR="008B59D0">
        <w:rPr>
          <w:noProof/>
        </w:rPr>
        <w:fldChar w:fldCharType="end"/>
      </w:r>
      <w:r w:rsidR="009F743D" w:rsidRPr="00C64922">
        <w:t>: Medication Plan</w:t>
      </w:r>
      <w:r w:rsidR="009F743D" w:rsidRPr="00D14360">
        <w:rPr>
          <w:rFonts w:eastAsia="Calibri" w:cs="Calibri"/>
          <w:b/>
          <w:vertAlign w:val="superscript"/>
        </w:rPr>
        <w:footnoteReference w:id="136"/>
      </w:r>
      <w:bookmarkEnd w:id="2293"/>
      <w:bookmarkEnd w:id="2294"/>
      <w:bookmarkEnd w:id="22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17CFF149" w14:textId="77777777" w:rsidTr="004E29C8">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 classCode="SBADM" moodCode="INT"&gt;</w:t>
            </w:r>
          </w:p>
          <w:p w14:paraId="279B29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code="active"/&gt;</w:t>
            </w:r>
          </w:p>
          <w:p w14:paraId="354051E3"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This first effectiveTime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&lt;effectiveTime&gt;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nullFlavor="NI"/&gt;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second effectiveTime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&lt;!-- Operator "A" means that this timing information is in addition to previous </w:t>
            </w:r>
            <w:r w:rsidRPr="00D14360">
              <w:rPr>
                <w:rFonts w:ascii="Courier New" w:eastAsia="Courier New" w:hAnsi="Courier New" w:cs="Courier New"/>
                <w:sz w:val="16"/>
                <w:szCs w:val="16"/>
              </w:rPr>
              <w:lastRenderedPageBreak/>
              <w:t>effectiveTime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xsi:type="PIVL_TS"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xsi:type="IVL_PQ"&gt;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codeSystemName="NCI Thesaurus" displayName="Oral"/&gt;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&lt;doseQuantity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displayName="Sudafed 30 MG Oral Tablet" codeSystem="2.16.840.1.113883.6.88" codeSystemName="RxNorm"&gt;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1F6836FE" w14:textId="77777777" w:rsidR="000447CF" w:rsidRPr="00D14360" w:rsidRDefault="000447CF" w:rsidP="00B505D2">
      <w:pPr>
        <w:spacing w:after="120"/>
        <w:rPr>
          <w:rFonts w:eastAsia="Calibri" w:cs="Calibri"/>
        </w:rPr>
      </w:pPr>
    </w:p>
    <w:p w14:paraId="7C126DF6" w14:textId="77777777" w:rsidR="00DD51B1" w:rsidRPr="00D14360" w:rsidRDefault="00DD51B1" w:rsidP="00B505D2">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14:paraId="6A115F57" w14:textId="71468E40" w:rsidR="003749D4" w:rsidRPr="00C64922" w:rsidRDefault="000816FD" w:rsidP="00E42FA6">
      <w:pPr>
        <w:pStyle w:val="Caption"/>
        <w:keepNext/>
        <w:spacing w:after="0"/>
      </w:pPr>
      <w:bookmarkStart w:id="2296" w:name="_2nusc19" w:colFirst="0" w:colLast="0"/>
      <w:bookmarkEnd w:id="2296"/>
      <w:r>
        <w:t xml:space="preserve">  </w:t>
      </w:r>
      <w:bookmarkStart w:id="2297" w:name="_Toc118898781"/>
      <w:bookmarkStart w:id="2298" w:name="_Toc127519301"/>
      <w:bookmarkStart w:id="2299" w:name="_Toc119939984"/>
      <w:r w:rsidR="003749D4" w:rsidRPr="00C64922">
        <w:t xml:space="preserve">Example </w:t>
      </w:r>
      <w:r w:rsidR="008B59D0">
        <w:fldChar w:fldCharType="begin"/>
      </w:r>
      <w:r w:rsidR="008B59D0">
        <w:instrText xml:space="preserve"> SEQ Example \* ARABIC </w:instrText>
      </w:r>
      <w:r w:rsidR="008B59D0">
        <w:fldChar w:fldCharType="separate"/>
      </w:r>
      <w:r w:rsidR="00DC1072">
        <w:rPr>
          <w:noProof/>
        </w:rPr>
        <w:t>61</w:t>
      </w:r>
      <w:r w:rsidR="008B59D0">
        <w:rPr>
          <w:noProof/>
        </w:rPr>
        <w:fldChar w:fldCharType="end"/>
      </w:r>
      <w:r w:rsidR="003749D4" w:rsidRPr="00C64922">
        <w:t>: Medication Dispense</w:t>
      </w:r>
      <w:bookmarkEnd w:id="2297"/>
      <w:bookmarkEnd w:id="2298"/>
      <w:bookmarkEnd w:id="22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61856703" w14:textId="77777777" w:rsidTr="004E29C8">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 classCode="SPLY" moodCode="EVN"&gt;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&lt;repeatNumber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&lt;manufacturedProduct classCode="MANU"&gt;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root="2.16.840.1.113883.10.20.22.4.23" extension="2014-06-09" /&gt; ..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eastAsia="Calibri" w:cs="Calibri"/>
        </w:rPr>
      </w:pPr>
      <w:r w:rsidRPr="00D14360">
        <w:rPr>
          <w:rFonts w:eastAsia="Calibri" w:cs="Calibri"/>
        </w:rPr>
        <w:t>The structure of a medication entry can be complex. It</w:t>
      </w:r>
      <w:r w:rsidR="00DD51B1" w:rsidRPr="00D14360">
        <w:rPr>
          <w:rFonts w:eastAsia="Calibri" w:cs="Calibri"/>
        </w:rPr>
        <w:t xml:space="preserve"> is complicated by the fact that any one of these templates may include other type</w:t>
      </w:r>
      <w:r w:rsidRPr="00D14360">
        <w:rPr>
          <w:rFonts w:eastAsia="Calibri" w:cs="Calibri"/>
        </w:rPr>
        <w:t>s</w:t>
      </w:r>
      <w:r w:rsidR="00DD51B1" w:rsidRPr="00D14360">
        <w:rPr>
          <w:rFonts w:eastAsia="Calibri" w:cs="Calibri"/>
        </w:rPr>
        <w:t xml:space="preserve"> of medication templates within </w:t>
      </w:r>
      <w:r w:rsidRPr="00D14360">
        <w:rPr>
          <w:rFonts w:eastAsia="Calibri" w:cs="Calibri"/>
        </w:rPr>
        <w:t>additional</w:t>
      </w:r>
      <w:r w:rsidR="00DD51B1" w:rsidRPr="00D14360">
        <w:rPr>
          <w:rFonts w:eastAsia="Calibri" w:cs="Calibri"/>
        </w:rPr>
        <w:t xml:space="preserve"> entryRelationship</w:t>
      </w:r>
      <w:r w:rsidRPr="00D14360">
        <w:rPr>
          <w:rFonts w:eastAsia="Calibri" w:cs="Calibri"/>
        </w:rPr>
        <w:t>s</w:t>
      </w:r>
      <w:r w:rsidR="00DD51B1" w:rsidRPr="00D14360">
        <w:rPr>
          <w:rFonts w:eastAsia="Calibri" w:cs="Calibri"/>
        </w:rPr>
        <w:t>. To support interoperability, implementers should minimize the amount of template nesting used to express medication information.</w:t>
      </w:r>
    </w:p>
    <w:p w14:paraId="53E18B6B" w14:textId="77777777" w:rsidR="00DD51B1" w:rsidRPr="00D14360" w:rsidRDefault="00DD51B1" w:rsidP="00B505D2">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006034A6" w:rsidRPr="00D14360">
        <w:rPr>
          <w:rFonts w:eastAsia="Calibri" w:cs="Calibri"/>
        </w:rPr>
        <w:t xml:space="preserve">Chapter </w:t>
      </w:r>
      <w:r w:rsidR="003749D4" w:rsidRPr="00D14360">
        <w:rPr>
          <w:rFonts w:eastAsia="Calibri" w:cs="Calibri"/>
        </w:rPr>
        <w:t>5.1.1</w:t>
      </w:r>
      <w:r w:rsidR="00693FC4" w:rsidRPr="00D14360">
        <w:rPr>
          <w:rFonts w:eastAsia="Calibri" w:cs="Calibri"/>
        </w:rPr>
        <w:t>0</w:t>
      </w:r>
      <w:r w:rsidR="003749D4" w:rsidRPr="00D14360">
        <w:rPr>
          <w:rFonts w:eastAsia="Calibri" w:cs="Calibri"/>
        </w:rPr>
        <w:t>.2</w:t>
      </w:r>
      <w:r w:rsidRPr="00D14360">
        <w:rPr>
          <w:rFonts w:eastAsia="Calibri" w:cs="Calibri"/>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009B30E1" w:rsidRPr="00D14360">
        <w:rPr>
          <w:rFonts w:eastAsia="Calibri" w:cs="Calibri"/>
        </w:rPr>
        <w:t>.</w:t>
      </w:r>
      <w:r w:rsidRPr="00D14360">
        <w:rPr>
          <w:rFonts w:eastAsia="Calibri" w:cs="Calibri"/>
          <w:vertAlign w:val="superscript"/>
        </w:rPr>
        <w:footnoteReference w:id="137"/>
      </w:r>
    </w:p>
    <w:p w14:paraId="0EAE7BCA" w14:textId="569050C9" w:rsidR="00504F98" w:rsidRPr="00D14360" w:rsidRDefault="00504F98" w:rsidP="00B505D2">
      <w:pPr>
        <w:spacing w:after="120"/>
        <w:rPr>
          <w:rFonts w:eastAsia="Calibri" w:cs="Calibri"/>
          <w:b/>
        </w:rPr>
      </w:pPr>
      <w:r w:rsidRPr="00D14360">
        <w:rPr>
          <w:rFonts w:eastAsia="Calibri" w:cs="Calibri"/>
          <w:b/>
          <w:bCs/>
        </w:rPr>
        <w:lastRenderedPageBreak/>
        <w:t>Reference:</w:t>
      </w:r>
      <w:r w:rsidRPr="00AD08FB">
        <w:rPr>
          <w:rFonts w:eastAsia="Calibri" w:cs="Calibri"/>
          <w:color w:val="000000"/>
        </w:rPr>
        <w:t xml:space="preserve"> </w:t>
      </w:r>
      <w:hyperlink w:anchor="_Date/Time_Precision" w:history="1">
        <w:r w:rsidR="00693FC4" w:rsidRPr="00AD08FB">
          <w:rPr>
            <w:rStyle w:val="Hyperlink"/>
            <w:rFonts w:eastAsia="Calibri" w:cs="Calibri"/>
            <w:color w:val="000000"/>
            <w:u w:val="none"/>
          </w:rPr>
          <w:t xml:space="preserve"> </w:t>
        </w:r>
        <w:r w:rsidR="00693FC4" w:rsidRPr="007770C6">
          <w:rPr>
            <w:rStyle w:val="Hyperlink"/>
            <w:rFonts w:eastAsia="Calibri" w:cs="Calibri"/>
          </w:rPr>
          <w:t>5.1.10.2 Date/Time Precision</w:t>
        </w:r>
      </w:hyperlink>
    </w:p>
    <w:p w14:paraId="56CFA7C8" w14:textId="0F3A765E" w:rsidR="00DD51B1" w:rsidRPr="00C64922" w:rsidRDefault="00DD51B1" w:rsidP="00C17F49">
      <w:pPr>
        <w:pStyle w:val="Heading3"/>
      </w:pPr>
      <w:bookmarkStart w:id="2300" w:name="_p4ghi1nqvn4w" w:colFirst="0" w:colLast="0"/>
      <w:bookmarkStart w:id="2301" w:name="_r39o2v63m0do" w:colFirst="0" w:colLast="0"/>
      <w:bookmarkStart w:id="2302" w:name="_Toc10707524"/>
      <w:bookmarkStart w:id="2303" w:name="_Toc11043670"/>
      <w:bookmarkStart w:id="2304" w:name="_Toc11045637"/>
      <w:bookmarkStart w:id="2305" w:name="_Toc11391305"/>
      <w:bookmarkStart w:id="2306" w:name="_Toc127519192"/>
      <w:bookmarkStart w:id="2307" w:name="_Toc119939875"/>
      <w:bookmarkEnd w:id="2300"/>
      <w:bookmarkEnd w:id="2301"/>
      <w:r w:rsidRPr="00C64922">
        <w:t>Immunization</w:t>
      </w:r>
      <w:bookmarkEnd w:id="2302"/>
      <w:bookmarkEnd w:id="2303"/>
      <w:bookmarkEnd w:id="2304"/>
      <w:bookmarkEnd w:id="2305"/>
      <w:bookmarkEnd w:id="2306"/>
      <w:bookmarkEnd w:id="2307"/>
    </w:p>
    <w:p w14:paraId="776494B8" w14:textId="7EEE820B" w:rsidR="00DD51B1" w:rsidRPr="00C64922" w:rsidRDefault="00DD51B1" w:rsidP="004E29C8">
      <w:pPr>
        <w:pStyle w:val="Heading4"/>
      </w:pPr>
      <w:bookmarkStart w:id="2308" w:name="_Toc11043671"/>
      <w:r w:rsidRPr="00C64922">
        <w:t>Recording Immunization Date</w:t>
      </w:r>
      <w:bookmarkEnd w:id="2308"/>
    </w:p>
    <w:p w14:paraId="68AA5AB7" w14:textId="77777777" w:rsidR="00DD51B1" w:rsidRPr="00D14360" w:rsidRDefault="00DD51B1" w:rsidP="00B505D2">
      <w:pPr>
        <w:spacing w:after="120"/>
        <w:rPr>
          <w:rFonts w:eastAsia="Calibri" w:cs="Calibri"/>
        </w:rPr>
      </w:pPr>
      <w:r w:rsidRPr="00D14360">
        <w:rPr>
          <w:rFonts w:eastAsia="Calibri" w:cs="Calibri"/>
        </w:rPr>
        <w:t xml:space="preserve">When recording an actual immunization (with moodCode = EVN), the effectiveTime represents when the immunization was </w:t>
      </w:r>
      <w:r w:rsidR="003749D4" w:rsidRPr="00D14360">
        <w:rPr>
          <w:rFonts w:eastAsia="Calibri" w:cs="Calibri"/>
        </w:rPr>
        <w:t>given,</w:t>
      </w:r>
      <w:r w:rsidRPr="00D14360">
        <w:rPr>
          <w:rFonts w:eastAsia="Calibri" w:cs="Calibri"/>
        </w:rPr>
        <w:t xml:space="preserve"> and this will generally just be a single dateTime value. Most of the time, when recording the </w:t>
      </w:r>
      <w:r w:rsidR="00A57126" w:rsidRPr="00D14360">
        <w:rPr>
          <w:rFonts w:eastAsia="Calibri" w:cs="Calibri"/>
        </w:rPr>
        <w:t>i</w:t>
      </w:r>
      <w:r w:rsidRPr="00D14360">
        <w:rPr>
          <w:rFonts w:eastAsia="Calibri" w:cs="Calibri"/>
        </w:rPr>
        <w:t>mmunization date, the effectiveTime element should contain just a single @value. However, there is a use case for using an interval when requesting an immunization, i.e. have this immunization done between date 1 and date 2.</w:t>
      </w:r>
    </w:p>
    <w:p w14:paraId="6A6712B1" w14:textId="5A8F1C94" w:rsidR="003749D4" w:rsidRPr="00C64922" w:rsidRDefault="000816FD" w:rsidP="00E42FA6">
      <w:pPr>
        <w:pStyle w:val="Caption"/>
        <w:keepNext/>
        <w:spacing w:after="0"/>
      </w:pPr>
      <w:bookmarkStart w:id="2309" w:name="_1baon6m" w:colFirst="0" w:colLast="0"/>
      <w:bookmarkEnd w:id="2309"/>
      <w:r>
        <w:t xml:space="preserve">  </w:t>
      </w:r>
      <w:bookmarkStart w:id="2310" w:name="_Toc118898782"/>
      <w:bookmarkStart w:id="2311" w:name="_Toc127519302"/>
      <w:bookmarkStart w:id="2312" w:name="_Toc119939985"/>
      <w:r w:rsidR="003749D4" w:rsidRPr="00C64922">
        <w:t xml:space="preserve">Example </w:t>
      </w:r>
      <w:r w:rsidR="008B59D0">
        <w:fldChar w:fldCharType="begin"/>
      </w:r>
      <w:r w:rsidR="008B59D0">
        <w:instrText xml:space="preserve"> SEQ Example \* ARABIC </w:instrText>
      </w:r>
      <w:r w:rsidR="008B59D0">
        <w:fldChar w:fldCharType="separate"/>
      </w:r>
      <w:r w:rsidR="00DC1072">
        <w:rPr>
          <w:noProof/>
        </w:rPr>
        <w:t>62</w:t>
      </w:r>
      <w:r w:rsidR="008B59D0">
        <w:rPr>
          <w:noProof/>
        </w:rPr>
        <w:fldChar w:fldCharType="end"/>
      </w:r>
      <w:r w:rsidR="003749D4" w:rsidRPr="00C64922">
        <w:t>: Influenza Vaccination</w:t>
      </w:r>
      <w:r w:rsidR="003749D4" w:rsidRPr="00D14360">
        <w:rPr>
          <w:rFonts w:eastAsia="Calibri" w:cs="Calibri"/>
          <w:b/>
          <w:vertAlign w:val="superscript"/>
        </w:rPr>
        <w:footnoteReference w:id="138"/>
      </w:r>
      <w:bookmarkEnd w:id="2310"/>
      <w:bookmarkEnd w:id="2311"/>
      <w:bookmarkEnd w:id="23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50B84BC0" w14:textId="77777777" w:rsidTr="004E29C8">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codeSystem="2.16.840.1.113883.6.1" codeSystemName="LOINC"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ID="immunSect"/&gt;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typeCode="DRIV"&gt;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 classCode="SBADM" moodCode="EVN" negationInd="false"&gt;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Indicates the status of the substanceAdministartion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codeSystem="2.16.840.1.113883.12.292"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displayName="Influenza virus vaccine" codeSystemName="CVX"/&gt;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&lt;lotNumberText&gt;1&lt;/lotNumberText&gt;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manufacturerOrganization</w:t>
            </w:r>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Immuno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&lt;streetAddressLine&gt;1021 Health Drive&lt;/streetAddressLine&gt;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&lt;postalCode&gt;99099&lt;/postalCode&gt;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&lt;telecom nullFlavor="UNK"/&gt;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 nullFlavor="UNK"/&gt;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4E29C8">
      <w:pPr>
        <w:pStyle w:val="Heading4"/>
      </w:pPr>
      <w:bookmarkStart w:id="2313" w:name="_ir73of7umvu5" w:colFirst="0" w:colLast="0"/>
      <w:bookmarkStart w:id="2314" w:name="_Toc11043672"/>
      <w:bookmarkEnd w:id="2313"/>
      <w:r w:rsidRPr="00C64922">
        <w:t>Immunization Status Code</w:t>
      </w:r>
      <w:bookmarkEnd w:id="2314"/>
    </w:p>
    <w:p w14:paraId="3A05C43D" w14:textId="77777777" w:rsidR="00DD51B1" w:rsidRPr="00D14360" w:rsidRDefault="00DD51B1" w:rsidP="00B505D2">
      <w:pPr>
        <w:spacing w:after="120"/>
        <w:rPr>
          <w:rFonts w:eastAsia="Calibri" w:cs="Calibri"/>
        </w:rPr>
      </w:pPr>
      <w:r w:rsidRPr="00D14360">
        <w:rPr>
          <w:rFonts w:eastAsia="Calibri" w:cs="Calibri"/>
        </w:rPr>
        <w:t xml:space="preserve">When recording the immunization status code, the normal value would be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as this represents an immunization that has been completely given.  In extremely rare circumstances, a status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could be used.  The use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w:t>
      </w:r>
    </w:p>
    <w:p w14:paraId="0A4625B7" w14:textId="15D455A3" w:rsidR="00DD51B1" w:rsidRPr="00C64922" w:rsidRDefault="00DD51B1" w:rsidP="00C17F49">
      <w:pPr>
        <w:pStyle w:val="Heading3"/>
      </w:pPr>
      <w:bookmarkStart w:id="2315" w:name="_rdql11qorczb" w:colFirst="0" w:colLast="0"/>
      <w:bookmarkStart w:id="2316" w:name="_uyajiiw16owl" w:colFirst="0" w:colLast="0"/>
      <w:bookmarkStart w:id="2317" w:name="_Procedure"/>
      <w:bookmarkStart w:id="2318" w:name="_Toc10707525"/>
      <w:bookmarkStart w:id="2319" w:name="_Toc11043675"/>
      <w:bookmarkStart w:id="2320" w:name="_Toc11045638"/>
      <w:bookmarkStart w:id="2321" w:name="_Toc11391306"/>
      <w:bookmarkStart w:id="2322" w:name="_Ref98770828"/>
      <w:bookmarkStart w:id="2323" w:name="_Ref98770832"/>
      <w:bookmarkStart w:id="2324" w:name="_Toc127519193"/>
      <w:bookmarkStart w:id="2325" w:name="_Toc119939876"/>
      <w:bookmarkEnd w:id="2315"/>
      <w:bookmarkEnd w:id="2316"/>
      <w:bookmarkEnd w:id="2317"/>
      <w:r w:rsidRPr="00C64922">
        <w:t>Procedure</w:t>
      </w:r>
      <w:bookmarkEnd w:id="2318"/>
      <w:bookmarkEnd w:id="2319"/>
      <w:bookmarkEnd w:id="2320"/>
      <w:bookmarkEnd w:id="2321"/>
      <w:bookmarkEnd w:id="2322"/>
      <w:bookmarkEnd w:id="2323"/>
      <w:bookmarkEnd w:id="2324"/>
      <w:bookmarkEnd w:id="2325"/>
    </w:p>
    <w:p w14:paraId="1F6A2DFA" w14:textId="77777777" w:rsidR="0007159E" w:rsidRDefault="0007159E" w:rsidP="0007159E">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14:paraId="47729667" w14:textId="77777777" w:rsidR="0007159E" w:rsidRPr="00D14360" w:rsidRDefault="0007159E" w:rsidP="0007159E">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14:paraId="62BFF8CE" w14:textId="5FE90A90" w:rsidR="00A61B88" w:rsidRPr="00D14360" w:rsidRDefault="00986722" w:rsidP="00B505D2">
      <w:pPr>
        <w:spacing w:after="120"/>
        <w:rPr>
          <w:rFonts w:cs="Calibri"/>
        </w:rPr>
      </w:pPr>
      <w:r w:rsidRPr="00D14360">
        <w:rPr>
          <w:rFonts w:cs="Calibri"/>
          <w:b/>
          <w:bCs/>
        </w:rPr>
        <w:t>Reference:</w:t>
      </w:r>
      <w:r w:rsidRPr="00AD08FB">
        <w:rPr>
          <w:rFonts w:cs="Calibri"/>
          <w:color w:val="000000"/>
        </w:rPr>
        <w:t xml:space="preserve"> </w:t>
      </w:r>
      <w:hyperlink w:anchor="_Plan/Planning_Information" w:history="1">
        <w:r w:rsidR="00225CAE" w:rsidRPr="007770C6">
          <w:rPr>
            <w:rStyle w:val="Hyperlink"/>
            <w:rFonts w:cs="Calibri"/>
          </w:rPr>
          <w:t>4.3.4 Plan/Planning</w:t>
        </w:r>
        <w:r w:rsidR="00264CAA" w:rsidRPr="007770C6">
          <w:rPr>
            <w:rStyle w:val="Hyperlink"/>
            <w:rFonts w:cs="Calibri"/>
          </w:rPr>
          <w:t xml:space="preserve"> Information</w:t>
        </w:r>
      </w:hyperlink>
    </w:p>
    <w:p w14:paraId="79B8D458" w14:textId="77777777" w:rsidR="00DD51B1" w:rsidRPr="00C64922" w:rsidRDefault="00DD51B1" w:rsidP="004E29C8">
      <w:pPr>
        <w:pStyle w:val="Heading4"/>
      </w:pPr>
      <w:bookmarkStart w:id="2326" w:name="_ck33qz115w0n" w:colFirst="0" w:colLast="0"/>
      <w:bookmarkStart w:id="2327" w:name="_Toc11043676"/>
      <w:bookmarkEnd w:id="2326"/>
      <w:r w:rsidRPr="00C64922">
        <w:t>Procedure</w:t>
      </w:r>
      <w:bookmarkEnd w:id="2327"/>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5605B0C9" w14:textId="77777777" w:rsidTr="004E29C8">
        <w:trPr>
          <w:trHeight w:val="576"/>
        </w:trPr>
        <w:tc>
          <w:tcPr>
            <w:tcW w:w="683" w:type="dxa"/>
            <w:tcBorders>
              <w:right w:val="nil"/>
            </w:tcBorders>
            <w:shd w:val="clear" w:color="auto" w:fill="C6D9F1"/>
          </w:tcPr>
          <w:p w14:paraId="42B7282F" w14:textId="77777777" w:rsidR="00CD3D7C" w:rsidRPr="00C64922" w:rsidRDefault="00634398" w:rsidP="001104A1">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78D626D" w14:textId="77777777" w:rsidR="00CD3D7C" w:rsidRPr="007770C6" w:rsidRDefault="00CD3D7C" w:rsidP="001104A1">
            <w:pPr>
              <w:pStyle w:val="Default"/>
              <w:rPr>
                <w:sz w:val="20"/>
              </w:rPr>
            </w:pPr>
            <w:r w:rsidRPr="007770C6">
              <w:rPr>
                <w:rFonts w:cs="Calibri Light"/>
                <w:sz w:val="20"/>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00E83F3B" w:rsidRPr="007770C6">
              <w:rPr>
                <w:rFonts w:cs="Calibri Light"/>
                <w:b/>
                <w:bCs/>
                <w:sz w:val="20"/>
              </w:rPr>
              <w:t>BP-095</w:t>
            </w:r>
            <w:r w:rsidRPr="007770C6">
              <w:rPr>
                <w:rFonts w:cs="Calibri Light"/>
                <w:b/>
                <w:bCs/>
                <w:sz w:val="20"/>
              </w:rPr>
              <w:t>]</w:t>
            </w:r>
          </w:p>
        </w:tc>
      </w:tr>
    </w:tbl>
    <w:p w14:paraId="15E42738" w14:textId="531BE359" w:rsidR="00A61B88" w:rsidRPr="00D14360" w:rsidRDefault="00A61B88" w:rsidP="000447CF">
      <w:pPr>
        <w:pStyle w:val="Caption"/>
        <w:rPr>
          <w:rFonts w:cs="Calibri"/>
          <w:sz w:val="28"/>
          <w:szCs w:val="28"/>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4F6FF6" w:rsidRPr="00C64922" w14:paraId="3A965B13" w14:textId="77777777" w:rsidTr="004E29C8">
        <w:trPr>
          <w:cantSplit/>
          <w:tblHeader/>
        </w:trPr>
        <w:tc>
          <w:tcPr>
            <w:tcW w:w="1457" w:type="dxa"/>
            <w:tcBorders>
              <w:bottom w:val="nil"/>
              <w:right w:val="nil"/>
            </w:tcBorders>
            <w:shd w:val="clear" w:color="auto" w:fill="4F81BD"/>
          </w:tcPr>
          <w:p w14:paraId="6CC15806"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505ABF5C" w14:textId="1737B2C7" w:rsidR="00E42FA6" w:rsidRPr="00D14360" w:rsidRDefault="00E42FA6" w:rsidP="00E42FA6">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14:paraId="76A888D5" w14:textId="256AD274" w:rsidR="00E42FA6" w:rsidRPr="00D14360" w:rsidRDefault="00E42FA6" w:rsidP="00E42FA6">
            <w:pPr>
              <w:rPr>
                <w:rFonts w:cs="Calibri"/>
                <w:bCs/>
                <w:color w:val="FFFFFF"/>
              </w:rPr>
            </w:pPr>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004F6FF6" w:rsidRPr="00C64922" w14:paraId="044E03AE" w14:textId="77777777" w:rsidTr="004E29C8">
        <w:trPr>
          <w:cantSplit/>
          <w:trHeight w:val="305"/>
        </w:trPr>
        <w:tc>
          <w:tcPr>
            <w:tcW w:w="1457" w:type="dxa"/>
            <w:tcBorders>
              <w:top w:val="single" w:sz="4" w:space="0" w:color="4F81BD"/>
              <w:bottom w:val="single" w:sz="4" w:space="0" w:color="4F81BD"/>
              <w:right w:val="nil"/>
            </w:tcBorders>
            <w:shd w:val="clear" w:color="auto" w:fill="FFFFFF"/>
          </w:tcPr>
          <w:p w14:paraId="3530BFF2"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2A406ACD" w14:textId="653A5FB3"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004F44B5" w:rsidRPr="00D14360">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004F6FF6" w:rsidRPr="00C64922" w14:paraId="0D549427" w14:textId="77777777" w:rsidTr="004E29C8">
        <w:trPr>
          <w:cantSplit/>
          <w:trHeight w:val="890"/>
        </w:trPr>
        <w:tc>
          <w:tcPr>
            <w:tcW w:w="1457" w:type="dxa"/>
            <w:tcBorders>
              <w:right w:val="nil"/>
            </w:tcBorders>
            <w:shd w:val="clear" w:color="auto" w:fill="FFFFFF"/>
          </w:tcPr>
          <w:p w14:paraId="3FEFEF72" w14:textId="77777777" w:rsidR="00E42FA6" w:rsidRPr="00D14360" w:rsidRDefault="00E42FA6" w:rsidP="00E42FA6">
            <w:pPr>
              <w:rPr>
                <w:rFonts w:cs="Calibri"/>
                <w:b/>
                <w:bCs/>
              </w:rPr>
            </w:pPr>
            <w:r w:rsidRPr="00D14360">
              <w:rPr>
                <w:rFonts w:cs="Calibri"/>
                <w:b/>
                <w:bCs/>
              </w:rPr>
              <w:lastRenderedPageBreak/>
              <w:t>Purpose</w:t>
            </w:r>
          </w:p>
        </w:tc>
        <w:tc>
          <w:tcPr>
            <w:tcW w:w="7898" w:type="dxa"/>
            <w:shd w:val="clear" w:color="auto" w:fill="auto"/>
          </w:tcPr>
          <w:p w14:paraId="72C1BBF5" w14:textId="4E654396" w:rsidR="00E42FA6" w:rsidRPr="00D14360" w:rsidRDefault="0007159E" w:rsidP="00D14360">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00E42FA6" w:rsidRPr="00D14360">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004F6FF6" w:rsidRPr="00C64922" w14:paraId="339D3EF1" w14:textId="77777777" w:rsidTr="004E29C8">
        <w:trPr>
          <w:cantSplit/>
          <w:trHeight w:val="2069"/>
        </w:trPr>
        <w:tc>
          <w:tcPr>
            <w:tcW w:w="1457" w:type="dxa"/>
            <w:tcBorders>
              <w:top w:val="single" w:sz="4" w:space="0" w:color="4F81BD"/>
              <w:bottom w:val="single" w:sz="4" w:space="0" w:color="4F81BD"/>
              <w:right w:val="nil"/>
            </w:tcBorders>
            <w:shd w:val="clear" w:color="auto" w:fill="FFFFFF"/>
          </w:tcPr>
          <w:p w14:paraId="00C4503F"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6473D95" w14:textId="03E3BC19"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14:paraId="7612358C" w14:textId="52B3AADA"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D14360">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p>
        </w:tc>
      </w:tr>
      <w:tr w:rsidR="004F6FF6" w:rsidRPr="00C64922" w14:paraId="699733CC" w14:textId="77777777" w:rsidTr="004E29C8">
        <w:trPr>
          <w:cantSplit/>
          <w:trHeight w:val="530"/>
        </w:trPr>
        <w:tc>
          <w:tcPr>
            <w:tcW w:w="1457" w:type="dxa"/>
            <w:tcBorders>
              <w:top w:val="single" w:sz="4" w:space="0" w:color="4F81BD"/>
              <w:bottom w:val="single" w:sz="4" w:space="0" w:color="4472C4" w:themeColor="accent1"/>
              <w:right w:val="nil"/>
            </w:tcBorders>
            <w:shd w:val="clear" w:color="auto" w:fill="FFFFFF"/>
          </w:tcPr>
          <w:p w14:paraId="3284808A"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negationInd attribute is used to indicate the procedure was not performed. </w:t>
            </w:r>
          </w:p>
        </w:tc>
      </w:tr>
      <w:tr w:rsidR="004F6FF6" w:rsidRPr="00C64922" w14:paraId="560F76E7" w14:textId="77777777" w:rsidTr="004E29C8">
        <w:trPr>
          <w:cantSplit/>
        </w:trPr>
        <w:tc>
          <w:tcPr>
            <w:tcW w:w="1457" w:type="dxa"/>
            <w:tcBorders>
              <w:top w:val="single" w:sz="4" w:space="0" w:color="4472C4" w:themeColor="accent1"/>
              <w:right w:val="nil"/>
            </w:tcBorders>
            <w:shd w:val="clear" w:color="auto" w:fill="FFFFFF"/>
          </w:tcPr>
          <w:p w14:paraId="47000D80"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6812C861"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4E29C8">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10DD3C6A" w14:textId="0A472702" w:rsidR="00BD7D6F" w:rsidRPr="00D14360" w:rsidRDefault="003709A6" w:rsidP="00BD7D6F">
            <w:pPr>
              <w:pStyle w:val="Default"/>
              <w:rPr>
                <w:rFonts w:ascii="Calibri Light" w:hAnsi="Calibri Light" w:cs="Calibri Light"/>
                <w:sz w:val="20"/>
              </w:rPr>
            </w:pPr>
            <w:r w:rsidRPr="00D14360">
              <w:rPr>
                <w:rFonts w:ascii="Calibri Light" w:hAnsi="Calibri Light" w:cs="Calibri Light"/>
                <w:sz w:val="20"/>
              </w:rPr>
              <w:t xml:space="preserve">Visit </w:t>
            </w:r>
            <w:hyperlink r:id="rId63" w:history="1">
              <w:r w:rsidRPr="00D14360">
                <w:rPr>
                  <w:rStyle w:val="Hyperlink"/>
                  <w:rFonts w:ascii="Calibri Light" w:hAnsi="Calibri Light" w:cs="Calibri Light"/>
                  <w:sz w:val="20"/>
                </w:rPr>
                <w:t>HL7 CDA Example Search</w:t>
              </w:r>
            </w:hyperlink>
          </w:p>
        </w:tc>
      </w:tr>
      <w:tr w:rsidR="004F6FF6" w:rsidRPr="00C64922" w14:paraId="67532522" w14:textId="77777777" w:rsidTr="004E29C8">
        <w:trPr>
          <w:cantSplit/>
        </w:trPr>
        <w:tc>
          <w:tcPr>
            <w:tcW w:w="1457" w:type="dxa"/>
            <w:tcBorders>
              <w:right w:val="nil"/>
            </w:tcBorders>
            <w:shd w:val="clear" w:color="auto" w:fill="FFFFFF"/>
          </w:tcPr>
          <w:p w14:paraId="0A902844" w14:textId="77777777" w:rsidR="00BD7D6F" w:rsidRPr="00D14360" w:rsidRDefault="00BD7D6F" w:rsidP="00BD7D6F">
            <w:pPr>
              <w:rPr>
                <w:rFonts w:cs="Calibri"/>
                <w:b/>
                <w:bCs/>
              </w:rPr>
            </w:pPr>
            <w:r w:rsidRPr="00D14360">
              <w:rPr>
                <w:rFonts w:cs="Calibri"/>
                <w:b/>
                <w:bCs/>
              </w:rPr>
              <w:t>Example</w:t>
            </w:r>
          </w:p>
        </w:tc>
        <w:tc>
          <w:tcPr>
            <w:tcW w:w="7898" w:type="dxa"/>
            <w:shd w:val="clear" w:color="auto" w:fill="auto"/>
          </w:tcPr>
          <w:p w14:paraId="57656150" w14:textId="66B03265" w:rsidR="00BD7D6F" w:rsidRPr="000E7E95" w:rsidRDefault="000E7E95" w:rsidP="00BD7D6F">
            <w:pPr>
              <w:pStyle w:val="Default"/>
              <w:rPr>
                <w:rFonts w:ascii="Calibri Light" w:hAnsi="Calibri Light" w:cs="Calibri Light"/>
                <w:sz w:val="20"/>
              </w:rPr>
            </w:pPr>
            <w:r w:rsidRPr="007770C6">
              <w:t>How to represent “</w:t>
            </w:r>
            <w:hyperlink r:id="rId64" w:history="1">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000A1C87" w:rsidRPr="000E7E95">
              <w:rPr>
                <w:rFonts w:ascii="Calibri Light" w:hAnsi="Calibri Light" w:cs="Calibri Light"/>
                <w:sz w:val="20"/>
              </w:rPr>
              <w:t>”</w:t>
            </w:r>
            <w:r w:rsidR="00BD7D6F" w:rsidRPr="000E7E95">
              <w:rPr>
                <w:rFonts w:ascii="Calibri Light" w:hAnsi="Calibri Light" w:cs="Calibri Light"/>
                <w:sz w:val="20"/>
              </w:rPr>
              <w:t xml:space="preserve"> </w:t>
            </w:r>
          </w:p>
        </w:tc>
      </w:tr>
    </w:tbl>
    <w:p w14:paraId="7BC478D7" w14:textId="5CDF177A" w:rsidR="00F9202A" w:rsidRDefault="000816FD" w:rsidP="000447CF">
      <w:pPr>
        <w:pStyle w:val="Caption"/>
      </w:pPr>
      <w:r>
        <w:t xml:space="preserve">  </w:t>
      </w:r>
      <w:bookmarkStart w:id="2328" w:name="_Toc118898849"/>
      <w:bookmarkStart w:id="2329" w:name="_Toc127519369"/>
      <w:bookmarkStart w:id="2330" w:name="_Toc119940053"/>
      <w:r w:rsidR="000447CF" w:rsidRPr="00C64922">
        <w:t xml:space="preserve">Table </w:t>
      </w:r>
      <w:r w:rsidR="008B59D0">
        <w:fldChar w:fldCharType="begin"/>
      </w:r>
      <w:r w:rsidR="008B59D0">
        <w:instrText xml:space="preserve"> SEQ Table \* ARABIC </w:instrText>
      </w:r>
      <w:r w:rsidR="008B59D0">
        <w:fldChar w:fldCharType="separate"/>
      </w:r>
      <w:del w:id="2331" w:author="Ballot Reconciliation" w:date="2023-03-09T09:31:00Z">
        <w:r w:rsidR="00F10C7C">
          <w:rPr>
            <w:noProof/>
          </w:rPr>
          <w:delText>64</w:delText>
        </w:r>
      </w:del>
      <w:ins w:id="2332" w:author="Ballot Reconciliation" w:date="2023-03-09T09:31:00Z">
        <w:r w:rsidR="00DC1072">
          <w:rPr>
            <w:noProof/>
          </w:rPr>
          <w:t>63</w:t>
        </w:r>
      </w:ins>
      <w:r w:rsidR="008B59D0">
        <w:rPr>
          <w:noProof/>
        </w:rPr>
        <w:fldChar w:fldCharType="end"/>
      </w:r>
      <w:r w:rsidR="000447CF" w:rsidRPr="00C64922">
        <w:t>: Procedure, Observation, Act</w:t>
      </w:r>
      <w:r w:rsidR="00852DED">
        <w:t xml:space="preserve"> Template</w:t>
      </w:r>
      <w:bookmarkEnd w:id="2328"/>
      <w:bookmarkEnd w:id="2329"/>
      <w:bookmarkEnd w:id="2330"/>
    </w:p>
    <w:p w14:paraId="3B5CDB19" w14:textId="77777777" w:rsidR="003B4A08" w:rsidRPr="00C64922" w:rsidRDefault="00BD7D6F" w:rsidP="00C17F49">
      <w:pPr>
        <w:pStyle w:val="Heading3"/>
      </w:pPr>
      <w:bookmarkStart w:id="2333" w:name="_Toc20481022"/>
      <w:bookmarkStart w:id="2334" w:name="_Toc21529553"/>
      <w:bookmarkStart w:id="2335" w:name="_Toc21691606"/>
      <w:bookmarkStart w:id="2336" w:name="_Toc21845790"/>
      <w:bookmarkStart w:id="2337" w:name="_Toc21852031"/>
      <w:bookmarkStart w:id="2338" w:name="_Toc21871998"/>
      <w:bookmarkStart w:id="2339" w:name="_Toc21872454"/>
      <w:bookmarkStart w:id="2340" w:name="_Toc21880226"/>
      <w:bookmarkStart w:id="2341" w:name="_Toc21890056"/>
      <w:bookmarkStart w:id="2342" w:name="_Toc21894200"/>
      <w:bookmarkStart w:id="2343" w:name="_Toc21898126"/>
      <w:bookmarkStart w:id="2344" w:name="_Toc21926874"/>
      <w:bookmarkStart w:id="2345" w:name="_Toc20481023"/>
      <w:bookmarkStart w:id="2346" w:name="_Toc21529554"/>
      <w:bookmarkStart w:id="2347" w:name="_Toc21691607"/>
      <w:bookmarkStart w:id="2348" w:name="_Toc21845791"/>
      <w:bookmarkStart w:id="2349" w:name="_Toc21852032"/>
      <w:bookmarkStart w:id="2350" w:name="_Toc21871999"/>
      <w:bookmarkStart w:id="2351" w:name="_Toc21872455"/>
      <w:bookmarkStart w:id="2352" w:name="_Toc21880227"/>
      <w:bookmarkStart w:id="2353" w:name="_Toc21890057"/>
      <w:bookmarkStart w:id="2354" w:name="_Toc21894201"/>
      <w:bookmarkStart w:id="2355" w:name="_Toc21898127"/>
      <w:bookmarkStart w:id="2356" w:name="_Toc21926875"/>
      <w:bookmarkStart w:id="2357" w:name="_Toc127519194"/>
      <w:bookmarkStart w:id="2358" w:name="_Toc119939877"/>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r>
        <w:t>A</w:t>
      </w:r>
      <w:r w:rsidR="003B4A08" w:rsidRPr="00C64922">
        <w:t>ssessment</w:t>
      </w:r>
      <w:r w:rsidR="003B4A08">
        <w:t xml:space="preserve"> </w:t>
      </w:r>
      <w:r w:rsidR="003B4A08" w:rsidRPr="00C64922">
        <w:t>(the noun)</w:t>
      </w:r>
      <w:bookmarkEnd w:id="2357"/>
      <w:bookmarkEnd w:id="2358"/>
    </w:p>
    <w:p w14:paraId="744E25D2" w14:textId="77777777" w:rsidR="003B4A08" w:rsidRPr="00D14360" w:rsidRDefault="003B4A08" w:rsidP="003B4A08">
      <w:pPr>
        <w:spacing w:after="120"/>
        <w:rPr>
          <w:rFonts w:cs="Calibri"/>
        </w:rPr>
      </w:pPr>
      <w:r w:rsidRPr="00D14360">
        <w:rPr>
          <w:rFonts w:cs="Calibri"/>
        </w:rPr>
        <w:t>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E7E6E" w:rsidRPr="00BD7D6F" w14:paraId="46155D59" w14:textId="77777777" w:rsidTr="004E29C8">
        <w:trPr>
          <w:trHeight w:val="458"/>
        </w:trPr>
        <w:tc>
          <w:tcPr>
            <w:tcW w:w="683" w:type="dxa"/>
            <w:tcBorders>
              <w:right w:val="nil"/>
            </w:tcBorders>
            <w:shd w:val="clear" w:color="auto" w:fill="C6D9F1"/>
          </w:tcPr>
          <w:p w14:paraId="750DDE06" w14:textId="77777777" w:rsidR="002E7E6E" w:rsidRPr="00BD7D6F" w:rsidRDefault="00634398" w:rsidP="00900EAD">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0B8C62" w14:textId="41064711" w:rsidR="002E7E6E" w:rsidRPr="007770C6" w:rsidRDefault="002E7E6E" w:rsidP="00900EAD">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00E83F3B" w:rsidRPr="007770C6">
              <w:rPr>
                <w:rFonts w:cs="Calibri Light"/>
                <w:b/>
                <w:bCs/>
                <w:sz w:val="20"/>
              </w:rPr>
              <w:t>BP-096</w:t>
            </w:r>
            <w:r w:rsidRPr="007770C6">
              <w:rPr>
                <w:rFonts w:cs="Calibri Light"/>
                <w:b/>
                <w:bCs/>
                <w:sz w:val="20"/>
              </w:rPr>
              <w:t>]</w:t>
            </w:r>
          </w:p>
        </w:tc>
      </w:tr>
    </w:tbl>
    <w:p w14:paraId="3CAAFFB1" w14:textId="4CA7678A" w:rsidR="002E7E6E" w:rsidRDefault="002E7E6E" w:rsidP="003B4A08">
      <w:pPr>
        <w:spacing w:after="120"/>
        <w:rPr>
          <w:rFonts w:cs="Calibri"/>
        </w:rPr>
      </w:pPr>
    </w:p>
    <w:p w14:paraId="4D3C0328" w14:textId="77777777" w:rsidR="005C79A1" w:rsidRPr="00D14360" w:rsidRDefault="005C79A1" w:rsidP="003B4A08">
      <w:pPr>
        <w:spacing w:after="120"/>
        <w:rPr>
          <w:rFonts w:cs="Calibri"/>
        </w:rPr>
      </w:pPr>
    </w:p>
    <w:p w14:paraId="071FF369" w14:textId="77777777" w:rsidR="003B4A08" w:rsidRPr="00C64922" w:rsidRDefault="003B4A08" w:rsidP="004E29C8">
      <w:pPr>
        <w:pStyle w:val="Heading4"/>
      </w:pPr>
      <w:bookmarkStart w:id="2359" w:name="_gtqsb6qk34m" w:colFirst="0" w:colLast="0"/>
      <w:bookmarkStart w:id="2360" w:name="_Toc11043700"/>
      <w:bookmarkEnd w:id="2359"/>
      <w:r w:rsidRPr="00C64922">
        <w:t>Assessment</w:t>
      </w:r>
      <w:bookmarkEnd w:id="2360"/>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
      <w:tr w:rsidR="002954CE" w:rsidRPr="00C64922" w14:paraId="394C8F79" w14:textId="77777777" w:rsidTr="004E29C8">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rFonts w:cs="Calibri"/>
                <w:b/>
                <w:bCs/>
                <w:color w:val="FFFFFF"/>
              </w:rPr>
            </w:pPr>
            <w:r w:rsidRPr="00D14360">
              <w:rPr>
                <w:rFonts w:cs="Calibri"/>
                <w:b/>
                <w:bCs/>
                <w:color w:val="FFFFFF"/>
              </w:rPr>
              <w:t>Entry Template</w:t>
            </w:r>
          </w:p>
        </w:tc>
        <w:tc>
          <w:tcPr>
            <w:tcW w:w="7988" w:type="dxa"/>
            <w:shd w:val="clear" w:color="auto" w:fill="4F81BD"/>
          </w:tcPr>
          <w:p w14:paraId="2661BB1A" w14:textId="7CADA17C" w:rsidR="00E42FA6" w:rsidRPr="00D14360" w:rsidRDefault="00E42FA6" w:rsidP="00E42FA6">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14:paraId="0E53A0CD" w14:textId="12AF335E" w:rsidR="00E42FA6" w:rsidRPr="00D14360" w:rsidRDefault="00E42FA6" w:rsidP="00E42FA6">
            <w:pPr>
              <w:rPr>
                <w:rFonts w:cs="Calibri"/>
                <w:b/>
                <w:bCs/>
                <w:color w:val="FFFFFF"/>
              </w:rPr>
            </w:pPr>
            <w:r w:rsidRPr="00D14360">
              <w:rPr>
                <w:rFonts w:cs="Calibri"/>
                <w:bCs/>
                <w:color w:val="FFFFFF"/>
                <w:sz w:val="18"/>
              </w:rPr>
              <w:t>[observation: identifier urn:oid:2.16.840.1.113883.10.20.22.4.69</w:t>
            </w:r>
            <w:r w:rsidR="004F44B5">
              <w:rPr>
                <w:rFonts w:cs="Calibri"/>
                <w:bCs/>
                <w:color w:val="FFFFFF"/>
                <w:sz w:val="18"/>
              </w:rPr>
              <w:t>:2022-06-01</w:t>
            </w:r>
            <w:r w:rsidRPr="00D14360">
              <w:rPr>
                <w:rFonts w:cs="Calibri"/>
                <w:bCs/>
                <w:color w:val="FFFFFF"/>
                <w:sz w:val="18"/>
              </w:rPr>
              <w:t xml:space="preserve"> (open)]</w:t>
            </w:r>
          </w:p>
        </w:tc>
      </w:tr>
      <w:tr w:rsidR="002954CE" w:rsidRPr="00C64922" w14:paraId="1A4D88E1" w14:textId="77777777" w:rsidTr="004E29C8">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rFonts w:cs="Calibri"/>
                <w:b/>
                <w:bCs/>
              </w:rPr>
            </w:pPr>
            <w:r w:rsidRPr="00D14360">
              <w:rPr>
                <w:rFonts w:cs="Calibri"/>
                <w:b/>
                <w:bCs/>
              </w:rPr>
              <w:t>Reference Source</w:t>
            </w:r>
          </w:p>
        </w:tc>
        <w:tc>
          <w:tcPr>
            <w:tcW w:w="7988" w:type="dxa"/>
            <w:tcBorders>
              <w:top w:val="single" w:sz="4" w:space="0" w:color="4F81BD"/>
              <w:bottom w:val="single" w:sz="4" w:space="0" w:color="4F81BD"/>
            </w:tcBorders>
            <w:shd w:val="clear" w:color="auto" w:fill="auto"/>
          </w:tcPr>
          <w:p w14:paraId="3E7B4687" w14:textId="0210B797" w:rsidR="00E42FA6" w:rsidRPr="00D14360" w:rsidRDefault="004F44B5" w:rsidP="00E42FA6">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8106A3C" w14:textId="77777777" w:rsidTr="004E29C8">
        <w:trPr>
          <w:cantSplit/>
        </w:trPr>
        <w:tc>
          <w:tcPr>
            <w:tcW w:w="1457" w:type="dxa"/>
            <w:tcBorders>
              <w:right w:val="nil"/>
            </w:tcBorders>
            <w:shd w:val="clear" w:color="auto" w:fill="FFFFFF"/>
          </w:tcPr>
          <w:p w14:paraId="2B88DF6E" w14:textId="77777777" w:rsidR="00E42FA6" w:rsidRPr="00D14360" w:rsidRDefault="00E42FA6" w:rsidP="00E42FA6">
            <w:pPr>
              <w:rPr>
                <w:rFonts w:cs="Calibri"/>
                <w:b/>
                <w:bCs/>
              </w:rPr>
            </w:pPr>
            <w:r w:rsidRPr="00D14360">
              <w:rPr>
                <w:rFonts w:cs="Calibri"/>
                <w:b/>
                <w:bCs/>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4E29C8">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rFonts w:cs="Calibri"/>
                <w:b/>
                <w:bCs/>
              </w:rPr>
            </w:pPr>
            <w:r w:rsidRPr="00D14360">
              <w:rPr>
                <w:rFonts w:cs="Calibri"/>
                <w:b/>
                <w:bCs/>
              </w:rPr>
              <w:t>ActStatus</w:t>
            </w:r>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45A27CAC" w14:textId="77777777" w:rsidR="00E42FA6" w:rsidRPr="00D14360" w:rsidRDefault="00E42FA6"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the measurement, which may be when the assessment was performed.</w:t>
            </w:r>
          </w:p>
        </w:tc>
      </w:tr>
      <w:tr w:rsidR="002954CE" w:rsidRPr="00C64922" w14:paraId="3DE65006"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5AD29462" w14:textId="77777777" w:rsidR="00E42FA6" w:rsidRPr="00D14360" w:rsidRDefault="00E42FA6" w:rsidP="00E42FA6">
            <w:pPr>
              <w:rPr>
                <w:rFonts w:cs="Calibri"/>
                <w:b/>
                <w:bCs/>
                <w:color w:val="000000"/>
              </w:rPr>
            </w:pPr>
            <w:r w:rsidRPr="00D14360">
              <w:rPr>
                <w:rFonts w:cs="Calibri"/>
                <w:b/>
                <w:bCs/>
                <w:color w:val="000000"/>
              </w:rPr>
              <w:lastRenderedPageBreak/>
              <w:t>Negation</w:t>
            </w:r>
          </w:p>
        </w:tc>
        <w:tc>
          <w:tcPr>
            <w:tcW w:w="7988" w:type="dxa"/>
            <w:tcBorders>
              <w:top w:val="single" w:sz="4" w:space="0" w:color="4F81BD"/>
              <w:bottom w:val="single" w:sz="4" w:space="0" w:color="4472C4" w:themeColor="accent1"/>
            </w:tcBorders>
            <w:shd w:val="clear" w:color="auto" w:fill="auto"/>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21030FE9"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5B5D3C9A" w14:textId="77777777" w:rsidR="00E42FA6" w:rsidRPr="00D14360" w:rsidRDefault="00E42FA6" w:rsidP="00E42FA6">
            <w:pPr>
              <w:rPr>
                <w:rFonts w:cs="Calibri"/>
                <w:b/>
                <w:bCs/>
              </w:rPr>
            </w:pPr>
            <w:r w:rsidRPr="00D14360">
              <w:rPr>
                <w:rFonts w:cs="Calibri"/>
                <w:b/>
                <w:bCs/>
              </w:rPr>
              <w:t>Other Considerations</w:t>
            </w:r>
          </w:p>
        </w:tc>
        <w:tc>
          <w:tcPr>
            <w:tcW w:w="7988" w:type="dxa"/>
            <w:tcBorders>
              <w:top w:val="single" w:sz="4" w:space="0" w:color="4472C4" w:themeColor="accent1"/>
              <w:bottom w:val="single" w:sz="4" w:space="0" w:color="4472C4" w:themeColor="accent1"/>
            </w:tcBorders>
            <w:shd w:val="clear" w:color="auto" w:fill="auto"/>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00AF424B" w:rsidRPr="00C64922" w14:paraId="11689B26"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31B1EC39" w14:textId="73C74F3F"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11C01815" w14:textId="05DF3B2B" w:rsidR="00AF424B" w:rsidRPr="00D14360" w:rsidRDefault="008B59D0" w:rsidP="00AF424B">
            <w:pPr>
              <w:pStyle w:val="Default"/>
              <w:keepNext/>
              <w:rPr>
                <w:rFonts w:ascii="Calibri Light" w:hAnsi="Calibri Light" w:cs="Calibri Light"/>
                <w:sz w:val="20"/>
                <w:szCs w:val="18"/>
              </w:rPr>
            </w:pPr>
            <w:hyperlink r:id="rId65" w:history="1">
              <w:r w:rsidR="00AF424B" w:rsidRPr="00AF424B">
                <w:rPr>
                  <w:rStyle w:val="Hyperlink"/>
                  <w:sz w:val="20"/>
                </w:rPr>
                <w:t>PHQ-9</w:t>
              </w:r>
            </w:hyperlink>
          </w:p>
        </w:tc>
      </w:tr>
      <w:tr w:rsidR="00AF424B" w:rsidRPr="00C64922" w14:paraId="6D33B48F"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791CB6DE" w14:textId="1D4E0850"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5DA06446" w14:textId="1A779F79" w:rsidR="00AF424B" w:rsidRPr="0013370F" w:rsidRDefault="00AF424B" w:rsidP="00AF424B">
            <w:pPr>
              <w:pStyle w:val="Default"/>
              <w:keepNext/>
              <w:rPr>
                <w:sz w:val="20"/>
              </w:rPr>
            </w:pPr>
            <w:commentRangeStart w:id="2361"/>
            <w:r>
              <w:rPr>
                <w:sz w:val="20"/>
              </w:rPr>
              <w:t>WE CARE</w:t>
            </w:r>
            <w:commentRangeEnd w:id="2361"/>
            <w:r>
              <w:rPr>
                <w:rStyle w:val="CommentReference"/>
                <w:rFonts w:cs="Times New Roman"/>
                <w:color w:val="auto"/>
              </w:rPr>
              <w:commentReference w:id="2361"/>
            </w:r>
          </w:p>
        </w:tc>
      </w:tr>
      <w:tr w:rsidR="00AF424B" w:rsidRPr="00C64922" w14:paraId="5C45A294" w14:textId="77777777" w:rsidTr="004E29C8">
        <w:trPr>
          <w:cantSplit/>
        </w:trPr>
        <w:tc>
          <w:tcPr>
            <w:tcW w:w="1457" w:type="dxa"/>
            <w:tcBorders>
              <w:top w:val="single" w:sz="4" w:space="0" w:color="4472C4" w:themeColor="accent1"/>
              <w:right w:val="nil"/>
            </w:tcBorders>
            <w:shd w:val="clear" w:color="auto" w:fill="FFFFFF"/>
          </w:tcPr>
          <w:p w14:paraId="54D914E8" w14:textId="0033536A"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tcBorders>
            <w:shd w:val="clear" w:color="auto" w:fill="auto"/>
          </w:tcPr>
          <w:p w14:paraId="2703EA70" w14:textId="048E05DA" w:rsidR="00AF424B" w:rsidRPr="0013370F" w:rsidRDefault="00AF424B" w:rsidP="00AF424B">
            <w:pPr>
              <w:pStyle w:val="Default"/>
              <w:keepNext/>
              <w:rPr>
                <w:sz w:val="20"/>
              </w:rPr>
            </w:pPr>
            <w:commentRangeStart w:id="2362"/>
            <w:r>
              <w:rPr>
                <w:sz w:val="20"/>
              </w:rPr>
              <w:t>Glasgow Coma</w:t>
            </w:r>
            <w:commentRangeEnd w:id="2362"/>
            <w:r w:rsidR="0091470A">
              <w:rPr>
                <w:rStyle w:val="CommentReference"/>
                <w:rFonts w:cs="Times New Roman"/>
                <w:color w:val="auto"/>
              </w:rPr>
              <w:commentReference w:id="2362"/>
            </w:r>
          </w:p>
        </w:tc>
      </w:tr>
    </w:tbl>
    <w:p w14:paraId="0D862355" w14:textId="7594827A" w:rsidR="003B4A08" w:rsidRPr="00D14360" w:rsidRDefault="000816FD" w:rsidP="00295A8B">
      <w:pPr>
        <w:pStyle w:val="Caption"/>
        <w:rPr>
          <w:rFonts w:cs="Calibri"/>
          <w:sz w:val="24"/>
          <w:szCs w:val="24"/>
        </w:rPr>
      </w:pPr>
      <w:r>
        <w:t xml:space="preserve">  </w:t>
      </w:r>
      <w:bookmarkStart w:id="2363" w:name="_Toc118898850"/>
      <w:bookmarkStart w:id="2364" w:name="_Toc127519370"/>
      <w:bookmarkStart w:id="2365" w:name="_Toc119940054"/>
      <w:r w:rsidR="00295A8B">
        <w:t xml:space="preserve">Table </w:t>
      </w:r>
      <w:r w:rsidR="008B59D0">
        <w:fldChar w:fldCharType="begin"/>
      </w:r>
      <w:r w:rsidR="008B59D0">
        <w:instrText xml:space="preserve"> SEQ Table \* ARABIC </w:instrText>
      </w:r>
      <w:r w:rsidR="008B59D0">
        <w:fldChar w:fldCharType="separate"/>
      </w:r>
      <w:del w:id="2366" w:author="Ballot Reconciliation" w:date="2023-03-09T09:31:00Z">
        <w:r w:rsidR="00F10C7C">
          <w:rPr>
            <w:noProof/>
          </w:rPr>
          <w:delText>65</w:delText>
        </w:r>
      </w:del>
      <w:ins w:id="2367" w:author="Ballot Reconciliation" w:date="2023-03-09T09:31:00Z">
        <w:r w:rsidR="00DC1072">
          <w:rPr>
            <w:noProof/>
          </w:rPr>
          <w:t>64</w:t>
        </w:r>
      </w:ins>
      <w:r w:rsidR="008B59D0">
        <w:rPr>
          <w:noProof/>
        </w:rPr>
        <w:fldChar w:fldCharType="end"/>
      </w:r>
      <w:r w:rsidR="00295A8B">
        <w:t>: Assessment Scale Observation</w:t>
      </w:r>
      <w:r w:rsidR="00852DED">
        <w:t xml:space="preserve"> Template</w:t>
      </w:r>
      <w:bookmarkEnd w:id="2363"/>
      <w:bookmarkEnd w:id="2364"/>
      <w:bookmarkEnd w:id="2365"/>
    </w:p>
    <w:p w14:paraId="6E062481" w14:textId="0DE60285" w:rsidR="009A427D" w:rsidRPr="00C64922" w:rsidRDefault="009A427D" w:rsidP="00C17F49">
      <w:pPr>
        <w:pStyle w:val="Heading3"/>
      </w:pPr>
      <w:bookmarkStart w:id="2368" w:name="_Plan_of_Treatment"/>
      <w:bookmarkStart w:id="2369" w:name="_Toc10707529"/>
      <w:bookmarkStart w:id="2370" w:name="_Toc11043703"/>
      <w:bookmarkStart w:id="2371" w:name="_Toc11045642"/>
      <w:bookmarkStart w:id="2372" w:name="_Toc11219055"/>
      <w:bookmarkStart w:id="2373" w:name="_Toc11391310"/>
      <w:bookmarkStart w:id="2374" w:name="_Toc127519195"/>
      <w:bookmarkStart w:id="2375" w:name="_Toc119939878"/>
      <w:bookmarkEnd w:id="2368"/>
      <w:r w:rsidRPr="00C64922">
        <w:t>Plan of Treatment</w:t>
      </w:r>
      <w:bookmarkEnd w:id="2369"/>
      <w:bookmarkEnd w:id="2370"/>
      <w:bookmarkEnd w:id="2371"/>
      <w:bookmarkEnd w:id="2372"/>
      <w:bookmarkEnd w:id="2373"/>
      <w:bookmarkEnd w:id="2374"/>
      <w:bookmarkEnd w:id="2375"/>
    </w:p>
    <w:p w14:paraId="7CB364A4" w14:textId="77777777" w:rsidR="009A427D" w:rsidRPr="00D14360" w:rsidRDefault="009A427D" w:rsidP="009A427D">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14:paraId="0928EA7B" w14:textId="7CB12C52" w:rsidR="009A427D" w:rsidRPr="00D14360" w:rsidRDefault="00E42FA6" w:rsidP="009A427D">
      <w:pPr>
        <w:spacing w:after="120"/>
        <w:rPr>
          <w:rFonts w:cs="Calibri"/>
        </w:rPr>
      </w:pPr>
      <w:r w:rsidRPr="00D14360">
        <w:rPr>
          <w:rFonts w:cs="Calibri"/>
          <w:b/>
          <w:bCs/>
        </w:rPr>
        <w:t>Reference:</w:t>
      </w:r>
      <w:r w:rsidRPr="00D14360">
        <w:rPr>
          <w:rFonts w:cs="Calibri"/>
        </w:rPr>
        <w:t xml:space="preserve"> </w:t>
      </w:r>
      <w:hyperlink w:anchor="_C-CDA_R2.1_Document" w:history="1">
        <w:r w:rsidR="00986722" w:rsidRPr="007770C6">
          <w:rPr>
            <w:rStyle w:val="Hyperlink"/>
            <w:rFonts w:cs="Calibri"/>
          </w:rPr>
          <w:t>3.2.8 C-CDA R2.1 Document Templates</w:t>
        </w:r>
      </w:hyperlink>
      <w:r w:rsidR="00295A8B" w:rsidRPr="00AD08FB">
        <w:rPr>
          <w:rFonts w:cs="Calibri"/>
          <w:color w:val="000000"/>
        </w:rPr>
        <w:t>;</w:t>
      </w:r>
      <w:r w:rsidR="009A427D" w:rsidRPr="00AD08FB">
        <w:rPr>
          <w:rFonts w:cs="Calibri"/>
          <w:color w:val="000000"/>
        </w:rPr>
        <w:t xml:space="preserve"> </w:t>
      </w:r>
      <w:hyperlink w:anchor="_Goal" w:history="1">
        <w:r w:rsidR="00295A8B" w:rsidRPr="007770C6">
          <w:rPr>
            <w:rStyle w:val="Hyperlink"/>
            <w:rFonts w:cs="Calibri"/>
          </w:rPr>
          <w:t>5.2.9 Goal</w:t>
        </w:r>
      </w:hyperlink>
      <w:r w:rsidR="009A427D" w:rsidRPr="00D14360">
        <w:rPr>
          <w:rFonts w:cs="Calibri"/>
        </w:rPr>
        <w:t xml:space="preserve"> </w:t>
      </w:r>
    </w:p>
    <w:p w14:paraId="01B830C0" w14:textId="4BFB538D" w:rsidR="009A427D" w:rsidRPr="00C64922" w:rsidRDefault="009A427D" w:rsidP="00C17F49">
      <w:pPr>
        <w:pStyle w:val="Heading3"/>
      </w:pPr>
      <w:bookmarkStart w:id="2376" w:name="_dh29ks4qqo5r" w:colFirst="0" w:colLast="0"/>
      <w:bookmarkStart w:id="2377" w:name="_vdjse3a1lbw5" w:colFirst="0" w:colLast="0"/>
      <w:bookmarkStart w:id="2378" w:name="_Clinical_Note"/>
      <w:bookmarkStart w:id="2379" w:name="_Toc11391311"/>
      <w:bookmarkStart w:id="2380" w:name="_Ref21851354"/>
      <w:bookmarkStart w:id="2381" w:name="_Ref21851361"/>
      <w:bookmarkStart w:id="2382" w:name="_Toc127519196"/>
      <w:bookmarkStart w:id="2383" w:name="_Toc119939879"/>
      <w:bookmarkEnd w:id="2376"/>
      <w:bookmarkEnd w:id="2377"/>
      <w:bookmarkEnd w:id="2378"/>
      <w:r w:rsidRPr="00C64922">
        <w:t>Clinical Note</w:t>
      </w:r>
      <w:bookmarkEnd w:id="2379"/>
      <w:bookmarkEnd w:id="2380"/>
      <w:bookmarkEnd w:id="2381"/>
      <w:bookmarkEnd w:id="2382"/>
      <w:bookmarkEnd w:id="2383"/>
    </w:p>
    <w:p w14:paraId="1232F4D8" w14:textId="77777777" w:rsidR="009A427D" w:rsidRPr="00D14360" w:rsidRDefault="009A427D" w:rsidP="009A427D">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14:paraId="47E7B3B3" w14:textId="77777777" w:rsidR="009A427D" w:rsidRDefault="009A427D" w:rsidP="004E29C8">
      <w:pPr>
        <w:pStyle w:val="Heading4"/>
      </w:pPr>
      <w:r w:rsidRPr="00C64922">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39F2886" w14:textId="77777777" w:rsidTr="004E29C8">
        <w:trPr>
          <w:trHeight w:val="576"/>
        </w:trPr>
        <w:tc>
          <w:tcPr>
            <w:tcW w:w="683" w:type="dxa"/>
            <w:tcBorders>
              <w:right w:val="nil"/>
            </w:tcBorders>
            <w:shd w:val="clear" w:color="auto" w:fill="C6D9F1"/>
          </w:tcPr>
          <w:p w14:paraId="6CD62175" w14:textId="77777777" w:rsidR="00CD3D7C" w:rsidRPr="00804CC8" w:rsidRDefault="00634398" w:rsidP="001104A1">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DCE6FAD" w14:textId="77777777" w:rsidR="00CD3D7C" w:rsidRPr="007770C6" w:rsidRDefault="00CD3D7C" w:rsidP="001104A1">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00B42460" w:rsidRPr="007770C6">
              <w:rPr>
                <w:b/>
                <w:sz w:val="20"/>
              </w:rPr>
              <w:t>BP</w:t>
            </w:r>
            <w:r w:rsidRPr="007770C6">
              <w:rPr>
                <w:b/>
                <w:sz w:val="20"/>
              </w:rPr>
              <w:t>-</w:t>
            </w:r>
            <w:r w:rsidR="00E83F3B" w:rsidRPr="007770C6">
              <w:rPr>
                <w:b/>
                <w:sz w:val="20"/>
              </w:rPr>
              <w:t>097</w:t>
            </w:r>
            <w:r w:rsidRPr="007770C6">
              <w:rPr>
                <w:b/>
                <w:sz w:val="20"/>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9DC93C9" w14:textId="77777777" w:rsidTr="004E29C8">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3BB6AE14" w14:textId="77777777" w:rsidR="00295A8B" w:rsidRPr="00D14360" w:rsidRDefault="00295A8B" w:rsidP="000B6222">
            <w:pPr>
              <w:rPr>
                <w:rFonts w:cs="Calibri"/>
                <w:b/>
                <w:bCs/>
                <w:iCs/>
                <w:color w:val="FFFFFF"/>
              </w:rPr>
            </w:pPr>
            <w:r w:rsidRPr="00D14360">
              <w:rPr>
                <w:rFonts w:cs="Calibri"/>
                <w:b/>
                <w:iCs/>
                <w:color w:val="FFFFFF"/>
              </w:rPr>
              <w:t>Note Activity</w:t>
            </w:r>
          </w:p>
          <w:p w14:paraId="6A40FAA6" w14:textId="77777777" w:rsidR="00295A8B" w:rsidRPr="00D14360" w:rsidRDefault="00295A8B" w:rsidP="000B6222">
            <w:pPr>
              <w:rPr>
                <w:rFonts w:cs="Calibri"/>
                <w:bCs/>
                <w:color w:val="FFFFFF"/>
              </w:rPr>
            </w:pPr>
            <w:r w:rsidRPr="00D14360">
              <w:rPr>
                <w:bCs/>
                <w:color w:val="FFFFFF"/>
                <w:sz w:val="18"/>
              </w:rPr>
              <w:t>[act: identifier urn:hl7ii:2.16.840.1.113883.10.20.22.4.202:2016-11-01 (open)]</w:t>
            </w:r>
          </w:p>
        </w:tc>
      </w:tr>
      <w:tr w:rsidR="002954CE" w:rsidRPr="00C64922" w14:paraId="73DFD514" w14:textId="77777777" w:rsidTr="004E29C8">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B4DF1A6" w14:textId="77777777" w:rsidTr="004E29C8">
        <w:trPr>
          <w:cantSplit/>
        </w:trPr>
        <w:tc>
          <w:tcPr>
            <w:tcW w:w="1457" w:type="dxa"/>
            <w:tcBorders>
              <w:right w:val="nil"/>
            </w:tcBorders>
            <w:shd w:val="clear" w:color="auto" w:fill="FFFFFF"/>
          </w:tcPr>
          <w:p w14:paraId="6CFE4B7C"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72A2D18D"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002954CE" w:rsidRPr="00C64922" w14:paraId="72D62769" w14:textId="77777777" w:rsidTr="004E29C8">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B41DE9" w:rsidRPr="00D14360">
              <w:rPr>
                <w:rFonts w:ascii="Calibri Light" w:hAnsi="Calibri Light" w:cs="Calibri Light"/>
                <w:szCs w:val="18"/>
              </w:rPr>
              <w:t>.</w:t>
            </w:r>
            <w:r w:rsidRPr="00D14360">
              <w:rPr>
                <w:rFonts w:ascii="Calibri Light" w:hAnsi="Calibri Light" w:cs="Calibri Light"/>
                <w:szCs w:val="18"/>
              </w:rPr>
              <w:t>”</w:t>
            </w:r>
          </w:p>
          <w:p w14:paraId="65A0A7A0" w14:textId="77777777" w:rsidR="00852DED" w:rsidRDefault="00852DED" w:rsidP="00D14360">
            <w:pPr>
              <w:autoSpaceDE w:val="0"/>
              <w:autoSpaceDN w:val="0"/>
              <w:adjustRightInd w:val="0"/>
              <w:rPr>
                <w:rFonts w:ascii="Calibri Light" w:hAnsi="Calibri Light" w:cs="Calibri Light"/>
                <w:szCs w:val="18"/>
              </w:rPr>
            </w:pPr>
          </w:p>
          <w:p w14:paraId="5F4B9D15"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note, which may be when the note was written.</w:t>
            </w:r>
          </w:p>
        </w:tc>
      </w:tr>
      <w:tr w:rsidR="002954CE" w:rsidRPr="00C64922" w14:paraId="3801698F" w14:textId="77777777" w:rsidTr="004E29C8">
        <w:trPr>
          <w:cantSplit/>
        </w:trPr>
        <w:tc>
          <w:tcPr>
            <w:tcW w:w="1457" w:type="dxa"/>
            <w:tcBorders>
              <w:top w:val="single" w:sz="4" w:space="0" w:color="4F81BD"/>
              <w:bottom w:val="single" w:sz="4" w:space="0" w:color="4472C4" w:themeColor="accent1"/>
              <w:right w:val="nil"/>
            </w:tcBorders>
            <w:shd w:val="clear" w:color="auto" w:fill="FFFFFF"/>
          </w:tcPr>
          <w:p w14:paraId="1CB2DFD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10F72333" w14:textId="77777777" w:rsidTr="004E29C8">
        <w:trPr>
          <w:trHeight w:val="4994"/>
        </w:trPr>
        <w:tc>
          <w:tcPr>
            <w:tcW w:w="1457" w:type="dxa"/>
            <w:tcBorders>
              <w:top w:val="single" w:sz="4" w:space="0" w:color="4472C4" w:themeColor="accent1"/>
              <w:right w:val="nil"/>
            </w:tcBorders>
            <w:shd w:val="clear" w:color="auto" w:fill="FFFFFF"/>
          </w:tcPr>
          <w:p w14:paraId="26CC2366"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tcBorders>
            <w:shd w:val="clear" w:color="auto" w:fill="auto"/>
          </w:tcPr>
          <w:p w14:paraId="0076D28E"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14:paraId="025516FB" w14:textId="77777777" w:rsidR="005C79A1" w:rsidRDefault="005C79A1" w:rsidP="000B6222">
            <w:pPr>
              <w:rPr>
                <w:rFonts w:ascii="Calibri Light" w:hAnsi="Calibri Light" w:cs="Calibri Light"/>
                <w:szCs w:val="18"/>
              </w:rPr>
            </w:pPr>
          </w:p>
          <w:p w14:paraId="69784489" w14:textId="1C91040D" w:rsidR="00295A8B" w:rsidRPr="00D14360" w:rsidRDefault="00295A8B" w:rsidP="000B6222">
            <w:pPr>
              <w:rPr>
                <w:rFonts w:ascii="Calibri Light" w:hAnsi="Calibri Light" w:cs="Calibri Light"/>
                <w:szCs w:val="18"/>
              </w:rPr>
            </w:pPr>
            <w:r w:rsidRPr="00D14360">
              <w:rPr>
                <w:rFonts w:ascii="Calibri Light" w:hAnsi="Calibri Light" w:cs="Calibri Light"/>
                <w:szCs w:val="18"/>
              </w:rPr>
              <w:t>When the note information augments data represented in a more specific entry template, the Note Activity can be used in an entryRelationship to the associated standard C-CDA entry. For example, a Note Activity template can be added as an entryRelationship to a Procedure Activity Procedure entry. Or for example, a Note Activity template can be as an entryRelationship to an Encounter Activity entry in the Encounters Section.</w:t>
            </w:r>
          </w:p>
          <w:p w14:paraId="45EA2964" w14:textId="77777777" w:rsidR="00852DED" w:rsidRDefault="00852DED" w:rsidP="00D14360">
            <w:pPr>
              <w:autoSpaceDE w:val="0"/>
              <w:autoSpaceDN w:val="0"/>
              <w:adjustRightInd w:val="0"/>
              <w:rPr>
                <w:rFonts w:ascii="Calibri Light" w:hAnsi="Calibri Light" w:cs="Calibri Light"/>
                <w:szCs w:val="18"/>
              </w:rPr>
            </w:pPr>
          </w:p>
          <w:p w14:paraId="4342BCAA"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14:paraId="724CAFB4" w14:textId="77777777" w:rsidR="00852DED" w:rsidRDefault="00852DED" w:rsidP="000B6222">
            <w:pPr>
              <w:rPr>
                <w:rFonts w:ascii="Calibri Light" w:hAnsi="Calibri Light" w:cs="Calibri Light"/>
                <w:szCs w:val="18"/>
              </w:rPr>
            </w:pPr>
          </w:p>
          <w:p w14:paraId="02FD8674"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Cs w:val="18"/>
              </w:rPr>
              <w:t>e.g.</w:t>
            </w:r>
            <w:r w:rsidRPr="00D14360">
              <w:rPr>
                <w:rFonts w:ascii="Calibri Light" w:hAnsi="Calibri Light" w:cs="Calibri Light"/>
                <w:szCs w:val="18"/>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cs="Calibri Light"/>
                <w:szCs w:val="18"/>
              </w:rPr>
            </w:pPr>
          </w:p>
          <w:p w14:paraId="6A911D0E" w14:textId="77777777" w:rsidR="00B41DE9" w:rsidRDefault="00263D8F" w:rsidP="00D14360">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00295A8B" w:rsidRPr="00D14360">
              <w:rPr>
                <w:rFonts w:ascii="Calibri Light" w:hAnsi="Calibri Light" w:cs="Calibri Light"/>
                <w:szCs w:val="18"/>
              </w:rPr>
              <w:t>xample</w:t>
            </w:r>
            <w:r w:rsidR="00BF62C7">
              <w:rPr>
                <w:rFonts w:ascii="Calibri Light" w:hAnsi="Calibri Light" w:cs="Calibri Light"/>
                <w:szCs w:val="18"/>
              </w:rPr>
              <w:t>s</w:t>
            </w:r>
            <w:r w:rsidR="00295A8B" w:rsidRPr="00D14360">
              <w:rPr>
                <w:rFonts w:ascii="Calibri Light" w:hAnsi="Calibri Light" w:cs="Calibri Light"/>
                <w:szCs w:val="18"/>
              </w:rPr>
              <w:t xml:space="preserve"> </w:t>
            </w:r>
            <w:r w:rsidR="006F7B7D" w:rsidRPr="00D14360">
              <w:rPr>
                <w:rFonts w:ascii="Calibri Light" w:hAnsi="Calibri Light" w:cs="Calibri Light"/>
                <w:szCs w:val="18"/>
              </w:rPr>
              <w:t>below</w:t>
            </w:r>
            <w:r w:rsidR="00295A8B" w:rsidRPr="00D14360">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00295A8B" w:rsidRPr="00D14360">
              <w:rPr>
                <w:rFonts w:ascii="Calibri Light" w:hAnsi="Calibri Light" w:cs="Calibri Light"/>
                <w:szCs w:val="18"/>
              </w:rPr>
              <w:t xml:space="preserve">Note Activity entry template. </w:t>
            </w:r>
          </w:p>
          <w:p w14:paraId="5C148AD6" w14:textId="77777777" w:rsidR="00E83F3B" w:rsidRPr="00D14360" w:rsidRDefault="00E83F3B" w:rsidP="00D14360">
            <w:pPr>
              <w:keepNext/>
              <w:rPr>
                <w:rFonts w:ascii="Calibri Light" w:hAnsi="Calibri Light" w:cs="Calibri Light"/>
                <w:szCs w:val="18"/>
              </w:rPr>
            </w:pPr>
          </w:p>
          <w:p w14:paraId="1B1F0B09" w14:textId="0704F497" w:rsidR="00295A8B" w:rsidRPr="00D14360" w:rsidRDefault="00295A8B" w:rsidP="00D14360">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anchor="_Sections_Defined_in" w:history="1">
              <w:r w:rsidRPr="007770C6">
                <w:rPr>
                  <w:rStyle w:val="Hyperlink"/>
                  <w:rFonts w:ascii="Calibri Light" w:hAnsi="Calibri Light" w:cs="Calibri Light"/>
                </w:rPr>
                <w:t>4.3 Sections Defined in C-CDA</w:t>
              </w:r>
            </w:hyperlink>
            <w:r w:rsidR="00BF62C7" w:rsidRPr="00AD08FB">
              <w:rPr>
                <w:rStyle w:val="Hyperlink"/>
                <w:rFonts w:ascii="Calibri Light" w:hAnsi="Calibri Light" w:cs="Calibri Light"/>
                <w:color w:val="000000"/>
                <w:u w:val="none"/>
              </w:rPr>
              <w:t xml:space="preserve">, </w:t>
            </w:r>
            <w:r w:rsidR="00852DED" w:rsidRPr="00AD08FB">
              <w:rPr>
                <w:rStyle w:val="Hyperlink"/>
                <w:rFonts w:ascii="Calibri Light" w:hAnsi="Calibri Light" w:cs="Calibri Light"/>
              </w:rPr>
              <w:fldChar w:fldCharType="begin"/>
            </w:r>
            <w:r w:rsidR="00852DED" w:rsidRPr="00AD08FB">
              <w:rPr>
                <w:rStyle w:val="Hyperlink"/>
                <w:rFonts w:ascii="Calibri Light" w:hAnsi="Calibri Light" w:cs="Calibri Light"/>
              </w:rPr>
              <w:instrText xml:space="preserve"> REF _Ref21889308 \h  \* MERGEFORMAT </w:instrText>
            </w:r>
            <w:r w:rsidR="00852DED" w:rsidRPr="00AD08FB">
              <w:rPr>
                <w:rStyle w:val="Hyperlink"/>
                <w:rFonts w:ascii="Calibri Light" w:hAnsi="Calibri Light" w:cs="Calibri Light"/>
              </w:rPr>
            </w:r>
            <w:r w:rsidR="00852DED" w:rsidRPr="00AD08FB">
              <w:rPr>
                <w:rStyle w:val="Hyperlink"/>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color w:val="0000FF"/>
                <w:u w:val="single"/>
              </w:rPr>
              <w:t>Table</w:t>
            </w:r>
            <w:r w:rsidR="00DC1072" w:rsidRPr="00254B4A">
              <w:rPr>
                <w:rFonts w:ascii="Calibri Light" w:hAnsi="Calibri Light" w:cs="Calibri Light"/>
                <w:noProof/>
                <w:color w:val="0000FF"/>
                <w:u w:val="single"/>
              </w:rPr>
              <w:t xml:space="preserve"> </w:t>
            </w:r>
            <w:r w:rsidR="00DC1072" w:rsidRPr="00254B4A">
              <w:rPr>
                <w:rFonts w:ascii="Calibri Light" w:hAnsi="Calibri Light" w:cs="Calibri Light"/>
                <w:color w:val="0000FF"/>
                <w:u w:val="single"/>
              </w:rPr>
              <w:t>9: LOINC Codes for section- and entry- level clinical</w:t>
            </w:r>
            <w:r w:rsidR="00DC1072" w:rsidRPr="00254B4A">
              <w:rPr>
                <w:rFonts w:asciiTheme="majorHAnsi" w:hAnsiTheme="majorHAnsi" w:cstheme="majorHAnsi"/>
                <w:color w:val="0000FF"/>
                <w:u w:val="single"/>
              </w:rPr>
              <w:t xml:space="preserve"> notes</w:t>
            </w:r>
            <w:r w:rsidR="00852DED" w:rsidRPr="00AD08FB">
              <w:rPr>
                <w:rStyle w:val="Hyperlink"/>
                <w:rFonts w:ascii="Calibri Light" w:hAnsi="Calibri Light" w:cs="Calibri Light"/>
              </w:rPr>
              <w:fldChar w:fldCharType="end"/>
            </w:r>
          </w:p>
        </w:tc>
      </w:tr>
    </w:tbl>
    <w:p w14:paraId="740E2794" w14:textId="5D5E7662" w:rsidR="009A427D" w:rsidRPr="00D14360" w:rsidRDefault="000816FD" w:rsidP="00295A8B">
      <w:pPr>
        <w:pStyle w:val="Caption"/>
        <w:rPr>
          <w:rFonts w:cs="Calibri"/>
        </w:rPr>
      </w:pPr>
      <w:r>
        <w:t xml:space="preserve">  </w:t>
      </w:r>
      <w:bookmarkStart w:id="2384" w:name="_Toc118898851"/>
      <w:bookmarkStart w:id="2385" w:name="_Toc127519371"/>
      <w:bookmarkStart w:id="2386" w:name="_Toc119940055"/>
      <w:r w:rsidR="00295A8B">
        <w:t xml:space="preserve">Table </w:t>
      </w:r>
      <w:r w:rsidR="008B59D0">
        <w:fldChar w:fldCharType="begin"/>
      </w:r>
      <w:r w:rsidR="008B59D0">
        <w:instrText xml:space="preserve"> SEQ Table \* ARABIC </w:instrText>
      </w:r>
      <w:r w:rsidR="008B59D0">
        <w:fldChar w:fldCharType="separate"/>
      </w:r>
      <w:del w:id="2387" w:author="Ballot Reconciliation" w:date="2023-03-09T09:31:00Z">
        <w:r w:rsidR="00F10C7C">
          <w:rPr>
            <w:noProof/>
          </w:rPr>
          <w:delText>66</w:delText>
        </w:r>
      </w:del>
      <w:ins w:id="2388" w:author="Ballot Reconciliation" w:date="2023-03-09T09:31:00Z">
        <w:r w:rsidR="00DC1072">
          <w:rPr>
            <w:noProof/>
          </w:rPr>
          <w:t>65</w:t>
        </w:r>
      </w:ins>
      <w:r w:rsidR="008B59D0">
        <w:rPr>
          <w:noProof/>
        </w:rPr>
        <w:fldChar w:fldCharType="end"/>
      </w:r>
      <w:r w:rsidR="00295A8B">
        <w:t>: Note Activity</w:t>
      </w:r>
      <w:r w:rsidR="00852DED">
        <w:t xml:space="preserve"> Template</w:t>
      </w:r>
      <w:bookmarkEnd w:id="2384"/>
      <w:bookmarkEnd w:id="2385"/>
      <w:bookmarkEnd w:id="2386"/>
    </w:p>
    <w:p w14:paraId="5E11409D" w14:textId="77777777" w:rsidR="00F96CD3" w:rsidRPr="00C64922" w:rsidRDefault="00F96CD3" w:rsidP="00F96CD3">
      <w:pPr>
        <w:pStyle w:val="NormalWeb"/>
        <w:spacing w:before="0" w:beforeAutospacing="0" w:after="120" w:afterAutospacing="0"/>
        <w:ind w:hanging="475"/>
      </w:pPr>
      <w:r w:rsidRPr="00D14360">
        <w:rPr>
          <w:rFonts w:cs="Calibri"/>
          <w:b/>
          <w:bCs/>
          <w:color w:val="000000"/>
          <w:sz w:val="22"/>
          <w:szCs w:val="22"/>
        </w:rPr>
        <w:t xml:space="preserve"> </w:t>
      </w:r>
    </w:p>
    <w:p w14:paraId="56E8BDF2" w14:textId="4310ED5B" w:rsidR="00F96CD3" w:rsidRPr="00D14360" w:rsidRDefault="000816FD" w:rsidP="00295A8B">
      <w:pPr>
        <w:pStyle w:val="Caption"/>
        <w:spacing w:after="0"/>
        <w:rPr>
          <w:rFonts w:cs="Calibri"/>
        </w:rPr>
      </w:pPr>
      <w:r>
        <w:t xml:space="preserve">  </w:t>
      </w:r>
      <w:bookmarkStart w:id="2389" w:name="_Toc118898783"/>
      <w:bookmarkStart w:id="2390" w:name="_Toc127519303"/>
      <w:bookmarkStart w:id="2391" w:name="_Toc119939986"/>
      <w:r w:rsidR="00F96CD3" w:rsidRPr="00C64922">
        <w:t xml:space="preserve">Example </w:t>
      </w:r>
      <w:r w:rsidR="008B59D0">
        <w:fldChar w:fldCharType="begin"/>
      </w:r>
      <w:r w:rsidR="008B59D0">
        <w:instrText xml:space="preserve"> SEQ Example \* ARABIC </w:instrText>
      </w:r>
      <w:r w:rsidR="008B59D0">
        <w:fldChar w:fldCharType="separate"/>
      </w:r>
      <w:r w:rsidR="00DC1072">
        <w:rPr>
          <w:noProof/>
        </w:rPr>
        <w:t>63</w:t>
      </w:r>
      <w:r w:rsidR="008B59D0">
        <w:rPr>
          <w:noProof/>
        </w:rPr>
        <w:fldChar w:fldCharType="end"/>
      </w:r>
      <w:r w:rsidR="00F96CD3" w:rsidRPr="00C64922">
        <w:t>: Note Activity as entryRelationship to C-CDA Entry.</w:t>
      </w:r>
      <w:bookmarkEnd w:id="2389"/>
      <w:bookmarkEnd w:id="2390"/>
      <w:bookmarkEnd w:id="23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427D" w:rsidRPr="00C64922" w14:paraId="695F6106" w14:textId="77777777" w:rsidTr="004E29C8">
        <w:tc>
          <w:tcPr>
            <w:tcW w:w="9350" w:type="dxa"/>
            <w:shd w:val="clear" w:color="auto" w:fill="auto"/>
          </w:tcPr>
          <w:p w14:paraId="39CBD0DE"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14:paraId="44C030B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root="2.16.840.1.113883.10.20.22.2.7.1"/&gt; </w:t>
            </w:r>
          </w:p>
          <w:p w14:paraId="1C1ACC1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 extension="2014-06-09"/&gt; </w:t>
            </w:r>
          </w:p>
          <w:p w14:paraId="4B13FA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displayName="HISTORY OF PROCEDURES"/&gt; </w:t>
            </w:r>
          </w:p>
          <w:p w14:paraId="586C95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248CF2D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&lt;th&gt;Description&lt;/th&gt; </w:t>
            </w:r>
          </w:p>
          <w:p w14:paraId="65C1328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&lt;th&gt;Date and Time (Range)&lt;/th&gt; </w:t>
            </w:r>
          </w:p>
          <w:p w14:paraId="3FBCF11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&lt;th&gt;Status&lt;/th&gt; </w:t>
            </w:r>
          </w:p>
          <w:p w14:paraId="4E78C2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&lt;th&gt;Notes&lt;/th&gt; </w:t>
            </w:r>
          </w:p>
          <w:p w14:paraId="09C0665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75A126A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4255A3B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14:paraId="61FD9BCB" w14:textId="77777777" w:rsidR="00455D1A" w:rsidRPr="00D14360"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14:paraId="2B26756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2DB139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typeCode="DRIV"&gt; </w:t>
            </w:r>
          </w:p>
          <w:p w14:paraId="34CD8A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moodCode="EVN" classCode="PROC"&gt; </w:t>
            </w:r>
          </w:p>
          <w:p w14:paraId="70365D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root="2.16.840.1.113883.10.20.22.4.14" /&gt; </w:t>
            </w:r>
          </w:p>
          <w:p w14:paraId="70AFED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displayName="Laparoscopic appendectomy" codeSystem="2.16.840.1.113883.6.96" codeSystemName="SNOMED-CT"&gt; </w:t>
            </w:r>
          </w:p>
          <w:p w14:paraId="774C462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442B64E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3ED00F3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 /&gt; </w:t>
            </w:r>
          </w:p>
          <w:p w14:paraId="34B33EE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5B80826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702C12B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65D6A6A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typeCode="COMP"&gt; </w:t>
            </w:r>
          </w:p>
          <w:p w14:paraId="76C4737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698D8BE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763D9680" w14:textId="38D10206"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00626814" w:rsidRPr="00D14360">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00626814" w:rsidRPr="00D14360">
              <w:rPr>
                <w:rFonts w:ascii="Courier New" w:hAnsi="Courier New" w:cs="Courier New"/>
                <w:color w:val="000000"/>
                <w:sz w:val="16"/>
                <w:szCs w:val="16"/>
              </w:rPr>
              <w:t xml:space="preserve">&gt; </w:t>
            </w:r>
          </w:p>
          <w:p w14:paraId="33C3AE6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750764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6078F9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6B1C9C7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43AAC6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0993338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468645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2813F0E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39678A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2D65412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42BD106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6A2A33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27588E7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31CCF5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14:paraId="1EF216F3"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&lt;/entryRelationship&gt;</w:t>
            </w:r>
          </w:p>
          <w:p w14:paraId="486722A5"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14:paraId="6993E259" w14:textId="77777777" w:rsidR="009A427D" w:rsidRPr="00D14360" w:rsidRDefault="00455D1A" w:rsidP="00455D1A">
            <w:pPr>
              <w:keepNext/>
              <w:rPr>
                <w:rFonts w:cs="Calibri"/>
              </w:rPr>
            </w:pPr>
            <w:r w:rsidRPr="00D14360">
              <w:rPr>
                <w:rFonts w:ascii="Courier New"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6075A4CE" w:rsidR="00F96CD3" w:rsidRPr="00C64922" w:rsidRDefault="000816FD" w:rsidP="00295A8B">
      <w:pPr>
        <w:pStyle w:val="Caption"/>
        <w:keepNext/>
        <w:spacing w:after="0"/>
      </w:pPr>
      <w:r>
        <w:t xml:space="preserve">  </w:t>
      </w:r>
      <w:bookmarkStart w:id="2392" w:name="_Toc118898784"/>
      <w:bookmarkStart w:id="2393" w:name="_Toc127519304"/>
      <w:bookmarkStart w:id="2394" w:name="_Toc119939987"/>
      <w:r w:rsidR="00F96CD3" w:rsidRPr="00C64922">
        <w:t xml:space="preserve">Example </w:t>
      </w:r>
      <w:r w:rsidR="008B59D0">
        <w:fldChar w:fldCharType="begin"/>
      </w:r>
      <w:r w:rsidR="008B59D0">
        <w:instrText xml:space="preserve"> SEQ Example \* ARABIC </w:instrText>
      </w:r>
      <w:r w:rsidR="008B59D0">
        <w:fldChar w:fldCharType="separate"/>
      </w:r>
      <w:r w:rsidR="00DC1072">
        <w:rPr>
          <w:noProof/>
        </w:rPr>
        <w:t>64</w:t>
      </w:r>
      <w:r w:rsidR="008B59D0">
        <w:rPr>
          <w:noProof/>
        </w:rPr>
        <w:fldChar w:fldCharType="end"/>
      </w:r>
      <w:r w:rsidR="00F96CD3" w:rsidRPr="00C64922">
        <w:t>: Note Activity as Standalone Entry</w:t>
      </w:r>
      <w:bookmarkEnd w:id="2392"/>
      <w:bookmarkEnd w:id="2393"/>
      <w:bookmarkEnd w:id="2394"/>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4E29C8">
        <w:tc>
          <w:tcPr>
            <w:tcW w:w="9350" w:type="dxa"/>
          </w:tcPr>
          <w:p w14:paraId="5F18282A" w14:textId="77777777" w:rsidR="000816FD" w:rsidRPr="00D14360" w:rsidRDefault="000816FD"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14:paraId="2121DCD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root="2.16.840.1.113883.10.20.22.2.7"/&gt; </w:t>
            </w:r>
          </w:p>
          <w:p w14:paraId="2B21479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 extension="2014-06-09"/&gt; </w:t>
            </w:r>
          </w:p>
          <w:p w14:paraId="36C3795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sidRPr="00D14360">
              <w:rPr>
                <w:rFonts w:ascii="Courier New" w:hAnsi="Courier New" w:cs="Courier New"/>
                <w:color w:val="000000"/>
                <w:sz w:val="16"/>
                <w:szCs w:val="16"/>
              </w:rPr>
              <w:lastRenderedPageBreak/>
              <w:t xml:space="preserve">displayName="HISTORY OF PROCEDURES"/&gt; </w:t>
            </w:r>
          </w:p>
          <w:p w14:paraId="0413D00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14:paraId="3093A99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nullFlavor="NI"&gt; would be required for a Procedure Activity --&gt; </w:t>
            </w:r>
          </w:p>
          <w:p w14:paraId="2B35E73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4DF360F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731059E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5556A3BA" w14:textId="615D6C48"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007829D5" w:rsidRPr="00D14360">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007829D5" w:rsidRPr="00D14360">
              <w:rPr>
                <w:rFonts w:ascii="Courier New" w:hAnsi="Courier New" w:cs="Courier New"/>
                <w:color w:val="000000"/>
                <w:sz w:val="16"/>
                <w:szCs w:val="16"/>
              </w:rPr>
              <w:t xml:space="preserve">&gt; </w:t>
            </w:r>
          </w:p>
          <w:p w14:paraId="77D3ED1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183C438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B187A7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451E1A3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2EE08FA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77F444D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1D926C9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155CCFE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3BA63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F8FA06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04C857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14E2308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1B311C3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20E597C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51A60A9E" w14:textId="77777777" w:rsidR="009A427D" w:rsidRDefault="009A427D" w:rsidP="009A427D">
      <w:pPr>
        <w:spacing w:after="120"/>
        <w:rPr>
          <w:rFonts w:cs="Calibri"/>
        </w:rPr>
      </w:pPr>
    </w:p>
    <w:p w14:paraId="69F22FD4" w14:textId="77777777" w:rsidR="000816FD" w:rsidRPr="00D14360" w:rsidRDefault="000816FD" w:rsidP="009A427D">
      <w:pPr>
        <w:spacing w:after="120"/>
        <w:rPr>
          <w:rFonts w:cs="Calibri"/>
        </w:rPr>
      </w:pPr>
    </w:p>
    <w:p w14:paraId="0B21CF74" w14:textId="27C58FEE" w:rsidR="00F96CD3" w:rsidRPr="00C64922" w:rsidRDefault="000816FD" w:rsidP="00295A8B">
      <w:pPr>
        <w:pStyle w:val="Caption"/>
        <w:keepNext/>
        <w:spacing w:after="0"/>
      </w:pPr>
      <w:r>
        <w:t xml:space="preserve">  </w:t>
      </w:r>
      <w:bookmarkStart w:id="2395" w:name="_Toc118898785"/>
      <w:bookmarkStart w:id="2396" w:name="_Toc127519305"/>
      <w:bookmarkStart w:id="2397" w:name="_Toc119939988"/>
      <w:r w:rsidR="00F96CD3" w:rsidRPr="00C64922">
        <w:t xml:space="preserve">Example </w:t>
      </w:r>
      <w:r w:rsidR="008B59D0">
        <w:fldChar w:fldCharType="begin"/>
      </w:r>
      <w:r w:rsidR="008B59D0">
        <w:instrText xml:space="preserve"> SEQ Example \* ARABIC </w:instrText>
      </w:r>
      <w:r w:rsidR="008B59D0">
        <w:fldChar w:fldCharType="separate"/>
      </w:r>
      <w:r w:rsidR="00DC1072">
        <w:rPr>
          <w:noProof/>
        </w:rPr>
        <w:t>65</w:t>
      </w:r>
      <w:r w:rsidR="008B59D0">
        <w:rPr>
          <w:noProof/>
        </w:rPr>
        <w:fldChar w:fldCharType="end"/>
      </w:r>
      <w:r w:rsidR="00F96CD3" w:rsidRPr="00C64922">
        <w:t>: Rich Text Format (RT</w:t>
      </w:r>
      <w:r w:rsidR="00665C2A">
        <w:t>F</w:t>
      </w:r>
      <w:r w:rsidR="00F96CD3" w:rsidRPr="00C64922">
        <w:t>) Example</w:t>
      </w:r>
      <w:bookmarkEnd w:id="2395"/>
      <w:bookmarkEnd w:id="2396"/>
      <w:bookmarkEnd w:id="2397"/>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4E29C8">
        <w:tc>
          <w:tcPr>
            <w:tcW w:w="9337" w:type="dxa"/>
            <w:shd w:val="clear" w:color="auto" w:fill="auto"/>
          </w:tcPr>
          <w:p w14:paraId="2B205D26"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14:paraId="7CEDDCC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&lt;text mediaType="text/rtf" representation="B64"&gt;</w:t>
            </w:r>
            <w:r w:rsidRPr="00D14360" w:rsidDel="00A104FF">
              <w:rPr>
                <w:rFonts w:ascii="Courier New"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706A093A" w14:textId="77777777" w:rsidR="00455D1A"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14:paraId="2EF0E32B" w14:textId="77777777" w:rsidR="00455D1A" w:rsidRDefault="00455D1A" w:rsidP="00455D1A">
            <w:pPr>
              <w:spacing w:after="120"/>
              <w:rPr>
                <w:rFonts w:cs="Calibri"/>
              </w:rPr>
            </w:pPr>
            <w:r>
              <w:rPr>
                <w:rFonts w:cs="Calibri"/>
              </w:rPr>
              <w:t>…</w:t>
            </w:r>
          </w:p>
          <w:p w14:paraId="6A47AE14" w14:textId="77777777" w:rsidR="009A427D" w:rsidRPr="00D14360" w:rsidRDefault="00455D1A" w:rsidP="00D14360">
            <w:pPr>
              <w:spacing w:after="120"/>
              <w:rPr>
                <w:rFonts w:cs="Calibri"/>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Fonts w:cs="Calibri"/>
        </w:rPr>
      </w:pPr>
    </w:p>
    <w:p w14:paraId="47AD00C1" w14:textId="03C11AA6" w:rsidR="009A427D" w:rsidRPr="00C64922" w:rsidRDefault="009A427D" w:rsidP="00C17F49">
      <w:pPr>
        <w:pStyle w:val="Heading3"/>
      </w:pPr>
      <w:bookmarkStart w:id="2398" w:name="_ax4pb1g7pwpf" w:colFirst="0" w:colLast="0"/>
      <w:bookmarkStart w:id="2399" w:name="_825ma334lmp3" w:colFirst="0" w:colLast="0"/>
      <w:bookmarkStart w:id="2400" w:name="_8ft1ys70lpfx" w:colFirst="0" w:colLast="0"/>
      <w:bookmarkStart w:id="2401" w:name="_Toc11043718"/>
      <w:bookmarkStart w:id="2402" w:name="_Toc11219058"/>
      <w:bookmarkStart w:id="2403" w:name="_Toc11391313"/>
      <w:bookmarkStart w:id="2404" w:name="_Toc127519197"/>
      <w:bookmarkStart w:id="2405" w:name="_Toc119939880"/>
      <w:bookmarkEnd w:id="2398"/>
      <w:bookmarkEnd w:id="2399"/>
      <w:bookmarkEnd w:id="2400"/>
      <w:r w:rsidRPr="00C64922">
        <w:t>Advance Directive</w:t>
      </w:r>
      <w:bookmarkEnd w:id="2401"/>
      <w:bookmarkEnd w:id="2402"/>
      <w:bookmarkEnd w:id="2403"/>
      <w:bookmarkEnd w:id="2404"/>
      <w:bookmarkEnd w:id="2405"/>
    </w:p>
    <w:p w14:paraId="5302B6AB" w14:textId="77777777" w:rsidR="009A427D" w:rsidRPr="00C64922" w:rsidRDefault="009A427D" w:rsidP="009A427D">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14:paraId="2A268DB2" w14:textId="77777777" w:rsidR="009A427D" w:rsidRPr="00C64922" w:rsidRDefault="009A427D" w:rsidP="009A427D"/>
    <w:p w14:paraId="2416BBC2" w14:textId="77777777" w:rsidR="009A427D" w:rsidRDefault="009A427D" w:rsidP="00424FFA">
      <w:r w:rsidRPr="00C64922">
        <w:t xml:space="preserve">Two new entry templates have been added to represent obligation instructions and prohibition instructions a patient makes about the care her or she wants or does not want to be performed. </w:t>
      </w:r>
      <w:r w:rsidR="00424FFA">
        <w:t>The table</w:t>
      </w:r>
      <w:r w:rsidR="00424FFA" w:rsidRPr="00C64922">
        <w:t xml:space="preserve"> below summarizes the improvements in the new version</w:t>
      </w:r>
      <w:r w:rsidR="00424FFA">
        <w:t xml:space="preserve"> and</w:t>
      </w:r>
      <w:r w:rsidRPr="00C64922">
        <w:t xml:space="preserve"> describes the information that can be represented in these supplemental templates.</w:t>
      </w:r>
    </w:p>
    <w:p w14:paraId="172DD001" w14:textId="77777777" w:rsidR="00CD3D7C" w:rsidRDefault="00CD3D7C" w:rsidP="00424FFA"/>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3B297D91" w14:textId="77777777" w:rsidTr="004E29C8">
        <w:trPr>
          <w:trHeight w:val="576"/>
        </w:trPr>
        <w:tc>
          <w:tcPr>
            <w:tcW w:w="683" w:type="dxa"/>
            <w:tcBorders>
              <w:right w:val="nil"/>
            </w:tcBorders>
            <w:shd w:val="clear" w:color="auto" w:fill="C6D9F1"/>
          </w:tcPr>
          <w:p w14:paraId="539177A0" w14:textId="77777777" w:rsidR="00CD3D7C" w:rsidRPr="00C64922" w:rsidRDefault="00634398" w:rsidP="001104A1">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EA716FC" w14:textId="77777777" w:rsidR="00CD3D7C" w:rsidRPr="007770C6" w:rsidRDefault="00CD3D7C" w:rsidP="001104A1">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00E83F3B" w:rsidRPr="007770C6">
              <w:rPr>
                <w:b/>
                <w:sz w:val="20"/>
              </w:rPr>
              <w:t>BP-098</w:t>
            </w:r>
            <w:r w:rsidRPr="007770C6">
              <w:rPr>
                <w:b/>
                <w:sz w:val="20"/>
              </w:rPr>
              <w:t>]</w:t>
            </w:r>
          </w:p>
        </w:tc>
      </w:tr>
    </w:tbl>
    <w:p w14:paraId="41C2EA1C" w14:textId="77777777" w:rsidR="00424FFA" w:rsidRDefault="00424FFA" w:rsidP="00424FFA"/>
    <w:p w14:paraId="6D9C041E" w14:textId="77777777" w:rsidR="000816FD" w:rsidRPr="00C64922" w:rsidRDefault="000816FD" w:rsidP="00424FFA"/>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4E29C8">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00254B4A"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rFonts w:cs="Calibri Light"/>
                <w:b/>
                <w:bCs/>
              </w:rPr>
            </w:pPr>
            <w:r w:rsidRPr="00D14360">
              <w:rPr>
                <w:rFonts w:cs="Calibri Light"/>
                <w:b/>
                <w:bCs/>
              </w:rPr>
              <w:t>Advance Care Planning Intervention (V1)</w:t>
            </w:r>
          </w:p>
          <w:p w14:paraId="61DCBB38"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C074289" w14:textId="77777777" w:rsidR="00295A8B" w:rsidRPr="00D14360" w:rsidRDefault="00295A8B" w:rsidP="00D14360">
            <w:pPr>
              <w:ind w:right="-107"/>
              <w:rPr>
                <w:rFonts w:ascii="Calibri Light" w:hAnsi="Calibri Light" w:cs="Calibri Light"/>
                <w:b/>
                <w:bCs/>
              </w:rPr>
            </w:pPr>
            <w:r w:rsidRPr="00D14360">
              <w:rPr>
                <w:rFonts w:ascii="Calibri Light" w:hAnsi="Calibri Light" w:cs="Calibri Light"/>
                <w:bCs/>
              </w:rPr>
              <w:t>[procedure: identifier urn:hl7ii:2.16.840.1.113883.10.20.22.4.204:2017-05-01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00D14360" w:rsidRPr="00C64922" w14:paraId="6B73009E" w14:textId="77777777" w:rsidTr="004E29C8">
        <w:trPr>
          <w:cantSplit/>
          <w:trHeight w:val="1610"/>
        </w:trPr>
        <w:tc>
          <w:tcPr>
            <w:tcW w:w="3690" w:type="dxa"/>
            <w:tcBorders>
              <w:right w:val="nil"/>
            </w:tcBorders>
            <w:shd w:val="clear" w:color="auto" w:fill="FFFFFF"/>
          </w:tcPr>
          <w:p w14:paraId="2B52FF41" w14:textId="77777777" w:rsidR="00295A8B" w:rsidRPr="00D14360" w:rsidRDefault="00295A8B" w:rsidP="000B6222">
            <w:pPr>
              <w:rPr>
                <w:rFonts w:cs="Calibri Light"/>
                <w:b/>
                <w:bCs/>
              </w:rPr>
            </w:pPr>
            <w:r w:rsidRPr="00D14360">
              <w:rPr>
                <w:rFonts w:cs="Calibri Light"/>
                <w:b/>
                <w:bCs/>
              </w:rPr>
              <w:t>Advance Directive Observation (V4)</w:t>
            </w:r>
          </w:p>
          <w:p w14:paraId="2A1728FF"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558C83F2"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[observation: identifier urn:hl7ii:2.16.840.1.113883.10.20.22.4.48:2017-05-01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00254B4A"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rFonts w:cs="Calibri Light"/>
                <w:b/>
                <w:bCs/>
              </w:rPr>
            </w:pPr>
            <w:r w:rsidRPr="00D14360">
              <w:rPr>
                <w:rFonts w:cs="Calibri Light"/>
                <w:b/>
                <w:bCs/>
              </w:rPr>
              <w:t>Advance Directive Organizer (V3)</w:t>
            </w:r>
          </w:p>
          <w:p w14:paraId="2D8F5D5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FFCD953"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[organizer: identifier urn:hl7ii:2.16.840.1.113883.10.20.22.4.108:2017-05-01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14:paraId="3857E0F7" w14:textId="77777777" w:rsidR="00295A8B" w:rsidRPr="00D14360" w:rsidRDefault="00295A8B" w:rsidP="000B6222">
            <w:pPr>
              <w:rPr>
                <w:rFonts w:ascii="Calibri Light" w:hAnsi="Calibri Light" w:cs="Calibri Light"/>
              </w:rPr>
            </w:pPr>
          </w:p>
        </w:tc>
      </w:tr>
      <w:tr w:rsidR="00D14360" w:rsidRPr="00C64922" w14:paraId="67F5609A" w14:textId="77777777" w:rsidTr="004E29C8">
        <w:trPr>
          <w:cantSplit/>
        </w:trPr>
        <w:tc>
          <w:tcPr>
            <w:tcW w:w="3690" w:type="dxa"/>
            <w:tcBorders>
              <w:right w:val="nil"/>
            </w:tcBorders>
            <w:shd w:val="clear" w:color="auto" w:fill="FFFFFF"/>
          </w:tcPr>
          <w:p w14:paraId="1EDD4DB1" w14:textId="77777777" w:rsidR="00295A8B" w:rsidRPr="00D14360" w:rsidRDefault="00295A8B" w:rsidP="000B6222">
            <w:pPr>
              <w:rPr>
                <w:rFonts w:cs="Calibri Light"/>
                <w:b/>
                <w:iCs/>
              </w:rPr>
            </w:pPr>
            <w:r w:rsidRPr="00D14360">
              <w:rPr>
                <w:rFonts w:cs="Calibri Light"/>
                <w:b/>
                <w:iCs/>
              </w:rPr>
              <w:t>Obligation Instruction</w:t>
            </w:r>
          </w:p>
          <w:p w14:paraId="2AFA2FB5"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00254B4A"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rFonts w:cs="Calibri Light"/>
                <w:b/>
                <w:bCs/>
              </w:rPr>
            </w:pPr>
            <w:r w:rsidRPr="00D14360">
              <w:rPr>
                <w:rFonts w:cs="Calibri Light"/>
                <w:b/>
                <w:bCs/>
              </w:rPr>
              <w:lastRenderedPageBreak/>
              <w:t>Prohibition Instruction</w:t>
            </w:r>
          </w:p>
          <w:p w14:paraId="35A3560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14:paraId="531F0EE2" w14:textId="0BF07561" w:rsidR="009A427D" w:rsidRPr="00C64922" w:rsidRDefault="001B2929" w:rsidP="001B2929">
      <w:pPr>
        <w:pStyle w:val="Caption"/>
      </w:pPr>
      <w:bookmarkStart w:id="2406" w:name="_Toc118898852"/>
      <w:bookmarkStart w:id="2407" w:name="_Toc127519372"/>
      <w:bookmarkStart w:id="2408" w:name="_Toc119940056"/>
      <w:r w:rsidRPr="00C64922">
        <w:t xml:space="preserve">Table </w:t>
      </w:r>
      <w:r w:rsidR="008B59D0">
        <w:fldChar w:fldCharType="begin"/>
      </w:r>
      <w:r w:rsidR="008B59D0">
        <w:instrText xml:space="preserve"> SEQ Table \* ARABIC </w:instrText>
      </w:r>
      <w:r w:rsidR="008B59D0">
        <w:fldChar w:fldCharType="separate"/>
      </w:r>
      <w:del w:id="2409" w:author="Ballot Reconciliation" w:date="2023-03-09T09:31:00Z">
        <w:r w:rsidR="00F10C7C">
          <w:rPr>
            <w:noProof/>
          </w:rPr>
          <w:delText>67</w:delText>
        </w:r>
      </w:del>
      <w:ins w:id="2410" w:author="Ballot Reconciliation" w:date="2023-03-09T09:31:00Z">
        <w:r w:rsidR="00DC1072">
          <w:rPr>
            <w:noProof/>
          </w:rPr>
          <w:t>66</w:t>
        </w:r>
      </w:ins>
      <w:r w:rsidR="008B59D0">
        <w:rPr>
          <w:noProof/>
        </w:rPr>
        <w:fldChar w:fldCharType="end"/>
      </w:r>
      <w:r w:rsidRPr="00C64922">
        <w:t>: Summary of C-CDA Supplemental Templates for Advance Directives</w:t>
      </w:r>
      <w:r w:rsidRPr="00C64922">
        <w:rPr>
          <w:rStyle w:val="FootnoteReference"/>
        </w:rPr>
        <w:footnoteReference w:id="139"/>
      </w:r>
      <w:bookmarkEnd w:id="2406"/>
      <w:bookmarkEnd w:id="2407"/>
      <w:bookmarkEnd w:id="2408"/>
    </w:p>
    <w:p w14:paraId="698ACDDD" w14:textId="4C2E6B96" w:rsidR="009A427D" w:rsidRPr="00D14360" w:rsidRDefault="009A427D" w:rsidP="007770C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40"/>
      </w:r>
    </w:p>
    <w:p w14:paraId="0D08885B" w14:textId="2227FE4A" w:rsidR="009A427D" w:rsidRDefault="009A427D" w:rsidP="00C17F49">
      <w:pPr>
        <w:pStyle w:val="Heading3"/>
      </w:pPr>
      <w:bookmarkStart w:id="2411" w:name="_1b18vdo1j32p" w:colFirst="0" w:colLast="0"/>
      <w:bookmarkStart w:id="2412" w:name="_Toc10707530"/>
      <w:bookmarkStart w:id="2413" w:name="_Toc11043719"/>
      <w:bookmarkStart w:id="2414" w:name="_Toc11045643"/>
      <w:bookmarkStart w:id="2415" w:name="_Toc11219059"/>
      <w:bookmarkStart w:id="2416" w:name="_Toc11391314"/>
      <w:bookmarkStart w:id="2417" w:name="_Toc127519198"/>
      <w:bookmarkStart w:id="2418" w:name="_Toc119939881"/>
      <w:bookmarkEnd w:id="2411"/>
      <w:r w:rsidRPr="00C64922">
        <w:t xml:space="preserve">Quality </w:t>
      </w:r>
      <w:r w:rsidR="00F96C65">
        <w:t>Measure</w:t>
      </w:r>
      <w:bookmarkEnd w:id="2412"/>
      <w:bookmarkEnd w:id="2413"/>
      <w:bookmarkEnd w:id="2414"/>
      <w:bookmarkEnd w:id="2415"/>
      <w:bookmarkEnd w:id="2416"/>
      <w:bookmarkEnd w:id="2417"/>
      <w:bookmarkEnd w:id="2418"/>
    </w:p>
    <w:p w14:paraId="1B63C235" w14:textId="77777777" w:rsidR="006C03C8" w:rsidRPr="00D14360" w:rsidRDefault="006C03C8" w:rsidP="006C03C8">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41"/>
      </w:r>
      <w:r w:rsidRPr="00D14360">
        <w:rPr>
          <w:rFonts w:cs="Calibri"/>
          <w:color w:val="000000"/>
        </w:rPr>
        <w:t xml:space="preserve"> </w:t>
      </w:r>
      <w:r w:rsidRPr="00D14360">
        <w:rPr>
          <w:rFonts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14:paraId="5D1E391A" w14:textId="77777777" w:rsidR="006C03C8" w:rsidRDefault="006C03C8" w:rsidP="004E29C8">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A8B" w:rsidRPr="000447CF" w14:paraId="1E53A420" w14:textId="77777777" w:rsidTr="004E29C8">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64815636" w14:textId="77777777" w:rsidR="00295A8B" w:rsidRPr="00D14360" w:rsidRDefault="00295A8B" w:rsidP="000B6222">
            <w:pPr>
              <w:rPr>
                <w:rFonts w:cs="Calibri"/>
                <w:b/>
                <w:bCs/>
                <w:color w:val="FFFFFF"/>
              </w:rPr>
            </w:pPr>
            <w:r w:rsidRPr="00D14360">
              <w:rPr>
                <w:rFonts w:cs="Calibri"/>
                <w:b/>
                <w:bCs/>
                <w:color w:val="FFFFFF"/>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00295A8B" w:rsidRPr="000447CF" w14:paraId="5593040C" w14:textId="77777777" w:rsidTr="004E29C8">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HL7 QRDA Cat I, STU R5.1</w:t>
            </w:r>
          </w:p>
        </w:tc>
      </w:tr>
      <w:tr w:rsidR="00295A8B" w:rsidRPr="000447CF" w14:paraId="31086A3D" w14:textId="77777777" w:rsidTr="004E29C8">
        <w:trPr>
          <w:cantSplit/>
          <w:trHeight w:val="1826"/>
        </w:trPr>
        <w:tc>
          <w:tcPr>
            <w:tcW w:w="1457" w:type="dxa"/>
            <w:tcBorders>
              <w:right w:val="nil"/>
            </w:tcBorders>
            <w:shd w:val="clear" w:color="auto" w:fill="FFFFFF"/>
          </w:tcPr>
          <w:p w14:paraId="040F1BDA"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represents measure logic (i.e. denominators, numerators) by using negationInd in conjunction with the measure 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not suitable for formal quality reporting. Refer to QRDA1 and QRDA3 implementation guidance for more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00295A8B" w:rsidRPr="000447CF" w14:paraId="5E01D18E" w14:textId="77777777" w:rsidTr="004E29C8">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This is a discrete observation that has been made in order for it to be documented. Therefore, it always has a statusCode of “completed”.</w:t>
            </w:r>
          </w:p>
          <w:p w14:paraId="1DA85642" w14:textId="77777777" w:rsidR="00295A8B" w:rsidRPr="00D14360" w:rsidRDefault="00295A8B"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template does not include an effectiveTime element. See other considerations below.</w:t>
            </w:r>
          </w:p>
        </w:tc>
      </w:tr>
      <w:tr w:rsidR="00295A8B" w:rsidRPr="000447CF" w14:paraId="4E14BC52" w14:textId="77777777" w:rsidTr="004E29C8">
        <w:trPr>
          <w:cantSplit/>
          <w:trHeight w:val="359"/>
        </w:trPr>
        <w:tc>
          <w:tcPr>
            <w:tcW w:w="1457" w:type="dxa"/>
            <w:tcBorders>
              <w:top w:val="single" w:sz="4" w:space="0" w:color="4F81BD"/>
              <w:bottom w:val="single" w:sz="4" w:space="0" w:color="4472C4" w:themeColor="accent1"/>
              <w:right w:val="nil"/>
            </w:tcBorders>
            <w:shd w:val="clear" w:color="auto" w:fill="FFFFFF"/>
          </w:tcPr>
          <w:p w14:paraId="06D11B8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00295A8B" w:rsidRPr="000447CF" w14:paraId="6020667F"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2FC65BEC"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cBorders>
            <w:shd w:val="clear" w:color="auto" w:fill="auto"/>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(i.e.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Measures are referenced through externalAct reference to an externalDocument. The externalDocument/ids and version numbers are used to reference the measure.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4E29C8">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3194885A" w14:textId="17FB62C0"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66</w:t>
            </w:r>
            <w:r w:rsidR="00DC1072" w:rsidRPr="00254B4A">
              <w:rPr>
                <w:rFonts w:ascii="Calibri Light" w:hAnsi="Calibri Light" w:cs="Calibri Light"/>
              </w:rPr>
              <w:t>: QRDA1 measure section</w:t>
            </w:r>
            <w:r w:rsidRPr="00AD08FB">
              <w:rPr>
                <w:rFonts w:ascii="Calibri Light" w:hAnsi="Calibri Light" w:cs="Calibri Light"/>
              </w:rPr>
              <w:fldChar w:fldCharType="end"/>
            </w:r>
          </w:p>
        </w:tc>
      </w:tr>
      <w:tr w:rsidR="002517F2" w:rsidRPr="000447CF" w14:paraId="04E865AF" w14:textId="77777777" w:rsidTr="004E29C8">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rFonts w:cs="Calibri"/>
                <w:b/>
                <w:bCs/>
              </w:rPr>
            </w:pPr>
            <w:r>
              <w:rPr>
                <w:rFonts w:cs="Calibri"/>
                <w:b/>
                <w:bCs/>
              </w:rPr>
              <w:t>Reference</w:t>
            </w:r>
          </w:p>
        </w:tc>
        <w:tc>
          <w:tcPr>
            <w:tcW w:w="7898" w:type="dxa"/>
            <w:tcBorders>
              <w:top w:val="single" w:sz="4" w:space="0" w:color="4472C4"/>
              <w:bottom w:val="single" w:sz="4" w:space="0" w:color="4472C4"/>
            </w:tcBorders>
            <w:shd w:val="clear" w:color="auto" w:fill="auto"/>
          </w:tcPr>
          <w:p w14:paraId="376A5269" w14:textId="6FC19D33"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r:id="rId66" w:history="1">
              <w:r w:rsidRPr="00D14360">
                <w:rPr>
                  <w:rStyle w:val="Hyperlink"/>
                  <w:rFonts w:ascii="Calibri Light" w:hAnsi="Calibri Light" w:cs="Calibri Light"/>
                </w:rPr>
                <w:t>HL7 CDA Example Search</w:t>
              </w:r>
            </w:hyperlink>
          </w:p>
        </w:tc>
      </w:tr>
      <w:tr w:rsidR="004E29C8" w:rsidRPr="000447CF" w14:paraId="610FCAEE" w14:textId="77777777" w:rsidTr="004E29C8">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0510656D" w14:textId="71B89D65" w:rsidR="002517F2" w:rsidRPr="00D14360" w:rsidRDefault="008B59D0"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r:id="rId67" w:history="1">
              <w:r w:rsidR="002517F2" w:rsidRPr="00AD08FB">
                <w:rPr>
                  <w:rStyle w:val="Hyperlink"/>
                  <w:rFonts w:ascii="Calibri Light" w:hAnsi="Calibri Light" w:cs="Calibri Light"/>
                  <w:color w:val="000000"/>
                  <w:u w:val="none"/>
                </w:rPr>
                <w:t xml:space="preserve">How to represent </w:t>
              </w:r>
              <w:r w:rsidR="002517F2" w:rsidRPr="002517F2">
                <w:rPr>
                  <w:rStyle w:val="Hyperlink"/>
                  <w:rFonts w:ascii="Calibri Light" w:hAnsi="Calibri Light" w:cs="Calibri Light"/>
                </w:rPr>
                <w:t>“Quality Section”</w:t>
              </w:r>
            </w:hyperlink>
          </w:p>
        </w:tc>
      </w:tr>
    </w:tbl>
    <w:p w14:paraId="35E8FF7A" w14:textId="22D3D3AC" w:rsidR="00295A8B" w:rsidRDefault="00295A8B">
      <w:pPr>
        <w:pStyle w:val="Caption"/>
      </w:pPr>
      <w:bookmarkStart w:id="2419" w:name="_Toc118898853"/>
      <w:bookmarkStart w:id="2420" w:name="_Toc127519373"/>
      <w:bookmarkStart w:id="2421" w:name="_Toc119940057"/>
      <w:r>
        <w:t xml:space="preserve">Table </w:t>
      </w:r>
      <w:r w:rsidR="008B59D0">
        <w:fldChar w:fldCharType="begin"/>
      </w:r>
      <w:r w:rsidR="008B59D0">
        <w:instrText xml:space="preserve"> SEQ Table \* ARABIC </w:instrText>
      </w:r>
      <w:r w:rsidR="008B59D0">
        <w:fldChar w:fldCharType="separate"/>
      </w:r>
      <w:del w:id="2422" w:author="Ballot Reconciliation" w:date="2023-03-09T09:31:00Z">
        <w:r w:rsidR="00F10C7C">
          <w:rPr>
            <w:noProof/>
          </w:rPr>
          <w:delText>68</w:delText>
        </w:r>
      </w:del>
      <w:ins w:id="2423" w:author="Ballot Reconciliation" w:date="2023-03-09T09:31:00Z">
        <w:r w:rsidR="00DC1072">
          <w:rPr>
            <w:noProof/>
          </w:rPr>
          <w:t>67</w:t>
        </w:r>
      </w:ins>
      <w:r w:rsidR="008B59D0">
        <w:rPr>
          <w:noProof/>
        </w:rPr>
        <w:fldChar w:fldCharType="end"/>
      </w:r>
      <w:r>
        <w:t>: Measure Reference</w:t>
      </w:r>
      <w:r w:rsidR="00852DED">
        <w:t xml:space="preserve"> Template</w:t>
      </w:r>
      <w:bookmarkEnd w:id="2419"/>
      <w:bookmarkEnd w:id="2420"/>
      <w:bookmarkEnd w:id="2421"/>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not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07D823CE" w:rsidR="00B157E2" w:rsidRDefault="00B157E2" w:rsidP="00295A8B">
      <w:pPr>
        <w:pStyle w:val="Caption"/>
        <w:keepNext/>
        <w:spacing w:after="0"/>
      </w:pPr>
      <w:bookmarkStart w:id="2424" w:name="_Ref21925533"/>
      <w:bookmarkStart w:id="2425" w:name="_Toc118898786"/>
      <w:bookmarkStart w:id="2426" w:name="_Toc127519306"/>
      <w:bookmarkStart w:id="2427" w:name="_Toc119939989"/>
      <w:r>
        <w:t xml:space="preserve">Example </w:t>
      </w:r>
      <w:r w:rsidR="008B59D0">
        <w:fldChar w:fldCharType="begin"/>
      </w:r>
      <w:r w:rsidR="008B59D0">
        <w:instrText xml:space="preserve"> SEQ Example \* ARABIC </w:instrText>
      </w:r>
      <w:r w:rsidR="008B59D0">
        <w:fldChar w:fldCharType="separate"/>
      </w:r>
      <w:r w:rsidR="00DC1072">
        <w:rPr>
          <w:noProof/>
        </w:rPr>
        <w:t>66</w:t>
      </w:r>
      <w:r w:rsidR="008B59D0">
        <w:rPr>
          <w:noProof/>
        </w:rPr>
        <w:fldChar w:fldCharType="end"/>
      </w:r>
      <w:r>
        <w:t xml:space="preserve">: </w:t>
      </w:r>
      <w:r w:rsidRPr="009C04C6">
        <w:t>QRDA1 measure section</w:t>
      </w:r>
      <w:bookmarkEnd w:id="2424"/>
      <w:bookmarkEnd w:id="2425"/>
      <w:bookmarkEnd w:id="2426"/>
      <w:bookmarkEnd w:id="24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C03C8" w14:paraId="6836A74A" w14:textId="77777777" w:rsidTr="00A34190">
        <w:tc>
          <w:tcPr>
            <w:tcW w:w="9576"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id="2428" w:name="_Hlk88141157"/>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--&gt;</w:t>
            </w:r>
          </w:p>
          <w:p w14:paraId="35872EEC" w14:textId="6A2DBAB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QDM --&gt;</w:t>
            </w:r>
          </w:p>
          <w:p w14:paraId="47E1A97B" w14:textId="6054BF4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372FBE15" w14:textId="078696D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55186-1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F7391D">
              <w:rPr>
                <w:rFonts w:ascii="Courier New" w:hAnsi="Courier New" w:cs="Courier New"/>
                <w:color w:val="000000"/>
                <w:sz w:val="16"/>
                <w:szCs w:val="16"/>
              </w:rPr>
              <w:t>"</w:t>
            </w:r>
          </w:p>
          <w:p w14:paraId="3D9C02C5" w14:textId="7839553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4DA9110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100</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&lt;th&gt;Measure&lt;/th&gt;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&lt;th&gt;Compliance Period&lt;/th&gt;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&lt;th&gt;Denominator&lt;/th&gt;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&lt;th&gt;Numerator&lt;/th&gt;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&lt;th&gt;Exclusion&lt;/th&gt;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&lt;th&gt;Outcome&lt;/th&gt;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474146F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classCode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CLUSTER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24626BA" w14:textId="1B43035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8489605" w14:textId="7533E1D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3B01F99" w14:textId="779616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14:paraId="240E0031" w14:textId="389C71D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completed</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14:paraId="143563F8" w14:textId="4CD48AF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REFR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F48EF9E" w14:textId="1329299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 classCode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moodCode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uuid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14:paraId="1C604C1A" w14:textId="48B5491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14:paraId="35545165" w14:textId="067A959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7EC36242" w14:textId="67AB03B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57024-2</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9A0DD6">
              <w:rPr>
                <w:rFonts w:ascii="Courier New" w:hAnsi="Courier New" w:cs="Courier New"/>
                <w:color w:val="000000"/>
                <w:sz w:val="16"/>
                <w:szCs w:val="16"/>
              </w:rPr>
              <w:t>"</w:t>
            </w:r>
          </w:p>
          <w:p w14:paraId="289D84A0" w14:textId="7323E58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252D981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2D0FC60B"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ACT</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D0CEF7" w14:textId="43DC55A1"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6A0B7C3" w14:textId="1833F310"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EB6B279" w14:textId="66CE3616"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252116004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14:paraId="11E97E89" w14:textId="765B3BFE"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14:paraId="3034AE56" w14:textId="4AFA14DD"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14:paraId="53C34FE3" w14:textId="2065EFD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negationInd="false"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negationInd="true"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Since this patient is in the denominator, negationInd is set to false --&gt;</w:t>
            </w:r>
          </w:p>
          <w:p w14:paraId="6EBB371E" w14:textId="1287075C"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false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F3E7036" w14:textId="5381BDF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14:paraId="39639A44" w14:textId="24C7AAD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3D21E397" w14:textId="5AC9D87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5824FD3B" w14:textId="6127343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denominator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E13B76C" w14:textId="66BA8F7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706ECA" w14:textId="7A8D36A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uuid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14:paraId="1F946E34" w14:textId="61FBA10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negationInd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14:paraId="0BC76BBF" w14:textId="07092FD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true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C7D2831" w14:textId="1EAC3E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687BEDA3" w14:textId="29911F6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88092" w14:textId="7864787E"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F4952A1" w14:textId="3C622A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AF3D26B" w14:textId="72DAEA4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6DC03E1" w14:textId="6C5C2A9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303E4" w:rsidR="00894F9B" w:rsidRPr="00A34190" w:rsidRDefault="00A34190" w:rsidP="00C17F49">
      <w:pPr>
        <w:pStyle w:val="Heading3"/>
        <w:rPr>
          <w:highlight w:val="yellow"/>
        </w:rPr>
      </w:pPr>
      <w:bookmarkStart w:id="2429" w:name="_qp8tez6rxgxy" w:colFirst="0" w:colLast="0"/>
      <w:bookmarkStart w:id="2430" w:name="_Toc129175356"/>
      <w:bookmarkEnd w:id="2428"/>
      <w:bookmarkEnd w:id="2429"/>
      <w:ins w:id="2431" w:author="Gay Dolin" w:date="2023-03-09T13:15:00Z">
        <w:r w:rsidRPr="009D3729">
          <w:rPr>
            <w:highlight w:val="yellow"/>
          </w:rPr>
          <w:lastRenderedPageBreak/>
          <w:t xml:space="preserve">Use of Indication Versus Reason </w:t>
        </w:r>
        <w:commentRangeStart w:id="2432"/>
        <w:r w:rsidRPr="009D3729">
          <w:rPr>
            <w:highlight w:val="yellow"/>
          </w:rPr>
          <w:t>Templates</w:t>
        </w:r>
      </w:ins>
      <w:bookmarkEnd w:id="2430"/>
      <w:commentRangeEnd w:id="2432"/>
      <w:ins w:id="2433" w:author="Gay Dolin" w:date="2023-03-09T13:18:00Z">
        <w:r>
          <w:rPr>
            <w:rStyle w:val="CommentReference"/>
            <w:rFonts w:cs="Times New Roman"/>
            <w:b w:val="0"/>
            <w:color w:val="auto"/>
          </w:rPr>
          <w:commentReference w:id="2432"/>
        </w:r>
      </w:ins>
    </w:p>
    <w:p w14:paraId="6515B534" w14:textId="7C016029" w:rsidR="00A34190" w:rsidRDefault="00A34190" w:rsidP="00A34190">
      <w:pPr>
        <w:ind w:left="360"/>
        <w:rPr>
          <w:ins w:id="2434" w:author="Gay Dolin" w:date="2023-03-09T13:15:00Z"/>
        </w:rPr>
      </w:pPr>
      <w:ins w:id="2435" w:author="Gay Dolin" w:date="2023-03-09T13:15:00Z">
        <w:r w:rsidRPr="000671C7">
          <w:t>In certain situations, clinicians need to record</w:t>
        </w:r>
        <w:r>
          <w:t xml:space="preserve"> </w:t>
        </w:r>
      </w:ins>
      <w:ins w:id="2436" w:author="Gay Dolin" w:date="2023-03-09T13:16:00Z">
        <w:r>
          <w:t xml:space="preserve">why </w:t>
        </w:r>
        <w:r w:rsidRPr="000671C7">
          <w:t>something</w:t>
        </w:r>
      </w:ins>
      <w:ins w:id="2437" w:author="Gay Dolin" w:date="2023-03-09T13:15:00Z">
        <w:r w:rsidRPr="000671C7">
          <w:t xml:space="preserve"> was or was not done. C-CDA provides three methods to record this information: </w:t>
        </w:r>
      </w:ins>
    </w:p>
    <w:p w14:paraId="0CD56A3B" w14:textId="77777777" w:rsidR="00A34190" w:rsidRDefault="00A34190" w:rsidP="00A34190">
      <w:pPr>
        <w:pStyle w:val="ListParagraph"/>
        <w:numPr>
          <w:ilvl w:val="0"/>
          <w:numId w:val="73"/>
        </w:numPr>
        <w:rPr>
          <w:ins w:id="2438" w:author="Gay Dolin" w:date="2023-03-09T13:15:00Z"/>
        </w:rPr>
      </w:pPr>
      <w:ins w:id="2439" w:author="Gay Dolin" w:date="2023-03-09T13:15:00Z">
        <w:r w:rsidRPr="00170BB3">
          <w:t>Indication (V3) observation2.16.840.1.113883.10.20.22.4.19</w:t>
        </w:r>
        <w:r>
          <w:t xml:space="preserve"> template is used to describe the problem or diagnosis that is the reason for an action, such as an encounter order or occurrence, a medication administration, or an ordered or performed procedure. </w:t>
        </w:r>
      </w:ins>
    </w:p>
    <w:p w14:paraId="725900D8" w14:textId="77777777" w:rsidR="00A34190" w:rsidRDefault="00A34190" w:rsidP="00A34190">
      <w:pPr>
        <w:pStyle w:val="ListParagraph"/>
        <w:numPr>
          <w:ilvl w:val="0"/>
          <w:numId w:val="73"/>
        </w:numPr>
        <w:rPr>
          <w:ins w:id="2440" w:author="Gay Dolin" w:date="2023-03-09T13:15:00Z"/>
        </w:rPr>
      </w:pPr>
      <w:ins w:id="2441" w:author="Gay Dolin" w:date="2023-03-09T13:15:00Z">
        <w:r>
          <w:t>The Reason 2.16.840.1.113883.10.20.24.3.88 template is used to represent the justification for an action or for not performing an action such as a patient refusal, system malfunction or change, or other non-problem/diagnosis medical-related reasons.</w:t>
        </w:r>
      </w:ins>
    </w:p>
    <w:p w14:paraId="5B824D23" w14:textId="77777777" w:rsidR="00A34190" w:rsidRDefault="00A34190" w:rsidP="00A34190">
      <w:pPr>
        <w:pStyle w:val="ListParagraph"/>
        <w:numPr>
          <w:ilvl w:val="0"/>
          <w:numId w:val="73"/>
        </w:numPr>
        <w:rPr>
          <w:ins w:id="2442" w:author="Gay Dolin" w:date="2023-03-09T13:15:00Z"/>
        </w:rPr>
      </w:pPr>
      <w:ins w:id="2443" w:author="Gay Dolin" w:date="2023-03-09T13:15:00Z">
        <w:r>
          <w:t>The Immunization Refusal Reason 2.16.840.1.113883.10.20.22.4.53 template is used to represent the rationale for the patient declining an immunization as the value set is crafted for the immunization use case.</w:t>
        </w:r>
      </w:ins>
    </w:p>
    <w:p w14:paraId="4A54E456" w14:textId="77777777" w:rsidR="00894F9B" w:rsidRPr="00D14360" w:rsidRDefault="00894F9B">
      <w:pPr>
        <w:spacing w:line="276" w:lineRule="auto"/>
        <w:rPr>
          <w:rFonts w:cs="Calibri"/>
        </w:rPr>
      </w:pPr>
      <w:r w:rsidRPr="00D14360">
        <w:rPr>
          <w:rFonts w:cs="Calibri"/>
        </w:rPr>
        <w:br w:type="page"/>
      </w:r>
    </w:p>
    <w:p w14:paraId="727C1B55" w14:textId="5CB749C7" w:rsidR="001E7AE2" w:rsidRPr="00A61A3F" w:rsidRDefault="001E7AE2" w:rsidP="001E7AE2">
      <w:pPr>
        <w:pStyle w:val="Heading1"/>
      </w:pPr>
      <w:bookmarkStart w:id="2444" w:name="_Toc15469475"/>
      <w:bookmarkStart w:id="2445" w:name="_Toc15479923"/>
      <w:bookmarkStart w:id="2446" w:name="_Toc18495106"/>
      <w:bookmarkStart w:id="2447" w:name="_Toc19870337"/>
      <w:bookmarkStart w:id="2448" w:name="_Toc20481029"/>
      <w:bookmarkStart w:id="2449" w:name="_Toc21529560"/>
      <w:bookmarkStart w:id="2450" w:name="_Toc21691613"/>
      <w:bookmarkStart w:id="2451" w:name="_Toc21845797"/>
      <w:bookmarkStart w:id="2452" w:name="_Toc21852038"/>
      <w:bookmarkStart w:id="2453" w:name="_Toc21872005"/>
      <w:bookmarkStart w:id="2454" w:name="_Toc21872461"/>
      <w:bookmarkStart w:id="2455" w:name="_Toc21880233"/>
      <w:bookmarkStart w:id="2456" w:name="_Toc21890063"/>
      <w:bookmarkStart w:id="2457" w:name="_Toc21894207"/>
      <w:bookmarkStart w:id="2458" w:name="_Toc21898133"/>
      <w:bookmarkStart w:id="2459" w:name="_Toc21926881"/>
      <w:bookmarkStart w:id="2460" w:name="_r1vdx1jpblbb" w:colFirst="0" w:colLast="0"/>
      <w:bookmarkStart w:id="2461" w:name="_yazntvt0rv2h" w:colFirst="0" w:colLast="0"/>
      <w:bookmarkStart w:id="2462" w:name="_rjefff" w:colFirst="0" w:colLast="0"/>
      <w:bookmarkStart w:id="2463" w:name="_Resources"/>
      <w:bookmarkStart w:id="2464" w:name="_Toc127519199"/>
      <w:bookmarkStart w:id="2465" w:name="_Toc119939882"/>
      <w:bookmarkStart w:id="2466" w:name="_Toc11043723"/>
      <w:bookmarkStart w:id="2467" w:name="_Toc11045646"/>
      <w:bookmarkStart w:id="2468" w:name="_Toc11219062"/>
      <w:bookmarkStart w:id="2469" w:name="_Toc11391316"/>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r w:rsidRPr="00A61A3F">
        <w:lastRenderedPageBreak/>
        <w:t>USCDI Guidance</w:t>
      </w:r>
      <w:bookmarkEnd w:id="2464"/>
      <w:bookmarkEnd w:id="2465"/>
    </w:p>
    <w:p w14:paraId="7E963B05" w14:textId="75A8CF25" w:rsidR="0061472A" w:rsidRDefault="0061472A" w:rsidP="0061472A">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42"/>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14:paraId="35F4870A" w14:textId="57FDBADA" w:rsidR="0061472A" w:rsidRPr="00907779" w:rsidRDefault="0061472A" w:rsidP="0061472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14:paraId="4C0D1D0D" w14:textId="3BF61589" w:rsidR="004227C3" w:rsidRPr="00A61A3F" w:rsidRDefault="00BE344B" w:rsidP="003E2C96">
      <w:pPr>
        <w:pStyle w:val="Heading2"/>
      </w:pPr>
      <w:r>
        <w:t xml:space="preserve"> </w:t>
      </w:r>
      <w:bookmarkStart w:id="2472" w:name="_Toc127519200"/>
      <w:bookmarkStart w:id="2473" w:name="_Toc119939883"/>
      <w:r w:rsidRPr="00A61A3F">
        <w:t>General USCDI Guidance</w:t>
      </w:r>
      <w:bookmarkEnd w:id="2472"/>
      <w:bookmarkEnd w:id="2473"/>
    </w:p>
    <w:p w14:paraId="6AA50887" w14:textId="3E0003A7" w:rsidR="0061472A" w:rsidRPr="00907779" w:rsidRDefault="0061472A" w:rsidP="00907779">
      <w:r w:rsidRPr="00907779">
        <w:t>This section contains high level guidance that applies across USCDI Data Classes and Data Elements.</w:t>
      </w:r>
    </w:p>
    <w:p w14:paraId="6FB66FCC" w14:textId="6A8D5C5A" w:rsidR="006D37FA" w:rsidRPr="00A61A3F" w:rsidRDefault="006D37FA" w:rsidP="00C17F49">
      <w:pPr>
        <w:pStyle w:val="Heading3"/>
      </w:pPr>
      <w:bookmarkStart w:id="2474" w:name="_Toc119939884"/>
      <w:bookmarkStart w:id="2475" w:name="_Toc127519201"/>
      <w:r w:rsidRPr="00A61A3F">
        <w:t>Best Practices for Implementing Templates revised to support USCDI v2</w:t>
      </w:r>
      <w:bookmarkEnd w:id="2474"/>
      <w:ins w:id="2476" w:author="Ballot Reconciliation" w:date="2023-03-09T09:31:00Z">
        <w:r w:rsidR="00014F96">
          <w:t xml:space="preserve"> </w:t>
        </w:r>
        <w:commentRangeStart w:id="2477"/>
        <w:r w:rsidR="00014F96">
          <w:t>and v3</w:t>
        </w:r>
      </w:ins>
      <w:bookmarkEnd w:id="2475"/>
      <w:commentRangeEnd w:id="2477"/>
      <w:r w:rsidR="004E29C8">
        <w:rPr>
          <w:rStyle w:val="CommentReference"/>
          <w:rFonts w:cs="Times New Roman"/>
          <w:b w:val="0"/>
          <w:color w:val="auto"/>
        </w:rPr>
        <w:commentReference w:id="2477"/>
      </w:r>
    </w:p>
    <w:p w14:paraId="64D62CFB" w14:textId="336C2143" w:rsidR="006D37FA" w:rsidRPr="00E34357" w:rsidRDefault="00FE0A60" w:rsidP="006D37FA">
      <w:pPr>
        <w:rPr>
          <w:rFonts w:asciiTheme="minorHAnsi" w:hAnsiTheme="minorHAnsi" w:cstheme="minorHAnsi"/>
        </w:rPr>
      </w:pPr>
      <w:r w:rsidRPr="00E34357">
        <w:rPr>
          <w:rFonts w:asciiTheme="minorHAnsi" w:hAnsiTheme="minorHAnsi" w:cstheme="minorHAnsi"/>
        </w:rPr>
        <w:t xml:space="preserve">See Section </w:t>
      </w:r>
      <w:commentRangeStart w:id="2478"/>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DC1072">
        <w:rPr>
          <w:rFonts w:asciiTheme="minorHAnsi" w:hAnsiTheme="minorHAnsi" w:cstheme="minorHAnsi"/>
        </w:rPr>
        <w:t>4.</w:t>
      </w:r>
      <w:del w:id="2479" w:author="Ballot Reconciliation" w:date="2023-03-09T09:31:00Z">
        <w:r w:rsidR="00F10C7C">
          <w:rPr>
            <w:rFonts w:asciiTheme="minorHAnsi" w:hAnsiTheme="minorHAnsi" w:cstheme="minorHAnsi"/>
          </w:rPr>
          <w:delText>2.2</w:delText>
        </w:r>
      </w:del>
      <w:ins w:id="2480" w:author="Ballot Reconciliation" w:date="2023-03-09T09:31:00Z">
        <w:r w:rsidR="00DC1072">
          <w:rPr>
            <w:rFonts w:asciiTheme="minorHAnsi" w:hAnsiTheme="minorHAnsi" w:cstheme="minorHAnsi"/>
          </w:rPr>
          <w:t>1.5</w:t>
        </w:r>
      </w:ins>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t>
      </w:r>
      <w:commentRangeEnd w:id="2478"/>
      <w:r w:rsidR="00843E43">
        <w:rPr>
          <w:rStyle w:val="CommentReference"/>
        </w:rPr>
        <w:commentReference w:id="2478"/>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DC1072" w:rsidRPr="00254B4A">
        <w:rPr>
          <w:rFonts w:asciiTheme="minorHAnsi" w:hAnsiTheme="minorHAnsi" w:cstheme="minorHAnsi"/>
        </w:rPr>
        <w:t>Declaring Section Template Conformance</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which includes a subsection on best practices for including templateIds when using new or revised templates supporting USCDI v2</w:t>
      </w:r>
      <w:ins w:id="2481" w:author="Ballot Reconciliation" w:date="2023-03-09T09:31:00Z">
        <w:r w:rsidR="00014F96">
          <w:rPr>
            <w:rFonts w:asciiTheme="minorHAnsi" w:hAnsiTheme="minorHAnsi" w:cstheme="minorHAnsi"/>
          </w:rPr>
          <w:t xml:space="preserve"> </w:t>
        </w:r>
        <w:commentRangeStart w:id="2482"/>
        <w:r w:rsidR="00014F96">
          <w:rPr>
            <w:rFonts w:asciiTheme="minorHAnsi" w:hAnsiTheme="minorHAnsi" w:cstheme="minorHAnsi"/>
          </w:rPr>
          <w:t>and v3</w:t>
        </w:r>
      </w:ins>
      <w:commentRangeEnd w:id="2482"/>
      <w:r w:rsidR="004E29C8">
        <w:rPr>
          <w:rStyle w:val="CommentReference"/>
        </w:rPr>
        <w:commentReference w:id="2482"/>
      </w:r>
      <w:r w:rsidR="00EE3C21" w:rsidRPr="00E34357">
        <w:rPr>
          <w:rFonts w:asciiTheme="minorHAnsi" w:hAnsiTheme="minorHAnsi" w:cstheme="minorHAnsi"/>
        </w:rPr>
        <w:t>.</w:t>
      </w:r>
    </w:p>
    <w:p w14:paraId="62E31AC3" w14:textId="3CF720E9" w:rsidR="0046756C" w:rsidRPr="00A61A3F" w:rsidRDefault="00E35DE6" w:rsidP="00C17F49">
      <w:pPr>
        <w:pStyle w:val="Heading3"/>
      </w:pPr>
      <w:bookmarkStart w:id="2483" w:name="_Ref88487492"/>
      <w:bookmarkStart w:id="2484" w:name="_Ref88487494"/>
      <w:bookmarkStart w:id="2485" w:name="_Toc127519202"/>
      <w:bookmarkStart w:id="2486" w:name="_Toc119939885"/>
      <w:r w:rsidRPr="00A61A3F">
        <w:t>Social Determinant of Health Vocabulary</w:t>
      </w:r>
      <w:r w:rsidR="00F21F93" w:rsidRPr="00A61A3F">
        <w:t xml:space="preserve"> Design Notes</w:t>
      </w:r>
      <w:bookmarkEnd w:id="2483"/>
      <w:bookmarkEnd w:id="2484"/>
      <w:bookmarkEnd w:id="2485"/>
      <w:bookmarkEnd w:id="2486"/>
    </w:p>
    <w:p w14:paraId="6CF26175" w14:textId="73CE49CC" w:rsidR="00E14386" w:rsidRPr="00A61A1E" w:rsidRDefault="00E14386" w:rsidP="00E14386">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r:id="rId68" w:anchor="uscdi-v2" w:history="1">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w:t>
      </w:r>
      <w:r w:rsidR="00576BB3">
        <w:rPr>
          <w:rFonts w:asciiTheme="minorHAnsi" w:hAnsiTheme="minorHAnsi" w:cstheme="minorHAnsi"/>
          <w:color w:val="000000"/>
        </w:rPr>
        <w:t>d</w:t>
      </w:r>
      <w:r w:rsidRPr="00A61A1E">
        <w:rPr>
          <w:rFonts w:asciiTheme="minorHAnsi" w:hAnsiTheme="minorHAnsi" w:cstheme="minorHAnsi"/>
          <w:color w:val="000000"/>
        </w:rPr>
        <w:t xml:space="preserve"> several social determinants of health concepts, including problems, goals, procedures, and service requests. The </w:t>
      </w:r>
      <w:hyperlink r:id="rId69" w:history="1">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00BC180C" w:rsidRPr="00BC180C">
        <w:rPr>
          <w:rFonts w:asciiTheme="minorHAnsi" w:hAnsiTheme="minorHAnsi" w:cstheme="minorHAnsi"/>
          <w:color w:val="000000"/>
        </w:rPr>
        <w:t xml:space="preserve">improve how we use and share information on social determinants of </w:t>
      </w:r>
      <w:r w:rsidR="00576BB3" w:rsidRPr="00BC180C">
        <w:rPr>
          <w:rFonts w:asciiTheme="minorHAnsi" w:hAnsiTheme="minorHAnsi" w:cstheme="minorHAnsi"/>
          <w:color w:val="000000"/>
        </w:rPr>
        <w:t>health</w:t>
      </w:r>
      <w:r w:rsidR="00576BB3">
        <w:rPr>
          <w:rFonts w:asciiTheme="minorHAnsi" w:hAnsiTheme="minorHAnsi" w:cstheme="minorHAnsi"/>
          <w:color w:val="000000"/>
        </w:rPr>
        <w:t xml:space="preserve"> and</w:t>
      </w:r>
      <w:r w:rsidR="0060039F">
        <w:rPr>
          <w:rFonts w:asciiTheme="minorHAnsi" w:hAnsiTheme="minorHAnsi" w:cstheme="minorHAnsi"/>
          <w:color w:val="000000"/>
        </w:rPr>
        <w:t xml:space="preserve">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14:paraId="63B8011C" w14:textId="067E9987" w:rsidR="00AE51D5" w:rsidRDefault="0060039F" w:rsidP="00AE51D5">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14:paraId="536F7B25" w14:textId="685F8825" w:rsidR="00E14386" w:rsidRPr="00A61A1E" w:rsidRDefault="008B59D0">
      <w:pPr>
        <w:pStyle w:val="NormalWeb"/>
        <w:numPr>
          <w:ilvl w:val="0"/>
          <w:numId w:val="40"/>
        </w:numPr>
        <w:spacing w:before="240" w:beforeAutospacing="0" w:after="0" w:afterAutospacing="0"/>
        <w:textAlignment w:val="baseline"/>
        <w:rPr>
          <w:rFonts w:asciiTheme="minorHAnsi" w:hAnsiTheme="minorHAnsi" w:cstheme="minorHAnsi"/>
          <w:color w:val="000000"/>
        </w:rPr>
      </w:pPr>
      <w:hyperlink r:id="rId70" w:history="1">
        <w:r w:rsidR="00E14386" w:rsidRPr="00A61A1E">
          <w:rPr>
            <w:rStyle w:val="Hyperlink"/>
            <w:rFonts w:asciiTheme="minorHAnsi" w:hAnsiTheme="minorHAnsi" w:cstheme="minorHAnsi"/>
            <w:color w:val="1155CC"/>
          </w:rPr>
          <w:t>Social Determinants of Health Conditions Value Set</w:t>
        </w:r>
      </w:hyperlink>
    </w:p>
    <w:p w14:paraId="76D41CBF" w14:textId="33F6DA2B" w:rsidR="00E14386" w:rsidRPr="00A61A1E" w:rsidRDefault="008B59D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71" w:history="1">
        <w:r w:rsidR="00E14386" w:rsidRPr="00A61A1E">
          <w:rPr>
            <w:rStyle w:val="Hyperlink"/>
            <w:rFonts w:asciiTheme="minorHAnsi" w:hAnsiTheme="minorHAnsi" w:cstheme="minorHAnsi"/>
            <w:color w:val="1155CC"/>
          </w:rPr>
          <w:t>Social Determinants of Health Procedures Value Set</w:t>
        </w:r>
      </w:hyperlink>
    </w:p>
    <w:p w14:paraId="425FB137" w14:textId="201C7E96" w:rsidR="00E14386" w:rsidRPr="00A61A1E" w:rsidRDefault="008B59D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72" w:history="1">
        <w:r w:rsidR="00E14386" w:rsidRPr="00A61A1E">
          <w:rPr>
            <w:rStyle w:val="Hyperlink"/>
            <w:rFonts w:asciiTheme="minorHAnsi" w:hAnsiTheme="minorHAnsi" w:cstheme="minorHAnsi"/>
            <w:color w:val="1155CC"/>
          </w:rPr>
          <w:t>Social Determinants of Health Goals Value Set</w:t>
        </w:r>
      </w:hyperlink>
    </w:p>
    <w:p w14:paraId="6C1E5F1F" w14:textId="0031079A" w:rsidR="00E14386" w:rsidRPr="00A61A1E" w:rsidRDefault="008B59D0">
      <w:pPr>
        <w:pStyle w:val="NormalWeb"/>
        <w:numPr>
          <w:ilvl w:val="0"/>
          <w:numId w:val="39"/>
        </w:numPr>
        <w:spacing w:before="0" w:beforeAutospacing="0" w:after="240" w:afterAutospacing="0"/>
        <w:textAlignment w:val="baseline"/>
        <w:rPr>
          <w:rFonts w:asciiTheme="minorHAnsi" w:hAnsiTheme="minorHAnsi" w:cstheme="minorHAnsi"/>
          <w:color w:val="000000"/>
        </w:rPr>
      </w:pPr>
      <w:hyperlink r:id="rId73" w:history="1">
        <w:r w:rsidR="00E14386" w:rsidRPr="00A61A1E">
          <w:rPr>
            <w:rStyle w:val="Hyperlink"/>
            <w:rFonts w:asciiTheme="minorHAnsi" w:hAnsiTheme="minorHAnsi" w:cstheme="minorHAnsi"/>
            <w:color w:val="1155CC"/>
          </w:rPr>
          <w:t>Social Determinants of Health Service Requests Value Set</w:t>
        </w:r>
      </w:hyperlink>
      <w:r w:rsidR="00E14386" w:rsidRPr="00A61A1E">
        <w:rPr>
          <w:rFonts w:asciiTheme="minorHAnsi" w:hAnsiTheme="minorHAnsi" w:cstheme="minorHAnsi"/>
          <w:color w:val="000000"/>
        </w:rPr>
        <w:t xml:space="preserve"> (Used in the Planned Procedure Template)</w:t>
      </w:r>
    </w:p>
    <w:p w14:paraId="79698B71" w14:textId="12CE9F95" w:rsidR="00C51F26" w:rsidRPr="00A61A1E" w:rsidRDefault="00983878" w:rsidP="00C51F26">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00E2204F" w:rsidRPr="00A61A1E">
        <w:rPr>
          <w:rFonts w:asciiTheme="minorHAnsi" w:hAnsiTheme="minorHAnsi" w:cstheme="minorHAnsi"/>
          <w:color w:val="000000"/>
        </w:rPr>
        <w:t xml:space="preserve"> C-CDA Problem Observation</w:t>
      </w:r>
      <w:r w:rsidR="002E2C5B" w:rsidRPr="00A61A1E">
        <w:rPr>
          <w:rFonts w:asciiTheme="minorHAnsi" w:hAnsiTheme="minorHAnsi" w:cstheme="minorHAnsi"/>
          <w:color w:val="000000"/>
        </w:rPr>
        <w:t xml:space="preserve"> template</w:t>
      </w:r>
      <w:r w:rsidR="006F6DBC" w:rsidRPr="00A61A1E">
        <w:rPr>
          <w:rFonts w:asciiTheme="minorHAnsi" w:hAnsiTheme="minorHAnsi" w:cstheme="minorHAnsi"/>
          <w:color w:val="000000"/>
        </w:rPr>
        <w:t>.</w:t>
      </w:r>
    </w:p>
    <w:p w14:paraId="6142BD66" w14:textId="2250E31D" w:rsidR="00E14386" w:rsidRDefault="00E14386" w:rsidP="00E14386">
      <w:pPr>
        <w:pStyle w:val="Caption"/>
        <w:keepNext/>
      </w:pPr>
      <w:bookmarkStart w:id="2487" w:name="_Toc127519239"/>
      <w:bookmarkStart w:id="2488" w:name="_Toc119939922"/>
      <w:r>
        <w:lastRenderedPageBreak/>
        <w:t xml:space="preserve">Figure </w:t>
      </w:r>
      <w:r w:rsidR="008B59D0">
        <w:fldChar w:fldCharType="begin"/>
      </w:r>
      <w:r w:rsidR="008B59D0">
        <w:instrText xml:space="preserve"> SEQ Figure \* ARABIC </w:instrText>
      </w:r>
      <w:r w:rsidR="008B59D0">
        <w:fldChar w:fldCharType="separate"/>
      </w:r>
      <w:r w:rsidR="00DC1072">
        <w:rPr>
          <w:noProof/>
        </w:rPr>
        <w:t>8</w:t>
      </w:r>
      <w:r w:rsidR="008B59D0">
        <w:rPr>
          <w:noProof/>
        </w:rPr>
        <w:fldChar w:fldCharType="end"/>
      </w:r>
      <w:r>
        <w:t>: Example of SDOH Grouping Value set in VSAC (Conditions)</w:t>
      </w:r>
      <w:bookmarkEnd w:id="2487"/>
      <w:bookmarkEnd w:id="2488"/>
    </w:p>
    <w:p w14:paraId="76EC9F2D" w14:textId="76B30058" w:rsidR="00E14386" w:rsidRDefault="00E14386" w:rsidP="00E14386">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14:paraId="6DDE0FA9" w14:textId="244C6519" w:rsidR="00085AB9" w:rsidRDefault="007C663A" w:rsidP="006B2604">
      <w:pPr>
        <w:keepNext/>
        <w:widowControl w:val="0"/>
      </w:pPr>
      <w:r>
        <w:t>As Gravity did not focus upon detailed work information, such concepts are not included in this value set. F</w:t>
      </w:r>
      <w:r w:rsidR="00C77DD8" w:rsidRPr="00C77DD8">
        <w:t>or communicating detailed observations related to an individual’s work information, implementers can consider utilizing the templates in the C-CDA 2.1 Supplemental Templates for Occupational Data for Health implementation guide.</w:t>
      </w:r>
    </w:p>
    <w:p w14:paraId="1221C733" w14:textId="77777777" w:rsidR="000B21DE" w:rsidRPr="000B21DE" w:rsidRDefault="000B21DE" w:rsidP="00F21F93"/>
    <w:p w14:paraId="6CC29846" w14:textId="6CF09C8D" w:rsidR="004E13CD" w:rsidRPr="00A61A3F" w:rsidRDefault="004E13CD" w:rsidP="003E2C96">
      <w:pPr>
        <w:pStyle w:val="Heading2"/>
      </w:pPr>
      <w:bookmarkStart w:id="2489" w:name="_Toc127519203"/>
      <w:bookmarkStart w:id="2490" w:name="_Toc119939886"/>
      <w:r w:rsidRPr="00A61A3F">
        <w:t>USCDI Data Class and Data Element Guidance</w:t>
      </w:r>
      <w:bookmarkEnd w:id="2489"/>
      <w:bookmarkEnd w:id="2490"/>
    </w:p>
    <w:p w14:paraId="65B2CE06" w14:textId="69FC45F5" w:rsidR="004E13CD" w:rsidRPr="00A61A1E" w:rsidRDefault="004E13CD" w:rsidP="004E13CD">
      <w:pPr>
        <w:rPr>
          <w:rFonts w:asciiTheme="minorHAnsi" w:hAnsiTheme="minorHAnsi" w:cstheme="minorHAnsi"/>
        </w:rPr>
      </w:pPr>
      <w:r w:rsidRPr="00A61A1E">
        <w:rPr>
          <w:rFonts w:asciiTheme="minorHAnsi" w:hAnsiTheme="minorHAnsi" w:cstheme="minorHAnsi"/>
        </w:rPr>
        <w:t xml:space="preserve">In the sections below, specific guidance is included related to each of the USCDI v2 </w:t>
      </w:r>
      <w:commentRangeStart w:id="2491"/>
      <w:ins w:id="2492" w:author="Ballot Reconciliation" w:date="2023-03-09T09:31:00Z">
        <w:r w:rsidR="00717676">
          <w:rPr>
            <w:rFonts w:asciiTheme="minorHAnsi" w:hAnsiTheme="minorHAnsi" w:cstheme="minorHAnsi"/>
          </w:rPr>
          <w:t>and V3</w:t>
        </w:r>
      </w:ins>
      <w:commentRangeEnd w:id="2491"/>
      <w:r w:rsidR="004E29C8">
        <w:rPr>
          <w:rStyle w:val="CommentReference"/>
        </w:rPr>
        <w:commentReference w:id="2491"/>
      </w:r>
      <w:ins w:id="2493" w:author="Ballot Reconciliation" w:date="2023-03-09T09:31:00Z">
        <w:r w:rsidR="00717676">
          <w:rPr>
            <w:rFonts w:asciiTheme="minorHAnsi" w:hAnsiTheme="minorHAnsi" w:cstheme="minorHAnsi"/>
          </w:rPr>
          <w:t xml:space="preserve"> </w:t>
        </w:r>
      </w:ins>
      <w:r w:rsidRPr="00A61A1E">
        <w:rPr>
          <w:rFonts w:asciiTheme="minorHAnsi" w:hAnsiTheme="minorHAnsi" w:cstheme="minorHAnsi"/>
        </w:rPr>
        <w:t>Data Classes and Data Elements</w:t>
      </w:r>
      <w:r w:rsidR="00717676" w:rsidRPr="004E29C8">
        <w:rPr>
          <w:rFonts w:ascii="-apple-system" w:hAnsi="-apple-system"/>
          <w:color w:val="172B4D"/>
          <w:sz w:val="21"/>
          <w:shd w:val="clear" w:color="auto" w:fill="FFFFFF"/>
        </w:rPr>
        <w:t>.</w:t>
      </w:r>
    </w:p>
    <w:p w14:paraId="1E3181E5" w14:textId="663DD288" w:rsidR="001E7AE2" w:rsidRPr="00A61A3F" w:rsidRDefault="001E7AE2" w:rsidP="00C17F49">
      <w:pPr>
        <w:pStyle w:val="Heading3"/>
      </w:pPr>
      <w:bookmarkStart w:id="2494" w:name="_Toc127519204"/>
      <w:bookmarkStart w:id="2495" w:name="_Toc119939887"/>
      <w:r w:rsidRPr="00A61A3F">
        <w:t>Assessment and Plan of Treatment</w:t>
      </w:r>
      <w:bookmarkEnd w:id="2494"/>
      <w:bookmarkEnd w:id="2495"/>
    </w:p>
    <w:p w14:paraId="0E3A409C" w14:textId="0C4E42DE" w:rsidR="00BD12D9" w:rsidRPr="00E54131" w:rsidRDefault="00BD12D9" w:rsidP="00BD12D9">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14:paraId="3167E83C" w14:textId="77777777" w:rsidR="00E518B4" w:rsidRPr="00BD12D9" w:rsidRDefault="00E518B4" w:rsidP="00BD12D9">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14:paraId="2C3D1031" w14:textId="77777777" w:rsidTr="004E29C8">
        <w:tc>
          <w:tcPr>
            <w:tcW w:w="2731" w:type="dxa"/>
            <w:shd w:val="clear" w:color="auto" w:fill="2E74B5" w:themeFill="accent5" w:themeFillShade="BF"/>
          </w:tcPr>
          <w:p w14:paraId="6C50E4F6"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14:paraId="766CA91A"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14:paraId="41A02E7A"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14:paraId="3923C4AE"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14:paraId="7ADFEAC5" w14:textId="77777777" w:rsidTr="004E29C8">
        <w:tc>
          <w:tcPr>
            <w:tcW w:w="2731" w:type="dxa"/>
          </w:tcPr>
          <w:p w14:paraId="3DA2FE7E" w14:textId="04263FFD" w:rsidR="001E7AE2" w:rsidRPr="00C5774C" w:rsidRDefault="008B59D0" w:rsidP="00E518B4">
            <w:pPr>
              <w:pStyle w:val="NormalWeb"/>
              <w:spacing w:before="0" w:beforeAutospacing="0" w:after="0" w:afterAutospacing="0"/>
              <w:rPr>
                <w:rFonts w:asciiTheme="minorHAnsi" w:hAnsiTheme="minorHAnsi" w:cstheme="minorHAnsi"/>
                <w:color w:val="172B4D"/>
              </w:rPr>
            </w:pPr>
            <w:hyperlink r:id="rId75" w:history="1">
              <w:r w:rsidR="001E7AE2" w:rsidRPr="00C5774C">
                <w:rPr>
                  <w:rStyle w:val="Hyperlink"/>
                  <w:rFonts w:asciiTheme="minorHAnsi" w:hAnsiTheme="minorHAnsi" w:cstheme="minorHAnsi"/>
                </w:rPr>
                <w:t>SDOH Assessment</w:t>
              </w:r>
            </w:hyperlink>
            <w:r w:rsidR="001E7AE2" w:rsidRPr="00C5774C">
              <w:rPr>
                <w:rStyle w:val="Strong"/>
                <w:rFonts w:asciiTheme="minorHAnsi" w:hAnsiTheme="minorHAnsi" w:cstheme="minorHAnsi"/>
                <w:color w:val="172B4D"/>
              </w:rPr>
              <w:t> </w:t>
            </w:r>
          </w:p>
          <w:p w14:paraId="310A07AF" w14:textId="3690CB51"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work, and play and their </w:t>
            </w:r>
            <w:r w:rsidRPr="00C5774C">
              <w:rPr>
                <w:rFonts w:asciiTheme="minorHAnsi" w:hAnsiTheme="minorHAnsi" w:cstheme="minorHAnsi"/>
                <w:color w:val="172B4D"/>
              </w:rPr>
              <w:lastRenderedPageBreak/>
              <w:t>effects on health risks and outcomes</w:t>
            </w:r>
            <w:r w:rsidR="00545B1E" w:rsidRPr="00C5774C">
              <w:rPr>
                <w:rFonts w:asciiTheme="minorHAnsi" w:hAnsiTheme="minorHAnsi" w:cstheme="minorHAnsi"/>
                <w:color w:val="172B4D"/>
              </w:rPr>
              <w:t xml:space="preserve">. </w:t>
            </w:r>
          </w:p>
        </w:tc>
        <w:tc>
          <w:tcPr>
            <w:tcW w:w="1494" w:type="dxa"/>
          </w:tcPr>
          <w:p w14:paraId="68D58B3B" w14:textId="77777777" w:rsidR="001E7AE2" w:rsidRPr="00C5774C" w:rsidRDefault="001E7AE2" w:rsidP="00E518B4">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lastRenderedPageBreak/>
              <w:t>• Logical Observation Identifiers Names and Codes (LOINC®) version 2.70 </w:t>
            </w:r>
          </w:p>
          <w:p w14:paraId="634B3B49" w14:textId="77777777"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 SNOMED International, Systematized Nomenclature of Medicine </w:t>
            </w:r>
            <w:r w:rsidRPr="00C5774C">
              <w:rPr>
                <w:rFonts w:asciiTheme="minorHAnsi" w:hAnsiTheme="minorHAnsi" w:cstheme="minorHAnsi"/>
                <w:color w:val="172B4D"/>
              </w:rPr>
              <w:lastRenderedPageBreak/>
              <w:t>Clinical Terms (SNOMED CT®) U.S. Edition, March 2021 Release </w:t>
            </w:r>
          </w:p>
        </w:tc>
        <w:tc>
          <w:tcPr>
            <w:tcW w:w="1315" w:type="dxa"/>
          </w:tcPr>
          <w:p w14:paraId="582E4C17" w14:textId="4A717B11" w:rsidR="001E7AE2" w:rsidRPr="00907779" w:rsidRDefault="008B59D0" w:rsidP="00E518B4">
            <w:pPr>
              <w:rPr>
                <w:rFonts w:asciiTheme="minorHAnsi" w:hAnsiTheme="minorHAnsi" w:cstheme="minorHAnsi"/>
              </w:rPr>
            </w:pPr>
            <w:hyperlink r:id="rId76" w:history="1">
              <w:r w:rsidR="001E7AE2" w:rsidRPr="00907779">
                <w:rPr>
                  <w:rFonts w:asciiTheme="minorHAnsi" w:hAnsiTheme="minorHAnsi" w:cstheme="minorHAnsi"/>
                  <w:color w:val="172B4D"/>
                </w:rPr>
                <w:t>Assessment Scale Observation</w:t>
              </w:r>
            </w:hyperlink>
          </w:p>
        </w:tc>
        <w:tc>
          <w:tcPr>
            <w:tcW w:w="4002" w:type="dxa"/>
          </w:tcPr>
          <w:p w14:paraId="0329EFC4" w14:textId="2F247167" w:rsidR="001E7AE2" w:rsidRPr="00907779" w:rsidRDefault="001E7AE2" w:rsidP="00B73E92">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005830F4" w:rsidRPr="00907779">
              <w:rPr>
                <w:rFonts w:asciiTheme="minorHAnsi" w:hAnsiTheme="minorHAnsi" w:cstheme="minorHAnsi"/>
                <w:color w:val="172B4D"/>
              </w:rPr>
              <w:t>n</w:t>
            </w:r>
          </w:p>
        </w:tc>
      </w:tr>
    </w:tbl>
    <w:p w14:paraId="7B3E8D16" w14:textId="5644CE85" w:rsidR="001E7AE2" w:rsidRDefault="00B73E92" w:rsidP="00B73E92">
      <w:pPr>
        <w:pStyle w:val="Caption"/>
      </w:pPr>
      <w:bookmarkStart w:id="2496" w:name="_Toc118898854"/>
      <w:bookmarkStart w:id="2497" w:name="_Toc127519374"/>
      <w:bookmarkStart w:id="2498" w:name="_Toc119940058"/>
      <w:r>
        <w:t xml:space="preserve">Table </w:t>
      </w:r>
      <w:r w:rsidR="008B59D0">
        <w:fldChar w:fldCharType="begin"/>
      </w:r>
      <w:r w:rsidR="008B59D0">
        <w:instrText xml:space="preserve"> SEQ Table \* ARABIC </w:instrText>
      </w:r>
      <w:r w:rsidR="008B59D0">
        <w:fldChar w:fldCharType="separate"/>
      </w:r>
      <w:del w:id="2499" w:author="Ballot Reconciliation" w:date="2023-03-09T09:31:00Z">
        <w:r w:rsidR="00F10C7C">
          <w:rPr>
            <w:noProof/>
          </w:rPr>
          <w:delText>69</w:delText>
        </w:r>
      </w:del>
      <w:ins w:id="2500" w:author="Ballot Reconciliation" w:date="2023-03-09T09:31:00Z">
        <w:r w:rsidR="00DC1072">
          <w:rPr>
            <w:noProof/>
          </w:rPr>
          <w:t>68</w:t>
        </w:r>
      </w:ins>
      <w:r w:rsidR="008B59D0">
        <w:rPr>
          <w:noProof/>
        </w:rPr>
        <w:fldChar w:fldCharType="end"/>
      </w:r>
      <w:r>
        <w:t xml:space="preserve">: </w:t>
      </w:r>
      <w:r w:rsidRPr="001138F2">
        <w:t>USCDI v2 Data Elements - Assessment and Plan of Treatment</w:t>
      </w:r>
      <w:bookmarkEnd w:id="2496"/>
      <w:bookmarkEnd w:id="2497"/>
      <w:bookmarkEnd w:id="2498"/>
    </w:p>
    <w:p w14:paraId="170C0C15" w14:textId="643E13CC" w:rsidR="000B3F91" w:rsidRDefault="000B3F91" w:rsidP="004E29C8">
      <w:pPr>
        <w:pStyle w:val="Heading4"/>
      </w:pPr>
      <w:r>
        <w:t>SDOH Assessment</w:t>
      </w:r>
    </w:p>
    <w:p w14:paraId="58F10C8C" w14:textId="6C2EF729"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00996A90" w:rsidRPr="00E54131">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p>
    <w:p w14:paraId="327B2B28" w14:textId="23C121BF"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r:id="rId77" w:history="1">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00D73BDF" w:rsidRPr="00E54131">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14:paraId="3A335E45" w14:textId="3BD801B4" w:rsidR="009450AE"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14:paraId="68C6394B" w14:textId="433866DE" w:rsidR="00F87448" w:rsidRPr="00E54131" w:rsidRDefault="00F87448" w:rsidP="009450A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r:id="rId78" w:history="1">
        <w:r w:rsidRPr="00F87448">
          <w:rPr>
            <w:rStyle w:val="Hyperlink"/>
          </w:rPr>
          <w:t>C-CDA 2.1 Supplemental Templates for Occupational Data for Health</w:t>
        </w:r>
      </w:hyperlink>
      <w:r>
        <w:t xml:space="preserve"> implementation guide.</w:t>
      </w:r>
    </w:p>
    <w:p w14:paraId="5FB45482" w14:textId="7286C36E" w:rsidR="009450AE" w:rsidRPr="00E54131"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14:paraId="57571D71" w14:textId="161D1FCB" w:rsidR="009450AE" w:rsidRDefault="009450AE" w:rsidP="009450AE">
      <w:pPr>
        <w:pStyle w:val="Caption"/>
        <w:keepNext/>
      </w:pPr>
      <w:bookmarkStart w:id="2501" w:name="_Toc127519240"/>
      <w:bookmarkStart w:id="2502" w:name="_Toc119939923"/>
      <w:r>
        <w:lastRenderedPageBreak/>
        <w:t xml:space="preserve">Figure </w:t>
      </w:r>
      <w:r w:rsidR="008B59D0">
        <w:fldChar w:fldCharType="begin"/>
      </w:r>
      <w:r w:rsidR="008B59D0">
        <w:instrText xml:space="preserve"> SEQ Figu</w:instrText>
      </w:r>
      <w:r w:rsidR="008B59D0">
        <w:instrText xml:space="preserve">re \* ARABIC </w:instrText>
      </w:r>
      <w:r w:rsidR="008B59D0">
        <w:fldChar w:fldCharType="separate"/>
      </w:r>
      <w:r w:rsidR="00DC1072">
        <w:rPr>
          <w:noProof/>
        </w:rPr>
        <w:t>9</w:t>
      </w:r>
      <w:r w:rsidR="008B59D0">
        <w:rPr>
          <w:noProof/>
        </w:rPr>
        <w:fldChar w:fldCharType="end"/>
      </w:r>
      <w:r>
        <w:t>: SDOH Assessment and Planning Process</w:t>
      </w:r>
      <w:bookmarkEnd w:id="2501"/>
      <w:bookmarkEnd w:id="2502"/>
    </w:p>
    <w:p w14:paraId="73375C19" w14:textId="6E1008EB" w:rsidR="009450AE" w:rsidRPr="009450AE" w:rsidRDefault="009450AE" w:rsidP="009450AE">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14:paraId="76D40D12" w14:textId="3979F72B" w:rsidR="001E7AE2" w:rsidRPr="00A61A3F" w:rsidRDefault="001E7AE2" w:rsidP="00C17F49">
      <w:pPr>
        <w:pStyle w:val="Heading3"/>
      </w:pPr>
      <w:bookmarkStart w:id="2503" w:name="_Toc127519205"/>
      <w:bookmarkStart w:id="2504" w:name="_Toc119939888"/>
      <w:r w:rsidRPr="00A61A3F">
        <w:t>Care Team Member(s)</w:t>
      </w:r>
      <w:bookmarkEnd w:id="2503"/>
      <w:bookmarkEnd w:id="2504"/>
    </w:p>
    <w:p w14:paraId="72512D8C" w14:textId="2F05CD86" w:rsidR="00BD12D9" w:rsidRPr="007770C6" w:rsidRDefault="00BD12D9" w:rsidP="00BD12D9">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00331917" w:rsidRPr="007770C6">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14:paraId="31AFADFD" w14:textId="77777777" w:rsidR="00E518B4" w:rsidRPr="00BD12D9" w:rsidRDefault="00E518B4" w:rsidP="00BD12D9">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001E7AE2" w:rsidRPr="00E54131" w14:paraId="05730AC4" w14:textId="77777777" w:rsidTr="004E29C8">
        <w:tc>
          <w:tcPr>
            <w:tcW w:w="1244" w:type="dxa"/>
            <w:shd w:val="clear" w:color="auto" w:fill="2E74B5" w:themeFill="accent5" w:themeFillShade="BF"/>
          </w:tcPr>
          <w:p w14:paraId="40066599"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14:paraId="50747460"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14:paraId="1EA15FE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14:paraId="2FE87F9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001E7AE2" w:rsidRPr="00E54131" w14:paraId="17C41FBE" w14:textId="77777777" w:rsidTr="004E29C8">
        <w:tc>
          <w:tcPr>
            <w:tcW w:w="1244" w:type="dxa"/>
          </w:tcPr>
          <w:p w14:paraId="2970A4F2" w14:textId="2AFC6CE2" w:rsidR="001E7AE2" w:rsidRPr="00E54131" w:rsidRDefault="008B59D0" w:rsidP="00E518B4">
            <w:pPr>
              <w:rPr>
                <w:rStyle w:val="Strong"/>
                <w:rFonts w:asciiTheme="minorHAnsi" w:hAnsiTheme="minorHAnsi" w:cstheme="minorHAnsi"/>
                <w:color w:val="172B4D"/>
              </w:rPr>
            </w:pPr>
            <w:hyperlink r:id="rId80" w:history="1">
              <w:r w:rsidR="001E7AE2" w:rsidRPr="00E54131">
                <w:rPr>
                  <w:rStyle w:val="Hyperlink"/>
                  <w:rFonts w:asciiTheme="minorHAnsi" w:hAnsiTheme="minorHAnsi" w:cstheme="minorHAnsi"/>
                </w:rPr>
                <w:t>Care Team Member Name</w:t>
              </w:r>
            </w:hyperlink>
            <w:r w:rsidR="001E7AE2" w:rsidRPr="00E54131">
              <w:rPr>
                <w:rStyle w:val="Strong"/>
                <w:rFonts w:asciiTheme="minorHAnsi" w:hAnsiTheme="minorHAnsi" w:cstheme="minorHAnsi"/>
                <w:color w:val="172B4D"/>
              </w:rPr>
              <w:t>  </w:t>
            </w:r>
          </w:p>
        </w:tc>
        <w:tc>
          <w:tcPr>
            <w:tcW w:w="2736" w:type="dxa"/>
          </w:tcPr>
          <w:p w14:paraId="6174A40A" w14:textId="77777777" w:rsidR="001E7AE2" w:rsidRPr="00E54131" w:rsidRDefault="001E7AE2" w:rsidP="00E518B4">
            <w:pPr>
              <w:rPr>
                <w:rFonts w:asciiTheme="minorHAnsi" w:hAnsiTheme="minorHAnsi" w:cstheme="minorHAnsi"/>
              </w:rPr>
            </w:pPr>
          </w:p>
        </w:tc>
        <w:tc>
          <w:tcPr>
            <w:tcW w:w="1043" w:type="dxa"/>
          </w:tcPr>
          <w:p w14:paraId="52C60273" w14:textId="023F0D2B"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1158E86C" w14:textId="77777777" w:rsidR="001E7AE2" w:rsidRPr="00AE51D5" w:rsidRDefault="001E7AE2" w:rsidP="00E518B4">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performer/assignedEntity/assignedPerson</w:t>
            </w:r>
          </w:p>
          <w:p w14:paraId="1AD92744" w14:textId="77777777" w:rsidR="001E7AE2" w:rsidRPr="00AE51D5" w:rsidRDefault="001E7AE2" w:rsidP="00E518B4">
            <w:pPr>
              <w:rPr>
                <w:rFonts w:ascii="Courier New" w:hAnsi="Courier New" w:cs="Courier New"/>
                <w:color w:val="172B4D"/>
                <w:sz w:val="18"/>
                <w:szCs w:val="18"/>
              </w:rPr>
            </w:pPr>
          </w:p>
        </w:tc>
      </w:tr>
      <w:tr w:rsidR="001E7AE2" w:rsidRPr="00E54131" w14:paraId="588F8CEA" w14:textId="77777777" w:rsidTr="004E29C8">
        <w:tc>
          <w:tcPr>
            <w:tcW w:w="1244" w:type="dxa"/>
          </w:tcPr>
          <w:p w14:paraId="5A026CCD" w14:textId="30E9D43F" w:rsidR="001E7AE2" w:rsidRPr="00E54131" w:rsidRDefault="008B59D0" w:rsidP="00E518B4">
            <w:pPr>
              <w:rPr>
                <w:rStyle w:val="Strong"/>
                <w:rFonts w:asciiTheme="minorHAnsi" w:hAnsiTheme="minorHAnsi" w:cstheme="minorHAnsi"/>
                <w:color w:val="172B4D"/>
              </w:rPr>
            </w:pPr>
            <w:hyperlink r:id="rId81" w:history="1">
              <w:r w:rsidR="001E7AE2" w:rsidRPr="00E54131">
                <w:rPr>
                  <w:rStyle w:val="Hyperlink"/>
                  <w:rFonts w:asciiTheme="minorHAnsi" w:hAnsiTheme="minorHAnsi" w:cstheme="minorHAnsi"/>
                </w:rPr>
                <w:t>Care Team Member Identifier</w:t>
              </w:r>
            </w:hyperlink>
          </w:p>
        </w:tc>
        <w:tc>
          <w:tcPr>
            <w:tcW w:w="2736" w:type="dxa"/>
          </w:tcPr>
          <w:p w14:paraId="2A14D7D4"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CA8B44E" w14:textId="4D01A6B8"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6F1A21CC" w14:textId="77777777" w:rsidR="001E7AE2" w:rsidRPr="00AE51D5" w:rsidRDefault="001E7AE2" w:rsidP="00E518B4">
            <w:pPr>
              <w:rPr>
                <w:rFonts w:ascii="Courier New" w:hAnsi="Courier New" w:cs="Courier New"/>
                <w:color w:val="172B4D"/>
                <w:sz w:val="18"/>
                <w:szCs w:val="18"/>
              </w:rPr>
            </w:pPr>
            <w:r w:rsidRPr="00AE51D5">
              <w:rPr>
                <w:rFonts w:ascii="Courier New" w:hAnsi="Courier New" w:cs="Courier New"/>
                <w:color w:val="172B4D"/>
                <w:sz w:val="18"/>
                <w:szCs w:val="18"/>
              </w:rPr>
              <w:t>performer/assignedEntity/id </w:t>
            </w:r>
          </w:p>
        </w:tc>
      </w:tr>
      <w:tr w:rsidR="001E7AE2" w:rsidRPr="00E54131" w14:paraId="7C12A187" w14:textId="77777777" w:rsidTr="004E29C8">
        <w:tc>
          <w:tcPr>
            <w:tcW w:w="1244" w:type="dxa"/>
          </w:tcPr>
          <w:p w14:paraId="161DC5F3" w14:textId="15804CEE" w:rsidR="001E7AE2" w:rsidRPr="00E54131" w:rsidRDefault="008B59D0" w:rsidP="00E518B4">
            <w:pPr>
              <w:pStyle w:val="NormalWeb"/>
              <w:spacing w:before="0" w:beforeAutospacing="0" w:after="0" w:afterAutospacing="0"/>
              <w:rPr>
                <w:rFonts w:asciiTheme="minorHAnsi" w:hAnsiTheme="minorHAnsi" w:cstheme="minorHAnsi"/>
              </w:rPr>
            </w:pPr>
            <w:hyperlink r:id="rId82" w:history="1">
              <w:r w:rsidR="001E7AE2" w:rsidRPr="00E54131">
                <w:rPr>
                  <w:rStyle w:val="Hyperlink"/>
                  <w:rFonts w:asciiTheme="minorHAnsi" w:hAnsiTheme="minorHAnsi" w:cstheme="minorHAnsi"/>
                </w:rPr>
                <w:t>Care Team Member Role</w:t>
              </w:r>
            </w:hyperlink>
          </w:p>
          <w:p w14:paraId="0F3FC60F"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14:paraId="1C9DEB91"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162E367" w14:textId="02416B88"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425EEE46" w14:textId="77777777" w:rsidR="00992641" w:rsidRPr="00AE51D5" w:rsidRDefault="00992641" w:rsidP="00E518B4">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performer/sdtc:functionCode</w:t>
            </w:r>
          </w:p>
          <w:p w14:paraId="10A7451A" w14:textId="03707D2F" w:rsidR="001E7AE2" w:rsidRPr="00AE51D5" w:rsidRDefault="00992641" w:rsidP="00E518B4">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participant/sdtc:functionCode</w:t>
            </w:r>
          </w:p>
        </w:tc>
      </w:tr>
      <w:tr w:rsidR="001E7AE2" w:rsidRPr="00E54131" w14:paraId="02CB4DF0" w14:textId="77777777" w:rsidTr="004E29C8">
        <w:tc>
          <w:tcPr>
            <w:tcW w:w="1244" w:type="dxa"/>
          </w:tcPr>
          <w:p w14:paraId="71CBA2E3" w14:textId="76140A58" w:rsidR="001E7AE2" w:rsidRPr="00E54131" w:rsidRDefault="008B59D0" w:rsidP="00E518B4">
            <w:pPr>
              <w:pStyle w:val="NormalWeb"/>
              <w:spacing w:before="0" w:beforeAutospacing="0" w:after="0" w:afterAutospacing="0"/>
              <w:rPr>
                <w:rStyle w:val="Strong"/>
                <w:rFonts w:asciiTheme="minorHAnsi" w:hAnsiTheme="minorHAnsi" w:cstheme="minorHAnsi"/>
                <w:color w:val="172B4D"/>
              </w:rPr>
            </w:pPr>
            <w:hyperlink r:id="rId83" w:history="1">
              <w:r w:rsidR="001E7AE2" w:rsidRPr="00E54131">
                <w:rPr>
                  <w:rStyle w:val="Hyperlink"/>
                  <w:rFonts w:asciiTheme="minorHAnsi" w:hAnsiTheme="minorHAnsi" w:cstheme="minorHAnsi"/>
                </w:rPr>
                <w:t>Care Team Member Location</w:t>
              </w:r>
            </w:hyperlink>
          </w:p>
          <w:p w14:paraId="2C34DF91"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location of provider or </w:t>
            </w:r>
            <w:r w:rsidRPr="00E54131">
              <w:rPr>
                <w:rFonts w:asciiTheme="minorHAnsi" w:hAnsiTheme="minorHAnsi" w:cstheme="minorHAnsi"/>
                <w:color w:val="172B4D"/>
              </w:rPr>
              <w:lastRenderedPageBreak/>
              <w:t>other care team member</w:t>
            </w:r>
          </w:p>
        </w:tc>
        <w:tc>
          <w:tcPr>
            <w:tcW w:w="2736" w:type="dxa"/>
          </w:tcPr>
          <w:p w14:paraId="0371965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37A076B2" w14:textId="471684CD" w:rsidR="001E7AE2" w:rsidRPr="00E54131" w:rsidRDefault="00992641" w:rsidP="00E518B4">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14:paraId="7F905691" w14:textId="77777777" w:rsidR="00992641" w:rsidRPr="00AE51D5" w:rsidRDefault="00992641" w:rsidP="00E518B4">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performer/assignedEntity/addr</w:t>
            </w:r>
          </w:p>
          <w:p w14:paraId="26EAF7A7" w14:textId="77777777" w:rsidR="00F10C7C" w:rsidRDefault="00992641" w:rsidP="00F10C7C">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14:paraId="7D1D6561" w14:textId="1105CF36" w:rsidR="00992641" w:rsidRPr="00F10C7C" w:rsidRDefault="00992641" w:rsidP="00F10C7C">
            <w:pPr>
              <w:pStyle w:val="NormalWeb"/>
              <w:shd w:val="clear" w:color="auto" w:fill="FFFFFF"/>
              <w:spacing w:before="0" w:beforeAutospacing="0" w:after="0" w:afterAutospacing="0"/>
              <w:ind w:left="360"/>
              <w:rPr>
                <w:rFonts w:ascii="Courier New" w:hAnsi="Courier New" w:cs="Courier New"/>
                <w:color w:val="333333"/>
                <w:sz w:val="18"/>
                <w:szCs w:val="18"/>
              </w:rPr>
            </w:pPr>
            <w:r w:rsidRPr="00AE51D5">
              <w:rPr>
                <w:rFonts w:ascii="Courier New" w:hAnsi="Courier New" w:cs="Courier New"/>
                <w:color w:val="333333"/>
                <w:sz w:val="18"/>
                <w:szCs w:val="18"/>
              </w:rPr>
              <w:t>representedOrganization</w:t>
            </w:r>
            <w:r w:rsidR="0060113B">
              <w:rPr>
                <w:rFonts w:ascii="Courier New" w:hAnsi="Courier New" w:cs="Courier New"/>
                <w:color w:val="333333"/>
                <w:sz w:val="18"/>
                <w:szCs w:val="18"/>
              </w:rPr>
              <w:t>/addr</w:t>
            </w:r>
          </w:p>
          <w:p w14:paraId="21F65944" w14:textId="4B563F1C" w:rsidR="001E7AE2" w:rsidRPr="00E54131" w:rsidRDefault="00992641" w:rsidP="00E518B4">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w:t>
            </w:r>
            <w:r w:rsidRPr="00E54131">
              <w:rPr>
                <w:rFonts w:asciiTheme="minorHAnsi" w:hAnsiTheme="minorHAnsi" w:cstheme="minorHAnsi"/>
                <w:color w:val="333333"/>
              </w:rPr>
              <w:lastRenderedPageBreak/>
              <w:t>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tc>
      </w:tr>
      <w:tr w:rsidR="001E7AE2" w:rsidRPr="00E54131" w14:paraId="08AE6911" w14:textId="77777777" w:rsidTr="004E29C8">
        <w:tc>
          <w:tcPr>
            <w:tcW w:w="1244" w:type="dxa"/>
          </w:tcPr>
          <w:p w14:paraId="4C79A78F" w14:textId="79DDC189" w:rsidR="001E7AE2" w:rsidRPr="00E54131" w:rsidRDefault="008B59D0" w:rsidP="00E518B4">
            <w:pPr>
              <w:pStyle w:val="NormalWeb"/>
              <w:spacing w:before="0" w:beforeAutospacing="0" w:after="0" w:afterAutospacing="0"/>
              <w:rPr>
                <w:rStyle w:val="Strong"/>
                <w:rFonts w:asciiTheme="minorHAnsi" w:hAnsiTheme="minorHAnsi" w:cstheme="minorHAnsi"/>
                <w:color w:val="172B4D"/>
              </w:rPr>
            </w:pPr>
            <w:hyperlink r:id="rId84" w:history="1">
              <w:r w:rsidR="001E7AE2" w:rsidRPr="00E54131">
                <w:rPr>
                  <w:rStyle w:val="Hyperlink"/>
                  <w:rFonts w:asciiTheme="minorHAnsi" w:hAnsiTheme="minorHAnsi" w:cstheme="minorHAnsi"/>
                </w:rPr>
                <w:t>Care Team Member Telecom</w:t>
              </w:r>
            </w:hyperlink>
          </w:p>
          <w:p w14:paraId="721DFBB4"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14:paraId="034E28AC" w14:textId="77777777" w:rsidR="001E7AE2" w:rsidRPr="00E54131" w:rsidRDefault="001E7AE2" w:rsidP="00E518B4">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14:paraId="687B00C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p w14:paraId="51D90E1C"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14:paraId="0EFF2DC7" w14:textId="5BC0937F" w:rsidR="001E7AE2" w:rsidRPr="00E54131" w:rsidRDefault="00992641" w:rsidP="00E518B4">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14:paraId="7DAA5870" w14:textId="77777777" w:rsidR="00992641" w:rsidRPr="00AE51D5" w:rsidRDefault="00992641" w:rsidP="007770C6">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performer/assignedEntity/telecom</w:t>
            </w:r>
          </w:p>
          <w:p w14:paraId="30B8CB4F" w14:textId="77777777" w:rsidR="00F10C7C" w:rsidRDefault="00992641" w:rsidP="00E518B4">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14:paraId="0B0FBA4D" w14:textId="71785744" w:rsidR="00992641" w:rsidRPr="00AE51D5" w:rsidRDefault="00992641" w:rsidP="00F10C7C">
            <w:pPr>
              <w:pStyle w:val="NormalWeb"/>
              <w:shd w:val="clear" w:color="auto" w:fill="FFFFFF"/>
              <w:spacing w:before="0" w:beforeAutospacing="0" w:after="0" w:afterAutospacing="0"/>
              <w:ind w:left="360"/>
              <w:rPr>
                <w:rFonts w:ascii="Courier New" w:hAnsi="Courier New" w:cs="Courier New"/>
                <w:color w:val="172B4D"/>
                <w:sz w:val="18"/>
                <w:szCs w:val="18"/>
              </w:rPr>
            </w:pPr>
            <w:r w:rsidRPr="00AE51D5">
              <w:rPr>
                <w:rFonts w:ascii="Courier New" w:hAnsi="Courier New" w:cs="Courier New"/>
                <w:color w:val="333333"/>
                <w:sz w:val="18"/>
                <w:szCs w:val="18"/>
              </w:rPr>
              <w:t>representedOrganization</w:t>
            </w:r>
            <w:r w:rsidR="00EB4C77">
              <w:rPr>
                <w:rFonts w:ascii="Courier New" w:hAnsi="Courier New" w:cs="Courier New"/>
                <w:color w:val="333333"/>
                <w:sz w:val="18"/>
                <w:szCs w:val="18"/>
              </w:rPr>
              <w:t>/telecom</w:t>
            </w:r>
          </w:p>
          <w:p w14:paraId="756AC7F4" w14:textId="77777777" w:rsidR="00992641" w:rsidRPr="00E54131" w:rsidRDefault="00992641" w:rsidP="00E518B4">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p w14:paraId="6E8BEA74" w14:textId="77777777" w:rsidR="001E7AE2" w:rsidRPr="00E54131" w:rsidRDefault="001E7AE2" w:rsidP="00E518B4">
            <w:pPr>
              <w:keepNext/>
              <w:rPr>
                <w:rFonts w:asciiTheme="minorHAnsi" w:hAnsiTheme="minorHAnsi" w:cstheme="minorHAnsi"/>
                <w:color w:val="172B4D"/>
              </w:rPr>
            </w:pPr>
          </w:p>
        </w:tc>
      </w:tr>
    </w:tbl>
    <w:p w14:paraId="26016DA5" w14:textId="28B3B396" w:rsidR="001E7AE2" w:rsidRDefault="00E518B4" w:rsidP="00E518B4">
      <w:pPr>
        <w:pStyle w:val="Caption"/>
      </w:pPr>
      <w:bookmarkStart w:id="2505" w:name="_Toc118898855"/>
      <w:bookmarkStart w:id="2506" w:name="_Toc127519375"/>
      <w:bookmarkStart w:id="2507" w:name="_Toc119940059"/>
      <w:r>
        <w:t xml:space="preserve">Table </w:t>
      </w:r>
      <w:r w:rsidR="008B59D0">
        <w:fldChar w:fldCharType="begin"/>
      </w:r>
      <w:r w:rsidR="008B59D0">
        <w:instrText xml:space="preserve"> SEQ Table \* ARABIC </w:instrText>
      </w:r>
      <w:r w:rsidR="008B59D0">
        <w:fldChar w:fldCharType="separate"/>
      </w:r>
      <w:del w:id="2508" w:author="Ballot Reconciliation" w:date="2023-03-09T09:31:00Z">
        <w:r w:rsidR="00F10C7C">
          <w:rPr>
            <w:noProof/>
          </w:rPr>
          <w:delText>70</w:delText>
        </w:r>
      </w:del>
      <w:ins w:id="2509" w:author="Ballot Reconciliation" w:date="2023-03-09T09:31:00Z">
        <w:r w:rsidR="00DC1072">
          <w:rPr>
            <w:noProof/>
          </w:rPr>
          <w:t>69</w:t>
        </w:r>
      </w:ins>
      <w:r w:rsidR="008B59D0">
        <w:rPr>
          <w:noProof/>
        </w:rPr>
        <w:fldChar w:fldCharType="end"/>
      </w:r>
      <w:r>
        <w:t xml:space="preserve">: </w:t>
      </w:r>
      <w:r w:rsidRPr="00B24AEC">
        <w:t>USCDI</w:t>
      </w:r>
      <w:r w:rsidR="00576BB3">
        <w:t xml:space="preserve"> V2</w:t>
      </w:r>
      <w:r w:rsidRPr="00B24AEC">
        <w:t xml:space="preserve"> Data Elements - </w:t>
      </w:r>
      <w:r>
        <w:t>Care Team Member(s)</w:t>
      </w:r>
      <w:bookmarkEnd w:id="2505"/>
      <w:bookmarkEnd w:id="2506"/>
      <w:bookmarkEnd w:id="2507"/>
    </w:p>
    <w:p w14:paraId="18F89A4C" w14:textId="2C78B7F7" w:rsidR="000B3F91" w:rsidRDefault="000B3F91" w:rsidP="004E29C8">
      <w:pPr>
        <w:pStyle w:val="Heading4"/>
      </w:pPr>
      <w:r>
        <w:t>Care Team Member Name</w:t>
      </w:r>
    </w:p>
    <w:p w14:paraId="2E365ABE" w14:textId="27BEB164"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31869ABC" w14:textId="5AF229C5" w:rsidR="000B3F91" w:rsidRDefault="000B3F91" w:rsidP="004E29C8">
      <w:pPr>
        <w:pStyle w:val="Heading4"/>
      </w:pPr>
      <w:r>
        <w:t>Care Team Member Identifier</w:t>
      </w:r>
    </w:p>
    <w:p w14:paraId="17394CCD" w14:textId="08F4D62F"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7C36BFEF" w14:textId="7CDAA961" w:rsidR="004724A8" w:rsidRDefault="004724A8" w:rsidP="004E29C8">
      <w:pPr>
        <w:pStyle w:val="Heading4"/>
      </w:pPr>
      <w:r>
        <w:t>Care Team Member Role</w:t>
      </w:r>
    </w:p>
    <w:p w14:paraId="19A002F0"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2311065A" w14:textId="45F172C1" w:rsidR="004724A8" w:rsidRDefault="004724A8" w:rsidP="004E29C8">
      <w:pPr>
        <w:pStyle w:val="Heading4"/>
      </w:pPr>
      <w:r>
        <w:t>Care Team Member Location</w:t>
      </w:r>
    </w:p>
    <w:p w14:paraId="6A220954"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6FEEF130" w14:textId="73F048EF" w:rsidR="004724A8" w:rsidRDefault="004724A8" w:rsidP="004E29C8">
      <w:pPr>
        <w:pStyle w:val="Heading4"/>
      </w:pPr>
      <w:r>
        <w:t>Care Team Member Telecom</w:t>
      </w:r>
    </w:p>
    <w:p w14:paraId="5C0B5C78"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54DDC49C" w14:textId="0D0F2484" w:rsidR="001E7AE2" w:rsidRPr="00A61A3F" w:rsidRDefault="001E7AE2" w:rsidP="00C17F49">
      <w:pPr>
        <w:pStyle w:val="Heading3"/>
      </w:pPr>
      <w:bookmarkStart w:id="2510" w:name="_Toc127519206"/>
      <w:bookmarkStart w:id="2511" w:name="_Toc119939889"/>
      <w:r w:rsidRPr="00A61A3F">
        <w:t>Clinical Tests</w:t>
      </w:r>
      <w:bookmarkEnd w:id="2510"/>
      <w:bookmarkEnd w:id="2511"/>
    </w:p>
    <w:p w14:paraId="7B218055" w14:textId="40C5166D" w:rsidR="00BD12D9" w:rsidRDefault="00BD12D9" w:rsidP="00BD12D9">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14:paraId="63FA3873" w14:textId="1154805A" w:rsidR="00974044" w:rsidRDefault="00974044" w:rsidP="00BD12D9">
      <w:pPr>
        <w:rPr>
          <w:rFonts w:asciiTheme="minorHAnsi" w:hAnsiTheme="minorHAnsi" w:cstheme="minorHAnsi"/>
        </w:rPr>
      </w:pPr>
    </w:p>
    <w:p w14:paraId="55B1AC98" w14:textId="77777777" w:rsidR="00974044" w:rsidRDefault="00974044" w:rsidP="00974044">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14:paraId="1C372275" w14:textId="77777777" w:rsidR="00974044" w:rsidRDefault="00974044" w:rsidP="00974044">
      <w:pPr>
        <w:rPr>
          <w:rFonts w:asciiTheme="minorHAnsi" w:hAnsiTheme="minorHAnsi" w:cstheme="minorHAnsi"/>
        </w:rPr>
      </w:pPr>
    </w:p>
    <w:p w14:paraId="71CCB7BC" w14:textId="5D36FA14" w:rsidR="00974044" w:rsidRPr="00181FEF" w:rsidRDefault="00974044" w:rsidP="00BD12D9">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r:id="rId85" w:history="1">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14:paraId="30A28866" w14:textId="77777777" w:rsidR="00E518B4" w:rsidRPr="00BD12D9" w:rsidRDefault="00E518B4" w:rsidP="00BD12D9"/>
    <w:tbl>
      <w:tblPr>
        <w:tblStyle w:val="TableGrid"/>
        <w:tblW w:w="10448" w:type="dxa"/>
        <w:tblLook w:val="04A0" w:firstRow="1" w:lastRow="0" w:firstColumn="1" w:lastColumn="0" w:noHBand="0" w:noVBand="1"/>
      </w:tblPr>
      <w:tblGrid>
        <w:gridCol w:w="3865"/>
        <w:gridCol w:w="1890"/>
        <w:gridCol w:w="1980"/>
        <w:gridCol w:w="2713"/>
      </w:tblGrid>
      <w:tr w:rsidR="00992641" w:rsidRPr="00181FEF" w14:paraId="20923FB1" w14:textId="77777777" w:rsidTr="004E29C8">
        <w:tc>
          <w:tcPr>
            <w:tcW w:w="3865" w:type="dxa"/>
            <w:shd w:val="clear" w:color="auto" w:fill="2E74B5" w:themeFill="accent5" w:themeFillShade="BF"/>
          </w:tcPr>
          <w:p w14:paraId="133A9CC3"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14:paraId="4A9C9937"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14:paraId="74AEAB8B"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14:paraId="6BF7E82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645EAE" w:rsidRPr="00181FEF" w14:paraId="586F405A" w14:textId="77777777" w:rsidTr="004E29C8">
        <w:tc>
          <w:tcPr>
            <w:tcW w:w="3865" w:type="dxa"/>
          </w:tcPr>
          <w:p w14:paraId="1C5B85FA" w14:textId="2124C688" w:rsidR="00645EAE" w:rsidRPr="00181FEF" w:rsidRDefault="008B59D0" w:rsidP="00E518B4">
            <w:pPr>
              <w:pStyle w:val="NormalWeb"/>
              <w:spacing w:before="0" w:beforeAutospacing="0" w:after="0" w:afterAutospacing="0"/>
              <w:rPr>
                <w:rFonts w:asciiTheme="minorHAnsi" w:hAnsiTheme="minorHAnsi" w:cstheme="minorHAnsi"/>
                <w:color w:val="172B4D"/>
              </w:rPr>
            </w:pPr>
            <w:hyperlink r:id="rId86" w:history="1">
              <w:r w:rsidR="00645EAE" w:rsidRPr="00181FEF">
                <w:rPr>
                  <w:rStyle w:val="Hyperlink"/>
                  <w:rFonts w:asciiTheme="minorHAnsi" w:hAnsiTheme="minorHAnsi" w:cstheme="minorHAnsi"/>
                </w:rPr>
                <w:t>Clinical Test </w:t>
              </w:r>
            </w:hyperlink>
          </w:p>
          <w:p w14:paraId="0F1A2016" w14:textId="0CAA4CC6" w:rsidR="00645EAE" w:rsidRPr="00181FEF" w:rsidRDefault="00645EAE"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00CA246D" w:rsidRPr="00181FEF">
              <w:rPr>
                <w:rFonts w:asciiTheme="minorHAnsi" w:hAnsiTheme="minorHAnsi" w:cstheme="minorHAnsi"/>
                <w:color w:val="172B4D"/>
              </w:rPr>
              <w:t xml:space="preserve">. </w:t>
            </w:r>
          </w:p>
        </w:tc>
        <w:tc>
          <w:tcPr>
            <w:tcW w:w="1890" w:type="dxa"/>
          </w:tcPr>
          <w:p w14:paraId="784D9679" w14:textId="0883F424" w:rsidR="00645EAE" w:rsidRPr="00181FEF" w:rsidRDefault="00645EAE" w:rsidP="00E518B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14:paraId="59A7A879" w14:textId="77777777" w:rsidR="00974044" w:rsidRDefault="00645EAE" w:rsidP="00E518B4">
            <w:pPr>
              <w:rPr>
                <w:rFonts w:asciiTheme="minorHAnsi" w:hAnsiTheme="minorHAnsi" w:cstheme="minorHAnsi"/>
              </w:rPr>
            </w:pPr>
            <w:r w:rsidRPr="00181FEF">
              <w:rPr>
                <w:rFonts w:asciiTheme="minorHAnsi" w:hAnsiTheme="minorHAnsi" w:cstheme="minorHAnsi"/>
              </w:rPr>
              <w:t>Result Organizer</w:t>
            </w:r>
          </w:p>
          <w:p w14:paraId="0FF71662" w14:textId="77777777" w:rsidR="00974044" w:rsidRDefault="00974044" w:rsidP="00974044">
            <w:pPr>
              <w:rPr>
                <w:rStyle w:val="Hyperlink"/>
                <w:color w:val="172B4D"/>
              </w:rPr>
            </w:pPr>
            <w:r>
              <w:rPr>
                <w:rStyle w:val="Hyperlink"/>
                <w:rFonts w:asciiTheme="minorHAnsi" w:hAnsiTheme="minorHAnsi" w:cstheme="minorHAnsi"/>
                <w:color w:val="172B4D"/>
              </w:rPr>
              <w:t>O</w:t>
            </w:r>
            <w:r>
              <w:rPr>
                <w:rStyle w:val="Hyperlink"/>
                <w:color w:val="172B4D"/>
              </w:rPr>
              <w:t>r</w:t>
            </w:r>
          </w:p>
          <w:p w14:paraId="53929FC9" w14:textId="15225AB6" w:rsidR="00645EAE" w:rsidRPr="00181FEF" w:rsidRDefault="00974044" w:rsidP="00974044">
            <w:pPr>
              <w:rPr>
                <w:rStyle w:val="Hyperlink"/>
                <w:rFonts w:asciiTheme="minorHAnsi" w:hAnsiTheme="minorHAnsi" w:cstheme="minorHAnsi"/>
                <w:color w:val="0052CC"/>
              </w:rPr>
            </w:pPr>
            <w:r>
              <w:rPr>
                <w:rStyle w:val="Hyperlink"/>
                <w:color w:val="172B4D"/>
              </w:rPr>
              <w:t>Result Observation</w:t>
            </w:r>
            <w:r w:rsidR="00645EAE" w:rsidRPr="00181FEF">
              <w:rPr>
                <w:rFonts w:asciiTheme="minorHAnsi" w:hAnsiTheme="minorHAnsi" w:cstheme="minorHAnsi"/>
                <w:color w:val="172B4D"/>
              </w:rPr>
              <w:t> </w:t>
            </w:r>
          </w:p>
        </w:tc>
        <w:tc>
          <w:tcPr>
            <w:tcW w:w="2713" w:type="dxa"/>
          </w:tcPr>
          <w:p w14:paraId="600FB95D" w14:textId="3DE25771" w:rsidR="00645EAE"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rganizer/code</w:t>
            </w:r>
          </w:p>
          <w:p w14:paraId="56470597" w14:textId="77777777" w:rsidR="00974044" w:rsidRDefault="00974044" w:rsidP="00974044">
            <w:pPr>
              <w:rPr>
                <w:rFonts w:ascii="Courier New" w:hAnsi="Courier New" w:cs="Courier New"/>
                <w:color w:val="172B4D"/>
                <w:sz w:val="18"/>
                <w:szCs w:val="18"/>
              </w:rPr>
            </w:pPr>
            <w:r>
              <w:rPr>
                <w:rFonts w:ascii="Courier New" w:hAnsi="Courier New" w:cs="Courier New"/>
                <w:color w:val="172B4D"/>
                <w:sz w:val="18"/>
                <w:szCs w:val="18"/>
              </w:rPr>
              <w:t>Or</w:t>
            </w:r>
          </w:p>
          <w:p w14:paraId="3B08B75D" w14:textId="65E05C21" w:rsidR="00974044" w:rsidRPr="00AE51D5" w:rsidRDefault="001E7E2A" w:rsidP="00974044">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00645EAE" w:rsidRPr="00181FEF" w14:paraId="4B548417" w14:textId="77777777" w:rsidTr="004E29C8">
        <w:tc>
          <w:tcPr>
            <w:tcW w:w="3865" w:type="dxa"/>
          </w:tcPr>
          <w:p w14:paraId="3D804FAF" w14:textId="1AE10D26" w:rsidR="00645EAE" w:rsidRPr="00181FEF" w:rsidRDefault="008B59D0" w:rsidP="00E518B4">
            <w:pPr>
              <w:pStyle w:val="NormalWeb"/>
              <w:spacing w:before="0" w:beforeAutospacing="0" w:after="0" w:afterAutospacing="0"/>
              <w:rPr>
                <w:rFonts w:asciiTheme="minorHAnsi" w:hAnsiTheme="minorHAnsi" w:cstheme="minorHAnsi"/>
                <w:color w:val="172B4D"/>
              </w:rPr>
            </w:pPr>
            <w:hyperlink r:id="rId87" w:history="1">
              <w:r w:rsidR="00645EAE" w:rsidRPr="00181FEF">
                <w:rPr>
                  <w:rStyle w:val="Hyperlink"/>
                  <w:rFonts w:asciiTheme="minorHAnsi" w:hAnsiTheme="minorHAnsi" w:cstheme="minorHAnsi"/>
                </w:rPr>
                <w:t>Clinical Test Result/Report</w:t>
              </w:r>
            </w:hyperlink>
          </w:p>
          <w:p w14:paraId="43FB98EE" w14:textId="7E7DCCEE" w:rsidR="00645EAE" w:rsidRPr="00181FEF" w:rsidRDefault="00645EAE" w:rsidP="00E518B4">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14:paraId="2626ABAB" w14:textId="77777777" w:rsidR="00645EAE" w:rsidRPr="00181FEF" w:rsidRDefault="00645EAE" w:rsidP="00E518B4">
            <w:pPr>
              <w:pStyle w:val="NormalWeb"/>
              <w:spacing w:before="0" w:beforeAutospacing="0" w:after="0" w:afterAutospacing="0"/>
              <w:rPr>
                <w:rFonts w:asciiTheme="minorHAnsi" w:hAnsiTheme="minorHAnsi" w:cstheme="minorHAnsi"/>
                <w:color w:val="172B4D"/>
              </w:rPr>
            </w:pPr>
          </w:p>
        </w:tc>
        <w:tc>
          <w:tcPr>
            <w:tcW w:w="1980" w:type="dxa"/>
          </w:tcPr>
          <w:p w14:paraId="3B2BB6EE" w14:textId="7C6BFF80" w:rsidR="00645EAE" w:rsidRPr="00181FEF" w:rsidRDefault="00645EAE" w:rsidP="00E518B4">
            <w:pPr>
              <w:rPr>
                <w:rFonts w:asciiTheme="minorHAnsi" w:hAnsiTheme="minorHAnsi" w:cstheme="minorHAnsi"/>
                <w:color w:val="172B4D"/>
              </w:rPr>
            </w:pPr>
            <w:r w:rsidRPr="00181FEF">
              <w:rPr>
                <w:rFonts w:asciiTheme="minorHAnsi" w:hAnsiTheme="minorHAnsi" w:cstheme="minorHAnsi"/>
              </w:rPr>
              <w:t>Result Observation</w:t>
            </w:r>
          </w:p>
          <w:p w14:paraId="3494845B" w14:textId="77777777" w:rsidR="00645EAE" w:rsidRPr="00181FEF" w:rsidRDefault="00645EAE" w:rsidP="00E518B4">
            <w:pPr>
              <w:rPr>
                <w:rFonts w:asciiTheme="minorHAnsi" w:hAnsiTheme="minorHAnsi" w:cstheme="minorHAnsi"/>
              </w:rPr>
            </w:pPr>
          </w:p>
        </w:tc>
        <w:tc>
          <w:tcPr>
            <w:tcW w:w="2713" w:type="dxa"/>
          </w:tcPr>
          <w:p w14:paraId="40A66A9B" w14:textId="2F415D4C" w:rsidR="00645EAE" w:rsidRPr="00AE51D5"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bservation/value</w:t>
            </w:r>
          </w:p>
        </w:tc>
      </w:tr>
    </w:tbl>
    <w:p w14:paraId="256E4ADC" w14:textId="10FD5138" w:rsidR="00992641" w:rsidRPr="00992641" w:rsidRDefault="00E518B4" w:rsidP="00E518B4">
      <w:pPr>
        <w:pStyle w:val="Caption"/>
      </w:pPr>
      <w:bookmarkStart w:id="2512" w:name="_Toc118898856"/>
      <w:bookmarkStart w:id="2513" w:name="_Toc127519376"/>
      <w:bookmarkStart w:id="2514" w:name="_Toc119940060"/>
      <w:r>
        <w:t xml:space="preserve">Table </w:t>
      </w:r>
      <w:r w:rsidR="008B59D0">
        <w:fldChar w:fldCharType="begin"/>
      </w:r>
      <w:r w:rsidR="008B59D0">
        <w:instrText xml:space="preserve"> SEQ Table \* ARABIC </w:instrText>
      </w:r>
      <w:r w:rsidR="008B59D0">
        <w:fldChar w:fldCharType="separate"/>
      </w:r>
      <w:del w:id="2515" w:author="Ballot Reconciliation" w:date="2023-03-09T09:31:00Z">
        <w:r w:rsidR="00F10C7C">
          <w:rPr>
            <w:noProof/>
          </w:rPr>
          <w:delText>71</w:delText>
        </w:r>
      </w:del>
      <w:ins w:id="2516" w:author="Ballot Reconciliation" w:date="2023-03-09T09:31:00Z">
        <w:r w:rsidR="00DC1072">
          <w:rPr>
            <w:noProof/>
          </w:rPr>
          <w:t>70</w:t>
        </w:r>
      </w:ins>
      <w:r w:rsidR="008B59D0">
        <w:rPr>
          <w:noProof/>
        </w:rPr>
        <w:fldChar w:fldCharType="end"/>
      </w:r>
      <w:r>
        <w:t xml:space="preserve">: </w:t>
      </w:r>
      <w:r w:rsidRPr="005647DF">
        <w:t>USCDI v2 Data Elements - C</w:t>
      </w:r>
      <w:r>
        <w:t>linical Tests</w:t>
      </w:r>
      <w:bookmarkEnd w:id="2512"/>
      <w:bookmarkEnd w:id="2513"/>
      <w:bookmarkEnd w:id="2514"/>
    </w:p>
    <w:p w14:paraId="5ACC6FDC" w14:textId="77777777" w:rsidR="001E7AE2" w:rsidRDefault="001E7AE2" w:rsidP="004E29C8">
      <w:pPr>
        <w:pStyle w:val="Heading4"/>
      </w:pPr>
      <w:r>
        <w:t>Clinical Test</w:t>
      </w:r>
    </w:p>
    <w:p w14:paraId="55C24C7D"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14:paraId="19FD4987" w14:textId="1CBA05A3"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14:paraId="6FEC26EE" w14:textId="175E2166" w:rsidR="001E7AE2" w:rsidRPr="0045428D" w:rsidRDefault="00974044" w:rsidP="001E7AE2">
      <w:r w:rsidRPr="003B4A95">
        <w:rPr>
          <w:rFonts w:asciiTheme="minorHAnsi" w:hAnsiTheme="minorHAnsi" w:cstheme="minorHAnsi"/>
        </w:rPr>
        <w:t>If a system needs to record a planned test, the Planned Procedure template in the Plan of Treatment section is used</w:t>
      </w:r>
    </w:p>
    <w:p w14:paraId="519E7AC3" w14:textId="77777777" w:rsidR="001E7AE2" w:rsidRDefault="001E7AE2" w:rsidP="004E29C8">
      <w:pPr>
        <w:pStyle w:val="Heading4"/>
      </w:pPr>
      <w:bookmarkStart w:id="2517" w:name="_Hlk127798730"/>
      <w:r>
        <w:t>Clinical Test Result/Report</w:t>
      </w:r>
    </w:p>
    <w:p w14:paraId="7AA75C8C"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14:paraId="6844E9E9" w14:textId="61218F02" w:rsidR="00680CAA" w:rsidRDefault="00974044" w:rsidP="00680CAA">
      <w:pPr>
        <w:rPr>
          <w:ins w:id="2518" w:author="Ballot Reconciliation" w:date="2023-03-09T09:31:00Z"/>
          <w:rFonts w:asciiTheme="minorHAnsi" w:hAnsiTheme="minorHAnsi" w:cstheme="minorHAnsi"/>
        </w:rPr>
      </w:pPr>
      <w:r w:rsidRPr="003B4A95">
        <w:rPr>
          <w:rFonts w:asciiTheme="minorHAnsi" w:hAnsiTheme="minorHAnsi" w:cstheme="minorHAnsi"/>
        </w:rPr>
        <w:t>Observation/Value in the Result Observation Template (2.16.840.1.113883.10.20.22.4.2) contains the result (finding) of the test. Observation/value may be an encoded value</w:t>
      </w:r>
      <w:del w:id="2519" w:author="Ballot Reconciliation" w:date="2023-03-09T09:31:00Z">
        <w:r>
          <w:rPr>
            <w:rFonts w:asciiTheme="minorHAnsi" w:hAnsiTheme="minorHAnsi" w:cstheme="minorHAnsi"/>
          </w:rPr>
          <w:delText xml:space="preserve"> or text. For example an encoded value of;</w:delText>
        </w:r>
        <w:r w:rsidRPr="003B4A95">
          <w:rPr>
            <w:rFonts w:asciiTheme="minorHAnsi" w:hAnsiTheme="minorHAnsi" w:cstheme="minorHAnsi"/>
          </w:rPr>
          <w:delText xml:space="preserve"> </w:delText>
        </w:r>
        <w:r>
          <w:rPr>
            <w:rFonts w:asciiTheme="minorHAnsi" w:hAnsiTheme="minorHAnsi" w:cstheme="minorHAnsi"/>
          </w:rPr>
          <w:delText xml:space="preserve">SNOMED CT </w:delText>
        </w:r>
        <w:r w:rsidRPr="003B4A95">
          <w:rPr>
            <w:rFonts w:asciiTheme="minorHAnsi" w:hAnsiTheme="minorHAnsi" w:cstheme="minorHAnsi"/>
          </w:rPr>
          <w:delText xml:space="preserve">700407003 | Plantar reflex normal (finding), </w:delText>
        </w:r>
        <w:r>
          <w:rPr>
            <w:rFonts w:asciiTheme="minorHAnsi" w:hAnsiTheme="minorHAnsi" w:cstheme="minorHAnsi"/>
          </w:rPr>
          <w:delText xml:space="preserve">with a </w:delText>
        </w:r>
        <w:r w:rsidRPr="003B4A95">
          <w:rPr>
            <w:rFonts w:asciiTheme="minorHAnsi" w:hAnsiTheme="minorHAnsi" w:cstheme="minorHAnsi"/>
          </w:rPr>
          <w:delText>physical measurement value (Physical Quantity)</w:delText>
        </w:r>
        <w:r>
          <w:rPr>
            <w:rFonts w:asciiTheme="minorHAnsi" w:hAnsiTheme="minorHAnsi" w:cstheme="minorHAnsi"/>
          </w:rPr>
          <w:delText xml:space="preserve"> of</w:delText>
        </w:r>
        <w:r w:rsidRPr="003B4A95">
          <w:rPr>
            <w:rFonts w:asciiTheme="minorHAnsi" w:hAnsiTheme="minorHAnsi" w:cstheme="minorHAnsi"/>
          </w:rPr>
          <w:delText xml:space="preserve"> 30 decibels, </w:delText>
        </w:r>
        <w:r>
          <w:rPr>
            <w:rFonts w:asciiTheme="minorHAnsi" w:hAnsiTheme="minorHAnsi" w:cstheme="minorHAnsi"/>
          </w:rPr>
          <w:delText xml:space="preserve">UCUM </w:delText>
        </w:r>
        <w:r w:rsidRPr="003B4A95">
          <w:rPr>
            <w:rFonts w:asciiTheme="minorHAnsi" w:hAnsiTheme="minorHAnsi" w:cstheme="minorHAnsi"/>
          </w:rPr>
          <w:delText>unit = dB | decibel)</w:delText>
        </w:r>
        <w:r>
          <w:rPr>
            <w:rFonts w:asciiTheme="minorHAnsi" w:hAnsiTheme="minorHAnsi" w:cstheme="minorHAnsi"/>
          </w:rPr>
          <w:delText xml:space="preserve">. Or </w:delText>
        </w:r>
        <w:r w:rsidRPr="003B4A95">
          <w:rPr>
            <w:rFonts w:asciiTheme="minorHAnsi" w:hAnsiTheme="minorHAnsi" w:cstheme="minorHAnsi"/>
          </w:rPr>
          <w:delText>text</w:delText>
        </w:r>
        <w:r>
          <w:rPr>
            <w:rFonts w:asciiTheme="minorHAnsi" w:hAnsiTheme="minorHAnsi" w:cstheme="minorHAnsi"/>
          </w:rPr>
          <w:delText>,</w:delText>
        </w:r>
        <w:r w:rsidRPr="003B4A95">
          <w:rPr>
            <w:rFonts w:asciiTheme="minorHAnsi" w:hAnsiTheme="minorHAnsi" w:cstheme="minorHAnsi"/>
          </w:rPr>
          <w:delText xml:space="preserve"> where observation/value xsi:type="ST" (e.g. “Patient feels pain and hears a knee click when squatting greater than 90 degrees”).</w:delText>
        </w:r>
      </w:del>
      <w:ins w:id="2520" w:author="Ballot Reconciliation" w:date="2023-03-09T09:31:00Z">
        <w:r w:rsidR="000247CB">
          <w:rPr>
            <w:rFonts w:asciiTheme="minorHAnsi" w:hAnsiTheme="minorHAnsi" w:cstheme="minorHAnsi"/>
          </w:rPr>
          <w:t>, physical quantity</w:t>
        </w:r>
        <w:r>
          <w:rPr>
            <w:rFonts w:asciiTheme="minorHAnsi" w:hAnsiTheme="minorHAnsi" w:cstheme="minorHAnsi"/>
          </w:rPr>
          <w:t xml:space="preserve"> or text. </w:t>
        </w:r>
      </w:ins>
    </w:p>
    <w:p w14:paraId="19A4DF92" w14:textId="77777777" w:rsidR="00233336" w:rsidRDefault="00233336" w:rsidP="00680CAA">
      <w:pPr>
        <w:rPr>
          <w:ins w:id="2521" w:author="Ballot Reconciliation" w:date="2023-03-09T09:31:00Z"/>
          <w:rFonts w:asciiTheme="minorHAnsi" w:hAnsiTheme="minorHAnsi" w:cstheme="minorHAnsi"/>
        </w:rPr>
      </w:pPr>
    </w:p>
    <w:p w14:paraId="31036D1D" w14:textId="533FF890" w:rsidR="00233336" w:rsidRDefault="00841A5D" w:rsidP="00680CAA">
      <w:pPr>
        <w:rPr>
          <w:ins w:id="2522" w:author="Ballot Reconciliation" w:date="2023-03-09T09:31:00Z"/>
          <w:rFonts w:asciiTheme="minorHAnsi" w:hAnsiTheme="minorHAnsi" w:cstheme="minorHAnsi"/>
        </w:rPr>
      </w:pPr>
      <w:commentRangeStart w:id="2523"/>
      <w:ins w:id="2524" w:author="Ballot Reconciliation" w:date="2023-03-09T09:31:00Z">
        <w:r>
          <w:rPr>
            <w:rFonts w:asciiTheme="minorHAnsi" w:hAnsiTheme="minorHAnsi" w:cstheme="minorHAnsi"/>
          </w:rPr>
          <w:t xml:space="preserve">Text (ST </w:t>
        </w:r>
        <w:r w:rsidR="00A85436">
          <w:rPr>
            <w:rFonts w:asciiTheme="minorHAnsi" w:hAnsiTheme="minorHAnsi" w:cstheme="minorHAnsi"/>
          </w:rPr>
          <w:t>d</w:t>
        </w:r>
        <w:r>
          <w:rPr>
            <w:rFonts w:asciiTheme="minorHAnsi" w:hAnsiTheme="minorHAnsi" w:cstheme="minorHAnsi"/>
          </w:rPr>
          <w:t>ataType)</w:t>
        </w:r>
      </w:ins>
    </w:p>
    <w:p w14:paraId="7865CEFD" w14:textId="6D33F7DE" w:rsidR="00764658" w:rsidRDefault="00764658" w:rsidP="00680CAA">
      <w:pPr>
        <w:rPr>
          <w:ins w:id="2525" w:author="Ballot Reconciliation" w:date="2023-03-09T09:31:00Z"/>
          <w:rFonts w:asciiTheme="minorHAnsi" w:hAnsiTheme="minorHAnsi" w:cstheme="minorHAnsi"/>
        </w:rPr>
      </w:pPr>
    </w:p>
    <w:p w14:paraId="556D670F" w14:textId="77777777" w:rsidR="00CC2D02" w:rsidRDefault="00CC2D02" w:rsidP="00CC2D02">
      <w:pPr>
        <w:pStyle w:val="Example"/>
        <w:ind w:left="130" w:right="115"/>
        <w:rPr>
          <w:ins w:id="2526" w:author="Ballot Reconciliation" w:date="2023-03-09T09:31:00Z"/>
        </w:rPr>
      </w:pPr>
      <w:ins w:id="2527" w:author="Ballot Reconciliation" w:date="2023-03-09T09:31:00Z">
        <w:r>
          <w:lastRenderedPageBreak/>
          <w:t>&lt;observation classCode="OBS" moodCode="EVN"&gt;</w:t>
        </w:r>
      </w:ins>
    </w:p>
    <w:p w14:paraId="70C2D4D0" w14:textId="6712D708" w:rsidR="00841A5D" w:rsidRDefault="00CC2D02" w:rsidP="001A5406">
      <w:pPr>
        <w:pStyle w:val="Example"/>
        <w:ind w:left="130" w:right="115"/>
        <w:rPr>
          <w:ins w:id="2528" w:author="Ballot Reconciliation" w:date="2023-03-09T09:31:00Z"/>
        </w:rPr>
      </w:pPr>
      <w:ins w:id="2529" w:author="Ballot Reconciliation" w:date="2023-03-09T09:31:00Z">
        <w:r>
          <w:t xml:space="preserve">    </w:t>
        </w:r>
        <w:r w:rsidR="001A5406" w:rsidRPr="001A5406">
          <w:t>&lt;observation classCode="OBS" moodCode="EVN"&gt;</w:t>
        </w:r>
        <w:r w:rsidR="001A5406" w:rsidRPr="001A5406">
          <w:br/>
        </w:r>
        <w:r w:rsidR="001A5406" w:rsidRPr="001A5406">
          <w:tab/>
          <w:t>&lt;templateId root="2.16.840.1.113883.10.20.22.4.2"/&gt;</w:t>
        </w:r>
        <w:r w:rsidR="001A5406" w:rsidRPr="001A5406">
          <w:br/>
        </w:r>
        <w:r w:rsidR="001A5406" w:rsidRPr="001A5406">
          <w:tab/>
          <w:t>&lt;templateId root="2.16.840.1.113883.10.20.22.4.2" extension="20</w:t>
        </w:r>
        <w:r w:rsidR="00A85436">
          <w:t>23</w:t>
        </w:r>
        <w:r w:rsidR="001A5406" w:rsidRPr="001A5406">
          <w:t>-0</w:t>
        </w:r>
        <w:r w:rsidR="00A85436">
          <w:t>5</w:t>
        </w:r>
        <w:r w:rsidR="001A5406" w:rsidRPr="001A5406">
          <w:t>-01"/&gt;</w:t>
        </w:r>
        <w:r w:rsidR="001A5406" w:rsidRPr="001A5406">
          <w:br/>
        </w:r>
        <w:r w:rsidR="001A5406" w:rsidRPr="001A5406">
          <w:tab/>
          <w:t>&lt;id root="f1aa44dd-6f39-4f5c-b267-897c3824b563"/&gt;</w:t>
        </w:r>
        <w:r w:rsidR="001A5406" w:rsidRPr="001A5406">
          <w:br/>
        </w:r>
        <w:r w:rsidR="001A5406" w:rsidRPr="001A5406">
          <w:tab/>
          <w:t>&lt;code code="8601-7" displayName="EKG Impression"</w:t>
        </w:r>
      </w:ins>
    </w:p>
    <w:p w14:paraId="140531DD" w14:textId="77777777" w:rsidR="00841A5D" w:rsidRDefault="00841A5D" w:rsidP="001A5406">
      <w:pPr>
        <w:pStyle w:val="Example"/>
        <w:ind w:left="130" w:right="115"/>
        <w:rPr>
          <w:ins w:id="2530" w:author="Ballot Reconciliation" w:date="2023-03-09T09:31:00Z"/>
        </w:rPr>
      </w:pPr>
      <w:ins w:id="2531" w:author="Ballot Reconciliation" w:date="2023-03-09T09:31:00Z">
        <w:r>
          <w:t xml:space="preserve">     </w:t>
        </w:r>
        <w:r w:rsidR="001A5406" w:rsidRPr="001A5406">
          <w:t xml:space="preserve"> codeSystem="2.16.840.1.113883.6.1" codeSystemName="LOINC"/&gt;</w:t>
        </w:r>
        <w:r w:rsidR="001A5406" w:rsidRPr="001A5406">
          <w:br/>
        </w:r>
        <w:r w:rsidR="001A5406" w:rsidRPr="001A5406">
          <w:tab/>
          <w:t>&lt;statusCode code="completed"/&gt;</w:t>
        </w:r>
        <w:r w:rsidR="001A5406" w:rsidRPr="001A5406">
          <w:br/>
        </w:r>
        <w:r w:rsidR="001A5406" w:rsidRPr="001A5406">
          <w:tab/>
          <w:t>&lt;effectiveTime value="20231023090823-0500"/&gt;</w:t>
        </w:r>
        <w:r w:rsidR="001A5406" w:rsidRPr="001A5406">
          <w:br/>
        </w:r>
        <w:r w:rsidR="001A5406" w:rsidRPr="001A5406">
          <w:tab/>
          <w:t>&lt;!-- Representing a result returned as unstructured string--&gt;</w:t>
        </w:r>
        <w:r w:rsidR="001A5406" w:rsidRPr="001A5406">
          <w:br/>
        </w:r>
        <w:r w:rsidR="001A5406" w:rsidRPr="001A5406">
          <w:tab/>
          <w:t xml:space="preserve">&lt;value xsi:type="ST"&gt;Irregular sinus arrhythmia with both sinus tachycardia </w:t>
        </w:r>
      </w:ins>
    </w:p>
    <w:p w14:paraId="2E42190C" w14:textId="77777777" w:rsidR="00841A5D" w:rsidRDefault="00841A5D" w:rsidP="001A5406">
      <w:pPr>
        <w:pStyle w:val="Example"/>
        <w:ind w:left="130" w:right="115"/>
        <w:rPr>
          <w:ins w:id="2532" w:author="Ballot Reconciliation" w:date="2023-03-09T09:31:00Z"/>
        </w:rPr>
      </w:pPr>
      <w:ins w:id="2533" w:author="Ballot Reconciliation" w:date="2023-03-09T09:31:00Z">
        <w:r>
          <w:t xml:space="preserve">       </w:t>
        </w:r>
        <w:r w:rsidR="001A5406" w:rsidRPr="001A5406">
          <w:t>sinus bradycardia (tachy-brady syndrome).&lt;/value&gt;</w:t>
        </w:r>
        <w:r w:rsidR="001A5406" w:rsidRPr="001A5406">
          <w:br/>
        </w:r>
        <w:r w:rsidR="001A5406" w:rsidRPr="001A5406">
          <w:tab/>
          <w:t xml:space="preserve">&lt;interpretationCode code="A" codeSystem="2.16.840.1.113883.5.83" </w:t>
        </w:r>
      </w:ins>
    </w:p>
    <w:p w14:paraId="7DB8EE04" w14:textId="53EDA51A" w:rsidR="00764658" w:rsidRPr="00841A5D" w:rsidRDefault="00841A5D" w:rsidP="00841A5D">
      <w:pPr>
        <w:pStyle w:val="Example"/>
        <w:ind w:left="130" w:right="115"/>
        <w:rPr>
          <w:ins w:id="2534" w:author="Ballot Reconciliation" w:date="2023-03-09T09:31:00Z"/>
        </w:rPr>
      </w:pPr>
      <w:ins w:id="2535" w:author="Ballot Reconciliation" w:date="2023-03-09T09:31:00Z">
        <w:r>
          <w:t xml:space="preserve">      </w:t>
        </w:r>
        <w:r w:rsidR="001A5406" w:rsidRPr="001A5406">
          <w:t>displayName="Abormal" /&gt;</w:t>
        </w:r>
        <w:r w:rsidR="001A5406" w:rsidRPr="001A5406">
          <w:br/>
          <w:t>&lt;/observation&gt;</w:t>
        </w:r>
      </w:ins>
    </w:p>
    <w:p w14:paraId="3F06556E" w14:textId="77777777" w:rsidR="00764658" w:rsidRDefault="00764658" w:rsidP="00680CAA">
      <w:pPr>
        <w:rPr>
          <w:ins w:id="2536" w:author="Ballot Reconciliation" w:date="2023-03-09T09:31:00Z"/>
          <w:rFonts w:asciiTheme="minorHAnsi" w:hAnsiTheme="minorHAnsi" w:cstheme="minorHAnsi"/>
        </w:rPr>
      </w:pPr>
    </w:p>
    <w:p w14:paraId="6AF09BA4" w14:textId="3B821F19" w:rsidR="00841A5D" w:rsidRDefault="00841A5D" w:rsidP="00841A5D">
      <w:pPr>
        <w:rPr>
          <w:ins w:id="2537" w:author="Ballot Reconciliation" w:date="2023-03-09T09:31:00Z"/>
          <w:rFonts w:asciiTheme="minorHAnsi" w:hAnsiTheme="minorHAnsi" w:cstheme="minorHAnsi"/>
        </w:rPr>
      </w:pPr>
      <w:ins w:id="2538" w:author="Ballot Reconciliation" w:date="2023-03-09T09:31:00Z">
        <w:r>
          <w:rPr>
            <w:rFonts w:asciiTheme="minorHAnsi" w:hAnsiTheme="minorHAnsi" w:cstheme="minorHAnsi"/>
          </w:rPr>
          <w:t>Encoded (datatype CD):</w:t>
        </w:r>
      </w:ins>
    </w:p>
    <w:p w14:paraId="09EFC43F" w14:textId="77777777" w:rsidR="00A85436" w:rsidRDefault="00A85436" w:rsidP="00841A5D">
      <w:pPr>
        <w:rPr>
          <w:ins w:id="2539" w:author="Ballot Reconciliation" w:date="2023-03-09T09:31:00Z"/>
          <w:rFonts w:asciiTheme="minorHAnsi" w:hAnsiTheme="minorHAnsi" w:cstheme="minorHAnsi"/>
        </w:rPr>
      </w:pPr>
    </w:p>
    <w:p w14:paraId="7821EDD8" w14:textId="77777777" w:rsidR="00A85436" w:rsidRDefault="00A85436" w:rsidP="00A85436">
      <w:pPr>
        <w:pStyle w:val="Example"/>
        <w:ind w:left="130" w:right="115"/>
        <w:rPr>
          <w:ins w:id="2540" w:author="Ballot Reconciliation" w:date="2023-03-09T09:31:00Z"/>
        </w:rPr>
      </w:pPr>
      <w:ins w:id="2541" w:author="Ballot Reconciliation" w:date="2023-03-09T09:31:00Z">
        <w:r>
          <w:t>&lt;observation classCode="OBS" moodCode="EVN"&gt;</w:t>
        </w:r>
      </w:ins>
    </w:p>
    <w:p w14:paraId="48AE67A3" w14:textId="017D95A5" w:rsidR="00A85436" w:rsidRDefault="00A85436" w:rsidP="00A85436">
      <w:pPr>
        <w:pStyle w:val="Example"/>
        <w:ind w:left="130" w:right="115"/>
        <w:rPr>
          <w:ins w:id="2542" w:author="Ballot Reconciliation" w:date="2023-03-09T09:31:00Z"/>
        </w:rPr>
      </w:pPr>
      <w:ins w:id="2543" w:author="Ballot Reconciliation" w:date="2023-03-09T09:31:00Z">
        <w:r>
          <w:t xml:space="preserve">    </w:t>
        </w:r>
        <w:r w:rsidRPr="001A5406">
          <w:t>&lt;observation classCode="OBS" moodCode="EVN"&gt;</w:t>
        </w:r>
        <w:r w:rsidRPr="001A5406">
          <w:br/>
        </w:r>
        <w:r w:rsidRPr="001A5406">
          <w:tab/>
          <w:t>&lt;templateId root="2.16.840.1.113883.10.20.22.4.2"/&gt;</w:t>
        </w:r>
        <w:r w:rsidRPr="001A5406">
          <w:br/>
        </w:r>
        <w:r w:rsidRPr="001A5406">
          <w:tab/>
          <w:t>&lt;templateId root="2.16.840.1.113883.10.20.22.4.2" extension="20</w:t>
        </w:r>
        <w:r>
          <w:t>23</w:t>
        </w:r>
        <w:r w:rsidRPr="001A5406">
          <w:t>-0</w:t>
        </w:r>
        <w:r>
          <w:t>5</w:t>
        </w:r>
        <w:r w:rsidRPr="001A5406">
          <w:t>-01"/&gt;</w:t>
        </w:r>
        <w:r w:rsidRPr="001A5406">
          <w:br/>
        </w:r>
        <w:r w:rsidRPr="001A5406">
          <w:tab/>
          <w:t>&lt;id root="f1aa44dd-6f39-4f5c-b267-897c3824b563"/&gt;</w:t>
        </w:r>
        <w:r w:rsidRPr="001A5406">
          <w:br/>
        </w:r>
        <w:r w:rsidRPr="001A5406">
          <w:tab/>
          <w:t>&lt;code code="</w:t>
        </w:r>
        <w:r w:rsidR="004675C9" w:rsidRPr="004675C9">
          <w:t>69428-1</w:t>
        </w:r>
        <w:r w:rsidRPr="001A5406">
          <w:t>" displayName="</w:t>
        </w:r>
        <w:r w:rsidR="004675C9" w:rsidRPr="004675C9">
          <w:t>Jugular vein distension</w:t>
        </w:r>
        <w:r w:rsidRPr="001A5406">
          <w:t>"</w:t>
        </w:r>
      </w:ins>
    </w:p>
    <w:p w14:paraId="666EA96E" w14:textId="77777777" w:rsidR="00A9481A" w:rsidRDefault="00A85436" w:rsidP="00A9481A">
      <w:pPr>
        <w:pStyle w:val="Example"/>
        <w:ind w:left="130" w:right="115"/>
        <w:rPr>
          <w:ins w:id="2544" w:author="Ballot Reconciliation" w:date="2023-03-09T09:31:00Z"/>
        </w:rPr>
      </w:pPr>
      <w:ins w:id="2545" w:author="Ballot Reconciliation" w:date="2023-03-09T09:31:00Z">
        <w:r>
          <w:t xml:space="preserve">     </w:t>
        </w:r>
        <w:r w:rsidRPr="001A5406">
          <w:t xml:space="preserve"> codeSystem="2.16.840.1.113883.6.1" codeSystemName="LOINC"/&gt;</w:t>
        </w:r>
        <w:r w:rsidRPr="001A5406">
          <w:br/>
        </w:r>
        <w:r w:rsidRPr="001A5406">
          <w:tab/>
          <w:t>&lt;statusCode code="completed"/&gt;</w:t>
        </w:r>
        <w:r w:rsidRPr="001A5406">
          <w:br/>
        </w:r>
        <w:r w:rsidRPr="001A5406">
          <w:tab/>
          <w:t>&lt;effectiveTime value="20231023090823-0500"/&gt;</w:t>
        </w:r>
        <w:r w:rsidRPr="001A5406">
          <w:br/>
        </w:r>
        <w:r w:rsidRPr="001A5406">
          <w:tab/>
        </w:r>
        <w:r w:rsidR="00A9481A" w:rsidRPr="00A9481A">
          <w:t>&lt;value xsi:type="CD" code="52101004" displayName="</w:t>
        </w:r>
        <w:r w:rsidR="00A9481A">
          <w:t>P</w:t>
        </w:r>
        <w:r w:rsidR="00A9481A" w:rsidRPr="00A9481A">
          <w:t xml:space="preserve">resent" </w:t>
        </w:r>
      </w:ins>
    </w:p>
    <w:p w14:paraId="2BA4DA31" w14:textId="0CA2189F" w:rsidR="00A85436" w:rsidRDefault="00A9481A" w:rsidP="00A9481A">
      <w:pPr>
        <w:pStyle w:val="Example"/>
        <w:ind w:left="130" w:right="115"/>
        <w:rPr>
          <w:ins w:id="2546" w:author="Ballot Reconciliation" w:date="2023-03-09T09:31:00Z"/>
        </w:rPr>
      </w:pPr>
      <w:ins w:id="2547" w:author="Ballot Reconciliation" w:date="2023-03-09T09:31:00Z">
        <w:r>
          <w:t xml:space="preserve">      </w:t>
        </w:r>
        <w:r w:rsidRPr="00A9481A">
          <w:t>codeSystem="2.16.840.1.113883.6.96" codeSystemName="SNOMED CT"/&gt;</w:t>
        </w:r>
        <w:r w:rsidR="00A85436" w:rsidRPr="001A5406">
          <w:br/>
        </w:r>
        <w:r w:rsidR="00A85436" w:rsidRPr="001A5406">
          <w:tab/>
          <w:t xml:space="preserve">&lt;interpretationCode code="A" codeSystem="2.16.840.1.113883.5.83" </w:t>
        </w:r>
      </w:ins>
    </w:p>
    <w:p w14:paraId="6E535075" w14:textId="77777777" w:rsidR="00A85436" w:rsidRPr="00841A5D" w:rsidRDefault="00A85436" w:rsidP="00A85436">
      <w:pPr>
        <w:pStyle w:val="Example"/>
        <w:ind w:left="130" w:right="115"/>
        <w:rPr>
          <w:ins w:id="2548" w:author="Ballot Reconciliation" w:date="2023-03-09T09:31:00Z"/>
        </w:rPr>
      </w:pPr>
      <w:ins w:id="2549" w:author="Ballot Reconciliation" w:date="2023-03-09T09:31:00Z">
        <w:r>
          <w:t xml:space="preserve">      </w:t>
        </w:r>
        <w:r w:rsidRPr="001A5406">
          <w:t>displayName="Abormal" /&gt;</w:t>
        </w:r>
        <w:r w:rsidRPr="001A5406">
          <w:br/>
          <w:t>&lt;/observation&gt;</w:t>
        </w:r>
      </w:ins>
    </w:p>
    <w:p w14:paraId="5A9033B0" w14:textId="77777777" w:rsidR="00A85436" w:rsidRDefault="00A85436" w:rsidP="00841A5D">
      <w:pPr>
        <w:rPr>
          <w:ins w:id="2550" w:author="Ballot Reconciliation" w:date="2023-03-09T09:31:00Z"/>
          <w:rFonts w:asciiTheme="minorHAnsi" w:hAnsiTheme="minorHAnsi" w:cstheme="minorHAnsi"/>
        </w:rPr>
      </w:pPr>
    </w:p>
    <w:p w14:paraId="33635DE1" w14:textId="3BA46FAC" w:rsidR="00764658" w:rsidRDefault="00841A5D" w:rsidP="00680CAA">
      <w:pPr>
        <w:rPr>
          <w:ins w:id="2551" w:author="Ballot Reconciliation" w:date="2023-03-09T09:31:00Z"/>
          <w:rFonts w:asciiTheme="minorHAnsi" w:hAnsiTheme="minorHAnsi" w:cstheme="minorHAnsi"/>
        </w:rPr>
      </w:pPr>
      <w:ins w:id="2552" w:author="Ballot Reconciliation" w:date="2023-03-09T09:31:00Z">
        <w:r>
          <w:rPr>
            <w:rFonts w:asciiTheme="minorHAnsi" w:hAnsiTheme="minorHAnsi" w:cstheme="minorHAnsi"/>
          </w:rPr>
          <w:t xml:space="preserve"> </w:t>
        </w:r>
      </w:ins>
    </w:p>
    <w:p w14:paraId="2E5CF306" w14:textId="0089F682" w:rsidR="00841A5D" w:rsidRDefault="00841A5D" w:rsidP="00680CAA">
      <w:pPr>
        <w:rPr>
          <w:ins w:id="2553" w:author="Ballot Reconciliation" w:date="2023-03-09T09:31:00Z"/>
          <w:rFonts w:asciiTheme="minorHAnsi" w:hAnsiTheme="minorHAnsi" w:cstheme="minorHAnsi"/>
        </w:rPr>
      </w:pPr>
      <w:ins w:id="2554" w:author="Ballot Reconciliation" w:date="2023-03-09T09:31:00Z">
        <w:r>
          <w:rPr>
            <w:rFonts w:asciiTheme="minorHAnsi" w:hAnsiTheme="minorHAnsi" w:cstheme="minorHAnsi"/>
          </w:rPr>
          <w:t>Physical Quantity (dataType PQ)</w:t>
        </w:r>
      </w:ins>
    </w:p>
    <w:p w14:paraId="5D4A435F" w14:textId="3E2AEB2A" w:rsidR="00233336" w:rsidRDefault="00233336" w:rsidP="00680CAA">
      <w:pPr>
        <w:rPr>
          <w:ins w:id="2555" w:author="Ballot Reconciliation" w:date="2023-03-09T09:31:00Z"/>
          <w:rFonts w:ascii="Courier New" w:hAnsi="Courier New" w:cs="Courier New"/>
          <w:sz w:val="18"/>
          <w:szCs w:val="18"/>
        </w:rPr>
      </w:pPr>
    </w:p>
    <w:p w14:paraId="76677708" w14:textId="77777777" w:rsidR="00A85436" w:rsidRDefault="00A85436" w:rsidP="00A85436">
      <w:pPr>
        <w:pStyle w:val="Example"/>
        <w:ind w:left="130" w:right="115"/>
        <w:rPr>
          <w:ins w:id="2556" w:author="Ballot Reconciliation" w:date="2023-03-09T09:31:00Z"/>
        </w:rPr>
      </w:pPr>
      <w:ins w:id="2557" w:author="Ballot Reconciliation" w:date="2023-03-09T09:31:00Z">
        <w:r>
          <w:t>&lt;observation classCode="OBS" moodCode="EVN"&gt;</w:t>
        </w:r>
      </w:ins>
    </w:p>
    <w:p w14:paraId="6813A396" w14:textId="77777777" w:rsidR="009960D6" w:rsidRDefault="00A85436" w:rsidP="00A85436">
      <w:pPr>
        <w:pStyle w:val="Example"/>
        <w:ind w:left="130" w:right="115"/>
        <w:rPr>
          <w:ins w:id="2558" w:author="Ballot Reconciliation" w:date="2023-03-09T09:31:00Z"/>
        </w:rPr>
      </w:pPr>
      <w:ins w:id="2559" w:author="Ballot Reconciliation" w:date="2023-03-09T09:31:00Z">
        <w:r>
          <w:t xml:space="preserve">    </w:t>
        </w:r>
        <w:r w:rsidRPr="001A5406">
          <w:t>&lt;observation classCode="OBS" moodCode="EVN"&gt;</w:t>
        </w:r>
        <w:r w:rsidRPr="001A5406">
          <w:br/>
        </w:r>
        <w:r w:rsidRPr="001A5406">
          <w:tab/>
          <w:t>&lt;templateId root="2.16.840.1.113883.10.20.22.4.2"/&gt;</w:t>
        </w:r>
        <w:r w:rsidRPr="001A5406">
          <w:br/>
        </w:r>
        <w:r w:rsidRPr="001A5406">
          <w:tab/>
          <w:t>&lt;templateId root="2.16.840.1.113883.10.20.22.4.2" extension="20</w:t>
        </w:r>
        <w:r>
          <w:t>23</w:t>
        </w:r>
        <w:r w:rsidRPr="001A5406">
          <w:t>-0</w:t>
        </w:r>
        <w:r>
          <w:t>5</w:t>
        </w:r>
        <w:r w:rsidRPr="001A5406">
          <w:t>-01"/&gt;</w:t>
        </w:r>
        <w:r w:rsidRPr="001A5406">
          <w:br/>
        </w:r>
        <w:r w:rsidRPr="001A5406">
          <w:tab/>
          <w:t>&lt;id root="f1aa44dd-6f39-4f5c-b267-897c3824b563"/&gt;</w:t>
        </w:r>
        <w:r w:rsidRPr="001A5406">
          <w:br/>
        </w:r>
        <w:r w:rsidRPr="001A5406">
          <w:tab/>
          <w:t>&lt;code code="</w:t>
        </w:r>
        <w:r w:rsidR="009960D6" w:rsidRPr="009960D6">
          <w:t>41355-9</w:t>
        </w:r>
        <w:r w:rsidRPr="001A5406">
          <w:t>" displayName="</w:t>
        </w:r>
        <w:r w:rsidR="009960D6" w:rsidRPr="009960D6">
          <w:t>Elbow - right Flexion Active Range of Motion</w:t>
        </w:r>
      </w:ins>
    </w:p>
    <w:p w14:paraId="7A4E6111" w14:textId="62213E66" w:rsidR="00A85436" w:rsidRDefault="009960D6" w:rsidP="00A85436">
      <w:pPr>
        <w:pStyle w:val="Example"/>
        <w:ind w:left="130" w:right="115"/>
        <w:rPr>
          <w:ins w:id="2560" w:author="Ballot Reconciliation" w:date="2023-03-09T09:31:00Z"/>
        </w:rPr>
      </w:pPr>
      <w:ins w:id="2561" w:author="Ballot Reconciliation" w:date="2023-03-09T09:31:00Z">
        <w:r>
          <w:t xml:space="preserve">     </w:t>
        </w:r>
        <w:r w:rsidRPr="009960D6">
          <w:t xml:space="preserve"> Quantitative</w:t>
        </w:r>
        <w:r w:rsidR="00A85436" w:rsidRPr="001A5406">
          <w:t>"</w:t>
        </w:r>
      </w:ins>
    </w:p>
    <w:p w14:paraId="03BE93D5" w14:textId="177263E3" w:rsidR="00A85436" w:rsidRDefault="00A85436" w:rsidP="009960D6">
      <w:pPr>
        <w:pStyle w:val="Example"/>
        <w:ind w:left="130" w:right="115"/>
        <w:rPr>
          <w:ins w:id="2562" w:author="Ballot Reconciliation" w:date="2023-03-09T09:31:00Z"/>
        </w:rPr>
      </w:pPr>
      <w:ins w:id="2563" w:author="Ballot Reconciliation" w:date="2023-03-09T09:31:00Z">
        <w:r>
          <w:t xml:space="preserve">     </w:t>
        </w:r>
        <w:r w:rsidRPr="001A5406">
          <w:t xml:space="preserve"> codeSystem="2.16.840.1.113883.6.1" codeSystemName="LOINC"/&gt;</w:t>
        </w:r>
        <w:r w:rsidRPr="001A5406">
          <w:br/>
        </w:r>
        <w:r w:rsidRPr="001A5406">
          <w:tab/>
          <w:t>&lt;statusCode code="completed"/&gt;</w:t>
        </w:r>
        <w:r w:rsidRPr="001A5406">
          <w:br/>
        </w:r>
        <w:r w:rsidRPr="001A5406">
          <w:tab/>
          <w:t>&lt;effectiveTime value="20231023090823-0500"/&gt;</w:t>
        </w:r>
        <w:r w:rsidRPr="001A5406">
          <w:br/>
        </w:r>
        <w:r w:rsidRPr="001A5406">
          <w:tab/>
        </w:r>
        <w:r w:rsidR="009960D6" w:rsidRPr="009960D6">
          <w:t>&lt;value xsi:type="PQ" value="1</w:t>
        </w:r>
        <w:r w:rsidR="004675C9">
          <w:t>10</w:t>
        </w:r>
        <w:r w:rsidR="009960D6" w:rsidRPr="009960D6">
          <w:t>" unit="</w:t>
        </w:r>
        <w:r w:rsidR="009960D6">
          <w:t>deg</w:t>
        </w:r>
        <w:r w:rsidR="009960D6" w:rsidRPr="009960D6">
          <w:t>"/&gt;</w:t>
        </w:r>
        <w:r w:rsidRPr="001A5406">
          <w:br/>
        </w:r>
        <w:r w:rsidRPr="001A5406">
          <w:tab/>
          <w:t xml:space="preserve">&lt;interpretationCode code="A" codeSystem="2.16.840.1.113883.5.83" </w:t>
        </w:r>
      </w:ins>
    </w:p>
    <w:p w14:paraId="413A08A1" w14:textId="77777777" w:rsidR="00A85436" w:rsidRPr="00841A5D" w:rsidRDefault="00A85436" w:rsidP="00A85436">
      <w:pPr>
        <w:pStyle w:val="Example"/>
        <w:ind w:left="130" w:right="115"/>
        <w:rPr>
          <w:ins w:id="2564" w:author="Ballot Reconciliation" w:date="2023-03-09T09:31:00Z"/>
        </w:rPr>
      </w:pPr>
      <w:ins w:id="2565" w:author="Ballot Reconciliation" w:date="2023-03-09T09:31:00Z">
        <w:r>
          <w:t xml:space="preserve">      </w:t>
        </w:r>
        <w:r w:rsidRPr="001A5406">
          <w:t>displayName="Abormal" /&gt;</w:t>
        </w:r>
        <w:r w:rsidRPr="001A5406">
          <w:br/>
          <w:t>&lt;/observation&gt;</w:t>
        </w:r>
      </w:ins>
      <w:commentRangeEnd w:id="2523"/>
      <w:r w:rsidR="00AD0004">
        <w:rPr>
          <w:rStyle w:val="CommentReference"/>
          <w:rFonts w:ascii="Calibri" w:eastAsia="Arial" w:hAnsi="Calibri"/>
        </w:rPr>
        <w:commentReference w:id="2523"/>
      </w:r>
    </w:p>
    <w:p w14:paraId="0F8C76EA" w14:textId="01E88A45" w:rsidR="00A85436" w:rsidRDefault="00A85436" w:rsidP="00680CAA">
      <w:pPr>
        <w:rPr>
          <w:ins w:id="2566" w:author="Ballot Reconciliation" w:date="2023-03-09T09:31:00Z"/>
          <w:rFonts w:ascii="Courier New" w:hAnsi="Courier New" w:cs="Courier New"/>
          <w:sz w:val="18"/>
          <w:szCs w:val="18"/>
        </w:rPr>
      </w:pPr>
    </w:p>
    <w:p w14:paraId="47D85FE2" w14:textId="2888D65B" w:rsidR="001E7AE2" w:rsidRPr="0045428D" w:rsidRDefault="001E7AE2" w:rsidP="001E7AE2"/>
    <w:p w14:paraId="52E34129" w14:textId="1025A09A" w:rsidR="001E7AE2" w:rsidRPr="00A61A3F" w:rsidRDefault="001E7AE2" w:rsidP="00C17F49">
      <w:pPr>
        <w:pStyle w:val="Heading3"/>
      </w:pPr>
      <w:bookmarkStart w:id="2567" w:name="_Toc127519207"/>
      <w:bookmarkStart w:id="2568" w:name="_Toc119939890"/>
      <w:bookmarkEnd w:id="2517"/>
      <w:r w:rsidRPr="00A61A3F">
        <w:lastRenderedPageBreak/>
        <w:t>Diagnostic Imaging</w:t>
      </w:r>
      <w:bookmarkEnd w:id="2567"/>
      <w:bookmarkEnd w:id="2568"/>
    </w:p>
    <w:p w14:paraId="0E8EF68F" w14:textId="3F4282B4" w:rsidR="00BD12D9" w:rsidRPr="00181FEF" w:rsidRDefault="00BD12D9" w:rsidP="00BD12D9">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14:paraId="759D007D" w14:textId="77777777" w:rsidR="00E518B4" w:rsidRPr="00BD12D9" w:rsidRDefault="00E518B4" w:rsidP="00BD12D9"/>
    <w:tbl>
      <w:tblPr>
        <w:tblStyle w:val="TableGrid"/>
        <w:tblW w:w="10345" w:type="dxa"/>
        <w:tblLook w:val="04A0" w:firstRow="1" w:lastRow="0" w:firstColumn="1" w:lastColumn="0" w:noHBand="0" w:noVBand="1"/>
      </w:tblPr>
      <w:tblGrid>
        <w:gridCol w:w="2605"/>
        <w:gridCol w:w="1985"/>
        <w:gridCol w:w="1404"/>
        <w:gridCol w:w="4351"/>
      </w:tblGrid>
      <w:tr w:rsidR="00992641" w:rsidRPr="00181FEF" w14:paraId="21A73081" w14:textId="77777777" w:rsidTr="004E29C8">
        <w:tc>
          <w:tcPr>
            <w:tcW w:w="2605" w:type="dxa"/>
            <w:shd w:val="clear" w:color="auto" w:fill="2E74B5" w:themeFill="accent5" w:themeFillShade="BF"/>
          </w:tcPr>
          <w:p w14:paraId="7955B86A"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985" w:type="dxa"/>
            <w:shd w:val="clear" w:color="auto" w:fill="2E74B5" w:themeFill="accent5" w:themeFillShade="BF"/>
          </w:tcPr>
          <w:p w14:paraId="6890B6D0"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14:paraId="12C2309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14:paraId="3ECEE154"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BD12D9" w:rsidRPr="00181FEF" w14:paraId="0FAEEC9F" w14:textId="77777777" w:rsidTr="004E29C8">
        <w:tc>
          <w:tcPr>
            <w:tcW w:w="2605" w:type="dxa"/>
          </w:tcPr>
          <w:p w14:paraId="59FCCDF6" w14:textId="141F666B" w:rsidR="00BD12D9" w:rsidRPr="00576BB3" w:rsidRDefault="008B59D0" w:rsidP="00E518B4">
            <w:pPr>
              <w:pStyle w:val="NormalWeb"/>
              <w:spacing w:before="0" w:beforeAutospacing="0" w:after="0" w:afterAutospacing="0"/>
              <w:rPr>
                <w:rFonts w:asciiTheme="minorHAnsi" w:hAnsiTheme="minorHAnsi" w:cstheme="minorHAnsi"/>
                <w:color w:val="172B4D"/>
              </w:rPr>
            </w:pPr>
            <w:hyperlink r:id="rId88" w:history="1">
              <w:r w:rsidR="00BD12D9" w:rsidRPr="00576BB3">
                <w:rPr>
                  <w:rStyle w:val="Hyperlink"/>
                  <w:rFonts w:asciiTheme="minorHAnsi" w:hAnsiTheme="minorHAnsi" w:cstheme="minorHAnsi"/>
                </w:rPr>
                <w:t>Diagnostic Imaging Test</w:t>
              </w:r>
            </w:hyperlink>
          </w:p>
          <w:p w14:paraId="25FC884D" w14:textId="52762F28"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14:paraId="6405B7BB" w14:textId="4EE8BD04" w:rsidR="00BD12D9" w:rsidRPr="00181FEF" w:rsidRDefault="00BD12D9" w:rsidP="00E518B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14:paraId="4A665EE5" w14:textId="671FD624" w:rsidR="00BD12D9" w:rsidRPr="00181FEF" w:rsidRDefault="00BD12D9" w:rsidP="00E518B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14:paraId="1A10C053" w14:textId="73A86423" w:rsidR="00BD12D9" w:rsidRPr="00AE51D5" w:rsidRDefault="001E7E2A" w:rsidP="00E518B4">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 xml:space="preserve">rganizer/code </w:t>
            </w:r>
          </w:p>
        </w:tc>
      </w:tr>
      <w:tr w:rsidR="00BD12D9" w:rsidRPr="00181FEF" w14:paraId="59CC49E7" w14:textId="77777777" w:rsidTr="004E29C8">
        <w:tc>
          <w:tcPr>
            <w:tcW w:w="2605" w:type="dxa"/>
          </w:tcPr>
          <w:p w14:paraId="5B643C96" w14:textId="13A8C57B" w:rsidR="00BD12D9" w:rsidRPr="00181FEF" w:rsidRDefault="008B59D0" w:rsidP="00E518B4">
            <w:pPr>
              <w:pStyle w:val="NormalWeb"/>
              <w:spacing w:before="0" w:beforeAutospacing="0" w:after="0" w:afterAutospacing="0"/>
              <w:rPr>
                <w:rFonts w:asciiTheme="minorHAnsi" w:hAnsiTheme="minorHAnsi" w:cstheme="minorHAnsi"/>
                <w:color w:val="172B4D"/>
              </w:rPr>
            </w:pPr>
            <w:hyperlink r:id="rId89" w:history="1">
              <w:r w:rsidR="00BD12D9" w:rsidRPr="00181FEF">
                <w:rPr>
                  <w:rStyle w:val="Hyperlink"/>
                  <w:rFonts w:asciiTheme="minorHAnsi" w:hAnsiTheme="minorHAnsi" w:cstheme="minorHAnsi"/>
                </w:rPr>
                <w:t>Diagnostic Imaging Report</w:t>
              </w:r>
            </w:hyperlink>
          </w:p>
          <w:p w14:paraId="44B859A4" w14:textId="2F7527E6"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14:paraId="6F53C629" w14:textId="77777777" w:rsidR="00BD12D9" w:rsidRPr="00181FEF" w:rsidRDefault="00BD12D9" w:rsidP="00E518B4">
            <w:pPr>
              <w:pStyle w:val="NormalWeb"/>
              <w:spacing w:before="0" w:beforeAutospacing="0" w:after="0" w:afterAutospacing="0"/>
              <w:rPr>
                <w:rFonts w:asciiTheme="minorHAnsi" w:hAnsiTheme="minorHAnsi" w:cstheme="minorHAnsi"/>
                <w:color w:val="172B4D"/>
              </w:rPr>
            </w:pPr>
          </w:p>
        </w:tc>
        <w:tc>
          <w:tcPr>
            <w:tcW w:w="1404" w:type="dxa"/>
          </w:tcPr>
          <w:p w14:paraId="3C88817D" w14:textId="4988AEF7" w:rsidR="00BD12D9" w:rsidRPr="00181FEF" w:rsidRDefault="00BD12D9" w:rsidP="00E518B4">
            <w:pPr>
              <w:rPr>
                <w:rFonts w:asciiTheme="minorHAnsi" w:hAnsiTheme="minorHAnsi" w:cstheme="minorHAnsi"/>
                <w:color w:val="172B4D"/>
              </w:rPr>
            </w:pPr>
            <w:r w:rsidRPr="00181FEF">
              <w:rPr>
                <w:rFonts w:asciiTheme="minorHAnsi" w:hAnsiTheme="minorHAnsi" w:cstheme="minorHAnsi"/>
              </w:rPr>
              <w:t>Result Observation</w:t>
            </w:r>
          </w:p>
          <w:p w14:paraId="7BE60E13" w14:textId="18BC2857" w:rsidR="00BD12D9" w:rsidRPr="00181FEF" w:rsidRDefault="00BD12D9" w:rsidP="00E518B4">
            <w:pPr>
              <w:rPr>
                <w:rStyle w:val="Hyperlink"/>
                <w:rFonts w:asciiTheme="minorHAnsi" w:hAnsiTheme="minorHAnsi" w:cstheme="minorHAnsi"/>
                <w:color w:val="0052CC"/>
              </w:rPr>
            </w:pPr>
          </w:p>
        </w:tc>
        <w:tc>
          <w:tcPr>
            <w:tcW w:w="4351" w:type="dxa"/>
          </w:tcPr>
          <w:p w14:paraId="43B6E06B" w14:textId="1E168FEC" w:rsidR="00BD12D9" w:rsidRPr="00AE51D5" w:rsidRDefault="001E7E2A" w:rsidP="00E518B4">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bservation/value</w:t>
            </w:r>
          </w:p>
        </w:tc>
      </w:tr>
    </w:tbl>
    <w:p w14:paraId="5179727E" w14:textId="5F782C5F" w:rsidR="00992641" w:rsidRDefault="00E518B4" w:rsidP="00E518B4">
      <w:pPr>
        <w:pStyle w:val="Caption"/>
      </w:pPr>
      <w:bookmarkStart w:id="2569" w:name="_Toc118898857"/>
      <w:bookmarkStart w:id="2570" w:name="_Toc127519377"/>
      <w:bookmarkStart w:id="2571" w:name="_Toc119940061"/>
      <w:r>
        <w:t xml:space="preserve">Table </w:t>
      </w:r>
      <w:r w:rsidR="008B59D0">
        <w:fldChar w:fldCharType="begin"/>
      </w:r>
      <w:r w:rsidR="008B59D0">
        <w:instrText xml:space="preserve"> SEQ Table \* ARABIC </w:instrText>
      </w:r>
      <w:r w:rsidR="008B59D0">
        <w:fldChar w:fldCharType="separate"/>
      </w:r>
      <w:del w:id="2572" w:author="Ballot Reconciliation" w:date="2023-03-09T09:31:00Z">
        <w:r w:rsidR="00F10C7C">
          <w:rPr>
            <w:noProof/>
          </w:rPr>
          <w:delText>72</w:delText>
        </w:r>
      </w:del>
      <w:ins w:id="2573" w:author="Ballot Reconciliation" w:date="2023-03-09T09:31:00Z">
        <w:r w:rsidR="00DC1072">
          <w:rPr>
            <w:noProof/>
          </w:rPr>
          <w:t>71</w:t>
        </w:r>
      </w:ins>
      <w:r w:rsidR="008B59D0">
        <w:rPr>
          <w:noProof/>
        </w:rPr>
        <w:fldChar w:fldCharType="end"/>
      </w:r>
      <w:r>
        <w:t xml:space="preserve">: </w:t>
      </w:r>
      <w:r w:rsidRPr="00286C2A">
        <w:t xml:space="preserve">USCDI v2 Data Elements - </w:t>
      </w:r>
      <w:r>
        <w:t>Diagnostic Imaging</w:t>
      </w:r>
      <w:bookmarkEnd w:id="2569"/>
      <w:bookmarkEnd w:id="2570"/>
      <w:bookmarkEnd w:id="2571"/>
    </w:p>
    <w:p w14:paraId="1C651606" w14:textId="77777777" w:rsidR="001E7AE2" w:rsidRDefault="001E7AE2" w:rsidP="004E29C8">
      <w:pPr>
        <w:pStyle w:val="Heading4"/>
      </w:pPr>
      <w:r>
        <w:t>Diagnostic Imaging Test</w:t>
      </w:r>
    </w:p>
    <w:p w14:paraId="1641AC27" w14:textId="629C184A" w:rsidR="00BD12D9" w:rsidRPr="00AB2D86" w:rsidRDefault="00BD12D9" w:rsidP="00BD12D9">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14:paraId="4D543814" w14:textId="77777777" w:rsidR="001E7AE2" w:rsidRDefault="001E7AE2" w:rsidP="004E29C8">
      <w:pPr>
        <w:pStyle w:val="Heading4"/>
      </w:pPr>
      <w:r>
        <w:t>Diagnostic Imaging Report</w:t>
      </w:r>
    </w:p>
    <w:p w14:paraId="32F83381" w14:textId="44BFA87B" w:rsidR="001E7AE2" w:rsidRPr="00AB2D86" w:rsidRDefault="00BD12D9" w:rsidP="001E7AE2">
      <w:pPr>
        <w:rPr>
          <w:rFonts w:asciiTheme="minorHAnsi" w:hAnsiTheme="minorHAnsi" w:cstheme="minorHAnsi"/>
        </w:rPr>
      </w:pPr>
      <w:r w:rsidRPr="00AB2D86">
        <w:rPr>
          <w:rFonts w:asciiTheme="minorHAnsi" w:hAnsiTheme="minorHAnsi" w:cstheme="minorHAnsi"/>
        </w:rPr>
        <w:t>When the report is narrative, a</w:t>
      </w:r>
      <w:r w:rsidR="00EF36D1" w:rsidRPr="00AB2D86">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r:id="rId90" w:history="1">
        <w:r w:rsidRPr="00AB2D86">
          <w:rPr>
            <w:rStyle w:val="Hyperlink"/>
            <w:rFonts w:asciiTheme="minorHAnsi" w:hAnsiTheme="minorHAnsi" w:cstheme="minorHAnsi"/>
            <w:color w:val="0052CC"/>
            <w:sz w:val="21"/>
            <w:szCs w:val="21"/>
            <w:shd w:val="clear" w:color="auto" w:fill="FFFFFF"/>
          </w:rPr>
          <w:t>example.</w:t>
        </w:r>
      </w:hyperlink>
    </w:p>
    <w:p w14:paraId="76DCA657" w14:textId="17E9832A" w:rsidR="001E7AE2" w:rsidRPr="00A61A3F" w:rsidRDefault="001E7AE2" w:rsidP="00C17F49">
      <w:pPr>
        <w:pStyle w:val="Heading3"/>
      </w:pPr>
      <w:bookmarkStart w:id="2574" w:name="_Toc127519208"/>
      <w:bookmarkStart w:id="2575" w:name="_Toc119939891"/>
      <w:r w:rsidRPr="00A61A3F">
        <w:t>Encounter Information</w:t>
      </w:r>
      <w:bookmarkEnd w:id="2574"/>
      <w:bookmarkEnd w:id="2575"/>
    </w:p>
    <w:p w14:paraId="7459B367" w14:textId="24D5A0C9" w:rsidR="00BD12D9" w:rsidRPr="00AB2D86" w:rsidRDefault="00BD12D9" w:rsidP="00BD12D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14:paraId="328611E4" w14:textId="77777777" w:rsidR="00E518B4" w:rsidRPr="00BD12D9" w:rsidRDefault="00E518B4" w:rsidP="00BD12D9"/>
    <w:tbl>
      <w:tblPr>
        <w:tblStyle w:val="TableGrid"/>
        <w:tblW w:w="10255" w:type="dxa"/>
        <w:tblLook w:val="04A0" w:firstRow="1" w:lastRow="0" w:firstColumn="1" w:lastColumn="0" w:noHBand="0" w:noVBand="1"/>
      </w:tblPr>
      <w:tblGrid>
        <w:gridCol w:w="2595"/>
        <w:gridCol w:w="1383"/>
        <w:gridCol w:w="1211"/>
        <w:gridCol w:w="5066"/>
      </w:tblGrid>
      <w:tr w:rsidR="001E7AE2" w:rsidRPr="00AB2D86" w14:paraId="3AE11907" w14:textId="77777777" w:rsidTr="004E29C8">
        <w:tc>
          <w:tcPr>
            <w:tcW w:w="2472" w:type="dxa"/>
            <w:shd w:val="clear" w:color="auto" w:fill="2E74B5" w:themeFill="accent5" w:themeFillShade="BF"/>
          </w:tcPr>
          <w:p w14:paraId="09E64694"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14:paraId="622E4FB0"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14:paraId="25B40E6C"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14:paraId="079A05E7"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00BD12D9" w:rsidRPr="00AB2D86" w14:paraId="1918A0CE" w14:textId="77777777" w:rsidTr="004E29C8">
        <w:tc>
          <w:tcPr>
            <w:tcW w:w="2472" w:type="dxa"/>
          </w:tcPr>
          <w:p w14:paraId="6889FE87" w14:textId="07AF50E7" w:rsidR="00BD12D9" w:rsidRPr="00AB2D86" w:rsidRDefault="008B59D0" w:rsidP="00E518B4">
            <w:pPr>
              <w:rPr>
                <w:rFonts w:asciiTheme="minorHAnsi" w:hAnsiTheme="minorHAnsi" w:cstheme="minorHAnsi"/>
              </w:rPr>
            </w:pPr>
            <w:hyperlink r:id="rId91" w:history="1">
              <w:r w:rsidR="00BD12D9" w:rsidRPr="00AB2D86">
                <w:rPr>
                  <w:rStyle w:val="Hyperlink"/>
                  <w:rFonts w:asciiTheme="minorHAnsi" w:hAnsiTheme="minorHAnsi" w:cstheme="minorHAnsi"/>
                </w:rPr>
                <w:t>Encounter Diagnosis </w:t>
              </w:r>
            </w:hyperlink>
          </w:p>
        </w:tc>
        <w:tc>
          <w:tcPr>
            <w:tcW w:w="1383" w:type="dxa"/>
          </w:tcPr>
          <w:p w14:paraId="26A37E8A" w14:textId="77777777" w:rsidR="00BD12D9" w:rsidRPr="00AB2D86" w:rsidRDefault="00BD12D9" w:rsidP="00E518B4">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xml:space="preserve">• SNOMED International, Systematized Nomenclature of Medicine Clinical Terms (SNOMED CT®) U.S. Edition, </w:t>
            </w:r>
            <w:r w:rsidRPr="00AB2D86">
              <w:rPr>
                <w:rFonts w:asciiTheme="minorHAnsi" w:hAnsiTheme="minorHAnsi" w:cstheme="minorHAnsi"/>
                <w:color w:val="172B4D"/>
              </w:rPr>
              <w:lastRenderedPageBreak/>
              <w:t>March 2021 Release </w:t>
            </w:r>
          </w:p>
          <w:p w14:paraId="586DA63A" w14:textId="693A419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 International Classification of Diseases ICD10-CM 2021</w:t>
            </w:r>
          </w:p>
        </w:tc>
        <w:tc>
          <w:tcPr>
            <w:tcW w:w="1211" w:type="dxa"/>
          </w:tcPr>
          <w:p w14:paraId="456A7086" w14:textId="77777777" w:rsidR="00BD12D9" w:rsidRDefault="00BD12D9" w:rsidP="00E518B4">
            <w:pPr>
              <w:rPr>
                <w:rFonts w:asciiTheme="minorHAnsi" w:hAnsiTheme="minorHAnsi" w:cstheme="minorHAnsi"/>
              </w:rPr>
            </w:pPr>
            <w:r w:rsidRPr="00AB2D86">
              <w:rPr>
                <w:rFonts w:asciiTheme="minorHAnsi" w:hAnsiTheme="minorHAnsi" w:cstheme="minorHAnsi"/>
              </w:rPr>
              <w:lastRenderedPageBreak/>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14:paraId="1DDE9F9F" w14:textId="77777777" w:rsidR="001C7EA3" w:rsidRDefault="001C7EA3" w:rsidP="00E518B4">
            <w:pPr>
              <w:rPr>
                <w:rFonts w:asciiTheme="minorHAnsi" w:hAnsiTheme="minorHAnsi" w:cstheme="minorHAnsi"/>
              </w:rPr>
            </w:pPr>
          </w:p>
          <w:p w14:paraId="009E5B1A" w14:textId="77777777" w:rsidR="001C7EA3" w:rsidRDefault="001C7EA3" w:rsidP="001C7EA3">
            <w:pPr>
              <w:rPr>
                <w:rFonts w:asciiTheme="minorHAnsi" w:hAnsiTheme="minorHAnsi" w:cstheme="minorHAnsi"/>
              </w:rPr>
            </w:pPr>
            <w:r>
              <w:rPr>
                <w:rFonts w:asciiTheme="minorHAnsi" w:hAnsiTheme="minorHAnsi" w:cstheme="minorHAnsi"/>
              </w:rPr>
              <w:t>Hospital Discharge Diagnosis</w:t>
            </w:r>
          </w:p>
          <w:p w14:paraId="018EDD09" w14:textId="56199ABC" w:rsidR="001C7EA3" w:rsidRPr="00AB2D86" w:rsidRDefault="001C7EA3" w:rsidP="001C7EA3">
            <w:pPr>
              <w:rPr>
                <w:rFonts w:asciiTheme="minorHAnsi" w:hAnsiTheme="minorHAnsi" w:cstheme="minorHAnsi"/>
              </w:rPr>
            </w:pPr>
            <w:r>
              <w:rPr>
                <w:rFonts w:asciiTheme="minorHAnsi" w:hAnsiTheme="minorHAnsi" w:cstheme="minorHAnsi"/>
              </w:rPr>
              <w:t xml:space="preserve">&gt; Problem </w:t>
            </w:r>
            <w:r>
              <w:rPr>
                <w:rFonts w:asciiTheme="minorHAnsi" w:hAnsiTheme="minorHAnsi" w:cstheme="minorHAnsi"/>
              </w:rPr>
              <w:lastRenderedPageBreak/>
              <w:t>Observation</w:t>
            </w:r>
          </w:p>
        </w:tc>
        <w:tc>
          <w:tcPr>
            <w:tcW w:w="5189" w:type="dxa"/>
          </w:tcPr>
          <w:p w14:paraId="60C24D34" w14:textId="4C42562C"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lastRenderedPageBreak/>
              <w:t>observation/value</w:t>
            </w:r>
          </w:p>
        </w:tc>
      </w:tr>
      <w:tr w:rsidR="00BD12D9" w:rsidRPr="00AB2D86" w14:paraId="10FA2287" w14:textId="77777777" w:rsidTr="004E29C8">
        <w:tc>
          <w:tcPr>
            <w:tcW w:w="2472" w:type="dxa"/>
          </w:tcPr>
          <w:p w14:paraId="5A2285F7" w14:textId="6BBF55B4" w:rsidR="00BD12D9" w:rsidRPr="00AB2D86" w:rsidRDefault="008B59D0" w:rsidP="00E518B4">
            <w:pPr>
              <w:pStyle w:val="NormalWeb"/>
              <w:spacing w:before="0" w:beforeAutospacing="0" w:after="0" w:afterAutospacing="0"/>
              <w:rPr>
                <w:rFonts w:asciiTheme="minorHAnsi" w:hAnsiTheme="minorHAnsi" w:cstheme="minorHAnsi"/>
                <w:color w:val="172B4D"/>
              </w:rPr>
            </w:pPr>
            <w:hyperlink r:id="rId92" w:history="1">
              <w:r w:rsidR="00BD12D9" w:rsidRPr="00AB2D86">
                <w:rPr>
                  <w:rStyle w:val="Hyperlink"/>
                  <w:rFonts w:asciiTheme="minorHAnsi" w:hAnsiTheme="minorHAnsi" w:cstheme="minorHAnsi"/>
                </w:rPr>
                <w:t>Encounter Disposition</w:t>
              </w:r>
            </w:hyperlink>
          </w:p>
          <w:p w14:paraId="371F356E" w14:textId="2B960CF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14:paraId="435189D6" w14:textId="1F10B7CC"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2A21BE85" w14:textId="31D310F1"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96BDBE" w14:textId="6F1EFB99"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encounter/sdtc:dischargeDispositionCode</w:t>
            </w:r>
          </w:p>
        </w:tc>
      </w:tr>
      <w:tr w:rsidR="00BD12D9" w:rsidRPr="00AB2D86" w14:paraId="44EAC36F" w14:textId="77777777" w:rsidTr="004E29C8">
        <w:tc>
          <w:tcPr>
            <w:tcW w:w="2472" w:type="dxa"/>
          </w:tcPr>
          <w:p w14:paraId="2D255E14" w14:textId="2647C58A" w:rsidR="00BD12D9" w:rsidRPr="00AB2D86" w:rsidRDefault="008B59D0" w:rsidP="00E518B4">
            <w:pPr>
              <w:pStyle w:val="NormalWeb"/>
              <w:spacing w:before="0" w:beforeAutospacing="0" w:after="0" w:afterAutospacing="0"/>
              <w:rPr>
                <w:rFonts w:asciiTheme="minorHAnsi" w:hAnsiTheme="minorHAnsi" w:cstheme="minorHAnsi"/>
                <w:color w:val="172B4D"/>
              </w:rPr>
            </w:pPr>
            <w:hyperlink r:id="rId93" w:history="1">
              <w:r w:rsidR="00BD12D9" w:rsidRPr="00AB2D86">
                <w:rPr>
                  <w:rStyle w:val="Hyperlink"/>
                  <w:rFonts w:asciiTheme="minorHAnsi" w:hAnsiTheme="minorHAnsi" w:cstheme="minorHAnsi"/>
                </w:rPr>
                <w:t>Encounter Location</w:t>
              </w:r>
            </w:hyperlink>
            <w:r w:rsidR="00BD12D9" w:rsidRPr="00AB2D86">
              <w:rPr>
                <w:rStyle w:val="Strong"/>
                <w:rFonts w:asciiTheme="minorHAnsi" w:hAnsiTheme="minorHAnsi" w:cstheme="minorHAnsi"/>
                <w:color w:val="172B4D"/>
              </w:rPr>
              <w:t> </w:t>
            </w:r>
          </w:p>
          <w:p w14:paraId="39E0C5D9" w14:textId="0D96FD89"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14:paraId="7F12E16E" w14:textId="4C18185E"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125F43BB" w14:textId="1F9335F9"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B61FB1" w14:textId="195CBAA2"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00BD12D9" w:rsidRPr="00AB2D86" w14:paraId="7E188096" w14:textId="77777777" w:rsidTr="004E29C8">
        <w:tc>
          <w:tcPr>
            <w:tcW w:w="2472" w:type="dxa"/>
          </w:tcPr>
          <w:p w14:paraId="570422A6" w14:textId="2A720F62" w:rsidR="00BD12D9" w:rsidRPr="00AB2D86" w:rsidRDefault="008B59D0" w:rsidP="00E518B4">
            <w:pPr>
              <w:pStyle w:val="NormalWeb"/>
              <w:spacing w:before="0" w:beforeAutospacing="0" w:after="0" w:afterAutospacing="0"/>
              <w:rPr>
                <w:rFonts w:asciiTheme="minorHAnsi" w:hAnsiTheme="minorHAnsi" w:cstheme="minorHAnsi"/>
                <w:color w:val="172B4D"/>
              </w:rPr>
            </w:pPr>
            <w:hyperlink r:id="rId94" w:history="1">
              <w:r w:rsidR="00BD12D9" w:rsidRPr="00AB2D86">
                <w:rPr>
                  <w:rStyle w:val="Hyperlink"/>
                  <w:rFonts w:asciiTheme="minorHAnsi" w:hAnsiTheme="minorHAnsi" w:cstheme="minorHAnsi"/>
                </w:rPr>
                <w:t>Encounter Time</w:t>
              </w:r>
            </w:hyperlink>
            <w:r w:rsidR="00BD12D9" w:rsidRPr="00AB2D86">
              <w:rPr>
                <w:rStyle w:val="Strong"/>
                <w:rFonts w:asciiTheme="minorHAnsi" w:hAnsiTheme="minorHAnsi" w:cstheme="minorHAnsi"/>
                <w:color w:val="172B4D"/>
              </w:rPr>
              <w:t> </w:t>
            </w:r>
          </w:p>
          <w:p w14:paraId="54B226E0"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14:paraId="518A40C8"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14:paraId="516FF346" w14:textId="3FE4179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14:paraId="4ED49487" w14:textId="7403F62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4C52DF8D" w14:textId="6CCE1322"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2256FC44" w14:textId="399E1127"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encounter/effectiveTime</w:t>
            </w:r>
          </w:p>
        </w:tc>
      </w:tr>
      <w:tr w:rsidR="00BD12D9" w:rsidRPr="00AB2D86" w14:paraId="6C69244D" w14:textId="77777777" w:rsidTr="004E29C8">
        <w:tc>
          <w:tcPr>
            <w:tcW w:w="2472" w:type="dxa"/>
          </w:tcPr>
          <w:p w14:paraId="0D09EA10" w14:textId="74C4EAAE" w:rsidR="00BD12D9" w:rsidRPr="00576BB3" w:rsidRDefault="008B59D0" w:rsidP="00E518B4">
            <w:pPr>
              <w:rPr>
                <w:rFonts w:asciiTheme="minorHAnsi" w:hAnsiTheme="minorHAnsi" w:cstheme="minorHAnsi"/>
              </w:rPr>
            </w:pPr>
            <w:hyperlink r:id="rId95" w:history="1">
              <w:r w:rsidR="00BD12D9" w:rsidRPr="00576BB3">
                <w:rPr>
                  <w:rStyle w:val="Hyperlink"/>
                  <w:rFonts w:asciiTheme="minorHAnsi" w:hAnsiTheme="minorHAnsi" w:cstheme="minorHAnsi"/>
                  <w:color w:val="0052CC"/>
                </w:rPr>
                <w:t>Encounter Type</w:t>
              </w:r>
            </w:hyperlink>
            <w:r w:rsidR="00BD12D9" w:rsidRPr="00576BB3">
              <w:rPr>
                <w:rStyle w:val="Strong"/>
                <w:rFonts w:asciiTheme="minorHAnsi" w:hAnsiTheme="minorHAnsi" w:cstheme="minorHAnsi"/>
                <w:color w:val="172B4D"/>
              </w:rPr>
              <w:t> </w:t>
            </w:r>
          </w:p>
        </w:tc>
        <w:tc>
          <w:tcPr>
            <w:tcW w:w="1383" w:type="dxa"/>
          </w:tcPr>
          <w:p w14:paraId="50652D1F" w14:textId="3CC92035"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5480D8C6" w14:textId="5A78719D"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E090DF3" w14:textId="7C6DD098" w:rsidR="00BD12D9" w:rsidRPr="00AE51D5" w:rsidRDefault="00BD12D9" w:rsidP="00E518B4">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14:paraId="18A29616" w14:textId="204B20E4" w:rsidR="001E7AE2" w:rsidRPr="004E431F" w:rsidRDefault="00E518B4" w:rsidP="00E518B4">
      <w:pPr>
        <w:pStyle w:val="Caption"/>
      </w:pPr>
      <w:bookmarkStart w:id="2576" w:name="_Toc118898858"/>
      <w:bookmarkStart w:id="2577" w:name="_Toc127519378"/>
      <w:bookmarkStart w:id="2578" w:name="_Toc119940062"/>
      <w:r>
        <w:t xml:space="preserve">Table </w:t>
      </w:r>
      <w:r w:rsidR="008B59D0">
        <w:fldChar w:fldCharType="begin"/>
      </w:r>
      <w:r w:rsidR="008B59D0">
        <w:instrText xml:space="preserve"> SEQ Table \* ARABIC </w:instrText>
      </w:r>
      <w:r w:rsidR="008B59D0">
        <w:fldChar w:fldCharType="separate"/>
      </w:r>
      <w:del w:id="2579" w:author="Ballot Reconciliation" w:date="2023-03-09T09:31:00Z">
        <w:r w:rsidR="00F10C7C">
          <w:rPr>
            <w:noProof/>
          </w:rPr>
          <w:delText>73</w:delText>
        </w:r>
      </w:del>
      <w:ins w:id="2580" w:author="Ballot Reconciliation" w:date="2023-03-09T09:31:00Z">
        <w:r w:rsidR="00DC1072">
          <w:rPr>
            <w:noProof/>
          </w:rPr>
          <w:t>72</w:t>
        </w:r>
      </w:ins>
      <w:r w:rsidR="008B59D0">
        <w:rPr>
          <w:noProof/>
        </w:rPr>
        <w:fldChar w:fldCharType="end"/>
      </w:r>
      <w:r>
        <w:t>:</w:t>
      </w:r>
      <w:r w:rsidRPr="00684A07">
        <w:t xml:space="preserve"> USCDI v2 Data Elements - </w:t>
      </w:r>
      <w:r>
        <w:t>Encounter Information</w:t>
      </w:r>
      <w:bookmarkEnd w:id="2576"/>
      <w:bookmarkEnd w:id="2577"/>
      <w:bookmarkEnd w:id="2578"/>
    </w:p>
    <w:p w14:paraId="30648410" w14:textId="77777777" w:rsidR="001E7AE2" w:rsidRDefault="001E7AE2" w:rsidP="004E29C8">
      <w:pPr>
        <w:pStyle w:val="Heading4"/>
      </w:pPr>
      <w:r>
        <w:t>Encounter Diagnosis</w:t>
      </w:r>
    </w:p>
    <w:p w14:paraId="1965AE7D" w14:textId="1AE97700" w:rsidR="00A872B8" w:rsidRPr="00342F52" w:rsidRDefault="00A872B8">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14:paraId="62190E78" w14:textId="77777777" w:rsidR="001E7AE2" w:rsidRDefault="001E7AE2" w:rsidP="004E29C8">
      <w:pPr>
        <w:pStyle w:val="Heading4"/>
      </w:pPr>
      <w:r>
        <w:t>Encounter Disposition</w:t>
      </w:r>
    </w:p>
    <w:p w14:paraId="25AF72E0" w14:textId="27EF28A4" w:rsidR="00BD12D9" w:rsidRPr="00342F52" w:rsidRDefault="000B3F91" w:rsidP="00BD12D9">
      <w:pPr>
        <w:rPr>
          <w:rFonts w:asciiTheme="minorHAnsi" w:hAnsiTheme="minorHAnsi" w:cstheme="minorHAnsi"/>
        </w:rPr>
      </w:pPr>
      <w:r w:rsidRPr="00342F52">
        <w:rPr>
          <w:rFonts w:asciiTheme="minorHAnsi" w:hAnsiTheme="minorHAnsi" w:cstheme="minorHAnsi"/>
        </w:rPr>
        <w:t>Implementers should note</w:t>
      </w:r>
      <w:r w:rsidR="00BD12D9" w:rsidRPr="00342F52">
        <w:rPr>
          <w:rFonts w:asciiTheme="minorHAnsi" w:hAnsiTheme="minorHAnsi" w:cstheme="minorHAnsi"/>
        </w:rPr>
        <w:t xml:space="preserve"> that a Discharge Disposition is not appropriate for all document types</w:t>
      </w:r>
    </w:p>
    <w:p w14:paraId="62937CE6" w14:textId="77777777" w:rsidR="000B3F91"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14:paraId="09FDD952" w14:textId="08A2A4A8" w:rsidR="00BD12D9"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Progress Notes, or H&amp;P, typically won't have a discharge disposition.</w:t>
      </w:r>
    </w:p>
    <w:p w14:paraId="6A86D961" w14:textId="5634F428" w:rsidR="00BD12D9" w:rsidRDefault="00BD12D9" w:rsidP="00BD12D9"/>
    <w:p w14:paraId="4970A875" w14:textId="55DB5EC9" w:rsidR="00BD12D9" w:rsidRPr="004E29C8" w:rsidRDefault="000B3F91" w:rsidP="00BD12D9">
      <w:pPr>
        <w:rPr>
          <w:rFonts w:asciiTheme="minorHAnsi" w:hAnsiTheme="minorHAnsi"/>
        </w:rPr>
      </w:pPr>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Disposition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dischargeDispositionCode</w:t>
      </w:r>
      <w:r w:rsidRPr="000B3F91">
        <w:t>,</w:t>
      </w:r>
      <w:r>
        <w:t xml:space="preserve"> </w:t>
      </w:r>
      <w:r w:rsidRPr="00342F52">
        <w:rPr>
          <w:rFonts w:asciiTheme="minorHAnsi" w:hAnsiTheme="minorHAnsi" w:cstheme="minorHAnsi"/>
        </w:rPr>
        <w:t>but in</w:t>
      </w:r>
      <w:r w:rsidR="00BD12D9" w:rsidRPr="00342F52">
        <w:rPr>
          <w:rFonts w:asciiTheme="minorHAnsi" w:hAnsiTheme="minorHAnsi" w:cstheme="minorHAnsi"/>
        </w:rPr>
        <w:t xml:space="preserve">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3BD4B2B6" w14:textId="2B71F756" w:rsidR="00AD3138" w:rsidRDefault="00AD3138" w:rsidP="00BD12D9">
      <w:pPr>
        <w:rPr>
          <w:ins w:id="2581" w:author="Ballot Reconciliation" w:date="2023-03-09T09:31:00Z"/>
        </w:rPr>
      </w:pPr>
      <w:commentRangeStart w:id="2582"/>
      <w:ins w:id="2583" w:author="Ballot Reconciliation" w:date="2023-03-09T09:31:00Z">
        <w:r w:rsidRPr="00AD3138">
          <w:lastRenderedPageBreak/>
          <w:t>While an Encounter Summary provides a snapshot of the patient’s condition at the time of the encounter as authored by the clinician, a Patient summary provides the most current information available from the sending system across multiple encounters.</w:t>
        </w:r>
        <w:r>
          <w:rPr>
            <w:rStyle w:val="FootnoteReference"/>
          </w:rPr>
          <w:footnoteReference w:id="143"/>
        </w:r>
      </w:ins>
      <w:commentRangeEnd w:id="2582"/>
      <w:r w:rsidR="00AD0004">
        <w:rPr>
          <w:rStyle w:val="CommentReference"/>
        </w:rPr>
        <w:commentReference w:id="2582"/>
      </w:r>
    </w:p>
    <w:p w14:paraId="16C4B2C1" w14:textId="2EE869B6" w:rsidR="001E7AE2" w:rsidRDefault="001E7AE2" w:rsidP="004E29C8">
      <w:pPr>
        <w:pStyle w:val="Heading4"/>
      </w:pPr>
      <w:r>
        <w:t>Encounter Location</w:t>
      </w:r>
    </w:p>
    <w:p w14:paraId="6C7F6FCB" w14:textId="6B72373A"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Location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00BD12D9" w:rsidRPr="00342F52">
        <w:rPr>
          <w:rFonts w:asciiTheme="minorHAnsi" w:hAnsiTheme="minorHAnsi" w:cstheme="minorHAnsi"/>
        </w:rPr>
        <w:t>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76DC1AAE" w14:textId="2E0C9734" w:rsidR="001E7AE2" w:rsidRDefault="001E7AE2" w:rsidP="004E29C8">
      <w:pPr>
        <w:pStyle w:val="Heading4"/>
      </w:pPr>
      <w:r>
        <w:t>Encounter Time</w:t>
      </w:r>
    </w:p>
    <w:p w14:paraId="27D20DE6" w14:textId="5DB88287" w:rsidR="001E7AE2" w:rsidRPr="00A169D1" w:rsidRDefault="000B3F91" w:rsidP="00BD12D9">
      <w:r w:rsidRPr="00342F52">
        <w:rPr>
          <w:rFonts w:asciiTheme="minorHAnsi" w:hAnsiTheme="minorHAnsi" w:cstheme="minorHAnsi"/>
        </w:rPr>
        <w:t xml:space="preserve">In </w:t>
      </w:r>
      <w:r w:rsidR="00BD12D9" w:rsidRPr="00342F52">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/effectiveTime</w:t>
      </w:r>
      <w:r>
        <w:t xml:space="preserve">, </w:t>
      </w:r>
      <w:r w:rsidRPr="00342F52">
        <w:rPr>
          <w:rFonts w:asciiTheme="minorHAnsi" w:hAnsiTheme="minorHAnsi" w:cstheme="minorHAnsi"/>
        </w:rPr>
        <w:t>but f</w:t>
      </w:r>
      <w:r w:rsidR="00BD12D9" w:rsidRPr="00342F52">
        <w:rPr>
          <w:rFonts w:asciiTheme="minorHAnsi" w:hAnsiTheme="minorHAnsi" w:cstheme="minorHAnsi"/>
        </w:rPr>
        <w:t>or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406BFD22" w14:textId="77777777" w:rsidR="001E7AE2" w:rsidRDefault="001E7AE2" w:rsidP="004E29C8">
      <w:pPr>
        <w:pStyle w:val="Heading4"/>
      </w:pPr>
      <w:r>
        <w:t>Encounter Type</w:t>
      </w:r>
    </w:p>
    <w:p w14:paraId="2CB11A82" w14:textId="7CA25C1E" w:rsidR="000B3F91" w:rsidRDefault="000B3F91" w:rsidP="000B3F91">
      <w:r w:rsidRPr="00AB5B68">
        <w:rPr>
          <w:rFonts w:asciiTheme="minorHAnsi" w:hAnsiTheme="minorHAnsi" w:cstheme="minorHAnsi"/>
        </w:rPr>
        <w:t xml:space="preserve">In Encounter Summaries the Encounter Type will also be present in the document header </w:t>
      </w:r>
      <w:r w:rsidR="00AB5B68" w:rsidRPr="00AB5B68">
        <w:rPr>
          <w:rFonts w:asciiTheme="minorHAnsi" w:hAnsiTheme="minorHAnsi" w:cstheme="minorHAnsi"/>
        </w:rPr>
        <w:t>at</w:t>
      </w:r>
      <w:r w:rsidR="00AB5B68">
        <w:t xml:space="preserve"> </w:t>
      </w:r>
      <w:r w:rsidR="00AE2D95">
        <w:rPr>
          <w:rFonts w:ascii="Courier New" w:hAnsi="Courier New" w:cs="Courier New"/>
          <w:sz w:val="18"/>
          <w:szCs w:val="18"/>
        </w:rPr>
        <w:t>componentOf/encompassingEncounter</w:t>
      </w:r>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r w:rsidR="00AE2D95">
        <w:rPr>
          <w:rFonts w:ascii="Courier New" w:hAnsi="Courier New" w:cs="Courier New"/>
          <w:sz w:val="18"/>
          <w:szCs w:val="18"/>
        </w:rPr>
        <w:t>componentOf/encompassingEncounter</w:t>
      </w:r>
      <w:r w:rsidRPr="00AE51D5">
        <w:rPr>
          <w:sz w:val="18"/>
          <w:szCs w:val="18"/>
        </w:rPr>
        <w:t xml:space="preserve"> </w:t>
      </w:r>
      <w:r w:rsidRPr="0078613E">
        <w:rPr>
          <w:rFonts w:asciiTheme="minorHAnsi" w:hAnsiTheme="minorHAnsi" w:cstheme="minorHAnsi"/>
        </w:rPr>
        <w:t>SHALL NOT be present.</w:t>
      </w:r>
    </w:p>
    <w:p w14:paraId="7AF73F08" w14:textId="77777777" w:rsidR="000B3F91" w:rsidRDefault="000B3F91" w:rsidP="000B3F91"/>
    <w:p w14:paraId="09DACD42" w14:textId="6364BBF4" w:rsidR="001E7AE2" w:rsidRDefault="000B3F91" w:rsidP="000B3F91">
      <w:r w:rsidRPr="0078613E">
        <w:rPr>
          <w:rFonts w:asciiTheme="minorHAnsi" w:hAnsiTheme="minorHAnsi" w:cstheme="minorHAnsi"/>
        </w:rPr>
        <w:t>Implementers should note that only</w:t>
      </w:r>
      <w:r w:rsidR="001E7AE2" w:rsidRPr="0078613E">
        <w:rPr>
          <w:rFonts w:asciiTheme="minorHAnsi" w:hAnsiTheme="minorHAnsi" w:cstheme="minorHAnsi"/>
        </w:rPr>
        <w:t xml:space="preserve"> </w:t>
      </w:r>
      <w:r w:rsidRPr="0078613E">
        <w:rPr>
          <w:rFonts w:asciiTheme="minorHAnsi" w:hAnsiTheme="minorHAnsi" w:cstheme="minorHAnsi"/>
        </w:rPr>
        <w:t xml:space="preserve">conveying Encounter Type </w:t>
      </w:r>
      <w:r w:rsidR="001E7AE2" w:rsidRPr="0078613E">
        <w:rPr>
          <w:rFonts w:asciiTheme="minorHAnsi" w:hAnsiTheme="minorHAnsi" w:cstheme="minorHAnsi"/>
        </w:rPr>
        <w:t xml:space="preserve">in </w:t>
      </w:r>
      <w:r w:rsidRPr="0078613E">
        <w:rPr>
          <w:rFonts w:asciiTheme="minorHAnsi" w:hAnsiTheme="minorHAnsi" w:cstheme="minorHAnsi"/>
        </w:rPr>
        <w:t>the document header at</w:t>
      </w:r>
      <w:r>
        <w:t xml:space="preserve"> </w:t>
      </w:r>
      <w:r w:rsidR="00AE2D95">
        <w:rPr>
          <w:rFonts w:ascii="Courier New" w:hAnsi="Courier New" w:cs="Courier New"/>
          <w:sz w:val="18"/>
          <w:szCs w:val="18"/>
        </w:rPr>
        <w:t>componentOf/encompassingEncounter</w:t>
      </w:r>
      <w:r w:rsidR="001E7AE2" w:rsidRPr="00AE51D5">
        <w:rPr>
          <w:rFonts w:ascii="Courier New" w:hAnsi="Courier New" w:cs="Courier New"/>
          <w:sz w:val="18"/>
          <w:szCs w:val="18"/>
        </w:rPr>
        <w:t>/code</w:t>
      </w:r>
      <w:r w:rsidR="001E7AE2" w:rsidRPr="00AE51D5">
        <w:rPr>
          <w:sz w:val="18"/>
          <w:szCs w:val="18"/>
        </w:rPr>
        <w:t xml:space="preserve"> </w:t>
      </w:r>
      <w:r w:rsidR="001E7AE2" w:rsidRPr="00314140">
        <w:rPr>
          <w:rFonts w:asciiTheme="minorHAnsi" w:hAnsiTheme="minorHAnsi" w:cstheme="minorHAnsi"/>
        </w:rPr>
        <w:t>is insufficient</w:t>
      </w:r>
      <w:r w:rsidRPr="00314140">
        <w:rPr>
          <w:rFonts w:asciiTheme="minorHAnsi" w:hAnsiTheme="minorHAnsi" w:cstheme="minorHAnsi"/>
        </w:rPr>
        <w:t>.</w:t>
      </w:r>
    </w:p>
    <w:p w14:paraId="2A011087" w14:textId="77777777" w:rsidR="001E7AE2" w:rsidRDefault="001E7AE2" w:rsidP="001E7AE2"/>
    <w:p w14:paraId="07F240C6" w14:textId="7A8913D3" w:rsidR="001E7AE2" w:rsidRPr="00A61A3F" w:rsidRDefault="001E7AE2" w:rsidP="00C17F49">
      <w:pPr>
        <w:pStyle w:val="Heading3"/>
      </w:pPr>
      <w:bookmarkStart w:id="2585" w:name="_Toc127519209"/>
      <w:bookmarkStart w:id="2586" w:name="_Toc119939892"/>
      <w:r w:rsidRPr="00A61A3F">
        <w:t>Goals</w:t>
      </w:r>
      <w:bookmarkEnd w:id="2585"/>
      <w:bookmarkEnd w:id="2586"/>
    </w:p>
    <w:p w14:paraId="77CA8CF8" w14:textId="28A4A26D" w:rsidR="00BD12D9" w:rsidRDefault="00BD12D9" w:rsidP="00BD12D9">
      <w:r w:rsidRPr="00BD12D9">
        <w:t>An expressed desired health state to be achieved by a subject of care (or family/group).</w:t>
      </w:r>
    </w:p>
    <w:p w14:paraId="4EF7F32F" w14:textId="77777777" w:rsidR="00E518B4" w:rsidRPr="00BD12D9" w:rsidRDefault="00E518B4" w:rsidP="00BD12D9"/>
    <w:tbl>
      <w:tblPr>
        <w:tblStyle w:val="TableGrid"/>
        <w:tblW w:w="9625" w:type="dxa"/>
        <w:tblLook w:val="04A0" w:firstRow="1" w:lastRow="0" w:firstColumn="1" w:lastColumn="0" w:noHBand="0" w:noVBand="1"/>
      </w:tblPr>
      <w:tblGrid>
        <w:gridCol w:w="3415"/>
        <w:gridCol w:w="2160"/>
        <w:gridCol w:w="1800"/>
        <w:gridCol w:w="2250"/>
      </w:tblGrid>
      <w:tr w:rsidR="00992641" w:rsidRPr="00314140" w14:paraId="5D013E7C" w14:textId="77777777" w:rsidTr="004E29C8">
        <w:tc>
          <w:tcPr>
            <w:tcW w:w="3415" w:type="dxa"/>
            <w:shd w:val="clear" w:color="auto" w:fill="2E74B5" w:themeFill="accent5" w:themeFillShade="BF"/>
          </w:tcPr>
          <w:p w14:paraId="1CE98D08"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14:paraId="46D43F2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14:paraId="57878D70"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14:paraId="0649EC7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BD12D9" w:rsidRPr="00314140" w14:paraId="4F14811A" w14:textId="77777777" w:rsidTr="004E29C8">
        <w:tc>
          <w:tcPr>
            <w:tcW w:w="3415" w:type="dxa"/>
          </w:tcPr>
          <w:p w14:paraId="3DCA2BD1" w14:textId="638B04FE" w:rsidR="00BD12D9" w:rsidRPr="00314140" w:rsidRDefault="008B59D0" w:rsidP="00E518B4">
            <w:pPr>
              <w:pStyle w:val="NormalWeb"/>
              <w:spacing w:before="0" w:beforeAutospacing="0" w:after="0" w:afterAutospacing="0"/>
              <w:rPr>
                <w:rFonts w:asciiTheme="minorHAnsi" w:hAnsiTheme="minorHAnsi" w:cstheme="minorHAnsi"/>
                <w:color w:val="172B4D"/>
              </w:rPr>
            </w:pPr>
            <w:hyperlink r:id="rId96" w:history="1">
              <w:r w:rsidR="00BD12D9" w:rsidRPr="00314140">
                <w:rPr>
                  <w:rStyle w:val="Hyperlink"/>
                  <w:rFonts w:asciiTheme="minorHAnsi" w:hAnsiTheme="minorHAnsi" w:cstheme="minorHAnsi"/>
                </w:rPr>
                <w:t>SDOH Goals</w:t>
              </w:r>
            </w:hyperlink>
          </w:p>
          <w:p w14:paraId="13C7102A" w14:textId="0FFFBE68" w:rsidR="00BD12D9" w:rsidRPr="00314140" w:rsidRDefault="00BD12D9" w:rsidP="00E518B4">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14:paraId="61384836" w14:textId="77777777" w:rsidR="00BD12D9" w:rsidRPr="00314140" w:rsidRDefault="00BD12D9"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14:paraId="56C3CB10" w14:textId="473734CE" w:rsidR="00BD12D9" w:rsidRPr="00314140" w:rsidRDefault="00BD12D9" w:rsidP="00E518B4">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14:paraId="3051FA4F" w14:textId="23187FBA" w:rsidR="00BD12D9" w:rsidRPr="00314140" w:rsidRDefault="00BD12D9" w:rsidP="00E518B4">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14:paraId="71617CE4" w14:textId="77777777" w:rsidR="00BD12D9" w:rsidRPr="00907779" w:rsidRDefault="00BD12D9"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14:paraId="44013BFA" w14:textId="77777777" w:rsidR="00BD12D9" w:rsidRPr="00314140" w:rsidRDefault="00BD12D9"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14:paraId="14DBCB57" w14:textId="7E66B71D" w:rsidR="00BD12D9" w:rsidRPr="00907779" w:rsidRDefault="00BD12D9" w:rsidP="00E518B4">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14:paraId="7A04A244" w14:textId="7D397F46" w:rsidR="00943AA0" w:rsidRPr="00943AA0" w:rsidRDefault="00E518B4" w:rsidP="00E518B4">
      <w:pPr>
        <w:pStyle w:val="Caption"/>
      </w:pPr>
      <w:bookmarkStart w:id="2587" w:name="_Toc118898859"/>
      <w:bookmarkStart w:id="2588" w:name="_Toc127519379"/>
      <w:bookmarkStart w:id="2589" w:name="_Toc119940063"/>
      <w:r>
        <w:t xml:space="preserve">Table </w:t>
      </w:r>
      <w:r w:rsidR="008B59D0">
        <w:fldChar w:fldCharType="begin"/>
      </w:r>
      <w:r w:rsidR="008B59D0">
        <w:instrText xml:space="preserve"> SEQ Table \* ARABIC </w:instrText>
      </w:r>
      <w:r w:rsidR="008B59D0">
        <w:fldChar w:fldCharType="separate"/>
      </w:r>
      <w:del w:id="2590" w:author="Ballot Reconciliation" w:date="2023-03-09T09:31:00Z">
        <w:r w:rsidR="00F10C7C">
          <w:rPr>
            <w:noProof/>
          </w:rPr>
          <w:delText>74</w:delText>
        </w:r>
      </w:del>
      <w:ins w:id="2591" w:author="Ballot Reconciliation" w:date="2023-03-09T09:31:00Z">
        <w:r w:rsidR="00DC1072">
          <w:rPr>
            <w:noProof/>
          </w:rPr>
          <w:t>73</w:t>
        </w:r>
      </w:ins>
      <w:r w:rsidR="008B59D0">
        <w:rPr>
          <w:noProof/>
        </w:rPr>
        <w:fldChar w:fldCharType="end"/>
      </w:r>
      <w:r>
        <w:t>:</w:t>
      </w:r>
      <w:r w:rsidRPr="0038406A">
        <w:t xml:space="preserve"> USCDI v2 Data Elements - </w:t>
      </w:r>
      <w:r>
        <w:t>Goals</w:t>
      </w:r>
      <w:bookmarkEnd w:id="2587"/>
      <w:bookmarkEnd w:id="2588"/>
      <w:bookmarkEnd w:id="2589"/>
    </w:p>
    <w:p w14:paraId="710D7492" w14:textId="677C9063" w:rsidR="00E24F5F" w:rsidRDefault="004724A8" w:rsidP="004E29C8">
      <w:pPr>
        <w:pStyle w:val="Heading4"/>
      </w:pPr>
      <w:r>
        <w:t>SDOH Goals</w:t>
      </w:r>
    </w:p>
    <w:p w14:paraId="5A01474C" w14:textId="14380C63" w:rsidR="00261355" w:rsidRDefault="00261355" w:rsidP="00E24F5F">
      <w:pPr>
        <w:rPr>
          <w:rFonts w:asciiTheme="minorHAnsi" w:hAnsiTheme="minorHAnsi" w:cstheme="minorHAnsi"/>
        </w:rPr>
      </w:pPr>
      <w:r>
        <w:rPr>
          <w:rFonts w:asciiTheme="minorHAnsi" w:hAnsiTheme="minorHAnsi" w:cstheme="minorHAnsi"/>
        </w:rPr>
        <w:t>The updated Goals Observation template includes a value set for conveying SDOH goals.</w:t>
      </w:r>
    </w:p>
    <w:p w14:paraId="453FF480" w14:textId="77777777" w:rsidR="000C52ED" w:rsidRDefault="000C52ED" w:rsidP="00E24F5F">
      <w:pPr>
        <w:rPr>
          <w:rFonts w:asciiTheme="minorHAnsi" w:hAnsiTheme="minorHAnsi" w:cstheme="minorHAnsi"/>
        </w:rPr>
      </w:pPr>
    </w:p>
    <w:p w14:paraId="25DE01FB" w14:textId="2CC76A5F" w:rsidR="00261355" w:rsidRDefault="00F51B6A" w:rsidP="00E24F5F">
      <w:pPr>
        <w:rPr>
          <w:rFonts w:asciiTheme="minorHAnsi" w:hAnsiTheme="minorHAnsi" w:cstheme="minorHAnsi"/>
          <w:color w:val="0000FF"/>
          <w:u w:val="single"/>
        </w:rPr>
      </w:pPr>
      <w:r>
        <w:rPr>
          <w:rFonts w:asciiTheme="minorHAnsi" w:hAnsiTheme="minorHAnsi" w:cstheme="minorHAnsi"/>
        </w:rPr>
        <w:lastRenderedPageBreak/>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14:paraId="7CF6B3FD" w14:textId="1F63E833" w:rsidR="009C1347" w:rsidRDefault="009C1347" w:rsidP="00E24F5F">
      <w:pPr>
        <w:rPr>
          <w:rFonts w:asciiTheme="minorHAnsi" w:hAnsiTheme="minorHAnsi" w:cstheme="minorHAnsi"/>
          <w:color w:val="0000FF"/>
          <w:u w:val="single"/>
        </w:rPr>
      </w:pPr>
    </w:p>
    <w:p w14:paraId="4C4AB58A" w14:textId="606A98AE" w:rsidR="009C1347" w:rsidRPr="004E29C8" w:rsidRDefault="009C1347" w:rsidP="00C17F49">
      <w:pPr>
        <w:pStyle w:val="Heading3"/>
        <w:rPr>
          <w:highlight w:val="yellow"/>
        </w:rPr>
      </w:pPr>
      <w:bookmarkStart w:id="2592" w:name="_Toc127519210"/>
      <w:bookmarkStart w:id="2593" w:name="_Toc119939893"/>
      <w:r w:rsidRPr="004E29C8">
        <w:rPr>
          <w:highlight w:val="yellow"/>
        </w:rPr>
        <w:t>Health Insurance Information</w:t>
      </w:r>
      <w:bookmarkEnd w:id="2592"/>
      <w:bookmarkEnd w:id="2593"/>
    </w:p>
    <w:p w14:paraId="74702293" w14:textId="693809C6" w:rsidR="003F1B6C" w:rsidRDefault="003F1B6C" w:rsidP="003F1B6C">
      <w:pPr>
        <w:rPr>
          <w:ins w:id="2594" w:author="Ballot Reconciliation" w:date="2023-03-09T09:31:00Z"/>
        </w:rPr>
      </w:pPr>
      <w:commentRangeStart w:id="2595"/>
      <w:ins w:id="2596" w:author="Ballot Reconciliation" w:date="2023-03-09T09:31:00Z">
        <w:r w:rsidRPr="003F1B6C">
          <w:t xml:space="preserve">Identifiers </w:t>
        </w:r>
        <w:r>
          <w:t xml:space="preserve">are integral components of health insurance information and processing. The table below includes key common identifiers and where they are located within C-CDA health insurance related templates. Typically, organizations own Object Identifiers (OIDs) that are used to computably identify the organization. These are held in the roots of IDs in CDA documents. Occasionally, an organization may not have an OID identifier. </w:t>
        </w:r>
        <w:r w:rsidR="00B41E32" w:rsidRPr="00B41E32">
          <w:t>While it is recommended that organizations obtain OIDs, if the organization has no identifying root, the root may be omitted, the null flavor attribute set to "UNK", and the ID still sent in the extension attribute.</w:t>
        </w:r>
      </w:ins>
    </w:p>
    <w:p w14:paraId="3FAEC4A5" w14:textId="0688E125" w:rsidR="003F1B6C" w:rsidRDefault="003F1B6C" w:rsidP="003F1B6C">
      <w:pPr>
        <w:pStyle w:val="ListParagraph"/>
        <w:numPr>
          <w:ilvl w:val="0"/>
          <w:numId w:val="44"/>
        </w:numPr>
        <w:rPr>
          <w:ins w:id="2597" w:author="Ballot Reconciliation" w:date="2023-03-09T09:31:00Z"/>
        </w:rPr>
      </w:pPr>
      <w:ins w:id="2598" w:author="Ballot Reconciliation" w:date="2023-03-09T09:31:00Z">
        <w:r w:rsidRPr="003F1B6C">
          <w:t>Example for an organization without an OID:</w:t>
        </w:r>
        <w:r w:rsidR="006E3EB9">
          <w:t xml:space="preserve"> </w:t>
        </w:r>
        <w:r w:rsidR="006E3EB9" w:rsidRPr="006E3EB9">
          <w:t>&lt;id nullFlavor="UNK" extension="1234S6789"/&gt;</w:t>
        </w:r>
      </w:ins>
    </w:p>
    <w:p w14:paraId="3BCC89FD" w14:textId="4AEB01E0" w:rsidR="003F1B6C" w:rsidRPr="003F1B6C" w:rsidRDefault="003F1B6C" w:rsidP="003F1B6C">
      <w:pPr>
        <w:pStyle w:val="ListParagraph"/>
        <w:numPr>
          <w:ilvl w:val="0"/>
          <w:numId w:val="44"/>
        </w:numPr>
        <w:rPr>
          <w:ins w:id="2599" w:author="Ballot Reconciliation" w:date="2023-03-09T09:31:00Z"/>
        </w:rPr>
      </w:pPr>
      <w:ins w:id="2600" w:author="Ballot Reconciliation" w:date="2023-03-09T09:31:00Z">
        <w:r>
          <w:t>Example</w:t>
        </w:r>
        <w:r w:rsidR="006E3EB9">
          <w:t xml:space="preserve"> for an organization with an OID (Medicare): </w:t>
        </w:r>
        <w:r w:rsidR="006E3EB9" w:rsidRPr="006E3EB9">
          <w:t>&lt;id root="2.16.840.1.113883.4.927" extension="1EG4-TE5-MK73"/&gt;</w:t>
        </w:r>
      </w:ins>
      <w:commentRangeEnd w:id="2595"/>
      <w:r w:rsidR="00AD0004">
        <w:rPr>
          <w:rStyle w:val="CommentReference"/>
        </w:rPr>
        <w:commentReference w:id="2595"/>
      </w:r>
    </w:p>
    <w:p w14:paraId="71C80FFE" w14:textId="77777777" w:rsidR="003F1B6C" w:rsidRPr="003F1B6C" w:rsidRDefault="003F1B6C" w:rsidP="003F1B6C">
      <w:pPr>
        <w:rPr>
          <w:ins w:id="2601" w:author="Ballot Reconciliation" w:date="2023-03-09T09:31:00Z"/>
          <w:highlight w:val="yellow"/>
        </w:rPr>
      </w:pPr>
    </w:p>
    <w:tbl>
      <w:tblPr>
        <w:tblStyle w:val="TableGrid"/>
        <w:tblW w:w="9625" w:type="dxa"/>
        <w:tblLayout w:type="fixed"/>
        <w:tblLook w:val="04A0" w:firstRow="1" w:lastRow="0" w:firstColumn="1" w:lastColumn="0" w:noHBand="0" w:noVBand="1"/>
      </w:tblPr>
      <w:tblGrid>
        <w:gridCol w:w="2155"/>
        <w:gridCol w:w="1980"/>
        <w:gridCol w:w="2250"/>
        <w:gridCol w:w="3240"/>
      </w:tblGrid>
      <w:tr w:rsidR="00902B4D" w:rsidRPr="00314140" w14:paraId="0124A225" w14:textId="77777777" w:rsidTr="004E29C8">
        <w:tc>
          <w:tcPr>
            <w:tcW w:w="2155" w:type="dxa"/>
            <w:shd w:val="clear" w:color="auto" w:fill="00B050"/>
          </w:tcPr>
          <w:p w14:paraId="4B849796"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38B841C4"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0FBFC1BD"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4A7838B7"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902B4D" w:rsidRPr="00ED6FF9" w14:paraId="6C403421" w14:textId="77777777" w:rsidTr="0058022B">
        <w:tc>
          <w:tcPr>
            <w:tcW w:w="2155" w:type="dxa"/>
          </w:tcPr>
          <w:p w14:paraId="39D934DC" w14:textId="550DD045" w:rsidR="009C1347" w:rsidRPr="00576BB3" w:rsidRDefault="008B59D0" w:rsidP="009C1347">
            <w:pPr>
              <w:shd w:val="clear" w:color="auto" w:fill="FFFFFF"/>
              <w:rPr>
                <w:rFonts w:asciiTheme="minorHAnsi" w:eastAsia="Times New Roman" w:hAnsiTheme="minorHAnsi" w:cstheme="minorHAnsi"/>
              </w:rPr>
            </w:pPr>
            <w:hyperlink r:id="rId97" w:history="1">
              <w:r w:rsidR="009C1347" w:rsidRPr="00576BB3">
                <w:rPr>
                  <w:rStyle w:val="Hyperlink"/>
                  <w:rFonts w:asciiTheme="minorHAnsi" w:eastAsia="Times New Roman" w:hAnsiTheme="minorHAnsi" w:cstheme="minorHAnsi"/>
                </w:rPr>
                <w:t>Coverage Status</w:t>
              </w:r>
            </w:hyperlink>
          </w:p>
          <w:p w14:paraId="5CCDA6C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Presence or absence of health care insurance.</w:t>
            </w:r>
          </w:p>
          <w:p w14:paraId="75AC7DAE" w14:textId="02A2C7D7" w:rsidR="009C1347" w:rsidRPr="0058022B" w:rsidRDefault="009C1347" w:rsidP="00D011EE">
            <w:pPr>
              <w:rPr>
                <w:rStyle w:val="Strong"/>
                <w:rFonts w:asciiTheme="minorHAnsi" w:hAnsiTheme="minorHAnsi" w:cstheme="minorHAnsi"/>
                <w:b w:val="0"/>
                <w:bCs w:val="0"/>
              </w:rPr>
            </w:pPr>
          </w:p>
        </w:tc>
        <w:tc>
          <w:tcPr>
            <w:tcW w:w="1980" w:type="dxa"/>
          </w:tcPr>
          <w:p w14:paraId="755E6914" w14:textId="79EBFAE0"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41F2219F" w14:textId="34FFF527" w:rsidR="009C1347" w:rsidRPr="00902B4D" w:rsidRDefault="009C1347" w:rsidP="00D011EE">
            <w:pPr>
              <w:rPr>
                <w:rStyle w:val="Hyperlink"/>
                <w:rFonts w:asciiTheme="minorHAnsi" w:hAnsiTheme="minorHAnsi" w:cstheme="minorHAnsi"/>
                <w:color w:val="auto"/>
              </w:rPr>
            </w:pPr>
            <w:commentRangeStart w:id="2602"/>
            <w:r w:rsidRPr="00902B4D">
              <w:rPr>
                <w:rFonts w:asciiTheme="minorHAnsi" w:hAnsiTheme="minorHAnsi" w:cstheme="minorHAnsi"/>
                <w:shd w:val="clear" w:color="auto" w:fill="FFFFFF"/>
              </w:rPr>
              <w:t>Coverage</w:t>
            </w:r>
            <w:ins w:id="2603" w:author="Ballot Reconciliation" w:date="2023-03-09T09:31:00Z">
              <w:r w:rsidR="0002451C">
                <w:rPr>
                  <w:rFonts w:asciiTheme="minorHAnsi" w:hAnsiTheme="minorHAnsi" w:cstheme="minorHAnsi"/>
                  <w:shd w:val="clear" w:color="auto" w:fill="FFFFFF"/>
                </w:rPr>
                <w:t xml:space="preserve"> Activity</w:t>
              </w:r>
            </w:ins>
            <w:commentRangeEnd w:id="2602"/>
            <w:r w:rsidR="00843E43">
              <w:rPr>
                <w:rStyle w:val="CommentReference"/>
              </w:rPr>
              <w:commentReference w:id="2602"/>
            </w:r>
          </w:p>
        </w:tc>
        <w:tc>
          <w:tcPr>
            <w:tcW w:w="3240" w:type="dxa"/>
          </w:tcPr>
          <w:p w14:paraId="002B8E88" w14:textId="21D4A654" w:rsidR="00902B4D" w:rsidRPr="00902B4D" w:rsidRDefault="00902B4D"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act/effectiveTime</w:t>
            </w:r>
            <w:del w:id="2604" w:author="Ballot Reconciliation" w:date="2023-03-09T09:31:00Z">
              <w:r w:rsidRPr="00902B4D">
                <w:rPr>
                  <w:rFonts w:ascii="Courier New" w:hAnsi="Courier New" w:cs="Courier New"/>
                  <w:sz w:val="18"/>
                  <w:szCs w:val="18"/>
                </w:rPr>
                <w:delText>@</w:delText>
              </w:r>
            </w:del>
            <w:ins w:id="2605" w:author="Ballot Reconciliation" w:date="2023-03-09T09:31:00Z">
              <w:r w:rsidR="00EA508A">
                <w:rPr>
                  <w:rFonts w:ascii="Courier New" w:hAnsi="Courier New" w:cs="Courier New"/>
                  <w:sz w:val="18"/>
                  <w:szCs w:val="18"/>
                </w:rPr>
                <w:t>/</w:t>
              </w:r>
              <w:r w:rsidRPr="00902B4D">
                <w:rPr>
                  <w:rFonts w:ascii="Courier New" w:hAnsi="Courier New" w:cs="Courier New"/>
                  <w:sz w:val="18"/>
                  <w:szCs w:val="18"/>
                </w:rPr>
                <w:t>@</w:t>
              </w:r>
            </w:ins>
            <w:r w:rsidRPr="00902B4D">
              <w:rPr>
                <w:rFonts w:ascii="Courier New" w:hAnsi="Courier New" w:cs="Courier New"/>
                <w:sz w:val="18"/>
                <w:szCs w:val="18"/>
              </w:rPr>
              <w:t>value</w:t>
            </w:r>
          </w:p>
          <w:p w14:paraId="10F6EF1F" w14:textId="77777777" w:rsidR="009C1347" w:rsidRPr="00902B4D" w:rsidRDefault="009C1347" w:rsidP="00D011EE">
            <w:pPr>
              <w:rPr>
                <w:rFonts w:ascii="Courier New" w:hAnsi="Courier New" w:cs="Courier New"/>
                <w:sz w:val="18"/>
                <w:szCs w:val="18"/>
              </w:rPr>
            </w:pPr>
          </w:p>
        </w:tc>
      </w:tr>
      <w:tr w:rsidR="0058022B" w:rsidRPr="00ED6FF9" w14:paraId="3A6FC8C1" w14:textId="77777777" w:rsidTr="004E29C8">
        <w:tc>
          <w:tcPr>
            <w:tcW w:w="2155" w:type="dxa"/>
          </w:tcPr>
          <w:p w14:paraId="2F43C030" w14:textId="4E725CBF" w:rsidR="009C1347" w:rsidRPr="00576BB3" w:rsidRDefault="008B59D0" w:rsidP="009C1347">
            <w:pPr>
              <w:shd w:val="clear" w:color="auto" w:fill="FFFFFF"/>
              <w:rPr>
                <w:rFonts w:asciiTheme="minorHAnsi" w:eastAsia="Times New Roman" w:hAnsiTheme="minorHAnsi" w:cstheme="minorHAnsi"/>
              </w:rPr>
            </w:pPr>
            <w:hyperlink r:id="rId98" w:history="1">
              <w:r w:rsidR="009C1347" w:rsidRPr="00576BB3">
                <w:rPr>
                  <w:rStyle w:val="Hyperlink"/>
                  <w:rFonts w:asciiTheme="minorHAnsi" w:eastAsia="Times New Roman" w:hAnsiTheme="minorHAnsi" w:cstheme="minorHAnsi"/>
                </w:rPr>
                <w:t>Coverage Type</w:t>
              </w:r>
            </w:hyperlink>
          </w:p>
          <w:p w14:paraId="5530C29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Category of health care payers. (e.g., Medicare, TRICARE, Commercial Managed Care - PPO)</w:t>
            </w:r>
          </w:p>
          <w:p w14:paraId="1566D4E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5032818" w14:textId="0DBB065B"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0525E9B4" w14:textId="2F5C0420" w:rsidR="009C1347" w:rsidRPr="00902B4D" w:rsidRDefault="009C1347" w:rsidP="00D011EE">
            <w:pPr>
              <w:rPr>
                <w:rStyle w:val="Hyperlink"/>
                <w:rFonts w:asciiTheme="minorHAnsi" w:hAnsiTheme="minorHAnsi" w:cstheme="minorHAnsi"/>
                <w:color w:val="auto"/>
              </w:rPr>
            </w:pPr>
            <w:r w:rsidRPr="00902B4D">
              <w:rPr>
                <w:rFonts w:asciiTheme="minorHAnsi" w:hAnsiTheme="minorHAnsi" w:cstheme="minorHAnsi"/>
                <w:shd w:val="clear" w:color="auto" w:fill="FFFFFF"/>
              </w:rPr>
              <w:t>Policy Activity</w:t>
            </w:r>
          </w:p>
        </w:tc>
        <w:tc>
          <w:tcPr>
            <w:tcW w:w="3240" w:type="dxa"/>
          </w:tcPr>
          <w:p w14:paraId="06387BCC" w14:textId="77777777"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act/code</w:t>
            </w:r>
          </w:p>
          <w:p w14:paraId="1A834EB9"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9507DE2" w14:textId="77777777" w:rsidTr="0058022B">
        <w:tc>
          <w:tcPr>
            <w:tcW w:w="2155" w:type="dxa"/>
          </w:tcPr>
          <w:p w14:paraId="1650ED95" w14:textId="6DF519D0" w:rsidR="009C1347" w:rsidRPr="00576BB3" w:rsidRDefault="008B59D0" w:rsidP="009C1347">
            <w:pPr>
              <w:shd w:val="clear" w:color="auto" w:fill="FFFFFF"/>
              <w:rPr>
                <w:rFonts w:asciiTheme="minorHAnsi" w:eastAsia="Times New Roman" w:hAnsiTheme="minorHAnsi" w:cstheme="minorHAnsi"/>
              </w:rPr>
            </w:pPr>
            <w:hyperlink r:id="rId99" w:history="1">
              <w:r w:rsidR="009C1347" w:rsidRPr="00576BB3">
                <w:rPr>
                  <w:rStyle w:val="Hyperlink"/>
                  <w:rFonts w:asciiTheme="minorHAnsi" w:eastAsia="Times New Roman" w:hAnsiTheme="minorHAnsi" w:cstheme="minorHAnsi"/>
                </w:rPr>
                <w:t>Relationship to Subscriber</w:t>
              </w:r>
            </w:hyperlink>
          </w:p>
          <w:p w14:paraId="39B72374"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Relationship of a patient to the primary insured person.</w:t>
            </w:r>
          </w:p>
          <w:p w14:paraId="10A5B45F"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40056812" w14:textId="05F7F610"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487D998F" w14:textId="77777777"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0919F42A"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43B8962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("2.16.840.1.113883.10.20.22.4.89" Covered Party Participant)</w:t>
            </w:r>
          </w:p>
          <w:p w14:paraId="2A763FED" w14:textId="1E0532E1" w:rsidR="009C1347" w:rsidRPr="00902B4D" w:rsidRDefault="009C1347" w:rsidP="00D011EE">
            <w:pPr>
              <w:rPr>
                <w:rStyle w:val="Hyperlink"/>
                <w:rFonts w:asciiTheme="minorHAnsi" w:hAnsiTheme="minorHAnsi" w:cstheme="minorHAnsi"/>
                <w:color w:val="auto"/>
              </w:rPr>
            </w:pPr>
          </w:p>
        </w:tc>
        <w:tc>
          <w:tcPr>
            <w:tcW w:w="3240" w:type="dxa"/>
          </w:tcPr>
          <w:p w14:paraId="32EF619A" w14:textId="75FDAEC4"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participant/@typeCode="COV"/participantRole/code</w:t>
            </w:r>
            <w:del w:id="2606" w:author="Ballot Reconciliation" w:date="2023-03-09T09:31:00Z">
              <w:r w:rsidRPr="009C1347">
                <w:rPr>
                  <w:rFonts w:ascii="Courier New" w:hAnsi="Courier New" w:cs="Courier New"/>
                  <w:sz w:val="18"/>
                  <w:szCs w:val="18"/>
                </w:rPr>
                <w:delText>@</w:delText>
              </w:r>
            </w:del>
            <w:ins w:id="2607" w:author="Ballot Reconciliation" w:date="2023-03-09T09:31:00Z">
              <w:r w:rsidR="00EA508A">
                <w:rPr>
                  <w:rFonts w:ascii="Courier New" w:hAnsi="Courier New" w:cs="Courier New"/>
                  <w:sz w:val="18"/>
                  <w:szCs w:val="18"/>
                </w:rPr>
                <w:t>/</w:t>
              </w:r>
              <w:r w:rsidRPr="009C1347">
                <w:rPr>
                  <w:rFonts w:ascii="Courier New" w:hAnsi="Courier New" w:cs="Courier New"/>
                  <w:sz w:val="18"/>
                  <w:szCs w:val="18"/>
                </w:rPr>
                <w:t>@</w:t>
              </w:r>
            </w:ins>
            <w:r w:rsidRPr="009C1347">
              <w:rPr>
                <w:rFonts w:ascii="Courier New" w:hAnsi="Courier New" w:cs="Courier New"/>
                <w:sz w:val="18"/>
                <w:szCs w:val="18"/>
              </w:rPr>
              <w:t>code</w:t>
            </w:r>
          </w:p>
          <w:p w14:paraId="157F2238"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EBC30C1" w14:textId="77777777" w:rsidTr="0058022B">
        <w:tc>
          <w:tcPr>
            <w:tcW w:w="2155" w:type="dxa"/>
          </w:tcPr>
          <w:p w14:paraId="556D3594" w14:textId="1ADA5517" w:rsidR="009C1347" w:rsidRPr="00576BB3" w:rsidRDefault="008B59D0" w:rsidP="009C1347">
            <w:pPr>
              <w:shd w:val="clear" w:color="auto" w:fill="FFFFFF"/>
              <w:rPr>
                <w:rFonts w:asciiTheme="minorHAnsi" w:eastAsia="Times New Roman" w:hAnsiTheme="minorHAnsi" w:cstheme="minorHAnsi"/>
              </w:rPr>
            </w:pPr>
            <w:hyperlink r:id="rId100" w:history="1">
              <w:r w:rsidR="009C1347" w:rsidRPr="00576BB3">
                <w:rPr>
                  <w:rStyle w:val="Hyperlink"/>
                  <w:rFonts w:asciiTheme="minorHAnsi" w:eastAsia="Times New Roman" w:hAnsiTheme="minorHAnsi" w:cstheme="minorHAnsi"/>
                </w:rPr>
                <w:t>Member Identifier</w:t>
              </w:r>
            </w:hyperlink>
          </w:p>
          <w:p w14:paraId="59AD4C80"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individual with respect to their insurance.</w:t>
            </w:r>
          </w:p>
          <w:p w14:paraId="0777A05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34F9EA0" w14:textId="20D243BF"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53536906" w14:textId="77777777"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17DDEE4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380AE5EC"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("2.16.840.1.113883.10.20.22.4.89" Covered Party Participant)</w:t>
            </w:r>
          </w:p>
          <w:p w14:paraId="70851240" w14:textId="044B2EEA" w:rsidR="009C1347" w:rsidRPr="00902B4D" w:rsidRDefault="009C1347" w:rsidP="00D011EE">
            <w:pPr>
              <w:rPr>
                <w:rStyle w:val="Hyperlink"/>
                <w:rFonts w:asciiTheme="minorHAnsi" w:hAnsiTheme="minorHAnsi" w:cstheme="minorHAnsi"/>
                <w:color w:val="auto"/>
              </w:rPr>
            </w:pPr>
          </w:p>
        </w:tc>
        <w:tc>
          <w:tcPr>
            <w:tcW w:w="3240" w:type="dxa"/>
          </w:tcPr>
          <w:p w14:paraId="29916F9A" w14:textId="202695A2"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act/participant/templateId</w:t>
            </w:r>
            <w:del w:id="2608" w:author="Ballot Reconciliation" w:date="2023-03-09T09:31:00Z">
              <w:r w:rsidRPr="009C1347">
                <w:rPr>
                  <w:rFonts w:ascii="Courier New" w:hAnsi="Courier New" w:cs="Courier New"/>
                  <w:sz w:val="18"/>
                  <w:szCs w:val="18"/>
                </w:rPr>
                <w:delText>@</w:delText>
              </w:r>
            </w:del>
            <w:ins w:id="2609" w:author="Ballot Reconciliation" w:date="2023-03-09T09:31:00Z">
              <w:r w:rsidR="00EA508A">
                <w:rPr>
                  <w:rFonts w:ascii="Courier New" w:hAnsi="Courier New" w:cs="Courier New"/>
                  <w:sz w:val="18"/>
                  <w:szCs w:val="18"/>
                </w:rPr>
                <w:t>/</w:t>
              </w:r>
              <w:r w:rsidRPr="009C1347">
                <w:rPr>
                  <w:rFonts w:ascii="Courier New" w:hAnsi="Courier New" w:cs="Courier New"/>
                  <w:sz w:val="18"/>
                  <w:szCs w:val="18"/>
                </w:rPr>
                <w:t>@</w:t>
              </w:r>
            </w:ins>
            <w:r w:rsidRPr="009C1347">
              <w:rPr>
                <w:rFonts w:ascii="Courier New" w:hAnsi="Courier New" w:cs="Courier New"/>
                <w:sz w:val="18"/>
                <w:szCs w:val="18"/>
              </w:rPr>
              <w:t>root="2.16.840.1.113883.10.20.22.4.89"/participantRole/id</w:t>
            </w:r>
          </w:p>
          <w:p w14:paraId="3C1A0EF2" w14:textId="77777777" w:rsidR="009C1347" w:rsidRPr="00902B4D" w:rsidRDefault="009C1347" w:rsidP="009C1347">
            <w:pPr>
              <w:spacing w:before="150"/>
              <w:rPr>
                <w:rFonts w:ascii="Courier New" w:hAnsi="Courier New" w:cs="Courier New"/>
                <w:sz w:val="18"/>
                <w:szCs w:val="18"/>
              </w:rPr>
            </w:pPr>
          </w:p>
        </w:tc>
      </w:tr>
      <w:tr w:rsidR="009C1347" w:rsidRPr="00ED6FF9" w14:paraId="622F67B5" w14:textId="77777777" w:rsidTr="0058022B">
        <w:tc>
          <w:tcPr>
            <w:tcW w:w="2155" w:type="dxa"/>
          </w:tcPr>
          <w:p w14:paraId="35099E82" w14:textId="36F077E4" w:rsidR="009C1347" w:rsidRPr="00576BB3" w:rsidRDefault="008B59D0" w:rsidP="009C1347">
            <w:pPr>
              <w:shd w:val="clear" w:color="auto" w:fill="FFFFFF"/>
              <w:rPr>
                <w:rFonts w:asciiTheme="minorHAnsi" w:eastAsia="Times New Roman" w:hAnsiTheme="minorHAnsi" w:cstheme="minorHAnsi"/>
              </w:rPr>
            </w:pPr>
            <w:hyperlink r:id="rId101" w:history="1">
              <w:r w:rsidR="009C1347" w:rsidRPr="00576BB3">
                <w:rPr>
                  <w:rStyle w:val="Hyperlink"/>
                  <w:rFonts w:asciiTheme="minorHAnsi" w:eastAsia="Times New Roman" w:hAnsiTheme="minorHAnsi" w:cstheme="minorHAnsi"/>
                </w:rPr>
                <w:t>Subscriber Identifier</w:t>
              </w:r>
            </w:hyperlink>
          </w:p>
          <w:p w14:paraId="4D12A8C8"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 xml:space="preserve">Sequence of characters used to uniquely refer to the individual that </w:t>
            </w:r>
            <w:r w:rsidRPr="009C1347">
              <w:rPr>
                <w:rFonts w:asciiTheme="minorHAnsi" w:eastAsia="Times New Roman" w:hAnsiTheme="minorHAnsi" w:cstheme="minorHAnsi"/>
              </w:rPr>
              <w:lastRenderedPageBreak/>
              <w:t>selects insurance benefits.</w:t>
            </w:r>
          </w:p>
          <w:p w14:paraId="3AB8D7FA"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60426F41" w14:textId="3D7DCCC8" w:rsidR="009C1347" w:rsidRPr="00902B4D" w:rsidRDefault="009C1347" w:rsidP="00D011EE">
            <w:pPr>
              <w:pStyle w:val="NormalWeb"/>
              <w:spacing w:before="0" w:beforeAutospacing="0" w:after="0" w:afterAutospacing="0"/>
              <w:rPr>
                <w:rFonts w:asciiTheme="minorHAnsi" w:hAnsiTheme="minorHAnsi" w:cstheme="minorHAnsi"/>
                <w:shd w:val="clear" w:color="auto" w:fill="FFFFFF"/>
              </w:rPr>
            </w:pPr>
            <w:r w:rsidRPr="00902B4D">
              <w:rPr>
                <w:rFonts w:asciiTheme="minorHAnsi" w:hAnsiTheme="minorHAnsi" w:cstheme="minorHAnsi"/>
                <w:shd w:val="clear" w:color="auto" w:fill="FFFFFF"/>
              </w:rPr>
              <w:lastRenderedPageBreak/>
              <w:t>None (follow C-CDA)</w:t>
            </w:r>
          </w:p>
        </w:tc>
        <w:tc>
          <w:tcPr>
            <w:tcW w:w="2250" w:type="dxa"/>
          </w:tcPr>
          <w:p w14:paraId="6FB2FDDB" w14:textId="0C9B199A"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tc>
        <w:tc>
          <w:tcPr>
            <w:tcW w:w="3240" w:type="dxa"/>
          </w:tcPr>
          <w:p w14:paraId="3DAD6CF3" w14:textId="5BDEA0F1" w:rsidR="009C1347" w:rsidRPr="009C1347"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w:t>
            </w:r>
            <w:del w:id="2610" w:author="Ballot Reconciliation" w:date="2023-03-09T09:31:00Z">
              <w:r w:rsidRPr="009C1347">
                <w:rPr>
                  <w:rFonts w:ascii="Courier New" w:hAnsi="Courier New" w:cs="Courier New"/>
                  <w:sz w:val="18"/>
                  <w:szCs w:val="18"/>
                </w:rPr>
                <w:delText>@</w:delText>
              </w:r>
            </w:del>
            <w:ins w:id="2611" w:author="Ballot Reconciliation" w:date="2023-03-09T09:31:00Z">
              <w:r w:rsidR="00EA508A">
                <w:rPr>
                  <w:rFonts w:ascii="Courier New" w:hAnsi="Courier New" w:cs="Courier New"/>
                  <w:sz w:val="18"/>
                  <w:szCs w:val="18"/>
                </w:rPr>
                <w:t>/</w:t>
              </w:r>
              <w:r w:rsidRPr="009C1347">
                <w:rPr>
                  <w:rFonts w:ascii="Courier New" w:hAnsi="Courier New" w:cs="Courier New"/>
                  <w:sz w:val="18"/>
                  <w:szCs w:val="18"/>
                </w:rPr>
                <w:t>@</w:t>
              </w:r>
            </w:ins>
            <w:r w:rsidRPr="009C1347">
              <w:rPr>
                <w:rFonts w:ascii="Courier New" w:hAnsi="Courier New" w:cs="Courier New"/>
                <w:sz w:val="18"/>
                <w:szCs w:val="18"/>
              </w:rPr>
              <w:t>typeCode="HLD"/templateId</w:t>
            </w:r>
            <w:del w:id="2612" w:author="Ballot Reconciliation" w:date="2023-03-09T09:31:00Z">
              <w:r w:rsidRPr="009C1347">
                <w:rPr>
                  <w:rFonts w:ascii="Courier New" w:hAnsi="Courier New" w:cs="Courier New"/>
                  <w:sz w:val="18"/>
                  <w:szCs w:val="18"/>
                </w:rPr>
                <w:delText>@</w:delText>
              </w:r>
            </w:del>
            <w:ins w:id="2613" w:author="Ballot Reconciliation" w:date="2023-03-09T09:31:00Z">
              <w:r w:rsidR="00EA508A">
                <w:rPr>
                  <w:rFonts w:ascii="Courier New" w:hAnsi="Courier New" w:cs="Courier New"/>
                  <w:sz w:val="18"/>
                  <w:szCs w:val="18"/>
                </w:rPr>
                <w:t>/</w:t>
              </w:r>
              <w:r w:rsidRPr="009C1347">
                <w:rPr>
                  <w:rFonts w:ascii="Courier New" w:hAnsi="Courier New" w:cs="Courier New"/>
                  <w:sz w:val="18"/>
                  <w:szCs w:val="18"/>
                </w:rPr>
                <w:t>@</w:t>
              </w:r>
            </w:ins>
            <w:r w:rsidRPr="009C1347">
              <w:rPr>
                <w:rFonts w:ascii="Courier New" w:hAnsi="Courier New" w:cs="Courier New"/>
                <w:sz w:val="18"/>
                <w:szCs w:val="18"/>
              </w:rPr>
              <w:t>root="2.16.840.1.113883.10.20.22.4.90"/participantRole/id</w:t>
            </w:r>
          </w:p>
          <w:p w14:paraId="41396AE9" w14:textId="77777777" w:rsidR="009C1347" w:rsidRPr="009C1347" w:rsidRDefault="009C1347" w:rsidP="00902B4D">
            <w:pPr>
              <w:shd w:val="clear" w:color="auto" w:fill="FFFFFF"/>
              <w:spacing w:before="150"/>
              <w:rPr>
                <w:rFonts w:asciiTheme="minorHAnsi" w:hAnsiTheme="minorHAnsi" w:cstheme="minorHAnsi"/>
              </w:rPr>
            </w:pPr>
            <w:r w:rsidRPr="009C1347">
              <w:rPr>
                <w:rFonts w:asciiTheme="minorHAnsi" w:hAnsiTheme="minorHAnsi" w:cstheme="minorHAnsi"/>
              </w:rPr>
              <w:t>OR if SELF</w:t>
            </w:r>
          </w:p>
          <w:p w14:paraId="52C7552B" w14:textId="06D12B07" w:rsidR="009C1347" w:rsidRPr="009C1347" w:rsidRDefault="009C1347" w:rsidP="00902B4D">
            <w:pPr>
              <w:shd w:val="clear" w:color="auto" w:fill="FFFFFF"/>
              <w:spacing w:before="150"/>
              <w:rPr>
                <w:rFonts w:ascii="Courier New" w:hAnsi="Courier New" w:cs="Courier New"/>
                <w:sz w:val="18"/>
                <w:szCs w:val="18"/>
              </w:rPr>
            </w:pPr>
            <w:r w:rsidRPr="009C1347">
              <w:rPr>
                <w:rFonts w:ascii="Courier New" w:hAnsi="Courier New" w:cs="Courier New"/>
                <w:sz w:val="18"/>
                <w:szCs w:val="18"/>
              </w:rPr>
              <w:lastRenderedPageBreak/>
              <w:t>@typeCode="COV"/templateId</w:t>
            </w:r>
            <w:del w:id="2614" w:author="Ballot Reconciliation" w:date="2023-03-09T09:31:00Z">
              <w:r w:rsidRPr="009C1347">
                <w:rPr>
                  <w:rFonts w:ascii="Courier New" w:hAnsi="Courier New" w:cs="Courier New"/>
                  <w:sz w:val="18"/>
                  <w:szCs w:val="18"/>
                </w:rPr>
                <w:delText>@</w:delText>
              </w:r>
            </w:del>
            <w:ins w:id="2615" w:author="Ballot Reconciliation" w:date="2023-03-09T09:31:00Z">
              <w:r w:rsidR="00EA508A">
                <w:rPr>
                  <w:rFonts w:ascii="Courier New" w:hAnsi="Courier New" w:cs="Courier New"/>
                  <w:sz w:val="18"/>
                  <w:szCs w:val="18"/>
                </w:rPr>
                <w:t>/</w:t>
              </w:r>
              <w:r w:rsidRPr="009C1347">
                <w:rPr>
                  <w:rFonts w:ascii="Courier New" w:hAnsi="Courier New" w:cs="Courier New"/>
                  <w:sz w:val="18"/>
                  <w:szCs w:val="18"/>
                </w:rPr>
                <w:t>@</w:t>
              </w:r>
            </w:ins>
            <w:r w:rsidRPr="009C1347">
              <w:rPr>
                <w:rFonts w:ascii="Courier New" w:hAnsi="Courier New" w:cs="Courier New"/>
                <w:sz w:val="18"/>
                <w:szCs w:val="18"/>
              </w:rPr>
              <w:t>root="2.16.840.1.113883.10.20.22.4.89"/participantRole/id</w:t>
            </w:r>
          </w:p>
          <w:p w14:paraId="40C1B451" w14:textId="77777777" w:rsidR="009C1347" w:rsidRPr="00902B4D"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1A9FF951" w14:textId="77777777" w:rsidTr="0058022B">
        <w:tc>
          <w:tcPr>
            <w:tcW w:w="2155" w:type="dxa"/>
          </w:tcPr>
          <w:p w14:paraId="05879D82" w14:textId="57124E63" w:rsidR="009C1347" w:rsidRPr="00576BB3" w:rsidRDefault="008B59D0" w:rsidP="009C1347">
            <w:pPr>
              <w:shd w:val="clear" w:color="auto" w:fill="FFFFFF"/>
              <w:rPr>
                <w:rFonts w:asciiTheme="minorHAnsi" w:eastAsia="Times New Roman" w:hAnsiTheme="minorHAnsi" w:cstheme="minorHAnsi"/>
              </w:rPr>
            </w:pPr>
            <w:hyperlink r:id="rId102" w:history="1">
              <w:r w:rsidR="009C1347" w:rsidRPr="00576BB3">
                <w:rPr>
                  <w:rStyle w:val="Hyperlink"/>
                  <w:rFonts w:asciiTheme="minorHAnsi" w:eastAsia="Times New Roman" w:hAnsiTheme="minorHAnsi" w:cstheme="minorHAnsi"/>
                </w:rPr>
                <w:t>Group Identifier</w:t>
              </w:r>
            </w:hyperlink>
          </w:p>
          <w:p w14:paraId="3EB2309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 specific health insurance plan.</w:t>
            </w:r>
          </w:p>
          <w:p w14:paraId="48843E6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45BA136" w14:textId="55F3E657"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1A4449BE" w14:textId="4F454F9B" w:rsidR="009C1347" w:rsidRPr="009B1E21" w:rsidRDefault="009C1347" w:rsidP="00D011EE">
            <w:pPr>
              <w:rPr>
                <w:rStyle w:val="Hyperlink"/>
                <w:rFonts w:asciiTheme="minorHAnsi" w:hAnsiTheme="minorHAnsi" w:cstheme="minorHAnsi"/>
                <w:color w:val="auto"/>
              </w:rPr>
            </w:pPr>
            <w:r w:rsidRPr="009B1E21">
              <w:rPr>
                <w:rFonts w:asciiTheme="minorHAnsi" w:hAnsiTheme="minorHAnsi" w:cstheme="minorHAnsi"/>
                <w:shd w:val="clear" w:color="auto" w:fill="FFFFFF"/>
              </w:rPr>
              <w:t>Policy Activity</w:t>
            </w:r>
          </w:p>
        </w:tc>
        <w:tc>
          <w:tcPr>
            <w:tcW w:w="3240" w:type="dxa"/>
          </w:tcPr>
          <w:p w14:paraId="48CDCF8C" w14:textId="216C5E1F"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act/templateId</w:t>
            </w:r>
            <w:del w:id="2616" w:author="Ballot Reconciliation" w:date="2023-03-09T09:31:00Z">
              <w:r w:rsidRPr="00902B4D">
                <w:rPr>
                  <w:rFonts w:ascii="Courier New" w:hAnsi="Courier New" w:cs="Courier New"/>
                  <w:sz w:val="18"/>
                  <w:szCs w:val="18"/>
                </w:rPr>
                <w:delText>@</w:delText>
              </w:r>
            </w:del>
            <w:ins w:id="2617" w:author="Ballot Reconciliation" w:date="2023-03-09T09:31:00Z">
              <w:r w:rsidR="00EA508A">
                <w:rPr>
                  <w:rFonts w:ascii="Courier New" w:hAnsi="Courier New" w:cs="Courier New"/>
                  <w:sz w:val="18"/>
                  <w:szCs w:val="18"/>
                </w:rPr>
                <w:t>/</w:t>
              </w:r>
              <w:r w:rsidRPr="00902B4D">
                <w:rPr>
                  <w:rFonts w:ascii="Courier New" w:hAnsi="Courier New" w:cs="Courier New"/>
                  <w:sz w:val="18"/>
                  <w:szCs w:val="18"/>
                </w:rPr>
                <w:t>@</w:t>
              </w:r>
            </w:ins>
            <w:r w:rsidRPr="00902B4D">
              <w:rPr>
                <w:rFonts w:ascii="Courier New" w:hAnsi="Courier New" w:cs="Courier New"/>
                <w:sz w:val="18"/>
                <w:szCs w:val="18"/>
              </w:rPr>
              <w:t>root="2.16.840.1.113883.10.20.22.4.61"/id</w:t>
            </w:r>
          </w:p>
        </w:tc>
      </w:tr>
      <w:tr w:rsidR="0058022B" w:rsidRPr="00ED6FF9" w14:paraId="32326DB1" w14:textId="77777777" w:rsidTr="0058022B">
        <w:tc>
          <w:tcPr>
            <w:tcW w:w="2155" w:type="dxa"/>
          </w:tcPr>
          <w:p w14:paraId="53332F94" w14:textId="36C8F6D2" w:rsidR="009C1347" w:rsidRPr="00576BB3" w:rsidRDefault="008B59D0" w:rsidP="009C1347">
            <w:pPr>
              <w:shd w:val="clear" w:color="auto" w:fill="FFFFFF"/>
              <w:rPr>
                <w:rFonts w:asciiTheme="minorHAnsi" w:eastAsia="Times New Roman" w:hAnsiTheme="minorHAnsi" w:cstheme="minorHAnsi"/>
              </w:rPr>
            </w:pPr>
            <w:hyperlink r:id="rId103" w:history="1">
              <w:r w:rsidR="009C1347" w:rsidRPr="00576BB3">
                <w:rPr>
                  <w:rStyle w:val="Hyperlink"/>
                  <w:rFonts w:asciiTheme="minorHAnsi" w:eastAsia="Times New Roman" w:hAnsiTheme="minorHAnsi" w:cstheme="minorHAnsi"/>
                </w:rPr>
                <w:t>Payer Identifier</w:t>
              </w:r>
            </w:hyperlink>
          </w:p>
          <w:p w14:paraId="6DB5202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insurance payer.</w:t>
            </w:r>
          </w:p>
          <w:p w14:paraId="6B225BAE"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0241B13" w14:textId="38D93A89"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242F5AEE" w14:textId="5563960A" w:rsidR="009C1347" w:rsidRPr="009B1E21" w:rsidRDefault="009C1347" w:rsidP="00D011EE">
            <w:pPr>
              <w:rPr>
                <w:rStyle w:val="Hyperlink"/>
                <w:rFonts w:asciiTheme="minorHAnsi" w:hAnsiTheme="minorHAnsi" w:cstheme="minorHAnsi"/>
                <w:color w:val="auto"/>
              </w:rPr>
            </w:pPr>
            <w:del w:id="2618" w:author="Ballot Reconciliation" w:date="2023-03-09T09:31:00Z">
              <w:r w:rsidRPr="009B1E21">
                <w:rPr>
                  <w:rFonts w:asciiTheme="minorHAnsi" w:hAnsiTheme="minorHAnsi" w:cstheme="minorHAnsi"/>
                  <w:shd w:val="clear" w:color="auto" w:fill="FFFFFF"/>
                </w:rPr>
                <w:delText>Policy</w:delText>
              </w:r>
            </w:del>
            <w:ins w:id="2619" w:author="Ballot Reconciliation" w:date="2023-03-09T09:31:00Z">
              <w:r w:rsidR="003E2C96">
                <w:rPr>
                  <w:rFonts w:asciiTheme="minorHAnsi" w:hAnsiTheme="minorHAnsi" w:cstheme="minorHAnsi"/>
                  <w:shd w:val="clear" w:color="auto" w:fill="FFFFFF"/>
                </w:rPr>
                <w:t>j</w:t>
              </w:r>
            </w:ins>
            <w:r w:rsidR="003E2C96" w:rsidRPr="009B1E21">
              <w:rPr>
                <w:rFonts w:asciiTheme="minorHAnsi" w:hAnsiTheme="minorHAnsi" w:cstheme="minorHAnsi"/>
                <w:shd w:val="clear" w:color="auto" w:fill="FFFFFF"/>
              </w:rPr>
              <w:t xml:space="preserve"> </w:t>
            </w:r>
            <w:r w:rsidRPr="009B1E21">
              <w:rPr>
                <w:rFonts w:asciiTheme="minorHAnsi" w:hAnsiTheme="minorHAnsi" w:cstheme="minorHAnsi"/>
                <w:shd w:val="clear" w:color="auto" w:fill="FFFFFF"/>
              </w:rPr>
              <w:t>Activity</w:t>
            </w:r>
          </w:p>
        </w:tc>
        <w:tc>
          <w:tcPr>
            <w:tcW w:w="3240" w:type="dxa"/>
          </w:tcPr>
          <w:p w14:paraId="71B9D6C7" w14:textId="0D123C45"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act/performer[@typeCode="PRF" AND code/@code="</w:t>
            </w:r>
            <w:del w:id="2620" w:author="Ballot Reconciliation" w:date="2023-03-09T09:31:00Z">
              <w:r w:rsidRPr="009C1347">
                <w:rPr>
                  <w:rFonts w:ascii="Courier New" w:hAnsi="Courier New" w:cs="Courier New"/>
                  <w:sz w:val="18"/>
                  <w:szCs w:val="18"/>
                </w:rPr>
                <w:delText>PAYOR</w:delText>
              </w:r>
            </w:del>
            <w:ins w:id="2621" w:author="Ballot Reconciliation" w:date="2023-03-09T09:31:00Z">
              <w:r w:rsidR="00E374D8" w:rsidRPr="009C1347">
                <w:rPr>
                  <w:rFonts w:ascii="Courier New" w:hAnsi="Courier New" w:cs="Courier New"/>
                  <w:sz w:val="18"/>
                  <w:szCs w:val="18"/>
                </w:rPr>
                <w:t>PAY</w:t>
              </w:r>
              <w:r w:rsidR="00E374D8">
                <w:rPr>
                  <w:rFonts w:ascii="Courier New" w:hAnsi="Courier New" w:cs="Courier New"/>
                  <w:sz w:val="18"/>
                  <w:szCs w:val="18"/>
                </w:rPr>
                <w:t>E</w:t>
              </w:r>
              <w:r w:rsidR="00E374D8" w:rsidRPr="009C1347">
                <w:rPr>
                  <w:rFonts w:ascii="Courier New" w:hAnsi="Courier New" w:cs="Courier New"/>
                  <w:sz w:val="18"/>
                  <w:szCs w:val="18"/>
                </w:rPr>
                <w:t>R</w:t>
              </w:r>
            </w:ins>
            <w:r w:rsidRPr="009C1347">
              <w:rPr>
                <w:rFonts w:ascii="Courier New" w:hAnsi="Courier New" w:cs="Courier New"/>
                <w:sz w:val="18"/>
                <w:szCs w:val="18"/>
              </w:rPr>
              <w:t>"]/templateId</w:t>
            </w:r>
            <w:del w:id="2622" w:author="Ballot Reconciliation" w:date="2023-03-09T09:31:00Z">
              <w:r w:rsidRPr="009C1347">
                <w:rPr>
                  <w:rFonts w:ascii="Courier New" w:hAnsi="Courier New" w:cs="Courier New"/>
                  <w:sz w:val="18"/>
                  <w:szCs w:val="18"/>
                </w:rPr>
                <w:delText>@</w:delText>
              </w:r>
            </w:del>
            <w:ins w:id="2623" w:author="Ballot Reconciliation" w:date="2023-03-09T09:31:00Z">
              <w:r w:rsidR="00EA508A">
                <w:rPr>
                  <w:rFonts w:ascii="Courier New" w:hAnsi="Courier New" w:cs="Courier New"/>
                  <w:sz w:val="18"/>
                  <w:szCs w:val="18"/>
                </w:rPr>
                <w:t>/</w:t>
              </w:r>
              <w:r w:rsidRPr="009C1347">
                <w:rPr>
                  <w:rFonts w:ascii="Courier New" w:hAnsi="Courier New" w:cs="Courier New"/>
                  <w:sz w:val="18"/>
                  <w:szCs w:val="18"/>
                </w:rPr>
                <w:t>@</w:t>
              </w:r>
            </w:ins>
            <w:r w:rsidRPr="009C1347">
              <w:rPr>
                <w:rFonts w:ascii="Courier New" w:hAnsi="Courier New" w:cs="Courier New"/>
                <w:sz w:val="18"/>
                <w:szCs w:val="18"/>
              </w:rPr>
              <w:t>root="2.16.840.1.113883.10.20.22.4.87"/assignedEntity/id</w:t>
            </w:r>
          </w:p>
          <w:p w14:paraId="47C02AB0"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bl>
    <w:p w14:paraId="71646884" w14:textId="2743B4E0" w:rsidR="00B84F2D" w:rsidRPr="000E43B8" w:rsidRDefault="00B84F2D" w:rsidP="004E29C8">
      <w:pPr>
        <w:pStyle w:val="Heading4"/>
        <w:rPr>
          <w:rFonts w:asciiTheme="minorHAnsi" w:hAnsiTheme="minorHAnsi" w:cstheme="minorHAnsi"/>
          <w:color w:val="auto"/>
        </w:rPr>
      </w:pPr>
      <w:bookmarkStart w:id="2624" w:name="_Toc98851892"/>
      <w:bookmarkEnd w:id="2624"/>
      <w:r>
        <w:t xml:space="preserve"> Coverage </w:t>
      </w:r>
      <w:r w:rsidRPr="000E43B8">
        <w:rPr>
          <w:rFonts w:asciiTheme="minorHAnsi" w:hAnsiTheme="minorHAnsi" w:cstheme="minorHAnsi"/>
          <w:color w:val="auto"/>
        </w:rPr>
        <w:t>Status</w:t>
      </w:r>
    </w:p>
    <w:p w14:paraId="340A824B" w14:textId="77777777"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C-CDA model records the coverage status for a patient using the coverage activity effectiveTime. </w:t>
      </w:r>
    </w:p>
    <w:p w14:paraId="12355848" w14:textId="0F9ECC5B"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The act/effectiveTime@value records the </w:t>
      </w:r>
      <w:del w:id="2625" w:author="Ballot Reconciliation" w:date="2023-03-09T09:31:00Z">
        <w:r w:rsidRPr="000E43B8">
          <w:rPr>
            <w:rFonts w:asciiTheme="minorHAnsi" w:hAnsiTheme="minorHAnsi" w:cstheme="minorHAnsi"/>
          </w:rPr>
          <w:delText>point in time</w:delText>
        </w:r>
      </w:del>
      <w:ins w:id="2626" w:author="Ballot Reconciliation" w:date="2023-03-09T09:31:00Z">
        <w:r w:rsidR="00CB5FB0">
          <w:rPr>
            <w:rFonts w:asciiTheme="minorHAnsi" w:hAnsiTheme="minorHAnsi" w:cstheme="minorHAnsi"/>
          </w:rPr>
          <w:t>date</w:t>
        </w:r>
      </w:ins>
      <w:r w:rsidRPr="000E43B8">
        <w:rPr>
          <w:rFonts w:asciiTheme="minorHAnsi" w:hAnsiTheme="minorHAnsi" w:cstheme="minorHAnsi"/>
        </w:rPr>
        <w:t xml:space="preserve"> when you checked the coverage for a patient, and applies for all policies within the coverage activity. </w:t>
      </w:r>
      <w:ins w:id="2627" w:author="Ballot Reconciliation" w:date="2023-03-09T09:31:00Z">
        <w:r w:rsidR="00CB5FB0" w:rsidRPr="00CB5FB0">
          <w:rPr>
            <w:rFonts w:asciiTheme="minorHAnsi" w:hAnsiTheme="minorHAnsi" w:cstheme="minorHAnsi"/>
          </w:rPr>
          <w:t>If systems choose to include a time they may need multiple Coverage Activity Acts to represent the moment of the eligibility check.</w:t>
        </w:r>
      </w:ins>
      <w:r w:rsidRPr="000E43B8">
        <w:rPr>
          <w:rFonts w:asciiTheme="minorHAnsi" w:hAnsiTheme="minorHAnsi" w:cstheme="minorHAnsi"/>
        </w:rPr>
        <w:t xml:space="preserve"> Details on a specific Policy coverage period, or self-pay period, systems can record an additional effectiveTime inside the Policy Activity. Systems may prioritize Coverages using the sequenceNumber.</w:t>
      </w:r>
    </w:p>
    <w:p w14:paraId="23887E40" w14:textId="6FAF904D" w:rsidR="00B84F2D" w:rsidRPr="004E29C8" w:rsidRDefault="00B84F2D" w:rsidP="004E29C8">
      <w:pPr>
        <w:pStyle w:val="Heading4"/>
      </w:pPr>
      <w:r w:rsidRPr="004E29C8">
        <w:t>Coverage Type</w:t>
      </w:r>
    </w:p>
    <w:p w14:paraId="46602AA7"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251147E" w14:textId="3D3FD30F" w:rsidR="00B84F2D" w:rsidRPr="004E29C8" w:rsidRDefault="00B84F2D" w:rsidP="004E29C8">
      <w:pPr>
        <w:pStyle w:val="Heading4"/>
      </w:pPr>
      <w:r w:rsidRPr="004E29C8">
        <w:t>Relationship to Subscriber</w:t>
      </w:r>
    </w:p>
    <w:p w14:paraId="2B8C1F15"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 which includes a new value set.</w:t>
      </w:r>
    </w:p>
    <w:p w14:paraId="39914577" w14:textId="5490AE4E" w:rsidR="00B84F2D" w:rsidRPr="004E29C8" w:rsidRDefault="00B84F2D" w:rsidP="004E29C8">
      <w:pPr>
        <w:pStyle w:val="Heading4"/>
      </w:pPr>
      <w:r w:rsidRPr="004E29C8">
        <w:t>Member Identifier</w:t>
      </w:r>
    </w:p>
    <w:p w14:paraId="1522C218"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17CE0B7" w14:textId="4D7BC798" w:rsidR="00B84F2D" w:rsidRPr="004E29C8" w:rsidRDefault="00B84F2D" w:rsidP="004E29C8">
      <w:pPr>
        <w:pStyle w:val="Heading4"/>
      </w:pPr>
      <w:r w:rsidRPr="004E29C8">
        <w:t>Subscriber Identifier</w:t>
      </w:r>
    </w:p>
    <w:p w14:paraId="5EC5D00E"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65CB816D" w14:textId="20A4E338" w:rsidR="00B84F2D" w:rsidRPr="004E29C8" w:rsidRDefault="00B84F2D" w:rsidP="004E29C8">
      <w:pPr>
        <w:pStyle w:val="Heading4"/>
      </w:pPr>
      <w:r w:rsidRPr="004E29C8">
        <w:t>Group Identifier</w:t>
      </w:r>
    </w:p>
    <w:p w14:paraId="4B31125B"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349A0C25" w14:textId="70AD9C61" w:rsidR="00B84F2D" w:rsidRPr="004E29C8" w:rsidRDefault="00B84F2D" w:rsidP="004E29C8">
      <w:pPr>
        <w:pStyle w:val="Heading4"/>
      </w:pPr>
      <w:r w:rsidRPr="004E29C8">
        <w:t>Payer Identifier</w:t>
      </w:r>
    </w:p>
    <w:p w14:paraId="14D0AE2D"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w:t>
      </w:r>
    </w:p>
    <w:p w14:paraId="399F48EA" w14:textId="77777777" w:rsidR="0058022B" w:rsidRPr="0058022B" w:rsidRDefault="0058022B" w:rsidP="0058022B"/>
    <w:p w14:paraId="2625FE56" w14:textId="1AA7219C" w:rsidR="009B1E21" w:rsidRPr="004E29C8" w:rsidRDefault="0028316B" w:rsidP="00C17F49">
      <w:pPr>
        <w:pStyle w:val="Heading3"/>
        <w:rPr>
          <w:highlight w:val="yellow"/>
        </w:rPr>
      </w:pPr>
      <w:bookmarkStart w:id="2628" w:name="_Toc127519211"/>
      <w:bookmarkStart w:id="2629" w:name="_Toc119939894"/>
      <w:r w:rsidRPr="004E29C8">
        <w:rPr>
          <w:highlight w:val="yellow"/>
        </w:rPr>
        <w:lastRenderedPageBreak/>
        <w:t>Health Status/Assessments</w:t>
      </w:r>
      <w:bookmarkEnd w:id="2628"/>
      <w:bookmarkEnd w:id="2629"/>
    </w:p>
    <w:p w14:paraId="43E95763" w14:textId="5B6D7391" w:rsidR="009B1E21" w:rsidRDefault="009B1E21" w:rsidP="009B1E21">
      <w:r w:rsidRPr="00BD12D9">
        <w:t>An expressed desired health state to be achieved by a subject of care (or family/group).</w:t>
      </w:r>
    </w:p>
    <w:p w14:paraId="10F763C3" w14:textId="368B2AC1" w:rsidR="00534568" w:rsidRDefault="00534568" w:rsidP="009B1E21">
      <w:pPr>
        <w:rPr>
          <w:ins w:id="2630" w:author="Ballot Reconciliation" w:date="2023-03-09T09:31:00Z"/>
        </w:rPr>
      </w:pPr>
      <w:ins w:id="2631" w:author="Ballot Reconciliation" w:date="2023-03-09T09:31:00Z">
        <w:r>
          <w:t xml:space="preserve">Proposed Text: </w:t>
        </w:r>
        <w:r w:rsidRPr="00534568">
          <w:t>Assessments represent health-related matters of interest, importance, or worry to a patient, patient's family, or patient's healthcare provider that could identify a need, problem, or condition.</w:t>
        </w:r>
      </w:ins>
    </w:p>
    <w:p w14:paraId="431BD023" w14:textId="77777777" w:rsidR="009B1E21" w:rsidRPr="009B1E21" w:rsidRDefault="009B1E21" w:rsidP="009B1E21"/>
    <w:tbl>
      <w:tblPr>
        <w:tblStyle w:val="TableGrid"/>
        <w:tblW w:w="9625" w:type="dxa"/>
        <w:tblLayout w:type="fixed"/>
        <w:tblLook w:val="04A0" w:firstRow="1" w:lastRow="0" w:firstColumn="1" w:lastColumn="0" w:noHBand="0" w:noVBand="1"/>
      </w:tblPr>
      <w:tblGrid>
        <w:gridCol w:w="2155"/>
        <w:gridCol w:w="1980"/>
        <w:gridCol w:w="2250"/>
        <w:gridCol w:w="3240"/>
      </w:tblGrid>
      <w:tr w:rsidR="0028316B" w:rsidRPr="00314140" w14:paraId="2C034FA7" w14:textId="77777777" w:rsidTr="004E29C8">
        <w:tc>
          <w:tcPr>
            <w:tcW w:w="2155" w:type="dxa"/>
            <w:shd w:val="clear" w:color="auto" w:fill="00B050"/>
          </w:tcPr>
          <w:p w14:paraId="14AD4FAC" w14:textId="4DD0FFC2"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57D62E28"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4EB5A8F8"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2A201646"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8D2695" w:rsidRPr="00902B4D" w14:paraId="3D5F783B" w14:textId="77777777" w:rsidTr="004E29C8">
        <w:tc>
          <w:tcPr>
            <w:tcW w:w="2155" w:type="dxa"/>
          </w:tcPr>
          <w:p w14:paraId="1BC0D54C" w14:textId="3787A4A7" w:rsidR="008D2695" w:rsidRPr="00576BB3" w:rsidRDefault="008B59D0" w:rsidP="008D2695">
            <w:pPr>
              <w:shd w:val="clear" w:color="auto" w:fill="FFFFFF"/>
              <w:rPr>
                <w:rFonts w:asciiTheme="minorHAnsi" w:eastAsia="Times New Roman" w:hAnsiTheme="minorHAnsi" w:cstheme="minorHAnsi"/>
              </w:rPr>
            </w:pPr>
            <w:hyperlink r:id="rId104" w:history="1">
              <w:r w:rsidR="008D2695" w:rsidRPr="00576BB3">
                <w:rPr>
                  <w:rStyle w:val="Hyperlink"/>
                  <w:rFonts w:asciiTheme="minorHAnsi" w:eastAsia="Times New Roman" w:hAnsiTheme="minorHAnsi" w:cstheme="minorHAnsi"/>
                </w:rPr>
                <w:t>Functional Status</w:t>
              </w:r>
            </w:hyperlink>
          </w:p>
          <w:p w14:paraId="4FC38D37"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 of a patient’s capabilities, or their risks of development or worsening of a condition or problem. (e.g., fall risk, pressure ulcer risk, alcohol use)</w:t>
            </w:r>
          </w:p>
          <w:p w14:paraId="595F4EBD" w14:textId="77777777" w:rsidR="008D2695" w:rsidRPr="00142E93" w:rsidRDefault="008D2695" w:rsidP="008D2695">
            <w:pPr>
              <w:rPr>
                <w:rStyle w:val="Strong"/>
                <w:rFonts w:asciiTheme="minorHAnsi" w:hAnsiTheme="minorHAnsi" w:cstheme="minorHAnsi"/>
                <w:b w:val="0"/>
                <w:bCs w:val="0"/>
              </w:rPr>
            </w:pPr>
          </w:p>
        </w:tc>
        <w:tc>
          <w:tcPr>
            <w:tcW w:w="1980" w:type="dxa"/>
          </w:tcPr>
          <w:p w14:paraId="385C965C" w14:textId="07FE1777" w:rsidR="008D2695" w:rsidRPr="00902B4D" w:rsidRDefault="008D2695" w:rsidP="008D2695">
            <w:pPr>
              <w:pStyle w:val="NormalWeb"/>
              <w:spacing w:before="0" w:beforeAutospacing="0" w:after="0" w:afterAutospacing="0"/>
              <w:rPr>
                <w:rFonts w:asciiTheme="minorHAnsi" w:hAnsiTheme="minorHAnsi" w:cstheme="minorHAnsi"/>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36B684C4"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Functional Status Section </w:t>
            </w:r>
          </w:p>
          <w:p w14:paraId="13102C72"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14:paraId="6E85D1B3"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53010EE7" w14:textId="1ECABA63" w:rsidR="008D2695" w:rsidRPr="009B1E21" w:rsidRDefault="008D2695" w:rsidP="008D2695">
            <w:pPr>
              <w:rPr>
                <w:rStyle w:val="Hyperlink"/>
                <w:rFonts w:asciiTheme="minorHAnsi" w:hAnsiTheme="minorHAnsi" w:cstheme="minorHAnsi"/>
                <w:color w:val="auto"/>
              </w:rPr>
            </w:pPr>
            <w:r w:rsidRPr="008D2695">
              <w:rPr>
                <w:rFonts w:asciiTheme="minorHAnsi" w:hAnsiTheme="minorHAnsi" w:cstheme="minorHAnsi"/>
                <w:shd w:val="clear" w:color="auto" w:fill="FFFFFF"/>
              </w:rPr>
              <w:t>Functional Status Observation</w:t>
            </w:r>
            <w:r>
              <w:rPr>
                <w:rFonts w:ascii="-apple-system" w:hAnsi="-apple-system"/>
                <w:color w:val="172B4D"/>
                <w:sz w:val="21"/>
                <w:szCs w:val="21"/>
              </w:rPr>
              <w:t> </w:t>
            </w:r>
          </w:p>
        </w:tc>
        <w:tc>
          <w:tcPr>
            <w:tcW w:w="3240" w:type="dxa"/>
          </w:tcPr>
          <w:p w14:paraId="625D3344" w14:textId="77777777" w:rsidR="008D2695" w:rsidRPr="008D2695" w:rsidRDefault="008D2695" w:rsidP="008D2695">
            <w:pPr>
              <w:pStyle w:val="HTMLPreformatted"/>
              <w:shd w:val="clear" w:color="auto" w:fill="FFFFFF"/>
              <w:rPr>
                <w:sz w:val="18"/>
                <w:szCs w:val="18"/>
              </w:rPr>
            </w:pPr>
            <w:r w:rsidRPr="008D2695">
              <w:rPr>
                <w:b/>
                <w:bCs/>
                <w:sz w:val="18"/>
                <w:szCs w:val="18"/>
              </w:rPr>
              <w:t>Full Assessment</w:t>
            </w:r>
          </w:p>
          <w:p w14:paraId="2C84A699"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77F80ED3"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025DAD4A"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5ECDB471"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1490349D"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7B3F222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400F32ED"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22217D73"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79D665F6" w14:textId="77777777" w:rsidR="008D2695" w:rsidRPr="008D2695" w:rsidRDefault="008D2695" w:rsidP="008D2695">
            <w:pPr>
              <w:pStyle w:val="HTMLPreformatted"/>
              <w:shd w:val="clear" w:color="auto" w:fill="FFFFFF"/>
              <w:rPr>
                <w:i/>
                <w:iCs/>
                <w:sz w:val="18"/>
                <w:szCs w:val="18"/>
              </w:rPr>
            </w:pPr>
            <w:r w:rsidRPr="008D2695">
              <w:rPr>
                <w:i/>
                <w:iCs/>
                <w:sz w:val="18"/>
                <w:szCs w:val="18"/>
              </w:rPr>
              <w:t>Functional Status Observation </w:t>
            </w:r>
          </w:p>
          <w:p w14:paraId="31128F9F"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301C86FA"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DDFCA44" w14:textId="5172F1D9"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8D2695" w:rsidRPr="00902B4D" w14:paraId="42DF0746" w14:textId="77777777" w:rsidTr="004E29C8">
        <w:tc>
          <w:tcPr>
            <w:tcW w:w="2155" w:type="dxa"/>
          </w:tcPr>
          <w:p w14:paraId="46C3D0B4" w14:textId="526D965F" w:rsidR="008D2695" w:rsidRPr="00576BB3" w:rsidRDefault="008B59D0" w:rsidP="008D2695">
            <w:pPr>
              <w:shd w:val="clear" w:color="auto" w:fill="FFFFFF"/>
              <w:rPr>
                <w:rFonts w:asciiTheme="minorHAnsi" w:eastAsia="Times New Roman" w:hAnsiTheme="minorHAnsi" w:cstheme="minorHAnsi"/>
              </w:rPr>
            </w:pPr>
            <w:hyperlink r:id="rId105" w:history="1">
              <w:r w:rsidR="008D2695" w:rsidRPr="00576BB3">
                <w:rPr>
                  <w:rStyle w:val="Hyperlink"/>
                  <w:rFonts w:asciiTheme="minorHAnsi" w:eastAsia="Times New Roman" w:hAnsiTheme="minorHAnsi" w:cstheme="minorHAnsi"/>
                </w:rPr>
                <w:t>Disability Status</w:t>
              </w:r>
            </w:hyperlink>
          </w:p>
          <w:p w14:paraId="612A7373"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Assessments of a patient’s physical, cognitive, intellectual, or psychiatric disabilities. (e.g., vision, hearing, memory, activities of daily living)</w:t>
            </w:r>
          </w:p>
          <w:p w14:paraId="122257EE"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4A93F890" w14:textId="0413F131"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29B38182" w14:textId="7CAE1A50" w:rsidR="008D2695" w:rsidRPr="009B1E21" w:rsidRDefault="008B59D0" w:rsidP="008D2695">
            <w:pPr>
              <w:rPr>
                <w:rFonts w:asciiTheme="minorHAnsi" w:hAnsiTheme="minorHAnsi" w:cstheme="minorHAnsi"/>
                <w:shd w:val="clear" w:color="auto" w:fill="FFFFFF"/>
              </w:rPr>
            </w:pPr>
            <w:hyperlink w:history="1">
              <w:r w:rsidR="008D2695" w:rsidRPr="008D2695">
                <w:rPr>
                  <w:rFonts w:asciiTheme="minorHAnsi" w:hAnsiTheme="minorHAnsi" w:cstheme="minorHAnsi"/>
                  <w:shd w:val="clear" w:color="auto" w:fill="FFFFFF"/>
                </w:rPr>
                <w:t>Disability Status Observation</w:t>
              </w:r>
            </w:hyperlink>
          </w:p>
        </w:tc>
        <w:tc>
          <w:tcPr>
            <w:tcW w:w="3240" w:type="dxa"/>
          </w:tcPr>
          <w:p w14:paraId="3E345EE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7A2AB1A4"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67C1FDB" w14:textId="52EDD0F8"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8D2695" w:rsidRPr="00902B4D" w14:paraId="399556F3" w14:textId="77777777" w:rsidTr="00D011EE">
        <w:tc>
          <w:tcPr>
            <w:tcW w:w="2155" w:type="dxa"/>
          </w:tcPr>
          <w:p w14:paraId="29937D76" w14:textId="4415FFA8" w:rsidR="008D2695" w:rsidRPr="00576BB3" w:rsidRDefault="008B59D0" w:rsidP="008D2695">
            <w:pPr>
              <w:shd w:val="clear" w:color="auto" w:fill="FFFFFF"/>
              <w:rPr>
                <w:rFonts w:asciiTheme="minorHAnsi" w:eastAsia="Times New Roman" w:hAnsiTheme="minorHAnsi" w:cstheme="minorHAnsi"/>
              </w:rPr>
            </w:pPr>
            <w:hyperlink r:id="rId106" w:history="1">
              <w:r w:rsidR="008D2695" w:rsidRPr="00576BB3">
                <w:rPr>
                  <w:rStyle w:val="Hyperlink"/>
                  <w:rFonts w:asciiTheme="minorHAnsi" w:eastAsia="Times New Roman" w:hAnsiTheme="minorHAnsi" w:cstheme="minorHAnsi"/>
                </w:rPr>
                <w:t>Mental/Cognitive Status</w:t>
              </w:r>
            </w:hyperlink>
          </w:p>
          <w:p w14:paraId="1A40F1EF"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 of a patient's level of cognitive functioning. (e.g., alertness, orientation, comprehension, concentration, and immediate memory for simple commands)</w:t>
            </w:r>
          </w:p>
          <w:p w14:paraId="527C2296"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7F47ACC1" w14:textId="1A4D94DB"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1D0678EE" w14:textId="07F7894F"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Mental Status Section</w:t>
            </w:r>
          </w:p>
          <w:p w14:paraId="1C59F21E"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14:paraId="41AA3075"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7BBB6743" w14:textId="113C5DE2" w:rsidR="008D2695" w:rsidRPr="009B1E21" w:rsidRDefault="008D2695" w:rsidP="008D2695">
            <w:pPr>
              <w:rPr>
                <w:rFonts w:asciiTheme="minorHAnsi" w:hAnsiTheme="minorHAnsi" w:cstheme="minorHAnsi"/>
                <w:shd w:val="clear" w:color="auto" w:fill="FFFFFF"/>
              </w:rPr>
            </w:pPr>
            <w:commentRangeStart w:id="2632"/>
            <w:del w:id="2633" w:author="Ballot Reconciliation" w:date="2023-03-09T09:31:00Z">
              <w:r w:rsidRPr="008D2695">
                <w:rPr>
                  <w:rFonts w:asciiTheme="minorHAnsi" w:hAnsiTheme="minorHAnsi" w:cstheme="minorHAnsi"/>
                  <w:shd w:val="clear" w:color="auto" w:fill="FFFFFF"/>
                </w:rPr>
                <w:delText>Functional</w:delText>
              </w:r>
            </w:del>
            <w:ins w:id="2634" w:author="Ballot Reconciliation" w:date="2023-03-09T09:31:00Z">
              <w:r w:rsidR="00020C75" w:rsidRPr="00020C75">
                <w:rPr>
                  <w:rFonts w:asciiTheme="minorHAnsi" w:hAnsiTheme="minorHAnsi" w:cstheme="minorHAnsi"/>
                  <w:shd w:val="clear" w:color="auto" w:fill="FFFFFF"/>
                </w:rPr>
                <w:t>Mental</w:t>
              </w:r>
            </w:ins>
            <w:r w:rsidR="00020C75" w:rsidRPr="00020C75">
              <w:rPr>
                <w:rFonts w:asciiTheme="minorHAnsi" w:hAnsiTheme="minorHAnsi" w:cstheme="minorHAnsi"/>
                <w:shd w:val="clear" w:color="auto" w:fill="FFFFFF"/>
              </w:rPr>
              <w:t xml:space="preserve"> Status Observation</w:t>
            </w:r>
            <w:commentRangeEnd w:id="2632"/>
            <w:r w:rsidR="00B7549A">
              <w:rPr>
                <w:rStyle w:val="CommentReference"/>
              </w:rPr>
              <w:commentReference w:id="2632"/>
            </w:r>
            <w:del w:id="2635" w:author="Ballot Reconciliation" w:date="2023-03-09T09:31:00Z">
              <w:r>
                <w:rPr>
                  <w:rFonts w:ascii="-apple-system" w:hAnsi="-apple-system"/>
                  <w:color w:val="172B4D"/>
                  <w:sz w:val="21"/>
                  <w:szCs w:val="21"/>
                </w:rPr>
                <w:delText> </w:delText>
              </w:r>
            </w:del>
          </w:p>
        </w:tc>
        <w:tc>
          <w:tcPr>
            <w:tcW w:w="3240" w:type="dxa"/>
          </w:tcPr>
          <w:p w14:paraId="78AE8EF2" w14:textId="77777777" w:rsidR="008D2695" w:rsidRPr="008D2695" w:rsidRDefault="008D2695" w:rsidP="008D2695">
            <w:pPr>
              <w:pStyle w:val="HTMLPreformatted"/>
              <w:shd w:val="clear" w:color="auto" w:fill="FFFFFF"/>
              <w:rPr>
                <w:sz w:val="18"/>
                <w:szCs w:val="18"/>
              </w:rPr>
            </w:pPr>
            <w:r w:rsidRPr="008D2695">
              <w:rPr>
                <w:b/>
                <w:bCs/>
                <w:sz w:val="18"/>
                <w:szCs w:val="18"/>
              </w:rPr>
              <w:t>Full Assessment</w:t>
            </w:r>
          </w:p>
          <w:p w14:paraId="5BAEBFD1"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5A018FF6"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08FCC4CF"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416F703"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600F28AC"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40982E9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29413EF6"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47193BDB"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2E1A2E41" w14:textId="77777777" w:rsidR="008D2695" w:rsidRPr="008D2695" w:rsidRDefault="008D2695" w:rsidP="008D2695">
            <w:pPr>
              <w:pStyle w:val="HTMLPreformatted"/>
              <w:shd w:val="clear" w:color="auto" w:fill="FFFFFF"/>
              <w:rPr>
                <w:i/>
                <w:iCs/>
                <w:sz w:val="18"/>
                <w:szCs w:val="18"/>
              </w:rPr>
            </w:pPr>
            <w:r w:rsidRPr="008D2695">
              <w:rPr>
                <w:i/>
                <w:iCs/>
                <w:sz w:val="18"/>
                <w:szCs w:val="18"/>
              </w:rPr>
              <w:t>Mental Status Observation </w:t>
            </w:r>
          </w:p>
          <w:p w14:paraId="3D6D4A75"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5F757EFB" w14:textId="24CE31FD"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B84F2D" w:rsidRPr="00902B4D" w14:paraId="190D0D1A" w14:textId="77777777" w:rsidTr="004E29C8">
        <w:tc>
          <w:tcPr>
            <w:tcW w:w="2155" w:type="dxa"/>
          </w:tcPr>
          <w:p w14:paraId="5DBB0667" w14:textId="3FAAC600" w:rsidR="00B84F2D" w:rsidRPr="00576BB3" w:rsidRDefault="008B59D0" w:rsidP="00B84F2D">
            <w:pPr>
              <w:shd w:val="clear" w:color="auto" w:fill="FFFFFF"/>
              <w:rPr>
                <w:rFonts w:asciiTheme="minorHAnsi" w:eastAsia="Times New Roman" w:hAnsiTheme="minorHAnsi" w:cstheme="minorHAnsi"/>
              </w:rPr>
            </w:pPr>
            <w:hyperlink r:id="rId107" w:history="1">
              <w:r w:rsidR="00B84F2D" w:rsidRPr="00576BB3">
                <w:rPr>
                  <w:rStyle w:val="Hyperlink"/>
                  <w:rFonts w:asciiTheme="minorHAnsi" w:eastAsia="Times New Roman" w:hAnsiTheme="minorHAnsi" w:cstheme="minorHAnsi"/>
                </w:rPr>
                <w:t>Pregnancy Status</w:t>
              </w:r>
            </w:hyperlink>
          </w:p>
          <w:p w14:paraId="6AF17801" w14:textId="77777777" w:rsidR="00B84F2D" w:rsidRPr="00142E93" w:rsidRDefault="00B84F2D" w:rsidP="00B84F2D">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 xml:space="preserve">State or condition of being pregnant or intent to become pregnant. (e.g., pregnant, not pregnant, intent to become pregnant, </w:t>
            </w:r>
            <w:r w:rsidRPr="00142E93">
              <w:rPr>
                <w:rFonts w:asciiTheme="minorHAnsi" w:eastAsia="Times New Roman" w:hAnsiTheme="minorHAnsi" w:cstheme="minorHAnsi"/>
              </w:rPr>
              <w:lastRenderedPageBreak/>
              <w:t>unknown)</w:t>
            </w:r>
          </w:p>
          <w:p w14:paraId="1FA04931" w14:textId="77777777" w:rsidR="00B84F2D" w:rsidRPr="00142E93" w:rsidRDefault="00B84F2D" w:rsidP="00B84F2D">
            <w:pPr>
              <w:shd w:val="clear" w:color="auto" w:fill="FFFFFF"/>
              <w:rPr>
                <w:rFonts w:asciiTheme="minorHAnsi" w:eastAsia="Times New Roman" w:hAnsiTheme="minorHAnsi" w:cstheme="minorHAnsi"/>
                <w:b/>
                <w:bCs/>
              </w:rPr>
            </w:pPr>
          </w:p>
        </w:tc>
        <w:tc>
          <w:tcPr>
            <w:tcW w:w="1980" w:type="dxa"/>
          </w:tcPr>
          <w:p w14:paraId="63249346" w14:textId="5108F868" w:rsidR="00B84F2D" w:rsidRPr="00902B4D" w:rsidRDefault="00B84F2D" w:rsidP="00B84F2D">
            <w:pPr>
              <w:pStyle w:val="NormalWeb"/>
              <w:spacing w:before="0" w:beforeAutospacing="0" w:after="0" w:afterAutospacing="0"/>
              <w:rPr>
                <w:rFonts w:asciiTheme="minorHAnsi" w:hAnsiTheme="minorHAnsi" w:cstheme="minorHAnsi"/>
                <w:shd w:val="clear" w:color="auto" w:fill="FFFFFF"/>
              </w:rPr>
            </w:pPr>
            <w:r w:rsidRPr="00ED6FF9">
              <w:rPr>
                <w:rFonts w:asciiTheme="minorHAnsi" w:hAnsiTheme="minorHAnsi" w:cstheme="minorHAnsi"/>
                <w:color w:val="172B4D"/>
              </w:rPr>
              <w:lastRenderedPageBreak/>
              <w:t>None (follow C-CDA)</w:t>
            </w:r>
          </w:p>
        </w:tc>
        <w:tc>
          <w:tcPr>
            <w:tcW w:w="2250" w:type="dxa"/>
          </w:tcPr>
          <w:p w14:paraId="0D32C04C" w14:textId="36055B3A" w:rsidR="00B84F2D" w:rsidRPr="00902B4D" w:rsidRDefault="00B84F2D" w:rsidP="00B84F2D">
            <w:pPr>
              <w:rPr>
                <w:rFonts w:asciiTheme="minorHAnsi" w:hAnsiTheme="minorHAnsi" w:cstheme="minorHAnsi"/>
                <w:shd w:val="clear" w:color="auto" w:fill="FFFFFF"/>
              </w:rPr>
            </w:pPr>
            <w:r w:rsidRPr="00B84F2D">
              <w:rPr>
                <w:rFonts w:asciiTheme="minorHAnsi" w:hAnsiTheme="minorHAnsi" w:cstheme="minorHAnsi"/>
                <w:shd w:val="clear" w:color="auto" w:fill="FFFFFF"/>
              </w:rPr>
              <w:t>Pregnancy Observation</w:t>
            </w:r>
          </w:p>
        </w:tc>
        <w:tc>
          <w:tcPr>
            <w:tcW w:w="3240" w:type="dxa"/>
          </w:tcPr>
          <w:p w14:paraId="6F07CB3E" w14:textId="068991D2" w:rsidR="00B84F2D" w:rsidRPr="00902B4D" w:rsidRDefault="00B84F2D" w:rsidP="00B84F2D">
            <w:pPr>
              <w:pStyle w:val="HTMLPreformatted"/>
              <w:shd w:val="clear" w:color="auto" w:fill="FFFFFF"/>
              <w:rPr>
                <w:sz w:val="18"/>
                <w:szCs w:val="18"/>
              </w:rPr>
            </w:pPr>
            <w:r w:rsidRPr="00B84F2D">
              <w:rPr>
                <w:sz w:val="18"/>
                <w:szCs w:val="18"/>
              </w:rPr>
              <w:t>observation/value</w:t>
            </w:r>
          </w:p>
        </w:tc>
      </w:tr>
    </w:tbl>
    <w:p w14:paraId="031ABF3C" w14:textId="601B6884" w:rsidR="000E43B8" w:rsidRDefault="000E43B8" w:rsidP="004E29C8">
      <w:pPr>
        <w:pStyle w:val="Heading4"/>
        <w:rPr>
          <w:color w:val="172B4D"/>
        </w:rPr>
      </w:pPr>
      <w:r>
        <w:t>Functional Status</w:t>
      </w:r>
    </w:p>
    <w:p w14:paraId="34271F9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3366"/>
        </w:rPr>
        <w:t>A</w:t>
      </w:r>
      <w:r w:rsidRPr="000E43B8">
        <w:rPr>
          <w:rFonts w:asciiTheme="minorHAnsi" w:hAnsiTheme="minorHAnsi" w:cstheme="minorHAnsi"/>
          <w:color w:val="000000"/>
        </w:rPr>
        <w:t> clinician, or caregiver, may record the functional status of a patient (e.g., mobility status, activities of daily living, self-care status) using a formal assessment tool, or a simple assertion. When a clinician uses a formal instrument, such as the Glasgow Coma scale, systems are encouraged to use the Assessment Scale Observation to group a series of Assessment Scale Supporting Observations. See t</w:t>
      </w:r>
      <w:r w:rsidRPr="000E43B8">
        <w:rPr>
          <w:rFonts w:asciiTheme="minorHAnsi" w:hAnsiTheme="minorHAnsi" w:cstheme="minorHAnsi"/>
          <w:color w:val="212529"/>
        </w:rPr>
        <w:t>he approved </w:t>
      </w:r>
      <w:hyperlink r:id="rId108" w:history="1">
        <w:r w:rsidRPr="000E43B8">
          <w:rPr>
            <w:rStyle w:val="Hyperlink"/>
            <w:rFonts w:asciiTheme="minorHAnsi" w:hAnsiTheme="minorHAnsi" w:cstheme="minorHAnsi"/>
            <w:color w:val="0052CC"/>
          </w:rPr>
          <w:t>Functional Assessment - Glasgow Coma</w:t>
        </w:r>
      </w:hyperlink>
      <w:r w:rsidRPr="000E43B8">
        <w:rPr>
          <w:rFonts w:asciiTheme="minorHAnsi" w:hAnsiTheme="minorHAnsi" w:cstheme="minorHAnsi"/>
          <w:color w:val="212529"/>
        </w:rPr>
        <w:t> example. Note, the best practice is to include the final 'score' in both the  Assessment Scale Observation/value in addition to an individual Assessment Scale Supporting Observation. Use of the prior Functional Status Organizer and Functional Status Observation is discouraged since the it promotes inconsistent generation of an Organizer/Observation when a generic Assessment Scale Observation/Assessment Scale Supporting Observation is sufficient. In a future release of C-CDA, Structured Documents will deprecate these legacy templates.</w:t>
      </w:r>
    </w:p>
    <w:p w14:paraId="5BF39F9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212529"/>
        </w:rPr>
        <w:t>In certain situations a clinician may make a judgement about a patient's physical function. The Functional Status Observation is the appropriate place to record this judgement. See approved </w:t>
      </w:r>
      <w:hyperlink r:id="rId109" w:history="1">
        <w:r w:rsidRPr="000E43B8">
          <w:rPr>
            <w:rStyle w:val="Hyperlink"/>
            <w:rFonts w:asciiTheme="minorHAnsi" w:hAnsiTheme="minorHAnsi" w:cstheme="minorHAnsi"/>
            <w:color w:val="0052CC"/>
          </w:rPr>
          <w:t>Functional Impairment</w:t>
        </w:r>
      </w:hyperlink>
      <w:r w:rsidRPr="000E43B8">
        <w:rPr>
          <w:rFonts w:asciiTheme="minorHAnsi" w:hAnsiTheme="minorHAnsi" w:cstheme="minorHAnsi"/>
          <w:color w:val="003366"/>
        </w:rPr>
        <w:t> example.</w:t>
      </w:r>
    </w:p>
    <w:p w14:paraId="2C3DB254" w14:textId="3F271640" w:rsidR="000E43B8" w:rsidRPr="004E29C8" w:rsidRDefault="000E43B8" w:rsidP="004E29C8">
      <w:pPr>
        <w:pStyle w:val="Heading4"/>
      </w:pPr>
      <w:r w:rsidRPr="004E29C8">
        <w:t>Disability Status</w:t>
      </w:r>
    </w:p>
    <w:p w14:paraId="55EF17E2" w14:textId="53EA68BD"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0000"/>
        </w:rPr>
        <w:t>A clinician can use the new Disability Status Observation to assert a specific concern about a patient. A prior HL7 standard, the electronic initial case report (eICR), created a Disability Status Observation template constrained to 8 concepts (see VSAC (log-in required): </w:t>
      </w:r>
      <w:hyperlink r:id="rId110" w:history="1">
        <w:r w:rsidRPr="000E43B8">
          <w:rPr>
            <w:rStyle w:val="Hyperlink"/>
            <w:rFonts w:asciiTheme="minorHAnsi" w:hAnsiTheme="minorHAnsi" w:cstheme="minorHAnsi"/>
            <w:color w:val="0052CC"/>
          </w:rPr>
          <w:t>Disability Status</w:t>
        </w:r>
      </w:hyperlink>
      <w:r w:rsidRPr="000E43B8">
        <w:rPr>
          <w:rFonts w:asciiTheme="minorHAnsi" w:hAnsiTheme="minorHAnsi" w:cstheme="minorHAnsi"/>
          <w:color w:val="000000"/>
        </w:rPr>
        <w:t>). The eICR project is restricted to report "minimum necessary” data needed for public health case reporting. The new Disability Status Observation is not limited to these 8 concepts, and adds the ability to include an Assessment Scale Observation/Assessment Scale Supporting Observation</w:t>
      </w:r>
      <w:del w:id="2636" w:author="Ballot Reconciliation" w:date="2023-03-09T09:31:00Z">
        <w:r w:rsidRPr="000E43B8">
          <w:rPr>
            <w:rFonts w:asciiTheme="minorHAnsi" w:hAnsiTheme="minorHAnsi" w:cstheme="minorHAnsi"/>
            <w:color w:val="000000"/>
          </w:rPr>
          <w:delText xml:space="preserve"> </w:delText>
        </w:r>
      </w:del>
      <w:r w:rsidRPr="000E43B8">
        <w:rPr>
          <w:rFonts w:asciiTheme="minorHAnsi" w:hAnsiTheme="minorHAnsi" w:cstheme="minorHAnsi"/>
          <w:color w:val="000000"/>
        </w:rPr>
        <w:t>.</w:t>
      </w:r>
    </w:p>
    <w:p w14:paraId="50740AFF" w14:textId="598D7C93" w:rsidR="000E43B8" w:rsidRPr="004E29C8" w:rsidRDefault="000E43B8" w:rsidP="004E29C8">
      <w:pPr>
        <w:pStyle w:val="Heading4"/>
      </w:pPr>
      <w:r w:rsidRPr="004E29C8">
        <w:t>Mental/Cognitive Status</w:t>
      </w:r>
    </w:p>
    <w:p w14:paraId="0ED6C6E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color w:val="000000"/>
        </w:rPr>
        <w:t>A clinician, or caregiver, may record the Mental/Cognitive Status of a patient's psychological and mental competency using a formal assessment tool, or a simple assertion. When a clinician uses a formal instrument, such as the Patient Health Questionnaire-9 (PHQ-9), systems are encouraged to use the Assessment Scale Observation to group a series of Assessment Scale Supporting Observations. See the approve</w:t>
      </w:r>
      <w:r w:rsidRPr="000E43B8">
        <w:rPr>
          <w:rFonts w:asciiTheme="minorHAnsi" w:hAnsiTheme="minorHAnsi" w:cstheme="minorHAnsi"/>
          <w:color w:val="212529"/>
        </w:rPr>
        <w:t>d </w:t>
      </w:r>
      <w:hyperlink r:id="rId111" w:history="1">
        <w:r w:rsidRPr="000E43B8">
          <w:rPr>
            <w:rStyle w:val="Hyperlink"/>
            <w:rFonts w:asciiTheme="minorHAnsi" w:hAnsiTheme="minorHAnsi" w:cstheme="minorHAnsi"/>
            <w:color w:val="0052CC"/>
          </w:rPr>
          <w:t>Patient Health Questionnaire PHQ-9</w:t>
        </w:r>
      </w:hyperlink>
      <w:r w:rsidRPr="000E43B8">
        <w:rPr>
          <w:rFonts w:asciiTheme="minorHAnsi" w:hAnsiTheme="minorHAnsi" w:cstheme="minorHAnsi"/>
          <w:color w:val="212529"/>
        </w:rPr>
        <w:t> example</w:t>
      </w:r>
      <w:r w:rsidRPr="000E43B8">
        <w:rPr>
          <w:rFonts w:asciiTheme="minorHAnsi" w:hAnsiTheme="minorHAnsi" w:cstheme="minorHAnsi"/>
          <w:color w:val="000000"/>
        </w:rPr>
        <w:t xml:space="preserve">. Note, the best practice is to include the final 'score' in both the Assessment Scale Observation/value in addition to an individual Assessment Scale Supporting Observation. Use of the prior Mental Status Organizer and Mental Status Observation is discouraged since the it promotes inconsistent generation of an Organizer/Observation when a generic Assessment Scale Observation/Assessment Scale Supporting Observation is sufficient. In a future release of </w:t>
      </w:r>
      <w:r w:rsidRPr="000E43B8">
        <w:rPr>
          <w:rFonts w:asciiTheme="minorHAnsi" w:hAnsiTheme="minorHAnsi" w:cstheme="minorHAnsi"/>
        </w:rPr>
        <w:t>C-CDA, Structured Documents will deprecate these legacy templates.</w:t>
      </w:r>
    </w:p>
    <w:p w14:paraId="609A80A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certain situations a clinician may make a judgement about a patient's Mental/Cognitive Status function. The Mental Status Observation is the appropriate place to record this judgement. See approved </w:t>
      </w:r>
      <w:hyperlink r:id="rId112" w:history="1">
        <w:r w:rsidRPr="000E43B8">
          <w:rPr>
            <w:rStyle w:val="Hyperlink"/>
            <w:rFonts w:asciiTheme="minorHAnsi" w:hAnsiTheme="minorHAnsi" w:cstheme="minorHAnsi"/>
            <w:color w:val="auto"/>
          </w:rPr>
          <w:t>Memory Impairment</w:t>
        </w:r>
      </w:hyperlink>
      <w:r w:rsidRPr="000E43B8">
        <w:rPr>
          <w:rFonts w:asciiTheme="minorHAnsi" w:hAnsiTheme="minorHAnsi" w:cstheme="minorHAnsi"/>
        </w:rPr>
        <w:t> example.</w:t>
      </w:r>
    </w:p>
    <w:p w14:paraId="2247ACD1" w14:textId="6A6FAD4B" w:rsidR="000E43B8" w:rsidRPr="004E29C8" w:rsidRDefault="000E43B8" w:rsidP="004E29C8">
      <w:pPr>
        <w:pStyle w:val="Heading4"/>
      </w:pPr>
      <w:r w:rsidRPr="004E29C8">
        <w:t>Pregnancy Status</w:t>
      </w:r>
    </w:p>
    <w:p w14:paraId="32BD8F57"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existing C-CDA Pregnancy Observation represents current and/or prior pregnancy dates. Systems wishing to capture the intent to become pregnant can include the </w:t>
      </w:r>
      <w:hyperlink r:id="rId113" w:history="1">
        <w:r w:rsidRPr="000E43B8">
          <w:rPr>
            <w:rStyle w:val="Hyperlink"/>
            <w:rFonts w:asciiTheme="minorHAnsi" w:hAnsiTheme="minorHAnsi" w:cstheme="minorHAnsi"/>
            <w:color w:val="auto"/>
          </w:rPr>
          <w:t>Pregnancy Intention in Next Year</w:t>
        </w:r>
      </w:hyperlink>
      <w:r w:rsidRPr="000E43B8">
        <w:rPr>
          <w:rFonts w:asciiTheme="minorHAnsi" w:hAnsiTheme="minorHAnsi" w:cstheme="minorHAnsi"/>
        </w:rPr>
        <w:t> in the Social History Section. </w:t>
      </w:r>
    </w:p>
    <w:p w14:paraId="0EC288EC" w14:textId="77777777" w:rsidR="0028316B" w:rsidRPr="0028316B" w:rsidRDefault="0028316B" w:rsidP="0028316B"/>
    <w:p w14:paraId="1F8D573F" w14:textId="4EAE3EBF" w:rsidR="00ED6FF9" w:rsidRPr="004E29C8" w:rsidRDefault="00ED6FF9" w:rsidP="00C17F49">
      <w:pPr>
        <w:pStyle w:val="Heading3"/>
        <w:rPr>
          <w:highlight w:val="yellow"/>
        </w:rPr>
      </w:pPr>
      <w:bookmarkStart w:id="2637" w:name="_Toc127519212"/>
      <w:bookmarkStart w:id="2638" w:name="_Toc119939895"/>
      <w:r w:rsidRPr="004E29C8">
        <w:rPr>
          <w:highlight w:val="yellow"/>
        </w:rPr>
        <w:t>Laboratory</w:t>
      </w:r>
      <w:bookmarkEnd w:id="2637"/>
      <w:bookmarkEnd w:id="2638"/>
    </w:p>
    <w:p w14:paraId="449DD9DA" w14:textId="22722A7E" w:rsidR="00ED6FF9" w:rsidRDefault="00ED6FF9" w:rsidP="00ED6FF9">
      <w:r w:rsidRPr="00ED6FF9">
        <w:t>Analysis of clinical specimens to obtain information about the health of a patient.</w:t>
      </w:r>
    </w:p>
    <w:tbl>
      <w:tblPr>
        <w:tblStyle w:val="TableGrid"/>
        <w:tblW w:w="10075" w:type="dxa"/>
        <w:tblLook w:val="04A0" w:firstRow="1" w:lastRow="0" w:firstColumn="1" w:lastColumn="0" w:noHBand="0" w:noVBand="1"/>
      </w:tblPr>
      <w:tblGrid>
        <w:gridCol w:w="1508"/>
        <w:gridCol w:w="1383"/>
        <w:gridCol w:w="1211"/>
        <w:gridCol w:w="7778"/>
      </w:tblGrid>
      <w:tr w:rsidR="00ED6FF9" w:rsidRPr="00314140" w14:paraId="380EACA4" w14:textId="77777777" w:rsidTr="004E29C8">
        <w:tc>
          <w:tcPr>
            <w:tcW w:w="1508" w:type="dxa"/>
            <w:shd w:val="clear" w:color="auto" w:fill="00B050"/>
          </w:tcPr>
          <w:p w14:paraId="69417D9A" w14:textId="0F31C87B"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lastRenderedPageBreak/>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3512" w:type="dxa"/>
            <w:shd w:val="clear" w:color="auto" w:fill="00B050"/>
          </w:tcPr>
          <w:p w14:paraId="107C5F54"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598" w:type="dxa"/>
            <w:shd w:val="clear" w:color="auto" w:fill="00B050"/>
          </w:tcPr>
          <w:p w14:paraId="0E61DFF4"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457" w:type="dxa"/>
            <w:shd w:val="clear" w:color="auto" w:fill="00B050"/>
          </w:tcPr>
          <w:p w14:paraId="5BD93D39"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ED6FF9" w:rsidRPr="00907779" w14:paraId="2452A21A" w14:textId="77777777" w:rsidTr="000E43B8">
        <w:tc>
          <w:tcPr>
            <w:tcW w:w="1508" w:type="dxa"/>
          </w:tcPr>
          <w:p w14:paraId="6668E7E2" w14:textId="568CBFB9" w:rsidR="00ED6FF9" w:rsidRPr="00576BB3" w:rsidRDefault="008B59D0" w:rsidP="00ED6FF9">
            <w:pPr>
              <w:rPr>
                <w:rStyle w:val="Strong"/>
                <w:rFonts w:asciiTheme="minorHAnsi" w:hAnsiTheme="minorHAnsi" w:cstheme="minorHAnsi"/>
                <w:color w:val="172B4D"/>
              </w:rPr>
            </w:pPr>
            <w:hyperlink r:id="rId114" w:history="1">
              <w:r w:rsidR="00ED6FF9" w:rsidRPr="00576BB3">
                <w:rPr>
                  <w:rStyle w:val="Hyperlink"/>
                  <w:rFonts w:asciiTheme="minorHAnsi" w:hAnsiTheme="minorHAnsi" w:cstheme="minorHAnsi"/>
                </w:rPr>
                <w:t>Specimen Type</w:t>
              </w:r>
            </w:hyperlink>
          </w:p>
          <w:p w14:paraId="335BB46C" w14:textId="3903EB5C"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Substance being sampled or tested. (e.g., nasopharyngeal swab, whole blood, serum, urine, wound swab).</w:t>
            </w:r>
          </w:p>
        </w:tc>
        <w:tc>
          <w:tcPr>
            <w:tcW w:w="3512" w:type="dxa"/>
          </w:tcPr>
          <w:p w14:paraId="3C990B55" w14:textId="5F1D5F28" w:rsidR="00ED6FF9" w:rsidRPr="00ED6FF9" w:rsidRDefault="00ED6FF9" w:rsidP="00ED6FF9">
            <w:pPr>
              <w:pStyle w:val="NormalWeb"/>
              <w:spacing w:before="0" w:beforeAutospacing="0" w:after="0" w:afterAutospacing="0"/>
              <w:rPr>
                <w:rFonts w:asciiTheme="minorHAnsi" w:hAnsiTheme="minorHAnsi" w:cstheme="minorHAnsi"/>
              </w:rPr>
            </w:pPr>
            <w:r w:rsidRPr="00ED6FF9">
              <w:rPr>
                <w:rFonts w:asciiTheme="minorHAnsi" w:hAnsiTheme="minorHAnsi" w:cstheme="minorHAnsi"/>
                <w:color w:val="172B4D"/>
              </w:rPr>
              <w:t>• SNOMED International, Systematized Nomenclature of Medicine Clinical Terms (SNOMED CT®) U.S. Edition, March 2022 Release</w:t>
            </w:r>
          </w:p>
        </w:tc>
        <w:tc>
          <w:tcPr>
            <w:tcW w:w="1598" w:type="dxa"/>
          </w:tcPr>
          <w:p w14:paraId="7BC6709E" w14:textId="77777777" w:rsidR="00B84F2D" w:rsidRPr="00B84F2D" w:rsidRDefault="00B84F2D" w:rsidP="00B84F2D">
            <w:pPr>
              <w:shd w:val="clear" w:color="auto" w:fill="FFFFFF"/>
              <w:rPr>
                <w:rFonts w:asciiTheme="minorHAnsi" w:eastAsia="Times New Roman" w:hAnsiTheme="minorHAnsi" w:cstheme="minorHAnsi"/>
                <w:color w:val="172B4D"/>
              </w:rPr>
            </w:pPr>
            <w:r w:rsidRPr="00B84F2D">
              <w:rPr>
                <w:rFonts w:asciiTheme="minorHAnsi" w:eastAsia="Times New Roman" w:hAnsiTheme="minorHAnsi" w:cstheme="minorHAnsi"/>
                <w:color w:val="172B4D"/>
              </w:rPr>
              <w:t>Result Organizer</w:t>
            </w:r>
          </w:p>
          <w:p w14:paraId="06DB67B8" w14:textId="77777777" w:rsidR="00B84F2D" w:rsidRPr="00B84F2D" w:rsidRDefault="00B84F2D" w:rsidP="00B84F2D">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172B4D"/>
              </w:rPr>
              <w:t>Result Observation</w:t>
            </w:r>
          </w:p>
          <w:p w14:paraId="565486CE" w14:textId="5F5CBCE9" w:rsidR="00ED6FF9" w:rsidRPr="00B84F2D" w:rsidRDefault="00ED6FF9" w:rsidP="00ED6FF9">
            <w:pPr>
              <w:rPr>
                <w:rFonts w:eastAsia="Times New Roman"/>
                <w:color w:val="172B4D"/>
              </w:rPr>
            </w:pPr>
          </w:p>
        </w:tc>
        <w:tc>
          <w:tcPr>
            <w:tcW w:w="3457" w:type="dxa"/>
          </w:tcPr>
          <w:p w14:paraId="16180AC3" w14:textId="201D1C6A" w:rsidR="00ED6FF9" w:rsidRPr="00ED6FF9" w:rsidRDefault="00ED6FF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commentRangeStart w:id="2639"/>
            <w:del w:id="2640" w:author="Ballot Reconciliation" w:date="2023-03-09T09:31:00Z">
              <w:r w:rsidRPr="00ED6FF9">
                <w:rPr>
                  <w:rFonts w:ascii="Courier New" w:eastAsia="Times New Roman" w:hAnsi="Courier New" w:cs="Courier New"/>
                  <w:color w:val="172B4D"/>
                  <w:sz w:val="18"/>
                  <w:szCs w:val="18"/>
                </w:rPr>
                <w:delText>Organizer</w:delText>
              </w:r>
            </w:del>
            <w:ins w:id="2641" w:author="Ballot Reconciliation" w:date="2023-03-09T09:31:00Z">
              <w:r w:rsidR="00A936B9">
                <w:rPr>
                  <w:rFonts w:ascii="Courier New" w:eastAsia="Times New Roman" w:hAnsi="Courier New" w:cs="Courier New"/>
                  <w:color w:val="172B4D"/>
                  <w:sz w:val="18"/>
                  <w:szCs w:val="18"/>
                </w:rPr>
                <w:t>o</w:t>
              </w:r>
              <w:r w:rsidR="00A936B9" w:rsidRPr="00ED6FF9">
                <w:rPr>
                  <w:rFonts w:ascii="Courier New" w:eastAsia="Times New Roman" w:hAnsi="Courier New" w:cs="Courier New"/>
                  <w:color w:val="172B4D"/>
                  <w:sz w:val="18"/>
                  <w:szCs w:val="18"/>
                </w:rPr>
                <w:t>rganizer</w:t>
              </w:r>
            </w:ins>
            <w:r w:rsidRPr="00ED6FF9">
              <w:rPr>
                <w:rFonts w:ascii="Courier New" w:eastAsia="Times New Roman" w:hAnsi="Courier New" w:cs="Courier New"/>
                <w:color w:val="172B4D"/>
                <w:sz w:val="18"/>
                <w:szCs w:val="18"/>
              </w:rPr>
              <w:t>/specimen</w:t>
            </w:r>
            <w:del w:id="2642" w:author="Ballot Reconciliation" w:date="2023-03-09T09:31:00Z">
              <w:r w:rsidRPr="00ED6FF9">
                <w:rPr>
                  <w:rFonts w:ascii="Courier New" w:eastAsia="Times New Roman" w:hAnsi="Courier New" w:cs="Courier New"/>
                  <w:color w:val="172B4D"/>
                  <w:sz w:val="18"/>
                  <w:szCs w:val="18"/>
                </w:rPr>
                <w:delText xml:space="preserve"> </w:delText>
              </w:r>
              <w:r w:rsidRPr="00ED6FF9">
                <w:rPr>
                  <w:rFonts w:ascii="Courier New" w:eastAsia="Times New Roman" w:hAnsi="Courier New" w:cs="Courier New"/>
                  <w:color w:val="172B4D"/>
                  <w:sz w:val="18"/>
                  <w:szCs w:val="18"/>
                </w:rPr>
                <w:br/>
                <w:delText>Organizer</w:delText>
              </w:r>
            </w:del>
            <w:ins w:id="2643" w:author="Ballot Reconciliation" w:date="2023-03-09T09:31:00Z">
              <w:r w:rsidR="00A43958" w:rsidRPr="00A43958">
                <w:rPr>
                  <w:rFonts w:ascii="Courier New" w:eastAsia="Times New Roman" w:hAnsi="Courier New" w:cs="Courier New"/>
                  <w:color w:val="172B4D"/>
                  <w:sz w:val="18"/>
                  <w:szCs w:val="18"/>
                </w:rPr>
                <w:t>/specimenRole/specimenPlayingEntity/code</w:t>
              </w:r>
              <w:r w:rsidRPr="00ED6FF9">
                <w:rPr>
                  <w:rFonts w:ascii="Courier New" w:eastAsia="Times New Roman" w:hAnsi="Courier New" w:cs="Courier New"/>
                  <w:color w:val="172B4D"/>
                  <w:sz w:val="18"/>
                  <w:szCs w:val="18"/>
                </w:rPr>
                <w:br/>
              </w:r>
              <w:r w:rsidR="00A936B9">
                <w:rPr>
                  <w:rFonts w:ascii="Courier New" w:eastAsia="Times New Roman" w:hAnsi="Courier New" w:cs="Courier New"/>
                  <w:color w:val="172B4D"/>
                  <w:sz w:val="18"/>
                  <w:szCs w:val="18"/>
                </w:rPr>
                <w:t>o</w:t>
              </w:r>
              <w:r w:rsidR="00A936B9" w:rsidRPr="00ED6FF9">
                <w:rPr>
                  <w:rFonts w:ascii="Courier New" w:eastAsia="Times New Roman" w:hAnsi="Courier New" w:cs="Courier New"/>
                  <w:color w:val="172B4D"/>
                  <w:sz w:val="18"/>
                  <w:szCs w:val="18"/>
                </w:rPr>
                <w:t>rganizer</w:t>
              </w:r>
            </w:ins>
            <w:r w:rsidRPr="00ED6FF9">
              <w:rPr>
                <w:rFonts w:ascii="Courier New" w:eastAsia="Times New Roman" w:hAnsi="Courier New" w:cs="Courier New"/>
                <w:color w:val="172B4D"/>
                <w:sz w:val="18"/>
                <w:szCs w:val="18"/>
              </w:rPr>
              <w:t>/observation/specimen</w:t>
            </w:r>
            <w:ins w:id="2644" w:author="Ballot Reconciliation" w:date="2023-03-09T09:31:00Z">
              <w:r w:rsidR="00A43958" w:rsidRPr="00A43958">
                <w:rPr>
                  <w:rFonts w:ascii="Courier New" w:eastAsia="Times New Roman" w:hAnsi="Courier New" w:cs="Courier New"/>
                  <w:color w:val="172B4D"/>
                  <w:sz w:val="18"/>
                  <w:szCs w:val="18"/>
                </w:rPr>
                <w:t>/specimenRole/specimenPlayingEntity/code</w:t>
              </w:r>
            </w:ins>
            <w:commentRangeEnd w:id="2639"/>
            <w:r w:rsidR="00A83A47">
              <w:rPr>
                <w:rStyle w:val="CommentReference"/>
              </w:rPr>
              <w:commentReference w:id="2639"/>
            </w:r>
          </w:p>
          <w:p w14:paraId="03C47F41" w14:textId="03C82B29" w:rsidR="00ED6FF9" w:rsidRPr="00ED6FF9" w:rsidRDefault="00ED6FF9" w:rsidP="00ED6FF9">
            <w:pPr>
              <w:rPr>
                <w:rFonts w:ascii="Courier New" w:hAnsi="Courier New" w:cs="Courier New"/>
                <w:color w:val="172B4D"/>
                <w:sz w:val="18"/>
                <w:szCs w:val="18"/>
              </w:rPr>
            </w:pPr>
          </w:p>
        </w:tc>
      </w:tr>
      <w:tr w:rsidR="00ED6FF9" w:rsidRPr="00907779" w14:paraId="51027435" w14:textId="77777777" w:rsidTr="004E29C8">
        <w:tc>
          <w:tcPr>
            <w:tcW w:w="1508" w:type="dxa"/>
          </w:tcPr>
          <w:p w14:paraId="2C53B9F3" w14:textId="26F198B0" w:rsidR="00ED6FF9" w:rsidRDefault="008B59D0" w:rsidP="00ED6FF9">
            <w:pPr>
              <w:rPr>
                <w:rStyle w:val="Strong"/>
              </w:rPr>
            </w:pPr>
            <w:hyperlink r:id="rId115" w:history="1">
              <w:r w:rsidR="00ED6FF9" w:rsidRPr="00ED6FF9">
                <w:rPr>
                  <w:rStyle w:val="Hyperlink"/>
                  <w:rFonts w:asciiTheme="minorHAnsi" w:hAnsiTheme="minorHAnsi" w:cstheme="minorHAnsi"/>
                </w:rPr>
                <w:t>R</w:t>
              </w:r>
              <w:r w:rsidR="00ED6FF9" w:rsidRPr="00ED6FF9">
                <w:rPr>
                  <w:rStyle w:val="Hyperlink"/>
                </w:rPr>
                <w:t>esult Status</w:t>
              </w:r>
            </w:hyperlink>
          </w:p>
          <w:p w14:paraId="524F3AD2" w14:textId="6E0AB878"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State or condition of a laboratory test.</w:t>
            </w:r>
          </w:p>
        </w:tc>
        <w:tc>
          <w:tcPr>
            <w:tcW w:w="3512" w:type="dxa"/>
          </w:tcPr>
          <w:p w14:paraId="4490688D" w14:textId="48E77A0D" w:rsidR="00ED6FF9" w:rsidRPr="00ED6FF9" w:rsidRDefault="00ED6FF9" w:rsidP="00ED6FF9">
            <w:pPr>
              <w:pStyle w:val="NormalWeb"/>
              <w:spacing w:before="0" w:beforeAutospacing="0" w:after="0" w:afterAutospacing="0"/>
              <w:rPr>
                <w:rFonts w:asciiTheme="minorHAnsi" w:hAnsiTheme="minorHAnsi" w:cstheme="minorHAnsi"/>
                <w:color w:val="172B4D"/>
              </w:rPr>
            </w:pPr>
            <w:r w:rsidRPr="00ED6FF9">
              <w:rPr>
                <w:rFonts w:asciiTheme="minorHAnsi" w:hAnsiTheme="minorHAnsi" w:cstheme="minorHAnsi"/>
                <w:color w:val="172B4D"/>
              </w:rPr>
              <w:t>None (follow C-CDA)</w:t>
            </w:r>
          </w:p>
        </w:tc>
        <w:tc>
          <w:tcPr>
            <w:tcW w:w="1598" w:type="dxa"/>
          </w:tcPr>
          <w:p w14:paraId="7307B007" w14:textId="60103E30" w:rsidR="00ED6FF9" w:rsidRPr="00ED6FF9" w:rsidRDefault="00ED6FF9" w:rsidP="00ED6FF9">
            <w:pPr>
              <w:shd w:val="clear" w:color="auto" w:fill="FFFFFF"/>
              <w:rPr>
                <w:rStyle w:val="Hyperlink"/>
                <w:rFonts w:asciiTheme="minorHAnsi" w:hAnsiTheme="minorHAnsi" w:cstheme="minorHAnsi"/>
                <w:color w:val="0052CC"/>
              </w:rPr>
            </w:pPr>
            <w:r w:rsidRPr="00ED6FF9">
              <w:rPr>
                <w:rFonts w:asciiTheme="minorHAnsi" w:eastAsia="Times New Roman" w:hAnsiTheme="minorHAnsi" w:cstheme="minorHAnsi"/>
                <w:color w:val="172B4D"/>
              </w:rPr>
              <w:t>Result Observation</w:t>
            </w:r>
          </w:p>
        </w:tc>
        <w:tc>
          <w:tcPr>
            <w:tcW w:w="3457" w:type="dxa"/>
          </w:tcPr>
          <w:p w14:paraId="08F8EF56" w14:textId="2D638426" w:rsidR="00ED6FF9" w:rsidRPr="00ED6FF9" w:rsidRDefault="00ED6FF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r w:rsidRPr="00ED6FF9">
              <w:rPr>
                <w:rFonts w:ascii="Courier New" w:eastAsia="Times New Roman" w:hAnsi="Courier New" w:cs="Courier New"/>
                <w:color w:val="172B4D"/>
                <w:sz w:val="18"/>
                <w:szCs w:val="18"/>
              </w:rPr>
              <w:t>observation/statusCode</w:t>
            </w:r>
          </w:p>
        </w:tc>
      </w:tr>
    </w:tbl>
    <w:p w14:paraId="458EA18A" w14:textId="575F5483" w:rsidR="000E43B8" w:rsidRDefault="000E43B8" w:rsidP="004E29C8">
      <w:pPr>
        <w:pStyle w:val="Heading4"/>
        <w:rPr>
          <w:color w:val="172B4D"/>
        </w:rPr>
      </w:pPr>
      <w:r>
        <w:t>Specimen Type</w:t>
      </w:r>
    </w:p>
    <w:p w14:paraId="0BD8096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Style w:val="inline-comment-marker"/>
          <w:rFonts w:asciiTheme="minorHAnsi" w:hAnsiTheme="minorHAnsi" w:cstheme="minorHAnsi"/>
        </w:rPr>
        <w:t>The Result </w:t>
      </w:r>
      <w:r w:rsidRPr="000E43B8">
        <w:rPr>
          <w:rFonts w:asciiTheme="minorHAnsi" w:hAnsiTheme="minorHAnsi" w:cstheme="minorHAnsi"/>
        </w:rPr>
        <w:t>Organizer/specimen</w:t>
      </w:r>
      <w:r w:rsidRPr="000E43B8">
        <w:rPr>
          <w:rStyle w:val="inline-comment-marker"/>
          <w:rFonts w:asciiTheme="minorHAnsi" w:hAnsiTheme="minorHAnsi" w:cstheme="minorHAnsi"/>
        </w:rPr>
        <w:t> is used when all Result Observations are from the same specimen. If any of the Result Observations use a different specimen they must be recorded individually at the Organizer/observation/specimen.</w:t>
      </w:r>
    </w:p>
    <w:p w14:paraId="79ED2E7F" w14:textId="666E7321" w:rsidR="000E43B8" w:rsidRDefault="000E43B8" w:rsidP="004E29C8">
      <w:pPr>
        <w:pStyle w:val="Heading4"/>
        <w:rPr>
          <w:color w:val="172B4D"/>
        </w:rPr>
      </w:pPr>
      <w:r>
        <w:t>Result Status</w:t>
      </w:r>
    </w:p>
    <w:p w14:paraId="1B1DB0EE" w14:textId="17D7D6D1"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The observation/statusCode uses the Result Status value set (2.16.840.1.113883.11.20.9.39) to </w:t>
      </w:r>
      <w:commentRangeStart w:id="2645"/>
      <w:del w:id="2646" w:author="Ballot Reconciliation" w:date="2023-03-09T09:31:00Z">
        <w:r w:rsidRPr="000E43B8">
          <w:rPr>
            <w:rFonts w:asciiTheme="minorHAnsi" w:hAnsiTheme="minorHAnsi" w:cstheme="minorHAnsi"/>
          </w:rPr>
          <w:delText>allows</w:delText>
        </w:r>
      </w:del>
      <w:ins w:id="2647" w:author="Ballot Reconciliation" w:date="2023-03-09T09:31:00Z">
        <w:r w:rsidRPr="000E43B8">
          <w:rPr>
            <w:rFonts w:asciiTheme="minorHAnsi" w:hAnsiTheme="minorHAnsi" w:cstheme="minorHAnsi"/>
          </w:rPr>
          <w:t>allow</w:t>
        </w:r>
      </w:ins>
      <w:commentRangeEnd w:id="2645"/>
      <w:r w:rsidR="004E29C8">
        <w:rPr>
          <w:rStyle w:val="CommentReference"/>
        </w:rPr>
        <w:commentReference w:id="2645"/>
      </w:r>
      <w:r w:rsidRPr="000E43B8">
        <w:rPr>
          <w:rFonts w:asciiTheme="minorHAnsi" w:hAnsiTheme="minorHAnsi" w:cstheme="minorHAnsi"/>
        </w:rPr>
        <w:t xml:space="preserve"> systems to record result status, such as 'in process' (active) or 'final' (completed).</w:t>
      </w:r>
    </w:p>
    <w:p w14:paraId="10D4DD79" w14:textId="310647D2" w:rsidR="00ED6FF9" w:rsidRDefault="00ED6FF9" w:rsidP="00ED6FF9"/>
    <w:p w14:paraId="2606DFCD" w14:textId="6EB3169E" w:rsidR="001F767C" w:rsidRPr="004E29C8" w:rsidRDefault="001F767C" w:rsidP="00C17F49">
      <w:pPr>
        <w:pStyle w:val="Heading3"/>
        <w:rPr>
          <w:highlight w:val="yellow"/>
        </w:rPr>
      </w:pPr>
      <w:bookmarkStart w:id="2648" w:name="_Toc127519213"/>
      <w:bookmarkStart w:id="2649" w:name="_Toc119939896"/>
      <w:commentRangeStart w:id="2650"/>
      <w:r w:rsidRPr="004E29C8">
        <w:rPr>
          <w:highlight w:val="yellow"/>
        </w:rPr>
        <w:t>Medication</w:t>
      </w:r>
      <w:bookmarkEnd w:id="2648"/>
      <w:bookmarkEnd w:id="2649"/>
      <w:commentRangeEnd w:id="2650"/>
      <w:r w:rsidR="00B7549A">
        <w:rPr>
          <w:rStyle w:val="CommentReference"/>
          <w:rFonts w:cs="Times New Roman"/>
          <w:b w:val="0"/>
          <w:color w:val="auto"/>
        </w:rPr>
        <w:commentReference w:id="2650"/>
      </w:r>
    </w:p>
    <w:p w14:paraId="70C490F7" w14:textId="4E58CE44" w:rsidR="001F767C" w:rsidRDefault="001F767C" w:rsidP="001F767C">
      <w:del w:id="2651" w:author="Ballot Reconciliation" w:date="2023-03-09T09:31:00Z">
        <w:r w:rsidRPr="00ED6FF9">
          <w:delText>Analysis of clinical specimens to obtain information about the health of a patient.</w:delText>
        </w:r>
      </w:del>
    </w:p>
    <w:tbl>
      <w:tblPr>
        <w:tblStyle w:val="TableGrid"/>
        <w:tblW w:w="10075" w:type="dxa"/>
        <w:tblLayout w:type="fixed"/>
        <w:tblLook w:val="04A0" w:firstRow="1" w:lastRow="0" w:firstColumn="1" w:lastColumn="0" w:noHBand="0" w:noVBand="1"/>
      </w:tblPr>
      <w:tblGrid>
        <w:gridCol w:w="2605"/>
        <w:gridCol w:w="1980"/>
        <w:gridCol w:w="2160"/>
        <w:gridCol w:w="3330"/>
      </w:tblGrid>
      <w:tr w:rsidR="0058022B" w:rsidRPr="00314140" w14:paraId="063B873D" w14:textId="77777777" w:rsidTr="004E29C8">
        <w:tc>
          <w:tcPr>
            <w:tcW w:w="2605" w:type="dxa"/>
            <w:shd w:val="clear" w:color="auto" w:fill="00B050"/>
          </w:tcPr>
          <w:p w14:paraId="3FFA373C"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7D25DB06"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160" w:type="dxa"/>
            <w:shd w:val="clear" w:color="auto" w:fill="00B050"/>
          </w:tcPr>
          <w:p w14:paraId="30507A67"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30" w:type="dxa"/>
            <w:shd w:val="clear" w:color="auto" w:fill="00B050"/>
          </w:tcPr>
          <w:p w14:paraId="1A7499C3"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58022B" w:rsidRPr="00907779" w14:paraId="051024FB" w14:textId="77777777" w:rsidTr="0058022B">
        <w:tc>
          <w:tcPr>
            <w:tcW w:w="2605" w:type="dxa"/>
          </w:tcPr>
          <w:p w14:paraId="751D6625" w14:textId="5F236F59" w:rsidR="001F767C" w:rsidRPr="00576BB3" w:rsidRDefault="008B59D0" w:rsidP="001F767C">
            <w:pPr>
              <w:shd w:val="clear" w:color="auto" w:fill="FFFFFF"/>
              <w:rPr>
                <w:rFonts w:asciiTheme="minorHAnsi" w:hAnsiTheme="minorHAnsi" w:cstheme="minorHAnsi"/>
                <w:color w:val="172B4D"/>
              </w:rPr>
            </w:pPr>
            <w:hyperlink r:id="rId116" w:history="1">
              <w:r w:rsidR="001F767C" w:rsidRPr="00576BB3">
                <w:rPr>
                  <w:rStyle w:val="Hyperlink"/>
                  <w:rFonts w:asciiTheme="minorHAnsi" w:hAnsiTheme="minorHAnsi" w:cstheme="minorHAnsi"/>
                </w:rPr>
                <w:t>Dose</w:t>
              </w:r>
            </w:hyperlink>
          </w:p>
          <w:p w14:paraId="03E48737" w14:textId="77777777" w:rsidR="001F767C" w:rsidRPr="001F767C" w:rsidRDefault="001F767C" w:rsidP="001F767C">
            <w:pPr>
              <w:shd w:val="clear" w:color="auto" w:fill="FFFFFF"/>
              <w:spacing w:before="150"/>
              <w:rPr>
                <w:rFonts w:asciiTheme="minorHAnsi" w:hAnsiTheme="minorHAnsi" w:cstheme="minorHAnsi"/>
                <w:color w:val="172B4D"/>
              </w:rPr>
            </w:pPr>
            <w:r w:rsidRPr="001F767C">
              <w:rPr>
                <w:rFonts w:asciiTheme="minorHAnsi" w:hAnsiTheme="minorHAnsi" w:cstheme="minorHAnsi"/>
                <w:color w:val="172B4D"/>
              </w:rPr>
              <w:t>Amount of a medication for each administration.</w:t>
            </w:r>
          </w:p>
          <w:p w14:paraId="412F8FD6" w14:textId="72CE7DD5" w:rsidR="001F767C" w:rsidRPr="001F767C" w:rsidRDefault="001F767C" w:rsidP="00D011EE"/>
        </w:tc>
        <w:tc>
          <w:tcPr>
            <w:tcW w:w="1980" w:type="dxa"/>
          </w:tcPr>
          <w:p w14:paraId="58ADCA33" w14:textId="357E1B57" w:rsidR="001F767C" w:rsidRPr="001F767C" w:rsidRDefault="001F767C" w:rsidP="00D011EE">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E32EEFB" w14:textId="645B1F2F" w:rsidR="001F767C" w:rsidRPr="001F767C" w:rsidRDefault="001F767C" w:rsidP="00D011EE">
            <w:pPr>
              <w:rPr>
                <w:color w:val="172B4D"/>
              </w:rPr>
            </w:pPr>
            <w:r w:rsidRPr="001F767C">
              <w:rPr>
                <w:rFonts w:asciiTheme="minorHAnsi" w:hAnsiTheme="minorHAnsi" w:cstheme="minorHAnsi"/>
                <w:color w:val="172B4D"/>
              </w:rPr>
              <w:t>Medication Information</w:t>
            </w:r>
          </w:p>
        </w:tc>
        <w:tc>
          <w:tcPr>
            <w:tcW w:w="3330" w:type="dxa"/>
          </w:tcPr>
          <w:p w14:paraId="5730C55B" w14:textId="3FEDE556" w:rsidR="001F767C" w:rsidRPr="00ED6FF9" w:rsidRDefault="001F767C" w:rsidP="00D011EE">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del w:id="2652" w:author="Ballot Reconciliation" w:date="2023-03-09T09:31:00Z">
              <w:r w:rsidRPr="001F767C">
                <w:rPr>
                  <w:rFonts w:ascii="Courier New" w:hAnsi="Courier New" w:cs="Courier New"/>
                  <w:color w:val="172B4D"/>
                  <w:sz w:val="18"/>
                  <w:szCs w:val="18"/>
                </w:rPr>
                <w:delText>@</w:delText>
              </w:r>
            </w:del>
            <w:ins w:id="2653" w:author="Ballot Reconciliation" w:date="2023-03-09T09:31:00Z">
              <w:r w:rsidR="00EA508A">
                <w:rPr>
                  <w:rFonts w:ascii="Courier New" w:hAnsi="Courier New" w:cs="Courier New"/>
                  <w:color w:val="172B4D"/>
                  <w:sz w:val="18"/>
                  <w:szCs w:val="18"/>
                </w:rPr>
                <w:t>/</w:t>
              </w:r>
              <w:r w:rsidRPr="001F767C">
                <w:rPr>
                  <w:rFonts w:ascii="Courier New" w:hAnsi="Courier New" w:cs="Courier New"/>
                  <w:color w:val="172B4D"/>
                  <w:sz w:val="18"/>
                  <w:szCs w:val="18"/>
                </w:rPr>
                <w:t>@</w:t>
              </w:r>
            </w:ins>
            <w:r w:rsidRPr="001F767C">
              <w:rPr>
                <w:rFonts w:ascii="Courier New" w:hAnsi="Courier New" w:cs="Courier New"/>
                <w:color w:val="172B4D"/>
                <w:sz w:val="18"/>
                <w:szCs w:val="18"/>
              </w:rPr>
              <w:t>value</w:t>
            </w:r>
          </w:p>
        </w:tc>
      </w:tr>
      <w:tr w:rsidR="001F767C" w:rsidRPr="00907779" w14:paraId="0B83A0F6" w14:textId="77777777" w:rsidTr="0058022B">
        <w:tc>
          <w:tcPr>
            <w:tcW w:w="2605" w:type="dxa"/>
          </w:tcPr>
          <w:p w14:paraId="20E3CC50" w14:textId="10C5F76A" w:rsidR="001F767C" w:rsidRPr="00576BB3" w:rsidRDefault="008B59D0" w:rsidP="001F767C">
            <w:pPr>
              <w:shd w:val="clear" w:color="auto" w:fill="FFFFFF"/>
              <w:rPr>
                <w:rFonts w:asciiTheme="minorHAnsi" w:eastAsia="Times New Roman" w:hAnsiTheme="minorHAnsi" w:cstheme="minorHAnsi"/>
                <w:color w:val="172B4D"/>
              </w:rPr>
            </w:pPr>
            <w:hyperlink r:id="rId117" w:history="1">
              <w:r w:rsidR="001F767C" w:rsidRPr="00576BB3">
                <w:rPr>
                  <w:rStyle w:val="Hyperlink"/>
                  <w:rFonts w:asciiTheme="minorHAnsi" w:eastAsia="Times New Roman" w:hAnsiTheme="minorHAnsi" w:cstheme="minorHAnsi"/>
                </w:rPr>
                <w:t>Dose Unit of Measure</w:t>
              </w:r>
            </w:hyperlink>
          </w:p>
          <w:p w14:paraId="5E21D800" w14:textId="77777777" w:rsidR="001F767C" w:rsidRPr="001F767C" w:rsidRDefault="001F767C" w:rsidP="001F767C">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Units of measure of a medication. (e.g., milligrams, milliliters)</w:t>
            </w:r>
          </w:p>
          <w:p w14:paraId="2C42F2FC" w14:textId="77777777" w:rsidR="001F767C" w:rsidRPr="001F767C" w:rsidRDefault="001F767C" w:rsidP="001F767C">
            <w:pPr>
              <w:shd w:val="clear" w:color="auto" w:fill="FFFFFF"/>
              <w:rPr>
                <w:rFonts w:asciiTheme="minorHAnsi" w:hAnsiTheme="minorHAnsi" w:cstheme="minorHAnsi"/>
                <w:b/>
                <w:bCs/>
                <w:color w:val="172B4D"/>
              </w:rPr>
            </w:pPr>
          </w:p>
        </w:tc>
        <w:tc>
          <w:tcPr>
            <w:tcW w:w="1980" w:type="dxa"/>
          </w:tcPr>
          <w:p w14:paraId="0511C9D3" w14:textId="21CE9A30" w:rsidR="001F767C" w:rsidRPr="001F767C" w:rsidRDefault="001F767C" w:rsidP="001F767C">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w:t>
            </w:r>
            <w:r w:rsidRPr="001F767C">
              <w:rPr>
                <w:rFonts w:asciiTheme="minorHAnsi" w:hAnsiTheme="minorHAnsi" w:cstheme="minorHAnsi"/>
                <w:color w:val="172B4D"/>
              </w:rPr>
              <w:t>The Unified Code for Units of Measure, Revision 2.1</w:t>
            </w:r>
          </w:p>
          <w:p w14:paraId="1F706CF0" w14:textId="77777777" w:rsidR="001F767C" w:rsidRPr="001F767C" w:rsidRDefault="001F767C" w:rsidP="00D011EE">
            <w:pPr>
              <w:pStyle w:val="NormalWeb"/>
              <w:spacing w:before="0" w:beforeAutospacing="0" w:after="0" w:afterAutospacing="0"/>
              <w:rPr>
                <w:rFonts w:asciiTheme="minorHAnsi" w:hAnsiTheme="minorHAnsi" w:cstheme="minorHAnsi"/>
                <w:color w:val="172B4D"/>
              </w:rPr>
            </w:pPr>
          </w:p>
        </w:tc>
        <w:tc>
          <w:tcPr>
            <w:tcW w:w="2160" w:type="dxa"/>
          </w:tcPr>
          <w:p w14:paraId="3710004A" w14:textId="611E2B2A" w:rsidR="001F767C" w:rsidRPr="001F767C" w:rsidRDefault="001F767C" w:rsidP="00D011EE">
            <w:pPr>
              <w:rPr>
                <w:rFonts w:asciiTheme="minorHAnsi" w:hAnsiTheme="minorHAnsi" w:cstheme="minorHAnsi"/>
                <w:color w:val="172B4D"/>
              </w:rPr>
            </w:pPr>
            <w:r w:rsidRPr="001F767C">
              <w:rPr>
                <w:rFonts w:asciiTheme="minorHAnsi" w:hAnsiTheme="minorHAnsi" w:cstheme="minorHAnsi"/>
                <w:color w:val="172B4D"/>
              </w:rPr>
              <w:t>Medication Information</w:t>
            </w:r>
          </w:p>
        </w:tc>
        <w:tc>
          <w:tcPr>
            <w:tcW w:w="3330" w:type="dxa"/>
          </w:tcPr>
          <w:p w14:paraId="7BE7ED32" w14:textId="2483FDE5" w:rsidR="001F767C" w:rsidRPr="001F767C" w:rsidRDefault="001F767C" w:rsidP="001F767C">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del w:id="2654" w:author="Ballot Reconciliation" w:date="2023-03-09T09:31:00Z">
              <w:r w:rsidRPr="001F767C">
                <w:rPr>
                  <w:rFonts w:ascii="Courier New" w:hAnsi="Courier New" w:cs="Courier New"/>
                  <w:color w:val="172B4D"/>
                  <w:sz w:val="18"/>
                  <w:szCs w:val="18"/>
                </w:rPr>
                <w:delText>@</w:delText>
              </w:r>
            </w:del>
            <w:ins w:id="2655" w:author="Ballot Reconciliation" w:date="2023-03-09T09:31:00Z">
              <w:r w:rsidR="00EA508A">
                <w:rPr>
                  <w:rFonts w:ascii="Courier New" w:hAnsi="Courier New" w:cs="Courier New"/>
                  <w:color w:val="172B4D"/>
                  <w:sz w:val="18"/>
                  <w:szCs w:val="18"/>
                </w:rPr>
                <w:t>/</w:t>
              </w:r>
              <w:r w:rsidRPr="001F767C">
                <w:rPr>
                  <w:rFonts w:ascii="Courier New" w:hAnsi="Courier New" w:cs="Courier New"/>
                  <w:color w:val="172B4D"/>
                  <w:sz w:val="18"/>
                  <w:szCs w:val="18"/>
                </w:rPr>
                <w:t>@</w:t>
              </w:r>
            </w:ins>
            <w:r w:rsidRPr="001F767C">
              <w:rPr>
                <w:rFonts w:ascii="Courier New" w:hAnsi="Courier New" w:cs="Courier New"/>
                <w:color w:val="172B4D"/>
                <w:sz w:val="18"/>
                <w:szCs w:val="18"/>
              </w:rPr>
              <w:t>value and @unit</w:t>
            </w:r>
          </w:p>
        </w:tc>
      </w:tr>
      <w:tr w:rsidR="00B84F2D" w:rsidRPr="00907779" w14:paraId="33727322" w14:textId="77777777" w:rsidTr="004E29C8">
        <w:tc>
          <w:tcPr>
            <w:tcW w:w="2605" w:type="dxa"/>
          </w:tcPr>
          <w:p w14:paraId="78BD71EE" w14:textId="1D45A9DA" w:rsidR="00B84F2D" w:rsidRPr="00576BB3" w:rsidRDefault="008B59D0" w:rsidP="00B84F2D">
            <w:pPr>
              <w:shd w:val="clear" w:color="auto" w:fill="FFFFFF"/>
              <w:rPr>
                <w:rFonts w:asciiTheme="minorHAnsi" w:eastAsia="Times New Roman" w:hAnsiTheme="minorHAnsi" w:cstheme="minorHAnsi"/>
                <w:color w:val="172B4D"/>
              </w:rPr>
            </w:pPr>
            <w:hyperlink r:id="rId118" w:history="1">
              <w:r w:rsidR="00B84F2D" w:rsidRPr="00576BB3">
                <w:rPr>
                  <w:rStyle w:val="Hyperlink"/>
                  <w:rFonts w:asciiTheme="minorHAnsi" w:eastAsia="Times New Roman" w:hAnsiTheme="minorHAnsi" w:cstheme="minorHAnsi"/>
                </w:rPr>
                <w:t>Indication</w:t>
              </w:r>
            </w:hyperlink>
          </w:p>
          <w:p w14:paraId="16C8AF46"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Sign, symptom, or medical condition that leads to the recommendation of a treatment, test, or procedure.</w:t>
            </w:r>
          </w:p>
          <w:p w14:paraId="23014A4B"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038BF0FF" w14:textId="33894C0E"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lastRenderedPageBreak/>
              <w:t>None (follow C-CDA)</w:t>
            </w:r>
          </w:p>
        </w:tc>
        <w:tc>
          <w:tcPr>
            <w:tcW w:w="2160" w:type="dxa"/>
          </w:tcPr>
          <w:p w14:paraId="60FAFB3F"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Activity - &gt;Indication </w:t>
            </w:r>
          </w:p>
          <w:p w14:paraId="2AA920A2" w14:textId="15686518" w:rsidR="00B84F2D" w:rsidRPr="001F767C" w:rsidRDefault="00B84F2D" w:rsidP="00B84F2D">
            <w:pPr>
              <w:rPr>
                <w:rFonts w:asciiTheme="minorHAnsi" w:hAnsiTheme="minorHAnsi" w:cstheme="minorHAnsi"/>
                <w:color w:val="172B4D"/>
              </w:rPr>
            </w:pPr>
          </w:p>
        </w:tc>
        <w:tc>
          <w:tcPr>
            <w:tcW w:w="3330" w:type="dxa"/>
          </w:tcPr>
          <w:p w14:paraId="3555B0F5" w14:textId="17857C33"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observation/value</w:t>
            </w:r>
          </w:p>
        </w:tc>
      </w:tr>
      <w:tr w:rsidR="00B84F2D" w:rsidRPr="00907779" w14:paraId="6AB05324" w14:textId="77777777" w:rsidTr="004E29C8">
        <w:tc>
          <w:tcPr>
            <w:tcW w:w="2605" w:type="dxa"/>
          </w:tcPr>
          <w:p w14:paraId="3CC38377" w14:textId="2A57605E" w:rsidR="00B84F2D" w:rsidRPr="00576BB3" w:rsidRDefault="008B59D0" w:rsidP="00B84F2D">
            <w:pPr>
              <w:shd w:val="clear" w:color="auto" w:fill="FFFFFF"/>
              <w:rPr>
                <w:rFonts w:asciiTheme="minorHAnsi" w:eastAsia="Times New Roman" w:hAnsiTheme="minorHAnsi" w:cstheme="minorHAnsi"/>
                <w:color w:val="172B4D"/>
              </w:rPr>
            </w:pPr>
            <w:hyperlink r:id="rId119" w:history="1">
              <w:r w:rsidR="00B84F2D" w:rsidRPr="00576BB3">
                <w:rPr>
                  <w:rStyle w:val="Hyperlink"/>
                  <w:rFonts w:asciiTheme="minorHAnsi" w:eastAsia="Times New Roman" w:hAnsiTheme="minorHAnsi" w:cstheme="minorHAnsi"/>
                </w:rPr>
                <w:t>Fill Status</w:t>
              </w:r>
            </w:hyperlink>
          </w:p>
          <w:p w14:paraId="33974CBD"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State of a medication with regards to dispensing or other activity. (e.g., dispensed, partially dispensed, not dispensed)</w:t>
            </w:r>
          </w:p>
          <w:p w14:paraId="3EB20918"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4F13C113" w14:textId="5D255F31"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C81299B"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Dispense </w:t>
            </w:r>
          </w:p>
          <w:p w14:paraId="43E2CA32" w14:textId="1EBEE5C3" w:rsidR="00B84F2D" w:rsidRPr="001F767C" w:rsidRDefault="00B84F2D" w:rsidP="00B84F2D">
            <w:pPr>
              <w:rPr>
                <w:rFonts w:asciiTheme="minorHAnsi" w:hAnsiTheme="minorHAnsi" w:cstheme="minorHAnsi"/>
                <w:color w:val="172B4D"/>
              </w:rPr>
            </w:pPr>
          </w:p>
        </w:tc>
        <w:tc>
          <w:tcPr>
            <w:tcW w:w="3330" w:type="dxa"/>
          </w:tcPr>
          <w:p w14:paraId="6E73C743" w14:textId="2364348B"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supply/code</w:t>
            </w:r>
          </w:p>
        </w:tc>
      </w:tr>
    </w:tbl>
    <w:p w14:paraId="10923263" w14:textId="77777777" w:rsidR="000E43B8" w:rsidRDefault="000E43B8" w:rsidP="004E29C8">
      <w:pPr>
        <w:pStyle w:val="Heading4"/>
        <w:rPr>
          <w:color w:val="172B4D"/>
        </w:rPr>
      </w:pPr>
      <w:r>
        <w:t>Dose</w:t>
      </w:r>
    </w:p>
    <w:p w14:paraId="53A3AA0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(doseQuantity) represents how many of the consumables (a medication code that is precoordinated with the dose) are to be administered at each administration event. As a result, the dose is always relative to the consumable. Dose (doseQuantity) will often be unitless number that indicates the number of products given per administration (e.g., "2", meaning 2 x "metoprolol 25mg tablet" per administration). </w:t>
      </w:r>
    </w:p>
    <w:p w14:paraId="48BD98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value="2"/&gt;</w:t>
      </w:r>
    </w:p>
    <w:p w14:paraId="2C7DBF6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 unit="{tablet}" /&gt;</w:t>
      </w:r>
    </w:p>
    <w:p w14:paraId="6F238B4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When a unit is omitted, or text is included in curly braces ({}), the unit is equivalent to '1'.</w:t>
      </w:r>
    </w:p>
    <w:p w14:paraId="41A2447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It is not recommended to communicate the consumable as "metoprolol" and include a doseQuantity of "50 mg":</w:t>
      </w:r>
    </w:p>
    <w:p w14:paraId="0929227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value="50" unit="mg" /&gt;</w:t>
      </w:r>
    </w:p>
    <w:p w14:paraId="0A1CAAB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08CD1242" w14:textId="0AADA51F" w:rsidR="000E43B8" w:rsidRPr="004E29C8" w:rsidRDefault="000E43B8" w:rsidP="004E29C8">
      <w:pPr>
        <w:pStyle w:val="Heading4"/>
      </w:pPr>
      <w:r w:rsidRPr="004E29C8">
        <w:t>Dose Unit of Measure</w:t>
      </w:r>
    </w:p>
    <w:p w14:paraId="3E422C2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Unit of Measure should only be leveraged when the dose unit of measure value is not precoordinated in the medication code.</w:t>
      </w:r>
    </w:p>
    <w:p w14:paraId="0BA53E5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Example: &lt;doseQuantity value="5" unit="mg/kg" /&gt;</w:t>
      </w:r>
    </w:p>
    <w:p w14:paraId="5D549B51" w14:textId="6E5E2578" w:rsidR="000E43B8" w:rsidRPr="004E29C8" w:rsidRDefault="000E43B8" w:rsidP="004E29C8">
      <w:pPr>
        <w:pStyle w:val="Heading4"/>
      </w:pPr>
      <w:r w:rsidRPr="004E29C8">
        <w:t>Indication</w:t>
      </w:r>
    </w:p>
    <w:p w14:paraId="730D778C" w14:textId="362ABC29" w:rsidR="0025388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An Indication Template (2.16.840.1.113883.10.20.22.4.19) that is contained in a Medication Activity Template is used to represent the</w:t>
      </w:r>
      <w:del w:id="2656" w:author="Gay Dolin" w:date="2023-03-09T13:09:00Z">
        <w:r w:rsidRPr="000E43B8" w:rsidDel="00A34190">
          <w:rPr>
            <w:rFonts w:asciiTheme="minorHAnsi" w:hAnsiTheme="minorHAnsi" w:cstheme="minorHAnsi"/>
          </w:rPr>
          <w:delText xml:space="preserve"> the</w:delText>
        </w:r>
      </w:del>
      <w:r w:rsidRPr="000E43B8">
        <w:rPr>
          <w:rFonts w:asciiTheme="minorHAnsi" w:hAnsiTheme="minorHAnsi" w:cstheme="minorHAnsi"/>
        </w:rPr>
        <w:t xml:space="preserve"> sign, symptom, or medical condition that led to the ordering or administration of the medication.</w:t>
      </w:r>
    </w:p>
    <w:p w14:paraId="11D74FDD" w14:textId="75BB61C9" w:rsidR="000E43B8" w:rsidRPr="000E43B8" w:rsidRDefault="00253888" w:rsidP="000E43B8">
      <w:pPr>
        <w:pStyle w:val="NormalWeb"/>
        <w:shd w:val="clear" w:color="auto" w:fill="FFFFFF"/>
        <w:spacing w:before="150" w:beforeAutospacing="0" w:after="0" w:afterAutospacing="0"/>
        <w:rPr>
          <w:ins w:id="2657" w:author="Ballot Reconciliation" w:date="2023-03-09T09:31:00Z"/>
          <w:rFonts w:asciiTheme="minorHAnsi" w:hAnsiTheme="minorHAnsi" w:cstheme="minorHAnsi"/>
        </w:rPr>
      </w:pPr>
      <w:commentRangeStart w:id="2658"/>
      <w:ins w:id="2659" w:author="Ballot Reconciliation" w:date="2023-03-09T09:31:00Z">
        <w:r>
          <w:rPr>
            <w:rFonts w:asciiTheme="minorHAnsi" w:hAnsiTheme="minorHAnsi" w:cstheme="minorHAnsi"/>
          </w:rPr>
          <w:t>T</w:t>
        </w:r>
        <w:r w:rsidRPr="00253888">
          <w:rPr>
            <w:rFonts w:asciiTheme="minorHAnsi" w:hAnsiTheme="minorHAnsi" w:cstheme="minorHAnsi"/>
          </w:rPr>
          <w:t>h</w:t>
        </w:r>
        <w:r w:rsidR="003258AB">
          <w:rPr>
            <w:rFonts w:asciiTheme="minorHAnsi" w:hAnsiTheme="minorHAnsi" w:cstheme="minorHAnsi"/>
          </w:rPr>
          <w:t xml:space="preserve">e Indication template </w:t>
        </w:r>
        <w:r w:rsidRPr="00253888">
          <w:rPr>
            <w:rFonts w:asciiTheme="minorHAnsi" w:hAnsiTheme="minorHAnsi" w:cstheme="minorHAnsi"/>
          </w:rPr>
          <w:t xml:space="preserve"> belongs as an entryRelationship under the medication activity with typeCode=SUBJ and inversionInd=true</w:t>
        </w:r>
      </w:ins>
      <w:commentRangeEnd w:id="2658"/>
      <w:r w:rsidR="00A83A47">
        <w:rPr>
          <w:rStyle w:val="CommentReference"/>
        </w:rPr>
        <w:commentReference w:id="2658"/>
      </w:r>
    </w:p>
    <w:p w14:paraId="0C1F982C" w14:textId="58E93B13" w:rsidR="000E43B8" w:rsidRPr="004E29C8" w:rsidRDefault="000E43B8" w:rsidP="004E29C8">
      <w:pPr>
        <w:pStyle w:val="Heading4"/>
      </w:pPr>
      <w:r w:rsidRPr="004E29C8">
        <w:t>Fill Status</w:t>
      </w:r>
    </w:p>
    <w:p w14:paraId="331D7D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C-CDA doesn't include a field to explicitly share number of Refill remaining on a prescription. The Fill Status can be obtain by combing the Medication Supply (Prescription Order), and the Medication Dispense (Pharmacist provision).</w:t>
      </w:r>
    </w:p>
    <w:p w14:paraId="0D51E2AA"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Supply ("INT" intent mood), the repeatNumber defines the number of allowed dispenses. For example, a repeatNumber of "3" means that the substance can be dispensed up to 3 times.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19714FEE"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Dispense ("EVN" event mood),  the repeatNumber is the number of dispenses. For example, a repeatNumber of "3" indicates the third dispense.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2B140B78"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3B08C24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lastRenderedPageBreak/>
        <w:t>Use Case: A patient has 6 fills allowed</w:t>
      </w:r>
    </w:p>
    <w:p w14:paraId="5A12D74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Event Mood:</w:t>
      </w:r>
    </w:p>
    <w:p w14:paraId="1FDA317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They have filled 4 times </w:t>
      </w:r>
      <w:r w:rsidRPr="000E43B8">
        <w:rPr>
          <w:rFonts w:asciiTheme="minorHAnsi" w:hAnsiTheme="minorHAnsi" w:cstheme="minorHAnsi"/>
        </w:rPr>
        <w:br/>
        <w:t>    - Dispense #1 - quantity - 75; repeatNumber = 1 This is the first time the medication is dispensed. Repeat Number 1 is the first instance and not a refill. 5 refills remain.</w:t>
      </w:r>
      <w:r w:rsidRPr="000E43B8">
        <w:rPr>
          <w:rFonts w:asciiTheme="minorHAnsi" w:hAnsiTheme="minorHAnsi" w:cstheme="minorHAnsi"/>
        </w:rPr>
        <w:br/>
        <w:t>    - Dispense #2 - quantity - 75; repeatNumber = 2 Repeat number 2 is second fill, but the the first refill. 4 refills remain.</w:t>
      </w:r>
      <w:r w:rsidRPr="000E43B8">
        <w:rPr>
          <w:rFonts w:asciiTheme="minorHAnsi" w:hAnsiTheme="minorHAnsi" w:cstheme="minorHAnsi"/>
        </w:rPr>
        <w:br/>
        <w:t>    - Dispense #3 - quantity - 75; repeatNumber = 3</w:t>
      </w:r>
      <w:r w:rsidRPr="000E43B8">
        <w:rPr>
          <w:rFonts w:asciiTheme="minorHAnsi" w:hAnsiTheme="minorHAnsi" w:cstheme="minorHAnsi"/>
        </w:rPr>
        <w:br/>
        <w:t>    - Dispense #4 - quantity - 75; repeatNumber = 4</w:t>
      </w:r>
    </w:p>
    <w:p w14:paraId="10A948B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Intent Mood:</w:t>
      </w:r>
    </w:p>
    <w:p w14:paraId="4956CF0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2 remaining refills:</w:t>
      </w:r>
    </w:p>
    <w:p w14:paraId="2250E469"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Intent mood a Supply is the order/information sent to the pharmacy and is not updated at each dispense</w:t>
      </w:r>
    </w:p>
    <w:p w14:paraId="145751B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 Supply - quantity - 75; repeatNumber = 6 (how many overall allowed!)</w:t>
      </w:r>
    </w:p>
    <w:p w14:paraId="58FE120A" w14:textId="77777777" w:rsidR="001F767C" w:rsidRPr="00ED6FF9" w:rsidRDefault="001F767C" w:rsidP="00ED6FF9"/>
    <w:p w14:paraId="73ABA34D" w14:textId="140BB0E1" w:rsidR="001E7AE2" w:rsidRPr="004E29C8" w:rsidRDefault="000C52ED" w:rsidP="00C17F49">
      <w:pPr>
        <w:pStyle w:val="Heading3"/>
        <w:rPr>
          <w:highlight w:val="yellow"/>
        </w:rPr>
      </w:pPr>
      <w:bookmarkStart w:id="2660" w:name="_Toc127519214"/>
      <w:bookmarkStart w:id="2661" w:name="_Toc119939897"/>
      <w:r w:rsidRPr="004E29C8">
        <w:rPr>
          <w:highlight w:val="yellow"/>
        </w:rPr>
        <w:t>Patient Demographics</w:t>
      </w:r>
      <w:bookmarkEnd w:id="2660"/>
      <w:bookmarkEnd w:id="2661"/>
    </w:p>
    <w:tbl>
      <w:tblPr>
        <w:tblStyle w:val="TableGrid"/>
        <w:tblW w:w="9978" w:type="dxa"/>
        <w:tblLayout w:type="fixed"/>
        <w:tblLook w:val="04A0" w:firstRow="1" w:lastRow="0" w:firstColumn="1" w:lastColumn="0" w:noHBand="0" w:noVBand="1"/>
      </w:tblPr>
      <w:tblGrid>
        <w:gridCol w:w="2425"/>
        <w:gridCol w:w="2430"/>
        <w:gridCol w:w="1797"/>
        <w:gridCol w:w="3326"/>
      </w:tblGrid>
      <w:tr w:rsidR="0066383D" w:rsidRPr="00314140" w14:paraId="78DE350A" w14:textId="77777777" w:rsidTr="004E29C8">
        <w:tc>
          <w:tcPr>
            <w:tcW w:w="2425" w:type="dxa"/>
            <w:shd w:val="clear" w:color="auto" w:fill="2E74B5" w:themeFill="accent5" w:themeFillShade="BF"/>
          </w:tcPr>
          <w:p w14:paraId="140DF5CA" w14:textId="77777777" w:rsidR="00992641" w:rsidRPr="00314140" w:rsidRDefault="00992641" w:rsidP="00E518B4">
            <w:pPr>
              <w:rPr>
                <w:rStyle w:val="Strong"/>
                <w:rFonts w:asciiTheme="minorHAnsi" w:hAnsiTheme="minorHAnsi" w:cstheme="minorHAnsi"/>
                <w:color w:val="FFFFFF" w:themeColor="background1"/>
              </w:rPr>
            </w:pPr>
            <w:bookmarkStart w:id="2662" w:name="_Hlk117258712"/>
            <w:r w:rsidRPr="00314140">
              <w:rPr>
                <w:rStyle w:val="Strong"/>
                <w:rFonts w:asciiTheme="minorHAnsi" w:hAnsiTheme="minorHAnsi" w:cstheme="minorHAnsi"/>
                <w:color w:val="FFFFFF" w:themeColor="background1"/>
              </w:rPr>
              <w:t>USCDI v2 DATA ELEMENT </w:t>
            </w:r>
          </w:p>
        </w:tc>
        <w:tc>
          <w:tcPr>
            <w:tcW w:w="2430" w:type="dxa"/>
            <w:shd w:val="clear" w:color="auto" w:fill="2E74B5" w:themeFill="accent5" w:themeFillShade="BF"/>
          </w:tcPr>
          <w:p w14:paraId="769AF11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2E74B5" w:themeFill="accent5" w:themeFillShade="BF"/>
          </w:tcPr>
          <w:p w14:paraId="311FEDB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2E74B5" w:themeFill="accent5" w:themeFillShade="BF"/>
          </w:tcPr>
          <w:p w14:paraId="30EFC17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bookmarkStart w:id="2663" w:name="_Hlk117258744"/>
      <w:bookmarkEnd w:id="2662"/>
      <w:tr w:rsidR="00F61091" w:rsidRPr="00314140" w14:paraId="2B21560C" w14:textId="77777777" w:rsidTr="004E29C8">
        <w:tc>
          <w:tcPr>
            <w:tcW w:w="2425" w:type="dxa"/>
          </w:tcPr>
          <w:p w14:paraId="7B28838E" w14:textId="129E67AD" w:rsidR="00E24F5F" w:rsidRPr="00576BB3" w:rsidRDefault="00D011EE"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"https://www.healthit.gov/isa/taxonomy/term/2741/uscdi-v2" </w:instrText>
            </w:r>
            <w:r w:rsidRPr="00576BB3">
              <w:fldChar w:fldCharType="separate"/>
            </w:r>
            <w:r w:rsidR="00E24F5F" w:rsidRPr="00576BB3">
              <w:rPr>
                <w:rStyle w:val="Hyperlink"/>
                <w:rFonts w:asciiTheme="minorHAnsi" w:hAnsiTheme="minorHAnsi" w:cstheme="minorHAnsi"/>
              </w:rPr>
              <w:t>Sexual Orientation</w:t>
            </w:r>
            <w:r w:rsidRPr="00576BB3">
              <w:rPr>
                <w:rStyle w:val="Hyperlink"/>
                <w:rFonts w:asciiTheme="minorHAnsi" w:hAnsiTheme="minorHAnsi" w:cstheme="minorHAnsi"/>
              </w:rPr>
              <w:fldChar w:fldCharType="end"/>
            </w:r>
          </w:p>
          <w:p w14:paraId="7FA5CB06" w14:textId="5C4BC8FC"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identification of their emotional, romantic, sexual, or affectional attraction to another person.</w:t>
            </w:r>
          </w:p>
        </w:tc>
        <w:tc>
          <w:tcPr>
            <w:tcW w:w="2430" w:type="dxa"/>
          </w:tcPr>
          <w:p w14:paraId="626A42B0"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Sexual orientation must be coded in accordance with SNOMED CT® and HL7 Version 3 Standard, Value Sets for AdministrativeGender and NullFlavor, attributed as follows: </w:t>
            </w:r>
          </w:p>
          <w:p w14:paraId="218D3D4B"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Lesbian, gay or homosexual. 38628009 </w:t>
            </w:r>
          </w:p>
          <w:p w14:paraId="42753A8A"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14:paraId="2653A7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14:paraId="724380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 Something else, please describe. nullFlavor OTH </w:t>
            </w:r>
          </w:p>
          <w:p w14:paraId="229B7D07"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Don't know. nullFlavor UNK </w:t>
            </w:r>
          </w:p>
          <w:p w14:paraId="166A91E7" w14:textId="42183981" w:rsidR="00E24F5F" w:rsidRPr="00314140" w:rsidRDefault="00E24F5F" w:rsidP="00E518B4">
            <w:pPr>
              <w:rPr>
                <w:rFonts w:asciiTheme="minorHAnsi" w:hAnsiTheme="minorHAnsi" w:cstheme="minorHAnsi"/>
              </w:rPr>
            </w:pPr>
            <w:r w:rsidRPr="00314140">
              <w:rPr>
                <w:rFonts w:asciiTheme="minorHAnsi" w:hAnsiTheme="minorHAnsi" w:cstheme="minorHAnsi"/>
                <w:color w:val="172B4D"/>
              </w:rPr>
              <w:t>• Choose not to disclose. nullFlavor ASKU Adopted at 45 CFR 170.207(o)(1)</w:t>
            </w:r>
          </w:p>
        </w:tc>
        <w:tc>
          <w:tcPr>
            <w:tcW w:w="1797" w:type="dxa"/>
          </w:tcPr>
          <w:p w14:paraId="116C13FA" w14:textId="489B8431"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t>Sexual Orientation Observation</w:t>
            </w:r>
          </w:p>
        </w:tc>
        <w:tc>
          <w:tcPr>
            <w:tcW w:w="3326" w:type="dxa"/>
          </w:tcPr>
          <w:p w14:paraId="1401FBB0" w14:textId="081892FC" w:rsidR="00E24F5F" w:rsidRPr="00907779"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bookmarkEnd w:id="2663"/>
      <w:tr w:rsidR="00F61091" w:rsidRPr="00314140" w14:paraId="5EA0C2A0" w14:textId="77777777" w:rsidTr="004E29C8">
        <w:tc>
          <w:tcPr>
            <w:tcW w:w="2425" w:type="dxa"/>
          </w:tcPr>
          <w:p w14:paraId="2A211A0D" w14:textId="61FC1CC8" w:rsidR="00E24F5F" w:rsidRPr="00576BB3" w:rsidRDefault="00D011EE"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"https://www.healthit.gov/isa/taxonomy/term/2736/uscdi-v2" </w:instrText>
            </w:r>
            <w:r w:rsidRPr="00576BB3">
              <w:fldChar w:fldCharType="separate"/>
            </w:r>
            <w:r w:rsidR="00E24F5F" w:rsidRPr="00576BB3">
              <w:rPr>
                <w:rStyle w:val="Hyperlink"/>
                <w:rFonts w:asciiTheme="minorHAnsi" w:hAnsiTheme="minorHAnsi" w:cstheme="minorHAnsi"/>
              </w:rPr>
              <w:t>Gender Identity</w:t>
            </w:r>
            <w:r w:rsidRPr="00576BB3">
              <w:rPr>
                <w:rStyle w:val="Hyperlink"/>
                <w:rFonts w:asciiTheme="minorHAnsi" w:hAnsiTheme="minorHAnsi" w:cstheme="minorHAnsi"/>
              </w:rPr>
              <w:fldChar w:fldCharType="end"/>
            </w:r>
          </w:p>
          <w:p w14:paraId="38EECC4C" w14:textId="52F13BB7"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internal sense of being a man, woman, both, or neither.</w:t>
            </w:r>
          </w:p>
        </w:tc>
        <w:tc>
          <w:tcPr>
            <w:tcW w:w="2430" w:type="dxa"/>
          </w:tcPr>
          <w:p w14:paraId="0B8CB0E7"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Gender Identify must be coded in accordance with SNOMED CT® and HL7 Version 3 Standard, Value Sets for AdministrativeGender and </w:t>
            </w:r>
            <w:r w:rsidRPr="00314140">
              <w:rPr>
                <w:rFonts w:asciiTheme="minorHAnsi" w:hAnsiTheme="minorHAnsi" w:cstheme="minorHAnsi"/>
                <w:color w:val="172B4D"/>
              </w:rPr>
              <w:lastRenderedPageBreak/>
              <w:t>NullFlavor, attributed as follows:</w:t>
            </w:r>
          </w:p>
          <w:p w14:paraId="2F6B4418"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14:paraId="41200CB5"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14:paraId="05945A3E"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Female-to-Male (FTM)/Transgender Male/Trans Man. 407377005 </w:t>
            </w:r>
          </w:p>
          <w:p w14:paraId="2756B1E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14:paraId="43F29E7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Genderqueer, neither exclusively male nor female. 446131000124102 </w:t>
            </w:r>
          </w:p>
          <w:p w14:paraId="4DB51424"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Additional gender category or other, please specify. nullFlavor OTH </w:t>
            </w:r>
          </w:p>
          <w:p w14:paraId="3C205374" w14:textId="36D280AC"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Choose not to disclose. nullFlavor ASKU Adopted at 45 CFR 170.207(o)(2)</w:t>
            </w:r>
          </w:p>
        </w:tc>
        <w:tc>
          <w:tcPr>
            <w:tcW w:w="1797" w:type="dxa"/>
          </w:tcPr>
          <w:p w14:paraId="3F2E6CCC" w14:textId="3FF2B7CB"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lastRenderedPageBreak/>
              <w:t xml:space="preserve">Gender Identity Observation </w:t>
            </w:r>
          </w:p>
        </w:tc>
        <w:tc>
          <w:tcPr>
            <w:tcW w:w="3326" w:type="dxa"/>
          </w:tcPr>
          <w:p w14:paraId="731097E9" w14:textId="31CB80F3" w:rsidR="00E24F5F" w:rsidRPr="00907779"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tr w:rsidR="0066383D" w:rsidRPr="00314140" w14:paraId="65F69253" w14:textId="77777777" w:rsidTr="004E29C8">
        <w:tc>
          <w:tcPr>
            <w:tcW w:w="2425" w:type="dxa"/>
            <w:shd w:val="clear" w:color="auto" w:fill="00B050"/>
          </w:tcPr>
          <w:p w14:paraId="658961BC" w14:textId="4C2F83A6"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2430" w:type="dxa"/>
            <w:shd w:val="clear" w:color="auto" w:fill="00B050"/>
          </w:tcPr>
          <w:p w14:paraId="62775484"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00B050"/>
          </w:tcPr>
          <w:p w14:paraId="16F24963"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00B050"/>
          </w:tcPr>
          <w:p w14:paraId="67F610FC"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F61091" w:rsidRPr="00907779" w14:paraId="2F01BF84" w14:textId="77777777" w:rsidTr="00F61091">
        <w:tc>
          <w:tcPr>
            <w:tcW w:w="2425" w:type="dxa"/>
          </w:tcPr>
          <w:p w14:paraId="2D65E104" w14:textId="199222DB" w:rsidR="008E265F" w:rsidRPr="00576BB3" w:rsidRDefault="008B59D0" w:rsidP="008E265F">
            <w:pPr>
              <w:shd w:val="clear" w:color="auto" w:fill="FFFFFF"/>
              <w:rPr>
                <w:rFonts w:asciiTheme="minorHAnsi" w:eastAsia="Times New Roman" w:hAnsiTheme="minorHAnsi" w:cstheme="minorHAnsi"/>
              </w:rPr>
            </w:pPr>
            <w:hyperlink r:id="rId120" w:history="1">
              <w:r w:rsidR="008E265F" w:rsidRPr="00576BB3">
                <w:rPr>
                  <w:rStyle w:val="Hyperlink"/>
                  <w:rFonts w:asciiTheme="minorHAnsi" w:eastAsia="Times New Roman" w:hAnsiTheme="minorHAnsi" w:cstheme="minorHAnsi"/>
                </w:rPr>
                <w:t>Date of Death</w:t>
              </w:r>
            </w:hyperlink>
          </w:p>
          <w:p w14:paraId="4EB72AA1" w14:textId="2E425353" w:rsidR="008E265F" w:rsidRPr="008E265F" w:rsidRDefault="008E265F" w:rsidP="008E265F">
            <w:pPr>
              <w:shd w:val="clear" w:color="auto" w:fill="FFFFFF"/>
              <w:spacing w:before="150"/>
              <w:rPr>
                <w:rStyle w:val="Strong"/>
                <w:rFonts w:asciiTheme="minorHAnsi" w:eastAsia="Times New Roman" w:hAnsiTheme="minorHAnsi" w:cstheme="minorHAnsi"/>
                <w:b w:val="0"/>
                <w:bCs w:val="0"/>
              </w:rPr>
            </w:pPr>
            <w:r w:rsidRPr="008E265F">
              <w:rPr>
                <w:rFonts w:asciiTheme="minorHAnsi" w:eastAsia="Times New Roman" w:hAnsiTheme="minorHAnsi" w:cstheme="minorHAnsi"/>
              </w:rPr>
              <w:t>Known or estimated year, month, and day of the patient's death.</w:t>
            </w:r>
          </w:p>
        </w:tc>
        <w:tc>
          <w:tcPr>
            <w:tcW w:w="2430" w:type="dxa"/>
          </w:tcPr>
          <w:p w14:paraId="70569BDD" w14:textId="1193DF29" w:rsidR="008E265F" w:rsidRPr="008E265F" w:rsidRDefault="008E265F" w:rsidP="008E265F">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45A66BB0" w14:textId="39D14641" w:rsidR="008E265F" w:rsidRPr="00B84F2D" w:rsidRDefault="008E265F" w:rsidP="00D011EE">
            <w:pPr>
              <w:rPr>
                <w:color w:val="172B4D"/>
              </w:rPr>
            </w:pPr>
            <w:r w:rsidRPr="00B84F2D">
              <w:rPr>
                <w:color w:val="172B4D"/>
              </w:rPr>
              <w:t>US Realm Header</w:t>
            </w:r>
          </w:p>
        </w:tc>
        <w:tc>
          <w:tcPr>
            <w:tcW w:w="3326" w:type="dxa"/>
          </w:tcPr>
          <w:p w14:paraId="5E21F2E2" w14:textId="76AFF203" w:rsidR="00B84F2D" w:rsidRPr="00B84F2D" w:rsidRDefault="00B84F2D" w:rsidP="00B84F2D">
            <w:pPr>
              <w:pStyle w:val="HTMLPreformatted"/>
              <w:shd w:val="clear" w:color="auto" w:fill="FFFFFF"/>
              <w:rPr>
                <w:color w:val="172B4D"/>
                <w:sz w:val="18"/>
                <w:szCs w:val="18"/>
              </w:rPr>
            </w:pPr>
            <w:r w:rsidRPr="00B84F2D">
              <w:rPr>
                <w:color w:val="172B4D"/>
                <w:sz w:val="18"/>
                <w:szCs w:val="18"/>
              </w:rPr>
              <w:t>sdtc:deceasedInd</w:t>
            </w:r>
            <w:r w:rsidRPr="00B84F2D">
              <w:rPr>
                <w:color w:val="172B4D"/>
                <w:sz w:val="18"/>
                <w:szCs w:val="18"/>
              </w:rPr>
              <w:br/>
              <w:t>sdtc:deceasedTime</w:t>
            </w:r>
            <w:r w:rsidRPr="00B84F2D">
              <w:rPr>
                <w:color w:val="172B4D"/>
                <w:sz w:val="18"/>
                <w:szCs w:val="18"/>
              </w:rPr>
              <w:br/>
              <w:t>see:</w:t>
            </w:r>
            <w:r w:rsidRPr="00B84F2D">
              <w:rPr>
                <w:color w:val="172B4D"/>
                <w:sz w:val="18"/>
                <w:szCs w:val="18"/>
              </w:rPr>
              <w:br/>
            </w:r>
            <w:hyperlink r:id="rId121" w:history="1">
              <w:r w:rsidRPr="00B84F2D">
                <w:rPr>
                  <w:color w:val="172B4D"/>
                  <w:sz w:val="18"/>
                  <w:szCs w:val="18"/>
                </w:rPr>
                <w:t>CDA Extensions</w:t>
              </w:r>
            </w:hyperlink>
            <w:r w:rsidRPr="00B84F2D">
              <w:rPr>
                <w:color w:val="172B4D"/>
                <w:sz w:val="18"/>
                <w:szCs w:val="18"/>
              </w:rPr>
              <w:br/>
            </w:r>
            <w:del w:id="2664" w:author="Ballot Reconciliation" w:date="2023-03-09T09:31:00Z">
              <w:r w:rsidRPr="00B84F2D">
                <w:rPr>
                  <w:color w:val="172B4D"/>
                  <w:sz w:val="18"/>
                  <w:szCs w:val="18"/>
                </w:rPr>
                <w:delText>RecordTarget</w:delText>
              </w:r>
            </w:del>
            <w:ins w:id="2665" w:author="Ballot Reconciliation" w:date="2023-03-09T09:31:00Z">
              <w:r w:rsidR="004A4BB1">
                <w:rPr>
                  <w:color w:val="172B4D"/>
                  <w:sz w:val="18"/>
                  <w:szCs w:val="18"/>
                </w:rPr>
                <w:t>r</w:t>
              </w:r>
              <w:r w:rsidR="004A4BB1" w:rsidRPr="00B84F2D">
                <w:rPr>
                  <w:color w:val="172B4D"/>
                  <w:sz w:val="18"/>
                  <w:szCs w:val="18"/>
                </w:rPr>
                <w:t>ecordTarget</w:t>
              </w:r>
            </w:ins>
            <w:r w:rsidRPr="00B84F2D">
              <w:rPr>
                <w:color w:val="172B4D"/>
                <w:sz w:val="18"/>
                <w:szCs w:val="18"/>
              </w:rPr>
              <w:t>/patientRole/patient</w:t>
            </w:r>
          </w:p>
          <w:p w14:paraId="1C7E2943" w14:textId="5FA528FA" w:rsidR="008E265F" w:rsidRPr="00907779" w:rsidRDefault="008E265F" w:rsidP="008E265F">
            <w:pPr>
              <w:rPr>
                <w:rFonts w:ascii="Courier New" w:hAnsi="Courier New" w:cs="Courier New"/>
                <w:color w:val="172B4D"/>
                <w:sz w:val="18"/>
                <w:szCs w:val="18"/>
              </w:rPr>
            </w:pPr>
          </w:p>
        </w:tc>
      </w:tr>
      <w:tr w:rsidR="00F61091" w:rsidRPr="00907779" w14:paraId="5656EEB9" w14:textId="77777777" w:rsidTr="00F61091">
        <w:tc>
          <w:tcPr>
            <w:tcW w:w="2425" w:type="dxa"/>
          </w:tcPr>
          <w:p w14:paraId="07CB43B5" w14:textId="6C82211B" w:rsidR="008E265F" w:rsidRPr="00576BB3" w:rsidRDefault="008B59D0" w:rsidP="008E265F">
            <w:pPr>
              <w:shd w:val="clear" w:color="auto" w:fill="FFFFFF"/>
              <w:rPr>
                <w:rFonts w:asciiTheme="minorHAnsi" w:eastAsia="Times New Roman" w:hAnsiTheme="minorHAnsi" w:cstheme="minorHAnsi"/>
              </w:rPr>
            </w:pPr>
            <w:hyperlink r:id="rId122" w:history="1">
              <w:r w:rsidR="008E265F" w:rsidRPr="00576BB3">
                <w:rPr>
                  <w:rStyle w:val="Hyperlink"/>
                  <w:rFonts w:asciiTheme="minorHAnsi" w:eastAsia="Times New Roman" w:hAnsiTheme="minorHAnsi" w:cstheme="minorHAnsi"/>
                </w:rPr>
                <w:t>Tribal Affiliation</w:t>
              </w:r>
            </w:hyperlink>
          </w:p>
          <w:p w14:paraId="48F8E70E" w14:textId="146DDCE7" w:rsidR="008E265F" w:rsidRPr="008E265F" w:rsidRDefault="008E265F" w:rsidP="008E265F">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Tribe or band with which an individual associates.</w:t>
            </w:r>
          </w:p>
        </w:tc>
        <w:tc>
          <w:tcPr>
            <w:tcW w:w="2430" w:type="dxa"/>
          </w:tcPr>
          <w:p w14:paraId="0FC4E5DF" w14:textId="3271C426" w:rsidR="008E265F" w:rsidRPr="008E265F" w:rsidRDefault="008E265F" w:rsidP="00D011EE">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0FB35110" w14:textId="56E4434A" w:rsidR="008E265F" w:rsidRPr="00B84F2D" w:rsidRDefault="008E265F" w:rsidP="00D011EE">
            <w:pPr>
              <w:rPr>
                <w:color w:val="172B4D"/>
              </w:rPr>
            </w:pPr>
            <w:commentRangeStart w:id="2666"/>
            <w:del w:id="2667" w:author="Ballot Reconciliation" w:date="2023-03-09T09:31:00Z">
              <w:r w:rsidRPr="00B84F2D">
                <w:rPr>
                  <w:color w:val="172B4D"/>
                </w:rPr>
                <w:delText>Social History</w:delText>
              </w:r>
            </w:del>
            <w:ins w:id="2668" w:author="Ballot Reconciliation" w:date="2023-03-09T09:31:00Z">
              <w:r w:rsidR="000C627F" w:rsidRPr="000C627F">
                <w:rPr>
                  <w:color w:val="172B4D"/>
                </w:rPr>
                <w:t>Tribal Affiliation Observation</w:t>
              </w:r>
            </w:ins>
            <w:commentRangeEnd w:id="2666"/>
            <w:r w:rsidR="00B7549A">
              <w:rPr>
                <w:rStyle w:val="CommentReference"/>
              </w:rPr>
              <w:commentReference w:id="2666"/>
            </w:r>
          </w:p>
        </w:tc>
        <w:tc>
          <w:tcPr>
            <w:tcW w:w="3326" w:type="dxa"/>
          </w:tcPr>
          <w:p w14:paraId="4085A3B3" w14:textId="77777777" w:rsidR="00B84F2D" w:rsidRPr="00B84F2D" w:rsidRDefault="00B84F2D" w:rsidP="00B84F2D">
            <w:pPr>
              <w:shd w:val="clear" w:color="auto" w:fill="FFFFFF"/>
              <w:rPr>
                <w:del w:id="2669" w:author="Ballot Reconciliation" w:date="2023-03-09T09:31:00Z"/>
                <w:rFonts w:ascii="Courier New" w:hAnsi="Courier New" w:cs="Courier New"/>
                <w:color w:val="172B4D"/>
                <w:sz w:val="18"/>
                <w:szCs w:val="18"/>
              </w:rPr>
            </w:pPr>
            <w:del w:id="2670" w:author="Ballot Reconciliation" w:date="2023-03-09T09:31:00Z">
              <w:r w:rsidRPr="00B84F2D">
                <w:rPr>
                  <w:rFonts w:ascii="Courier New" w:hAnsi="Courier New" w:cs="Courier New"/>
                  <w:color w:val="172B4D"/>
                  <w:sz w:val="18"/>
                  <w:szCs w:val="18"/>
                </w:rPr>
                <w:delText>Observation/</w:delText>
              </w:r>
            </w:del>
            <w:ins w:id="2671" w:author="Ballot Reconciliation" w:date="2023-03-09T09:31:00Z">
              <w:r w:rsidR="004A4BB1" w:rsidRPr="004A4BB1">
                <w:rPr>
                  <w:rFonts w:ascii="Courier New" w:hAnsi="Courier New" w:cs="Courier New"/>
                  <w:color w:val="172B4D"/>
                  <w:sz w:val="18"/>
                  <w:szCs w:val="18"/>
                </w:rPr>
                <w:t>observation[</w:t>
              </w:r>
            </w:ins>
            <w:r w:rsidR="004A4BB1" w:rsidRPr="004A4BB1">
              <w:rPr>
                <w:rFonts w:ascii="Courier New" w:hAnsi="Courier New" w:cs="Courier New"/>
                <w:color w:val="172B4D"/>
                <w:sz w:val="18"/>
                <w:szCs w:val="18"/>
              </w:rPr>
              <w:t>code</w:t>
            </w:r>
            <w:del w:id="2672" w:author="Ballot Reconciliation" w:date="2023-03-09T09:31:00Z">
              <w:r w:rsidRPr="00B84F2D">
                <w:rPr>
                  <w:rFonts w:ascii="Courier New" w:hAnsi="Courier New" w:cs="Courier New"/>
                  <w:color w:val="172B4D"/>
                  <w:sz w:val="18"/>
                  <w:szCs w:val="18"/>
                </w:rPr>
                <w:delText>="Tribal affiliation"</w:delText>
              </w:r>
            </w:del>
          </w:p>
          <w:p w14:paraId="4D29B8E3" w14:textId="77777777" w:rsidR="00B84F2D" w:rsidRPr="00B84F2D" w:rsidRDefault="00B84F2D" w:rsidP="00B84F2D">
            <w:pPr>
              <w:shd w:val="clear" w:color="auto" w:fill="FFFFFF"/>
              <w:spacing w:before="150"/>
              <w:rPr>
                <w:del w:id="2673" w:author="Ballot Reconciliation" w:date="2023-03-09T09:31:00Z"/>
                <w:rFonts w:ascii="Courier New" w:hAnsi="Courier New" w:cs="Courier New"/>
                <w:color w:val="172B4D"/>
                <w:sz w:val="18"/>
                <w:szCs w:val="18"/>
              </w:rPr>
            </w:pPr>
            <w:del w:id="2674" w:author="Ballot Reconciliation" w:date="2023-03-09T09:31:00Z">
              <w:r w:rsidRPr="00B84F2D">
                <w:rPr>
                  <w:rFonts w:ascii="Courier New" w:hAnsi="Courier New" w:cs="Courier New"/>
                  <w:color w:val="172B4D"/>
                  <w:sz w:val="18"/>
                  <w:szCs w:val="18"/>
                </w:rPr>
                <w:delText>Observation/</w:delText>
              </w:r>
            </w:del>
            <w:ins w:id="2675" w:author="Ballot Reconciliation" w:date="2023-03-09T09:31:00Z">
              <w:r w:rsidR="004A4BB1" w:rsidRPr="004A4BB1">
                <w:rPr>
                  <w:rFonts w:ascii="Courier New" w:hAnsi="Courier New" w:cs="Courier New"/>
                  <w:color w:val="172B4D"/>
                  <w:sz w:val="18"/>
                  <w:szCs w:val="18"/>
                </w:rPr>
                <w:t>/@code="</w:t>
              </w:r>
              <w:r w:rsidR="003E63E2" w:rsidRPr="003E63E2">
                <w:rPr>
                  <w:rFonts w:ascii="Courier New" w:hAnsi="Courier New" w:cs="Courier New"/>
                  <w:color w:val="172B4D"/>
                  <w:sz w:val="18"/>
                  <w:szCs w:val="18"/>
                </w:rPr>
                <w:t>95370-3</w:t>
              </w:r>
              <w:r w:rsidR="004A4BB1" w:rsidRPr="004A4BB1">
                <w:rPr>
                  <w:rFonts w:ascii="Courier New" w:hAnsi="Courier New" w:cs="Courier New"/>
                  <w:color w:val="172B4D"/>
                  <w:sz w:val="18"/>
                  <w:szCs w:val="18"/>
                </w:rPr>
                <w:t>"]/</w:t>
              </w:r>
            </w:ins>
            <w:r w:rsidR="004A4BB1" w:rsidRPr="004A4BB1">
              <w:rPr>
                <w:rFonts w:ascii="Courier New" w:hAnsi="Courier New" w:cs="Courier New"/>
                <w:color w:val="172B4D"/>
                <w:sz w:val="18"/>
                <w:szCs w:val="18"/>
              </w:rPr>
              <w:t>value</w:t>
            </w:r>
            <w:del w:id="2676" w:author="Ballot Reconciliation" w:date="2023-03-09T09:31:00Z">
              <w:r w:rsidRPr="00B84F2D">
                <w:rPr>
                  <w:rFonts w:ascii="Courier New" w:hAnsi="Courier New" w:cs="Courier New"/>
                  <w:color w:val="172B4D"/>
                  <w:sz w:val="18"/>
                  <w:szCs w:val="18"/>
                </w:rPr>
                <w:delText xml:space="preserve"> (bound to TribalEntity value set)</w:delText>
              </w:r>
            </w:del>
          </w:p>
          <w:p w14:paraId="6D399D5D" w14:textId="54A6B6E7" w:rsidR="008E265F" w:rsidRDefault="008E265F" w:rsidP="00D011EE">
            <w:pPr>
              <w:rPr>
                <w:rFonts w:ascii="Courier New" w:hAnsi="Courier New" w:cs="Courier New"/>
                <w:color w:val="172B4D"/>
                <w:sz w:val="18"/>
                <w:szCs w:val="18"/>
              </w:rPr>
            </w:pPr>
          </w:p>
        </w:tc>
      </w:tr>
      <w:tr w:rsidR="00F61091" w:rsidRPr="00907779" w14:paraId="31BA18A4" w14:textId="77777777" w:rsidTr="004E29C8">
        <w:tc>
          <w:tcPr>
            <w:tcW w:w="2425" w:type="dxa"/>
          </w:tcPr>
          <w:p w14:paraId="318A668B" w14:textId="56B7AB5D" w:rsidR="00B84F2D" w:rsidRPr="00E32413" w:rsidRDefault="008B59D0" w:rsidP="00B84F2D">
            <w:pPr>
              <w:shd w:val="clear" w:color="auto" w:fill="FFFFFF"/>
              <w:rPr>
                <w:rFonts w:asciiTheme="minorHAnsi" w:eastAsia="Times New Roman" w:hAnsiTheme="minorHAnsi" w:cstheme="minorHAnsi"/>
              </w:rPr>
            </w:pPr>
            <w:hyperlink r:id="rId123" w:history="1">
              <w:r w:rsidR="00B84F2D" w:rsidRPr="00E32413">
                <w:rPr>
                  <w:rStyle w:val="Hyperlink"/>
                  <w:rFonts w:asciiTheme="minorHAnsi" w:eastAsia="Times New Roman" w:hAnsiTheme="minorHAnsi" w:cstheme="minorHAnsi"/>
                </w:rPr>
                <w:t>Related Person's Name</w:t>
              </w:r>
            </w:hyperlink>
          </w:p>
          <w:p w14:paraId="723823C8" w14:textId="2D4D2A59"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Name of a person with a legal or familial relationship to a patient.</w:t>
            </w:r>
          </w:p>
        </w:tc>
        <w:tc>
          <w:tcPr>
            <w:tcW w:w="2430" w:type="dxa"/>
          </w:tcPr>
          <w:p w14:paraId="6EC199AD" w14:textId="0FE01F1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143182F4" w14:textId="7941EC48" w:rsidR="00B84F2D" w:rsidRPr="00B84F2D" w:rsidRDefault="00B84F2D" w:rsidP="00B84F2D">
            <w:pPr>
              <w:rPr>
                <w:color w:val="172B4D"/>
              </w:rPr>
            </w:pPr>
            <w:r w:rsidRPr="00B84F2D">
              <w:rPr>
                <w:color w:val="172B4D"/>
              </w:rPr>
              <w:t>Related Person Relationship and Name Participant</w:t>
            </w:r>
          </w:p>
        </w:tc>
        <w:tc>
          <w:tcPr>
            <w:tcW w:w="3326" w:type="dxa"/>
          </w:tcPr>
          <w:p w14:paraId="4A797CEB" w14:textId="7112903F"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/ClinicalDocument/participant/associatedEntity/associatedPerson/name</w:t>
            </w:r>
          </w:p>
        </w:tc>
      </w:tr>
      <w:tr w:rsidR="00F61091" w:rsidRPr="00907779" w14:paraId="1BC8EF0C" w14:textId="77777777" w:rsidTr="004E29C8">
        <w:tc>
          <w:tcPr>
            <w:tcW w:w="2425" w:type="dxa"/>
          </w:tcPr>
          <w:p w14:paraId="4A05D72C" w14:textId="48CCC639" w:rsidR="00B84F2D" w:rsidRPr="00E32413" w:rsidRDefault="008B59D0" w:rsidP="00B84F2D">
            <w:pPr>
              <w:shd w:val="clear" w:color="auto" w:fill="FFFFFF"/>
              <w:rPr>
                <w:rFonts w:asciiTheme="minorHAnsi" w:eastAsia="Times New Roman" w:hAnsiTheme="minorHAnsi" w:cstheme="minorHAnsi"/>
              </w:rPr>
            </w:pPr>
            <w:hyperlink r:id="rId124" w:history="1">
              <w:r w:rsidR="00B84F2D" w:rsidRPr="00E32413">
                <w:rPr>
                  <w:rStyle w:val="Hyperlink"/>
                  <w:rFonts w:asciiTheme="minorHAnsi" w:eastAsia="Times New Roman" w:hAnsiTheme="minorHAnsi" w:cstheme="minorHAnsi"/>
                </w:rPr>
                <w:t>Related Person's Relationship</w:t>
              </w:r>
            </w:hyperlink>
          </w:p>
          <w:p w14:paraId="6472B6B4" w14:textId="4C4F8CE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Relationship of a person to a patient. (e.g., parent, next-of-kin, guardian, custodian)</w:t>
            </w:r>
          </w:p>
        </w:tc>
        <w:tc>
          <w:tcPr>
            <w:tcW w:w="2430" w:type="dxa"/>
          </w:tcPr>
          <w:p w14:paraId="1FD7F919" w14:textId="65B9A311"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3B7C0887" w14:textId="0E6B5BD3" w:rsidR="00B84F2D" w:rsidRPr="00B84F2D" w:rsidRDefault="00B84F2D" w:rsidP="00B84F2D">
            <w:pPr>
              <w:rPr>
                <w:color w:val="172B4D"/>
              </w:rPr>
            </w:pPr>
            <w:r w:rsidRPr="00B84F2D">
              <w:rPr>
                <w:color w:val="172B4D"/>
              </w:rPr>
              <w:t>Related Person Relationship and Name Participant</w:t>
            </w:r>
          </w:p>
        </w:tc>
        <w:tc>
          <w:tcPr>
            <w:tcW w:w="3326" w:type="dxa"/>
          </w:tcPr>
          <w:p w14:paraId="205FF1B8" w14:textId="47AE688C"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/ClinicalDocument/participant/associatedEntity/code (Personal And Legal Relationship Role Type Value Set)</w:t>
            </w:r>
          </w:p>
        </w:tc>
      </w:tr>
      <w:tr w:rsidR="00F61091" w:rsidRPr="00907779" w14:paraId="2459BB9E" w14:textId="77777777" w:rsidTr="00F61091">
        <w:tc>
          <w:tcPr>
            <w:tcW w:w="2425" w:type="dxa"/>
          </w:tcPr>
          <w:p w14:paraId="23CFBD80" w14:textId="29B5B20B" w:rsidR="00B84F2D" w:rsidRPr="00E32413" w:rsidRDefault="008B59D0" w:rsidP="00B84F2D">
            <w:pPr>
              <w:shd w:val="clear" w:color="auto" w:fill="FFFFFF"/>
              <w:rPr>
                <w:rFonts w:asciiTheme="minorHAnsi" w:eastAsia="Times New Roman" w:hAnsiTheme="minorHAnsi" w:cstheme="minorHAnsi"/>
              </w:rPr>
            </w:pPr>
            <w:hyperlink r:id="rId125" w:history="1">
              <w:r w:rsidR="00B84F2D" w:rsidRPr="00E32413">
                <w:rPr>
                  <w:rStyle w:val="Hyperlink"/>
                  <w:rFonts w:asciiTheme="minorHAnsi" w:eastAsia="Times New Roman" w:hAnsiTheme="minorHAnsi" w:cstheme="minorHAnsi"/>
                </w:rPr>
                <w:t>Occupation</w:t>
              </w:r>
            </w:hyperlink>
          </w:p>
          <w:p w14:paraId="73A5993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Type of work of a person. (e.g., infantry, business analyst, social worker)</w:t>
            </w:r>
          </w:p>
          <w:p w14:paraId="2900834E"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13BA0468" w14:textId="3AA5A24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14:paraId="6247BEAE" w14:textId="10476843" w:rsidR="00B84F2D" w:rsidRPr="00B84F2D" w:rsidRDefault="00B84F2D" w:rsidP="00B84F2D">
            <w:pPr>
              <w:rPr>
                <w:color w:val="172B4D"/>
              </w:rPr>
            </w:pPr>
            <w:r w:rsidRPr="00B84F2D">
              <w:rPr>
                <w:color w:val="172B4D"/>
              </w:rPr>
              <w:t>Basic Occupation Observation</w:t>
            </w:r>
          </w:p>
        </w:tc>
        <w:tc>
          <w:tcPr>
            <w:tcW w:w="3326" w:type="dxa"/>
          </w:tcPr>
          <w:p w14:paraId="5DB6953D" w14:textId="77777777" w:rsidR="00B84F2D" w:rsidRPr="00B84F2D" w:rsidRDefault="00B84F2D" w:rsidP="00B84F2D">
            <w:pPr>
              <w:pStyle w:val="NormalWeb"/>
              <w:spacing w:before="0" w:beforeAutospacing="0" w:after="0" w:afterAutospacing="0"/>
              <w:rPr>
                <w:del w:id="2677" w:author="Ballot Reconciliation" w:date="2023-03-09T09:31:00Z"/>
                <w:rFonts w:ascii="Courier New" w:hAnsi="Courier New" w:cs="Courier New"/>
                <w:color w:val="172B4D"/>
                <w:sz w:val="18"/>
                <w:szCs w:val="18"/>
              </w:rPr>
            </w:pPr>
            <w:del w:id="2678" w:author="Ballot Reconciliation" w:date="2023-03-09T09:31:00Z">
              <w:r w:rsidRPr="00B84F2D">
                <w:rPr>
                  <w:rFonts w:ascii="Courier New" w:hAnsi="Courier New" w:cs="Courier New"/>
                  <w:color w:val="172B4D"/>
                  <w:sz w:val="18"/>
                  <w:szCs w:val="18"/>
                </w:rPr>
                <w:delText>Observation/</w:delText>
              </w:r>
            </w:del>
            <w:ins w:id="2679" w:author="Ballot Reconciliation" w:date="2023-03-09T09:31:00Z">
              <w:r w:rsidR="004A4BB1" w:rsidRPr="004A4BB1">
                <w:rPr>
                  <w:rFonts w:ascii="Courier New" w:hAnsi="Courier New" w:cs="Courier New"/>
                  <w:color w:val="172B4D"/>
                  <w:sz w:val="18"/>
                  <w:szCs w:val="18"/>
                </w:rPr>
                <w:t>observation[</w:t>
              </w:r>
            </w:ins>
            <w:r w:rsidR="004A4BB1" w:rsidRPr="004A4BB1">
              <w:rPr>
                <w:rFonts w:ascii="Courier New" w:hAnsi="Courier New" w:cs="Courier New"/>
                <w:color w:val="172B4D"/>
                <w:sz w:val="18"/>
                <w:szCs w:val="18"/>
              </w:rPr>
              <w:t>code</w:t>
            </w:r>
            <w:del w:id="2680" w:author="Ballot Reconciliation" w:date="2023-03-09T09:31:00Z">
              <w:r w:rsidRPr="00B84F2D">
                <w:rPr>
                  <w:rFonts w:ascii="Courier New" w:hAnsi="Courier New" w:cs="Courier New"/>
                  <w:color w:val="172B4D"/>
                  <w:sz w:val="18"/>
                  <w:szCs w:val="18"/>
                </w:rPr>
                <w:delText>="History of occupation"</w:delText>
              </w:r>
            </w:del>
          </w:p>
          <w:p w14:paraId="756AFC30" w14:textId="458F4154" w:rsidR="00B84F2D" w:rsidRDefault="00B84F2D" w:rsidP="004E29C8">
            <w:pPr>
              <w:pStyle w:val="NormalWeb"/>
              <w:spacing w:before="0" w:beforeAutospacing="0" w:after="0" w:afterAutospacing="0"/>
              <w:rPr>
                <w:rFonts w:ascii="Courier New" w:hAnsi="Courier New" w:cs="Courier New"/>
                <w:color w:val="172B4D"/>
                <w:sz w:val="18"/>
                <w:szCs w:val="18"/>
              </w:rPr>
            </w:pPr>
            <w:del w:id="2681" w:author="Ballot Reconciliation" w:date="2023-03-09T09:31:00Z">
              <w:r w:rsidRPr="00B84F2D">
                <w:rPr>
                  <w:rFonts w:ascii="Courier New" w:hAnsi="Courier New" w:cs="Courier New"/>
                  <w:color w:val="172B4D"/>
                  <w:sz w:val="18"/>
                  <w:szCs w:val="18"/>
                </w:rPr>
                <w:delText>Observation/</w:delText>
              </w:r>
            </w:del>
            <w:ins w:id="2682" w:author="Ballot Reconciliation" w:date="2023-03-09T09:31:00Z">
              <w:r w:rsidR="004A4BB1" w:rsidRPr="004A4BB1">
                <w:rPr>
                  <w:rFonts w:ascii="Courier New" w:hAnsi="Courier New" w:cs="Courier New"/>
                  <w:color w:val="172B4D"/>
                  <w:sz w:val="18"/>
                  <w:szCs w:val="18"/>
                </w:rPr>
                <w:t>/@code="</w:t>
              </w:r>
              <w:r w:rsidR="003E63E2" w:rsidRPr="003E63E2">
                <w:rPr>
                  <w:rFonts w:ascii="Courier New" w:hAnsi="Courier New" w:cs="Courier New"/>
                  <w:color w:val="172B4D"/>
                  <w:sz w:val="18"/>
                  <w:szCs w:val="18"/>
                </w:rPr>
                <w:t>11341-5</w:t>
              </w:r>
              <w:r w:rsidR="004A4BB1" w:rsidRPr="004A4BB1">
                <w:rPr>
                  <w:rFonts w:ascii="Courier New" w:hAnsi="Courier New" w:cs="Courier New"/>
                  <w:color w:val="172B4D"/>
                  <w:sz w:val="18"/>
                  <w:szCs w:val="18"/>
                </w:rPr>
                <w:t>"]/</w:t>
              </w:r>
            </w:ins>
            <w:r w:rsidR="004A4BB1" w:rsidRPr="004A4BB1">
              <w:rPr>
                <w:rFonts w:ascii="Courier New" w:hAnsi="Courier New" w:cs="Courier New"/>
                <w:color w:val="172B4D"/>
                <w:sz w:val="18"/>
                <w:szCs w:val="18"/>
              </w:rPr>
              <w:t>value</w:t>
            </w:r>
            <w:del w:id="2683" w:author="Ballot Reconciliation" w:date="2023-03-09T09:31:00Z">
              <w:r w:rsidRPr="00B84F2D">
                <w:rPr>
                  <w:rFonts w:ascii="Courier New" w:hAnsi="Courier New" w:cs="Courier New"/>
                  <w:color w:val="172B4D"/>
                  <w:sz w:val="18"/>
                  <w:szCs w:val="18"/>
                </w:rPr>
                <w:delText xml:space="preserve"> (bound to Occupation ONETSOC Detail (ODH) value set)</w:delText>
              </w:r>
            </w:del>
          </w:p>
        </w:tc>
      </w:tr>
      <w:tr w:rsidR="00F61091" w:rsidRPr="00907779" w14:paraId="5366BCEB" w14:textId="77777777" w:rsidTr="00F61091">
        <w:tc>
          <w:tcPr>
            <w:tcW w:w="2425" w:type="dxa"/>
          </w:tcPr>
          <w:p w14:paraId="5B5C1AA8" w14:textId="65BF2AF4" w:rsidR="00B84F2D" w:rsidRPr="00E32413" w:rsidRDefault="008B59D0" w:rsidP="00B84F2D">
            <w:pPr>
              <w:shd w:val="clear" w:color="auto" w:fill="FFFFFF"/>
              <w:rPr>
                <w:rFonts w:asciiTheme="minorHAnsi" w:eastAsia="Times New Roman" w:hAnsiTheme="minorHAnsi" w:cstheme="minorHAnsi"/>
              </w:rPr>
            </w:pPr>
            <w:hyperlink r:id="rId126" w:history="1">
              <w:r w:rsidR="00B84F2D" w:rsidRPr="00E32413">
                <w:rPr>
                  <w:rStyle w:val="Hyperlink"/>
                  <w:rFonts w:asciiTheme="minorHAnsi" w:eastAsia="Times New Roman" w:hAnsiTheme="minorHAnsi" w:cstheme="minorHAnsi"/>
                </w:rPr>
                <w:t>Occupation Industry</w:t>
              </w:r>
            </w:hyperlink>
          </w:p>
          <w:p w14:paraId="777797F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Type of business that compensates for work or assigns work to an unpaid worker or volunteer. (e.g., U.S. Army, cement manufacturing, children and youth services)</w:t>
            </w:r>
          </w:p>
          <w:p w14:paraId="5263E75C"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5DAF8917" w14:textId="330D22E3"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14:paraId="322B1AF0" w14:textId="4EEE7CE7" w:rsidR="00B84F2D" w:rsidRPr="00B84F2D" w:rsidRDefault="00B84F2D" w:rsidP="00B84F2D">
            <w:pPr>
              <w:rPr>
                <w:color w:val="172B4D"/>
              </w:rPr>
            </w:pPr>
            <w:r w:rsidRPr="00B84F2D">
              <w:rPr>
                <w:color w:val="172B4D"/>
              </w:rPr>
              <w:t>Basic Industry Observation</w:t>
            </w:r>
          </w:p>
        </w:tc>
        <w:tc>
          <w:tcPr>
            <w:tcW w:w="3326" w:type="dxa"/>
          </w:tcPr>
          <w:p w14:paraId="1B66371A" w14:textId="77777777" w:rsidR="00B84F2D" w:rsidRPr="00B84F2D" w:rsidRDefault="00B84F2D" w:rsidP="00B84F2D">
            <w:pPr>
              <w:pStyle w:val="NormalWeb"/>
              <w:spacing w:before="0" w:beforeAutospacing="0" w:after="0" w:afterAutospacing="0"/>
              <w:rPr>
                <w:del w:id="2684" w:author="Ballot Reconciliation" w:date="2023-03-09T09:31:00Z"/>
                <w:rFonts w:ascii="Courier New" w:hAnsi="Courier New" w:cs="Courier New"/>
                <w:color w:val="172B4D"/>
                <w:sz w:val="18"/>
                <w:szCs w:val="18"/>
              </w:rPr>
            </w:pPr>
            <w:commentRangeStart w:id="2685"/>
            <w:del w:id="2686" w:author="Ballot Reconciliation" w:date="2023-03-09T09:31:00Z">
              <w:r w:rsidRPr="00B84F2D">
                <w:rPr>
                  <w:rFonts w:ascii="Courier New" w:hAnsi="Courier New" w:cs="Courier New"/>
                  <w:color w:val="172B4D"/>
                  <w:sz w:val="18"/>
                  <w:szCs w:val="18"/>
                </w:rPr>
                <w:delText>Observation/</w:delText>
              </w:r>
            </w:del>
            <w:ins w:id="2687" w:author="Ballot Reconciliation" w:date="2023-03-09T09:31:00Z">
              <w:r w:rsidR="004A4BB1" w:rsidRPr="004A4BB1">
                <w:rPr>
                  <w:rFonts w:ascii="Courier New" w:hAnsi="Courier New" w:cs="Courier New"/>
                  <w:color w:val="172B4D"/>
                  <w:sz w:val="18"/>
                  <w:szCs w:val="18"/>
                </w:rPr>
                <w:t>observation[</w:t>
              </w:r>
            </w:ins>
            <w:r w:rsidR="004A4BB1" w:rsidRPr="004A4BB1">
              <w:rPr>
                <w:rFonts w:ascii="Courier New" w:hAnsi="Courier New" w:cs="Courier New"/>
                <w:color w:val="172B4D"/>
                <w:sz w:val="18"/>
                <w:szCs w:val="18"/>
              </w:rPr>
              <w:t>code</w:t>
            </w:r>
            <w:del w:id="2688" w:author="Ballot Reconciliation" w:date="2023-03-09T09:31:00Z">
              <w:r w:rsidRPr="00B84F2D">
                <w:rPr>
                  <w:rFonts w:ascii="Courier New" w:hAnsi="Courier New" w:cs="Courier New"/>
                  <w:color w:val="172B4D"/>
                  <w:sz w:val="18"/>
                  <w:szCs w:val="18"/>
                </w:rPr>
                <w:delText>="History of occupation industry"</w:delText>
              </w:r>
            </w:del>
          </w:p>
          <w:p w14:paraId="3AB52C06" w14:textId="6ABA69DC" w:rsidR="00B84F2D" w:rsidRDefault="00B84F2D" w:rsidP="00B84F2D">
            <w:pPr>
              <w:rPr>
                <w:rFonts w:ascii="Courier New" w:hAnsi="Courier New" w:cs="Courier New"/>
                <w:color w:val="172B4D"/>
                <w:sz w:val="18"/>
                <w:szCs w:val="18"/>
              </w:rPr>
            </w:pPr>
            <w:del w:id="2689" w:author="Ballot Reconciliation" w:date="2023-03-09T09:31:00Z">
              <w:r w:rsidRPr="00B84F2D">
                <w:rPr>
                  <w:rFonts w:ascii="Courier New" w:hAnsi="Courier New" w:cs="Courier New"/>
                  <w:color w:val="172B4D"/>
                  <w:sz w:val="18"/>
                  <w:szCs w:val="18"/>
                </w:rPr>
                <w:delText>Observation/</w:delText>
              </w:r>
            </w:del>
            <w:ins w:id="2690" w:author="Ballot Reconciliation" w:date="2023-03-09T09:31:00Z">
              <w:r w:rsidR="004A4BB1" w:rsidRPr="004A4BB1">
                <w:rPr>
                  <w:rFonts w:ascii="Courier New" w:hAnsi="Courier New" w:cs="Courier New"/>
                  <w:color w:val="172B4D"/>
                  <w:sz w:val="18"/>
                  <w:szCs w:val="18"/>
                </w:rPr>
                <w:t>/@code="</w:t>
              </w:r>
              <w:r w:rsidR="003E63E2" w:rsidRPr="003E63E2">
                <w:rPr>
                  <w:rFonts w:ascii="Courier New" w:hAnsi="Courier New" w:cs="Courier New"/>
                  <w:color w:val="172B4D"/>
                  <w:sz w:val="18"/>
                  <w:szCs w:val="18"/>
                </w:rPr>
                <w:t>86188-0</w:t>
              </w:r>
              <w:r w:rsidR="004A4BB1" w:rsidRPr="004A4BB1">
                <w:rPr>
                  <w:rFonts w:ascii="Courier New" w:hAnsi="Courier New" w:cs="Courier New"/>
                  <w:color w:val="172B4D"/>
                  <w:sz w:val="18"/>
                  <w:szCs w:val="18"/>
                </w:rPr>
                <w:t>"]/</w:t>
              </w:r>
            </w:ins>
            <w:r w:rsidR="004A4BB1" w:rsidRPr="004A4BB1">
              <w:rPr>
                <w:rFonts w:ascii="Courier New" w:hAnsi="Courier New" w:cs="Courier New"/>
                <w:color w:val="172B4D"/>
                <w:sz w:val="18"/>
                <w:szCs w:val="18"/>
              </w:rPr>
              <w:t>value</w:t>
            </w:r>
            <w:del w:id="2691" w:author="Ballot Reconciliation" w:date="2023-03-09T09:31:00Z">
              <w:r w:rsidRPr="00B84F2D">
                <w:rPr>
                  <w:rFonts w:ascii="Courier New" w:hAnsi="Courier New" w:cs="Courier New"/>
                  <w:color w:val="172B4D"/>
                  <w:sz w:val="18"/>
                  <w:szCs w:val="18"/>
                </w:rPr>
                <w:delText xml:space="preserve"> (bound </w:delText>
              </w:r>
              <w:r w:rsidR="0086697D" w:rsidRPr="00B84F2D">
                <w:rPr>
                  <w:rFonts w:ascii="Courier New" w:hAnsi="Courier New" w:cs="Courier New"/>
                  <w:color w:val="172B4D"/>
                  <w:sz w:val="18"/>
                  <w:szCs w:val="18"/>
                </w:rPr>
                <w:delText>to Industry</w:delText>
              </w:r>
              <w:r w:rsidRPr="00B84F2D">
                <w:rPr>
                  <w:rFonts w:ascii="Courier New" w:hAnsi="Courier New" w:cs="Courier New"/>
                  <w:color w:val="172B4D"/>
                  <w:sz w:val="18"/>
                  <w:szCs w:val="18"/>
                </w:rPr>
                <w:delText xml:space="preserve"> NAICS Detail (ODH) value set)</w:delText>
              </w:r>
            </w:del>
            <w:commentRangeEnd w:id="2685"/>
            <w:r w:rsidR="00A83A47">
              <w:rPr>
                <w:rStyle w:val="CommentReference"/>
              </w:rPr>
              <w:commentReference w:id="2685"/>
            </w:r>
          </w:p>
        </w:tc>
      </w:tr>
      <w:tr w:rsidR="00227E64" w:rsidRPr="00907779" w14:paraId="57825D4A" w14:textId="77777777" w:rsidTr="00F61091">
        <w:tc>
          <w:tcPr>
            <w:tcW w:w="2425" w:type="dxa"/>
          </w:tcPr>
          <w:p w14:paraId="0C7C0C92" w14:textId="77777777" w:rsidR="00227E64" w:rsidRPr="00E32413" w:rsidRDefault="00227E64" w:rsidP="00227E64">
            <w:pPr>
              <w:shd w:val="clear" w:color="auto" w:fill="FFFFFF"/>
              <w:rPr>
                <w:del w:id="2692" w:author="Ballot Reconciliation" w:date="2023-03-09T09:31:00Z"/>
                <w:rFonts w:asciiTheme="minorHAnsi" w:eastAsia="Times New Roman" w:hAnsiTheme="minorHAnsi" w:cstheme="minorHAnsi"/>
                <w:color w:val="172B4D"/>
              </w:rPr>
            </w:pPr>
            <w:commentRangeStart w:id="2693"/>
            <w:del w:id="2694" w:author="Ballot Reconciliation" w:date="2023-03-09T09:31:00Z">
              <w:r w:rsidRPr="00E32413">
                <w:rPr>
                  <w:rFonts w:asciiTheme="minorHAnsi" w:eastAsia="Times New Roman" w:hAnsiTheme="minorHAnsi" w:cstheme="minorHAnsi"/>
                  <w:color w:val="003366"/>
                </w:rPr>
                <w:delText>Sex</w:delText>
              </w:r>
            </w:del>
          </w:p>
          <w:p w14:paraId="30C47911" w14:textId="5CA27539" w:rsidR="00227E64" w:rsidRPr="00E32413" w:rsidRDefault="007F5999" w:rsidP="00227E64">
            <w:pPr>
              <w:shd w:val="clear" w:color="auto" w:fill="FFFFFF"/>
              <w:rPr>
                <w:ins w:id="2695" w:author="Ballot Reconciliation" w:date="2023-03-09T09:31:00Z"/>
                <w:rFonts w:asciiTheme="minorHAnsi" w:eastAsia="Times New Roman" w:hAnsiTheme="minorHAnsi" w:cstheme="minorHAnsi"/>
                <w:color w:val="172B4D"/>
              </w:rPr>
            </w:pPr>
            <w:ins w:id="2696" w:author="Ballot Reconciliation" w:date="2023-03-09T09:31:00Z">
              <w:r>
                <w:rPr>
                  <w:rFonts w:asciiTheme="minorHAnsi" w:eastAsia="Times New Roman" w:hAnsiTheme="minorHAnsi" w:cstheme="minorHAnsi"/>
                  <w:color w:val="003366"/>
                </w:rPr>
                <w:fldChar w:fldCharType="begin"/>
              </w:r>
              <w:r>
                <w:rPr>
                  <w:rFonts w:asciiTheme="minorHAnsi" w:eastAsia="Times New Roman" w:hAnsiTheme="minorHAnsi" w:cstheme="minorHAnsi"/>
                  <w:color w:val="003366"/>
                </w:rPr>
                <w:instrText xml:space="preserve"> HYPERLINK "https://www.healthit.gov/isa/taxonomy/term/731/uscdi-v3" </w:instrText>
              </w:r>
              <w:r>
                <w:rPr>
                  <w:rFonts w:asciiTheme="minorHAnsi" w:eastAsia="Times New Roman" w:hAnsiTheme="minorHAnsi" w:cstheme="minorHAnsi"/>
                  <w:color w:val="003366"/>
                </w:rPr>
              </w:r>
              <w:r>
                <w:rPr>
                  <w:rFonts w:asciiTheme="minorHAnsi" w:eastAsia="Times New Roman" w:hAnsiTheme="minorHAnsi" w:cstheme="minorHAnsi"/>
                  <w:color w:val="003366"/>
                </w:rPr>
                <w:fldChar w:fldCharType="separate"/>
              </w:r>
              <w:r w:rsidR="00227E64" w:rsidRPr="007F5999">
                <w:rPr>
                  <w:rStyle w:val="Hyperlink"/>
                  <w:rFonts w:asciiTheme="minorHAnsi" w:eastAsia="Times New Roman" w:hAnsiTheme="minorHAnsi" w:cstheme="minorHAnsi"/>
                </w:rPr>
                <w:t>Sex</w:t>
              </w:r>
              <w:r>
                <w:rPr>
                  <w:rFonts w:asciiTheme="minorHAnsi" w:eastAsia="Times New Roman" w:hAnsiTheme="minorHAnsi" w:cstheme="minorHAnsi"/>
                  <w:color w:val="003366"/>
                </w:rPr>
                <w:fldChar w:fldCharType="end"/>
              </w:r>
            </w:ins>
            <w:commentRangeEnd w:id="2693"/>
            <w:r w:rsidR="00843E43">
              <w:rPr>
                <w:rStyle w:val="CommentReference"/>
              </w:rPr>
              <w:commentReference w:id="2693"/>
            </w:r>
          </w:p>
          <w:p w14:paraId="7C655039" w14:textId="77777777" w:rsidR="00227E64" w:rsidRPr="000E43B8" w:rsidRDefault="00227E64" w:rsidP="00227E64">
            <w:pPr>
              <w:shd w:val="clear" w:color="auto" w:fill="FFFFFF"/>
              <w:spacing w:before="150"/>
              <w:rPr>
                <w:rFonts w:asciiTheme="minorHAnsi" w:eastAsia="Times New Roman" w:hAnsiTheme="minorHAnsi" w:cstheme="minorHAnsi"/>
                <w:color w:val="172B4D"/>
              </w:rPr>
            </w:pPr>
            <w:r w:rsidRPr="000E43B8">
              <w:rPr>
                <w:rFonts w:asciiTheme="minorHAnsi" w:eastAsia="Times New Roman" w:hAnsiTheme="minorHAnsi" w:cstheme="minorHAnsi"/>
                <w:color w:val="000000"/>
              </w:rPr>
              <w:t>Documentation of a specific instance of sex and/or gender information.</w:t>
            </w:r>
          </w:p>
          <w:p w14:paraId="787F8AAF" w14:textId="77777777" w:rsidR="00227E64" w:rsidRPr="000E43B8" w:rsidRDefault="00227E64" w:rsidP="00227E64">
            <w:pPr>
              <w:shd w:val="clear" w:color="auto" w:fill="FFFFFF"/>
              <w:rPr>
                <w:rFonts w:asciiTheme="minorHAnsi" w:eastAsia="Times New Roman" w:hAnsiTheme="minorHAnsi" w:cstheme="minorHAnsi"/>
                <w:b/>
                <w:bCs/>
              </w:rPr>
            </w:pPr>
          </w:p>
        </w:tc>
        <w:tc>
          <w:tcPr>
            <w:tcW w:w="2430" w:type="dxa"/>
          </w:tcPr>
          <w:p w14:paraId="0B911C30" w14:textId="77777777" w:rsidR="00227E64" w:rsidRPr="000E43B8" w:rsidRDefault="00227E64" w:rsidP="00227E64">
            <w:pPr>
              <w:numPr>
                <w:ilvl w:val="0"/>
                <w:numId w:val="43"/>
              </w:numPr>
              <w:shd w:val="clear" w:color="auto" w:fill="FFFFFF"/>
              <w:spacing w:before="100" w:beforeAutospacing="1" w:after="100" w:afterAutospacing="1"/>
              <w:rPr>
                <w:rFonts w:asciiTheme="minorHAnsi" w:eastAsia="Times New Roman" w:hAnsiTheme="minorHAnsi" w:cstheme="minorHAnsi"/>
                <w:color w:val="172B4D"/>
              </w:rPr>
            </w:pPr>
            <w:r w:rsidRPr="000E43B8">
              <w:rPr>
                <w:rFonts w:asciiTheme="minorHAnsi" w:eastAsia="Times New Roman" w:hAnsiTheme="minorHAnsi" w:cstheme="minorHAnsi"/>
                <w:color w:val="172B4D"/>
              </w:rPr>
              <w:t>SNOMED International, Systematized Nomenclature of Medicine Clinical Terms (SNOMED CT®) U.S. Edition, March 2022 Release</w:t>
            </w:r>
          </w:p>
          <w:p w14:paraId="4FF8613F" w14:textId="77777777" w:rsidR="00227E64" w:rsidRPr="000E43B8" w:rsidRDefault="00227E64" w:rsidP="00227E64">
            <w:pPr>
              <w:pStyle w:val="NormalWeb"/>
              <w:spacing w:before="0" w:beforeAutospacing="0" w:after="0" w:afterAutospacing="0"/>
              <w:rPr>
                <w:rFonts w:asciiTheme="minorHAnsi" w:hAnsiTheme="minorHAnsi" w:cstheme="minorHAnsi"/>
              </w:rPr>
            </w:pPr>
          </w:p>
        </w:tc>
        <w:tc>
          <w:tcPr>
            <w:tcW w:w="1797" w:type="dxa"/>
          </w:tcPr>
          <w:p w14:paraId="06B78987" w14:textId="0DFAE2E2" w:rsidR="00227E64" w:rsidRPr="000E43B8" w:rsidRDefault="00BD2E66" w:rsidP="00227E64">
            <w:pPr>
              <w:rPr>
                <w:rFonts w:asciiTheme="minorHAnsi" w:hAnsiTheme="minorHAnsi" w:cstheme="minorHAnsi"/>
                <w:color w:val="172B4D"/>
              </w:rPr>
            </w:pPr>
            <w:ins w:id="2697" w:author="Ballot Reconciliation" w:date="2023-03-09T09:31:00Z">
              <w:r>
                <w:rPr>
                  <w:color w:val="172B4D"/>
                </w:rPr>
                <w:t xml:space="preserve">Birth </w:t>
              </w:r>
            </w:ins>
            <w:r>
              <w:rPr>
                <w:color w:val="172B4D"/>
              </w:rPr>
              <w:t xml:space="preserve">Sex </w:t>
            </w:r>
            <w:del w:id="2698" w:author="Ballot Reconciliation" w:date="2023-03-09T09:31:00Z">
              <w:r w:rsidR="00227E64" w:rsidRPr="00227E64">
                <w:rPr>
                  <w:color w:val="172B4D"/>
                </w:rPr>
                <w:delText xml:space="preserve">for Clinical Use </w:delText>
              </w:r>
            </w:del>
            <w:r>
              <w:rPr>
                <w:color w:val="172B4D"/>
              </w:rPr>
              <w:t>Observation</w:t>
            </w:r>
            <w:ins w:id="2699" w:author="Ballot Reconciliation" w:date="2023-03-09T09:31:00Z">
              <w:r>
                <w:rPr>
                  <w:color w:val="172B4D"/>
                </w:rPr>
                <w:t xml:space="preserve"> (V2)</w:t>
              </w:r>
            </w:ins>
          </w:p>
        </w:tc>
        <w:tc>
          <w:tcPr>
            <w:tcW w:w="3326" w:type="dxa"/>
          </w:tcPr>
          <w:p w14:paraId="33D9906A" w14:textId="77777777" w:rsidR="00227E64" w:rsidRPr="00227E64" w:rsidRDefault="00227E64" w:rsidP="00227E64">
            <w:pPr>
              <w:rPr>
                <w:del w:id="2700" w:author="Ballot Reconciliation" w:date="2023-03-09T09:31:00Z"/>
                <w:rFonts w:ascii="Courier New" w:hAnsi="Courier New" w:cs="Courier New"/>
                <w:color w:val="172B4D"/>
                <w:sz w:val="18"/>
                <w:szCs w:val="18"/>
              </w:rPr>
            </w:pPr>
            <w:del w:id="2701" w:author="Ballot Reconciliation" w:date="2023-03-09T09:31:00Z">
              <w:r w:rsidRPr="00227E64">
                <w:rPr>
                  <w:rFonts w:ascii="Courier New" w:hAnsi="Courier New" w:cs="Courier New"/>
                  <w:color w:val="172B4D"/>
                  <w:sz w:val="18"/>
                  <w:szCs w:val="18"/>
                </w:rPr>
                <w:delText>Observation/</w:delText>
              </w:r>
            </w:del>
            <w:ins w:id="2702" w:author="Ballot Reconciliation" w:date="2023-03-09T09:31:00Z">
              <w:r w:rsidR="004A4BB1" w:rsidRPr="004A4BB1">
                <w:rPr>
                  <w:rFonts w:ascii="Courier New" w:hAnsi="Courier New" w:cs="Courier New"/>
                  <w:color w:val="172B4D"/>
                  <w:sz w:val="18"/>
                  <w:szCs w:val="18"/>
                </w:rPr>
                <w:t>observation[</w:t>
              </w:r>
            </w:ins>
            <w:r w:rsidR="004A4BB1" w:rsidRPr="004A4BB1">
              <w:rPr>
                <w:rFonts w:ascii="Courier New" w:hAnsi="Courier New" w:cs="Courier New"/>
                <w:color w:val="172B4D"/>
                <w:sz w:val="18"/>
                <w:szCs w:val="18"/>
              </w:rPr>
              <w:t>code</w:t>
            </w:r>
            <w:del w:id="2703" w:author="Ballot Reconciliation" w:date="2023-03-09T09:31:00Z">
              <w:r w:rsidRPr="00227E64">
                <w:rPr>
                  <w:rFonts w:ascii="Courier New" w:hAnsi="Courier New" w:cs="Courier New"/>
                  <w:color w:val="172B4D"/>
                  <w:sz w:val="18"/>
                  <w:szCs w:val="18"/>
                </w:rPr>
                <w:delText>="Sex for clinical use"</w:delText>
              </w:r>
            </w:del>
          </w:p>
          <w:p w14:paraId="4A23B923" w14:textId="7D21892C" w:rsidR="00227E64" w:rsidRPr="00B84F2D" w:rsidRDefault="00227E64" w:rsidP="00227E64">
            <w:pPr>
              <w:rPr>
                <w:rFonts w:ascii="Courier New" w:hAnsi="Courier New" w:cs="Courier New"/>
                <w:color w:val="172B4D"/>
                <w:sz w:val="18"/>
                <w:szCs w:val="18"/>
              </w:rPr>
            </w:pPr>
            <w:del w:id="2704" w:author="Ballot Reconciliation" w:date="2023-03-09T09:31:00Z">
              <w:r w:rsidRPr="00227E64">
                <w:rPr>
                  <w:rFonts w:ascii="Courier New" w:hAnsi="Courier New" w:cs="Courier New"/>
                  <w:color w:val="172B4D"/>
                  <w:sz w:val="18"/>
                  <w:szCs w:val="18"/>
                </w:rPr>
                <w:delText>Observation/</w:delText>
              </w:r>
            </w:del>
            <w:ins w:id="2705" w:author="Ballot Reconciliation" w:date="2023-03-09T09:31:00Z">
              <w:r w:rsidR="004A4BB1" w:rsidRPr="004A4BB1">
                <w:rPr>
                  <w:rFonts w:ascii="Courier New" w:hAnsi="Courier New" w:cs="Courier New"/>
                  <w:color w:val="172B4D"/>
                  <w:sz w:val="18"/>
                  <w:szCs w:val="18"/>
                </w:rPr>
                <w:t>/@code="</w:t>
              </w:r>
              <w:r w:rsidR="00BD2E66" w:rsidRPr="00BD2E66">
                <w:rPr>
                  <w:rStyle w:val="XMLname"/>
                </w:rPr>
                <w:t>76689-9</w:t>
              </w:r>
              <w:r w:rsidR="004A4BB1" w:rsidRPr="004A4BB1">
                <w:rPr>
                  <w:rFonts w:ascii="Courier New" w:hAnsi="Courier New" w:cs="Courier New"/>
                  <w:color w:val="172B4D"/>
                  <w:sz w:val="18"/>
                  <w:szCs w:val="18"/>
                </w:rPr>
                <w:t>"]/</w:t>
              </w:r>
            </w:ins>
            <w:r w:rsidR="004A4BB1" w:rsidRPr="004A4BB1">
              <w:rPr>
                <w:rFonts w:ascii="Courier New" w:hAnsi="Courier New" w:cs="Courier New"/>
                <w:color w:val="172B4D"/>
                <w:sz w:val="18"/>
                <w:szCs w:val="18"/>
              </w:rPr>
              <w:t>value</w:t>
            </w:r>
            <w:del w:id="2706" w:author="Ballot Reconciliation" w:date="2023-03-09T09:31:00Z">
              <w:r w:rsidRPr="00227E64">
                <w:rPr>
                  <w:rFonts w:ascii="Courier New" w:hAnsi="Courier New" w:cs="Courier New"/>
                  <w:color w:val="172B4D"/>
                  <w:sz w:val="18"/>
                  <w:szCs w:val="18"/>
                </w:rPr>
                <w:delText xml:space="preserve"> (bound to SNOMED ex for clinical use</w:delText>
              </w:r>
              <w:r w:rsidRPr="00227E64">
                <w:rPr>
                  <w:rFonts w:ascii="Courier New" w:hAnsi="Courier New" w:cs="Courier New"/>
                  <w:b/>
                  <w:bCs/>
                  <w:sz w:val="18"/>
                  <w:szCs w:val="18"/>
                </w:rPr>
                <w:delText> </w:delText>
              </w:r>
              <w:r w:rsidRPr="00227E64">
                <w:rPr>
                  <w:rFonts w:ascii="Courier New" w:hAnsi="Courier New" w:cs="Courier New"/>
                  <w:color w:val="172B4D"/>
                  <w:sz w:val="18"/>
                  <w:szCs w:val="18"/>
                </w:rPr>
                <w:delText>value set)</w:delText>
              </w:r>
            </w:del>
          </w:p>
        </w:tc>
      </w:tr>
    </w:tbl>
    <w:p w14:paraId="3D2F5319" w14:textId="0A986821" w:rsidR="00992641" w:rsidRDefault="00E518B4" w:rsidP="00E518B4">
      <w:pPr>
        <w:pStyle w:val="Caption"/>
      </w:pPr>
      <w:bookmarkStart w:id="2707" w:name="_Toc118898860"/>
      <w:bookmarkStart w:id="2708" w:name="_Toc127519380"/>
      <w:bookmarkStart w:id="2709" w:name="_Toc119940064"/>
      <w:r>
        <w:t xml:space="preserve">Table </w:t>
      </w:r>
      <w:r w:rsidR="008B59D0">
        <w:fldChar w:fldCharType="begin"/>
      </w:r>
      <w:r w:rsidR="008B59D0">
        <w:instrText xml:space="preserve"> SEQ Table \* ARABIC </w:instrText>
      </w:r>
      <w:r w:rsidR="008B59D0">
        <w:fldChar w:fldCharType="separate"/>
      </w:r>
      <w:del w:id="2710" w:author="Ballot Reconciliation" w:date="2023-03-09T09:31:00Z">
        <w:r w:rsidR="00F10C7C">
          <w:rPr>
            <w:noProof/>
          </w:rPr>
          <w:delText>75</w:delText>
        </w:r>
      </w:del>
      <w:ins w:id="2711" w:author="Ballot Reconciliation" w:date="2023-03-09T09:31:00Z">
        <w:r w:rsidR="00DC1072">
          <w:rPr>
            <w:noProof/>
          </w:rPr>
          <w:t>74</w:t>
        </w:r>
      </w:ins>
      <w:r w:rsidR="008B59D0">
        <w:rPr>
          <w:noProof/>
        </w:rPr>
        <w:fldChar w:fldCharType="end"/>
      </w:r>
      <w:r>
        <w:t xml:space="preserve">: </w:t>
      </w:r>
      <w:r w:rsidRPr="001601DB">
        <w:t xml:space="preserve">USCDI Data Elements - </w:t>
      </w:r>
      <w:r>
        <w:t>Patient Demographics</w:t>
      </w:r>
      <w:bookmarkEnd w:id="2707"/>
      <w:bookmarkEnd w:id="2708"/>
      <w:bookmarkEnd w:id="2709"/>
    </w:p>
    <w:p w14:paraId="0BF2323D" w14:textId="3C2BE198" w:rsidR="000B3F91" w:rsidRDefault="004724A8" w:rsidP="004E29C8">
      <w:pPr>
        <w:pStyle w:val="Heading4"/>
      </w:pPr>
      <w:r>
        <w:t>Sexual Orientation</w:t>
      </w:r>
    </w:p>
    <w:p w14:paraId="19B7C129" w14:textId="77777777" w:rsidR="000B3F91" w:rsidRPr="00ED1E82" w:rsidRDefault="000B3F91" w:rsidP="000B3F91">
      <w:pPr>
        <w:rPr>
          <w:rFonts w:asciiTheme="minorHAnsi" w:hAnsiTheme="minorHAnsi" w:cstheme="minorHAnsi"/>
        </w:rPr>
      </w:pPr>
      <w:r w:rsidRPr="00ED1E82">
        <w:rPr>
          <w:rFonts w:asciiTheme="minorHAnsi" w:hAnsiTheme="minorHAnsi" w:cstheme="minorHAnsi"/>
        </w:rPr>
        <w:t>No additional guidance</w:t>
      </w:r>
    </w:p>
    <w:p w14:paraId="7C6C2D09" w14:textId="6E09E063" w:rsidR="00EF36D1" w:rsidRDefault="00EF36D1" w:rsidP="004E29C8">
      <w:pPr>
        <w:pStyle w:val="Heading4"/>
      </w:pPr>
      <w:r>
        <w:t>Gender Identity</w:t>
      </w:r>
    </w:p>
    <w:p w14:paraId="60D739E1" w14:textId="7F3D6B77" w:rsidR="00437475" w:rsidRDefault="00EF36D1" w:rsidP="00EF36D1">
      <w:pPr>
        <w:rPr>
          <w:ins w:id="2712" w:author="Ballot Reconciliation" w:date="2023-03-09T09:31:00Z"/>
          <w:rFonts w:asciiTheme="minorHAnsi" w:hAnsiTheme="minorHAnsi" w:cstheme="minorHAnsi"/>
        </w:rPr>
      </w:pPr>
      <w:commentRangeStart w:id="2713"/>
      <w:del w:id="2714" w:author="Ballot Reconciliation" w:date="2023-03-09T09:31:00Z">
        <w:r w:rsidRPr="00ED1E82">
          <w:rPr>
            <w:rFonts w:asciiTheme="minorHAnsi" w:hAnsiTheme="minorHAnsi" w:cstheme="minorHAnsi"/>
          </w:rPr>
          <w:delText xml:space="preserve">In </w:delText>
        </w:r>
        <w:r w:rsidR="003C4967" w:rsidRPr="00ED1E82">
          <w:rPr>
            <w:rFonts w:asciiTheme="minorHAnsi" w:hAnsiTheme="minorHAnsi" w:cstheme="minorHAnsi"/>
          </w:rPr>
          <w:delText>accordance with guidance from</w:delText>
        </w:r>
        <w:r w:rsidRPr="00ED1E82">
          <w:rPr>
            <w:rFonts w:asciiTheme="minorHAnsi" w:hAnsiTheme="minorHAnsi" w:cstheme="minorHAnsi"/>
          </w:rPr>
          <w:delText xml:space="preserve"> the</w:delText>
        </w:r>
      </w:del>
      <w:ins w:id="2715" w:author="Ballot Reconciliation" w:date="2023-03-09T09:31:00Z">
        <w:r w:rsidR="00437475">
          <w:rPr>
            <w:rFonts w:asciiTheme="minorHAnsi" w:hAnsiTheme="minorHAnsi" w:cstheme="minorHAnsi"/>
          </w:rPr>
          <w:t>The</w:t>
        </w:r>
      </w:ins>
      <w:r w:rsidRPr="00ED1E82">
        <w:rPr>
          <w:rFonts w:asciiTheme="minorHAnsi" w:hAnsiTheme="minorHAnsi" w:cstheme="minorHAnsi"/>
        </w:rPr>
        <w:t xml:space="preserve"> </w:t>
      </w:r>
      <w:hyperlink r:id="rId127" w:history="1">
        <w:r w:rsidRPr="00ED1E82">
          <w:rPr>
            <w:rStyle w:val="Hyperlink"/>
            <w:rFonts w:asciiTheme="minorHAnsi" w:hAnsiTheme="minorHAnsi" w:cstheme="minorHAnsi"/>
          </w:rPr>
          <w:t>Gender Harmony project</w:t>
        </w:r>
      </w:hyperlink>
      <w:r w:rsidRPr="00ED1E82">
        <w:rPr>
          <w:rFonts w:asciiTheme="minorHAnsi" w:hAnsiTheme="minorHAnsi" w:cstheme="minorHAnsi"/>
        </w:rPr>
        <w:t xml:space="preserve">, </w:t>
      </w:r>
      <w:del w:id="2716" w:author="Ballot Reconciliation" w:date="2023-03-09T09:31:00Z">
        <w:r w:rsidR="003C4967" w:rsidRPr="00ED1E82">
          <w:rPr>
            <w:rFonts w:asciiTheme="minorHAnsi" w:hAnsiTheme="minorHAnsi" w:cstheme="minorHAnsi"/>
          </w:rPr>
          <w:delText xml:space="preserve">implementers should not include </w:delText>
        </w:r>
        <w:r w:rsidRPr="00ED1E82">
          <w:rPr>
            <w:rFonts w:asciiTheme="minorHAnsi" w:hAnsiTheme="minorHAnsi" w:cstheme="minorHAnsi"/>
          </w:rPr>
          <w:delText xml:space="preserve"> Female-to-Male (FTM)/Transgender Male/Trans Man. (407377005) and Male-to-Female (MTF)/Transgender Female/Trans Woman. (407376001)</w:delText>
        </w:r>
        <w:r w:rsidR="003C4967" w:rsidRPr="00ED1E82">
          <w:rPr>
            <w:rFonts w:asciiTheme="minorHAnsi" w:hAnsiTheme="minorHAnsi" w:cstheme="minorHAnsi"/>
          </w:rPr>
          <w:delText xml:space="preserve">. The value set </w:delText>
        </w:r>
        <w:r>
          <w:fldChar w:fldCharType="begin"/>
        </w:r>
        <w:r>
          <w:delInstrText>HYPERLINK "https://vsac.nlm.nih.gov/valueset/2.16.840.1.113762.1.4.1021.101/expansion/Latest"</w:delInstrText>
        </w:r>
        <w:r>
          <w:fldChar w:fldCharType="separate"/>
        </w:r>
        <w:r w:rsidR="003C4967" w:rsidRPr="00ED1E82">
          <w:rPr>
            <w:rStyle w:val="Hyperlink"/>
            <w:rFonts w:asciiTheme="minorHAnsi" w:hAnsiTheme="minorHAnsi" w:cstheme="minorHAnsi"/>
          </w:rPr>
          <w:delText>Gender Identity</w:delText>
        </w:r>
        <w:r>
          <w:rPr>
            <w:rStyle w:val="Hyperlink"/>
            <w:rFonts w:asciiTheme="minorHAnsi" w:hAnsiTheme="minorHAnsi" w:cstheme="minorHAnsi"/>
          </w:rPr>
          <w:fldChar w:fldCharType="end"/>
        </w:r>
        <w:r w:rsidR="003C4967" w:rsidRPr="00ED1E82">
          <w:rPr>
            <w:rFonts w:asciiTheme="minorHAnsi" w:hAnsiTheme="minorHAnsi" w:cstheme="minorHAnsi"/>
          </w:rPr>
          <w:delText xml:space="preserve"> is in VSAC.</w:delText>
        </w:r>
      </w:del>
      <w:ins w:id="2717" w:author="Ballot Reconciliation" w:date="2023-03-09T09:31:00Z">
        <w:r w:rsidR="00437475">
          <w:rPr>
            <w:rFonts w:asciiTheme="minorHAnsi" w:hAnsiTheme="minorHAnsi" w:cstheme="minorHAnsi"/>
          </w:rPr>
          <w:t xml:space="preserve">does not recommend the use of the terms and codes </w:t>
        </w:r>
        <w:r w:rsidR="003C4967" w:rsidRPr="00ED1E82">
          <w:rPr>
            <w:rFonts w:asciiTheme="minorHAnsi" w:hAnsiTheme="minorHAnsi" w:cstheme="minorHAnsi"/>
          </w:rPr>
          <w:t xml:space="preserve"> </w:t>
        </w:r>
        <w:r w:rsidR="00437475" w:rsidRPr="00254B4A">
          <w:rPr>
            <w:rFonts w:asciiTheme="minorHAnsi" w:hAnsiTheme="minorHAnsi" w:cstheme="minorHAnsi"/>
            <w:i/>
            <w:iCs/>
          </w:rPr>
          <w:t xml:space="preserve">Male-to-female transsexual (407376001)or Female-to-male transsexual (407377005). </w:t>
        </w:r>
        <w:r w:rsidR="00437475">
          <w:rPr>
            <w:rFonts w:asciiTheme="minorHAnsi" w:hAnsiTheme="minorHAnsi" w:cstheme="minorHAnsi"/>
          </w:rPr>
          <w:t xml:space="preserve">However, they are in the bound </w:t>
        </w:r>
        <w:r w:rsidR="00437475">
          <w:fldChar w:fldCharType="begin"/>
        </w:r>
        <w:r w:rsidR="00351260">
          <w:instrText>HYPERLINK "https://vsac.nlm.nih.gov/valueset/2.16.840.1.113762.1.4.1021.101/expansion"</w:instrText>
        </w:r>
        <w:r w:rsidR="00437475">
          <w:fldChar w:fldCharType="separate"/>
        </w:r>
        <w:r w:rsidR="00437475" w:rsidRPr="00ED1E82">
          <w:rPr>
            <w:rStyle w:val="Hyperlink"/>
            <w:rFonts w:asciiTheme="minorHAnsi" w:hAnsiTheme="minorHAnsi" w:cstheme="minorHAnsi"/>
          </w:rPr>
          <w:t>Gender Identity</w:t>
        </w:r>
        <w:r w:rsidR="00437475">
          <w:rPr>
            <w:rStyle w:val="Hyperlink"/>
            <w:rFonts w:asciiTheme="minorHAnsi" w:hAnsiTheme="minorHAnsi" w:cstheme="minorHAnsi"/>
          </w:rPr>
          <w:fldChar w:fldCharType="end"/>
        </w:r>
        <w:r w:rsidR="00437475">
          <w:rPr>
            <w:rStyle w:val="Hyperlink"/>
            <w:rFonts w:asciiTheme="minorHAnsi" w:hAnsiTheme="minorHAnsi" w:cstheme="minorHAnsi"/>
          </w:rPr>
          <w:t xml:space="preserve"> </w:t>
        </w:r>
        <w:r w:rsidR="00437475">
          <w:rPr>
            <w:rFonts w:asciiTheme="minorHAnsi" w:hAnsiTheme="minorHAnsi" w:cstheme="minorHAnsi"/>
          </w:rPr>
          <w:t xml:space="preserve">value </w:t>
        </w:r>
        <w:r w:rsidR="00351260">
          <w:rPr>
            <w:rFonts w:asciiTheme="minorHAnsi" w:hAnsiTheme="minorHAnsi" w:cstheme="minorHAnsi"/>
          </w:rPr>
          <w:t xml:space="preserve">set </w:t>
        </w:r>
        <w:r w:rsidR="00437475">
          <w:rPr>
            <w:rFonts w:asciiTheme="minorHAnsi" w:hAnsiTheme="minorHAnsi" w:cstheme="minorHAnsi"/>
          </w:rPr>
          <w:t>and are permitted to be used.</w:t>
        </w:r>
      </w:ins>
      <w:commentRangeEnd w:id="2713"/>
      <w:r w:rsidR="00AD0004">
        <w:rPr>
          <w:rStyle w:val="CommentReference"/>
        </w:rPr>
        <w:commentReference w:id="2713"/>
      </w:r>
    </w:p>
    <w:p w14:paraId="59794F60" w14:textId="77777777" w:rsidR="00437475" w:rsidRDefault="00437475" w:rsidP="00EF36D1">
      <w:pPr>
        <w:rPr>
          <w:rFonts w:asciiTheme="minorHAnsi" w:hAnsiTheme="minorHAnsi" w:cstheme="minorHAnsi"/>
        </w:rPr>
      </w:pPr>
    </w:p>
    <w:p w14:paraId="2027D758" w14:textId="77777777" w:rsidR="000E43B8" w:rsidRDefault="000E43B8" w:rsidP="004E29C8">
      <w:pPr>
        <w:pStyle w:val="Heading4"/>
        <w:rPr>
          <w:color w:val="172B4D"/>
        </w:rPr>
      </w:pPr>
      <w:r>
        <w:t>Date of Death</w:t>
      </w:r>
    </w:p>
    <w:p w14:paraId="337D19D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CDA has the sdtc:deceasedInd and sdtc:deceasedTime extensions that represents that a patient is deceased, sdtc:deceasedInd = "true" and sdtc:deceasedTime, to indicate the time of death. Note that these extensions may also be associated with other subject/persons present in the document.</w:t>
      </w:r>
    </w:p>
    <w:p w14:paraId="61563DC0" w14:textId="5314F6C5" w:rsidR="000E43B8" w:rsidRPr="004E29C8" w:rsidRDefault="000E43B8" w:rsidP="004E29C8">
      <w:pPr>
        <w:pStyle w:val="Heading4"/>
      </w:pPr>
      <w:r w:rsidRPr="004E29C8">
        <w:t>Tribal Affiliation</w:t>
      </w:r>
    </w:p>
    <w:p w14:paraId="448BE25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tribal affiliation template represents a tribe or band with which an individual associates. It does not reflect official tribal enrollment.</w:t>
      </w:r>
    </w:p>
    <w:p w14:paraId="4577EE0A" w14:textId="339415CC" w:rsidR="000E43B8" w:rsidRPr="004E29C8" w:rsidRDefault="000E43B8" w:rsidP="004E29C8">
      <w:pPr>
        <w:pStyle w:val="Heading4"/>
      </w:pPr>
      <w:r w:rsidRPr="004E29C8">
        <w:lastRenderedPageBreak/>
        <w:t>Related Person's Name</w:t>
      </w:r>
    </w:p>
    <w:p w14:paraId="389EE44D" w14:textId="027A458A"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42A939E9" w14:textId="664BBE3A" w:rsidR="000E43B8" w:rsidRPr="004E29C8" w:rsidRDefault="000E43B8" w:rsidP="004E29C8">
      <w:pPr>
        <w:pStyle w:val="Heading4"/>
      </w:pPr>
      <w:r w:rsidRPr="004E29C8">
        <w:t>Related Person's Relationship</w:t>
      </w:r>
    </w:p>
    <w:p w14:paraId="711F749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5EC98420" w14:textId="27CA6B6B" w:rsidR="000E43B8" w:rsidRPr="004E29C8" w:rsidRDefault="000E43B8" w:rsidP="004E29C8">
      <w:pPr>
        <w:pStyle w:val="Heading4"/>
      </w:pPr>
      <w:r w:rsidRPr="004E29C8">
        <w:t>Occupation</w:t>
      </w:r>
    </w:p>
    <w:p w14:paraId="3D89FDB7" w14:textId="31DD30EF"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Occupation template is a simple observation template that is similar to the Past or Present Occupation Observation template found in </w:t>
      </w:r>
      <w:hyperlink r:id="rId128"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or use in the general clinical context and binds to the most recent ODH value set from Occupational Data for Health, version 20201030 code system.</w:t>
      </w:r>
    </w:p>
    <w:p w14:paraId="71D71BD6" w14:textId="0DAB1BDE" w:rsidR="000E43B8" w:rsidRPr="004E29C8" w:rsidRDefault="000E43B8" w:rsidP="004E29C8">
      <w:pPr>
        <w:pStyle w:val="Heading4"/>
      </w:pPr>
      <w:r w:rsidRPr="004E29C8">
        <w:t>Occupation Industry</w:t>
      </w:r>
    </w:p>
    <w:p w14:paraId="6453D01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Industry template is a simple observation template that is similar to the Past or Present Industry Observation template found in </w:t>
      </w:r>
      <w:hyperlink r:id="rId129"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for use in the general clinical context and binds to the most recent ODH value set from Occupational Data for Health, version 20201030 code system.</w:t>
      </w:r>
    </w:p>
    <w:p w14:paraId="7E62B2D5" w14:textId="7C665F47" w:rsidR="000E43B8" w:rsidRPr="004E29C8" w:rsidRDefault="000E43B8" w:rsidP="004E29C8">
      <w:pPr>
        <w:pStyle w:val="Heading4"/>
      </w:pPr>
      <w:r w:rsidRPr="004E29C8">
        <w:t>Sex</w:t>
      </w:r>
    </w:p>
    <w:p w14:paraId="3AB0FAA7" w14:textId="40C9BB5D" w:rsidR="000E43B8" w:rsidRPr="00ED1E82" w:rsidRDefault="00227E64" w:rsidP="00EF36D1">
      <w:pPr>
        <w:rPr>
          <w:rFonts w:asciiTheme="minorHAnsi" w:hAnsiTheme="minorHAnsi" w:cstheme="minorHAnsi"/>
        </w:rPr>
      </w:pPr>
      <w:del w:id="2718" w:author="Ballot Reconciliation" w:date="2023-03-09T09:31:00Z">
        <w:r w:rsidRPr="00227E64">
          <w:rPr>
            <w:rFonts w:asciiTheme="minorHAnsi" w:hAnsiTheme="minorHAnsi" w:cstheme="minorHAnsi"/>
          </w:rPr>
          <w:delText xml:space="preserve">A new template was created to represents sex for clinical use.  Sex for Clinical Use is a categorization of sex derived from information such as recent hormone lab tests, genetic testing, menstrual status, obstetric history, etc. Sex for Clinical Use is a contextual concept. </w:delText>
        </w:r>
      </w:del>
      <w:r w:rsidRPr="00227E64">
        <w:rPr>
          <w:rFonts w:asciiTheme="minorHAnsi" w:hAnsiTheme="minorHAnsi" w:cstheme="minorHAnsi"/>
        </w:rPr>
        <w:t xml:space="preserve">The Birth Sex Observation template </w:t>
      </w:r>
      <w:del w:id="2719" w:author="Ballot Reconciliation" w:date="2023-03-09T09:31:00Z">
        <w:r w:rsidRPr="00227E64">
          <w:rPr>
            <w:rFonts w:asciiTheme="minorHAnsi" w:hAnsiTheme="minorHAnsi" w:cstheme="minorHAnsi"/>
          </w:rPr>
          <w:delText xml:space="preserve">is retained in the Companion Guide and </w:delText>
        </w:r>
      </w:del>
      <w:r w:rsidRPr="00227E64">
        <w:rPr>
          <w:rFonts w:asciiTheme="minorHAnsi" w:hAnsiTheme="minorHAnsi" w:cstheme="minorHAnsi"/>
        </w:rPr>
        <w:t xml:space="preserve">reflects </w:t>
      </w:r>
      <w:del w:id="2720" w:author="Ballot Reconciliation" w:date="2023-03-09T09:31:00Z">
        <w:r w:rsidRPr="00227E64">
          <w:rPr>
            <w:rFonts w:asciiTheme="minorHAnsi" w:hAnsiTheme="minorHAnsi" w:cstheme="minorHAnsi"/>
          </w:rPr>
          <w:delText xml:space="preserve">specifically </w:delText>
        </w:r>
      </w:del>
      <w:r w:rsidRPr="00227E64">
        <w:rPr>
          <w:rFonts w:asciiTheme="minorHAnsi" w:hAnsiTheme="minorHAnsi" w:cstheme="minorHAnsi"/>
        </w:rPr>
        <w:t xml:space="preserve">the </w:t>
      </w:r>
      <w:del w:id="2721" w:author="Ballot Reconciliation" w:date="2023-03-09T09:31:00Z">
        <w:r w:rsidRPr="00227E64">
          <w:rPr>
            <w:rFonts w:asciiTheme="minorHAnsi" w:hAnsiTheme="minorHAnsi" w:cstheme="minorHAnsi"/>
          </w:rPr>
          <w:delText>sex</w:delText>
        </w:r>
      </w:del>
      <w:ins w:id="2722" w:author="Ballot Reconciliation" w:date="2023-03-09T09:31:00Z">
        <w:r w:rsidR="00BD2E66">
          <w:rPr>
            <w:rFonts w:asciiTheme="minorHAnsi" w:hAnsiTheme="minorHAnsi" w:cstheme="minorHAnsi"/>
          </w:rPr>
          <w:t>S</w:t>
        </w:r>
        <w:r w:rsidRPr="00227E64">
          <w:rPr>
            <w:rFonts w:asciiTheme="minorHAnsi" w:hAnsiTheme="minorHAnsi" w:cstheme="minorHAnsi"/>
          </w:rPr>
          <w:t>ex</w:t>
        </w:r>
      </w:ins>
      <w:r w:rsidRPr="00227E64">
        <w:rPr>
          <w:rFonts w:asciiTheme="minorHAnsi" w:hAnsiTheme="minorHAnsi" w:cstheme="minorHAnsi"/>
        </w:rPr>
        <w:t xml:space="preserve"> assigned at birth concept present in USCDI v1 and v2</w:t>
      </w:r>
      <w:del w:id="2723" w:author="Ballot Reconciliation" w:date="2023-03-09T09:31:00Z">
        <w:r w:rsidRPr="00227E64">
          <w:rPr>
            <w:rFonts w:asciiTheme="minorHAnsi" w:hAnsiTheme="minorHAnsi" w:cstheme="minorHAnsi"/>
          </w:rPr>
          <w:delText>.</w:delText>
        </w:r>
      </w:del>
      <w:ins w:id="2724" w:author="Ballot Reconciliation" w:date="2023-03-09T09:31:00Z">
        <w:r w:rsidR="00BD2E66">
          <w:rPr>
            <w:rFonts w:asciiTheme="minorHAnsi" w:hAnsiTheme="minorHAnsi" w:cstheme="minorHAnsi"/>
          </w:rPr>
          <w:t xml:space="preserve"> and the Sex concept in USCDI V3</w:t>
        </w:r>
      </w:ins>
    </w:p>
    <w:p w14:paraId="1AA4A3BB" w14:textId="47D2E35C" w:rsidR="001E7AE2" w:rsidRPr="00A61A3F" w:rsidRDefault="001E7AE2" w:rsidP="00C17F49">
      <w:pPr>
        <w:pStyle w:val="Heading3"/>
      </w:pPr>
      <w:bookmarkStart w:id="2725" w:name="_Toc127519215"/>
      <w:bookmarkStart w:id="2726" w:name="_Toc119939898"/>
      <w:r w:rsidRPr="00A61A3F">
        <w:t>Problems</w:t>
      </w:r>
      <w:bookmarkEnd w:id="2725"/>
      <w:bookmarkEnd w:id="2726"/>
    </w:p>
    <w:p w14:paraId="0069232E" w14:textId="27DE4850" w:rsidR="00633E04" w:rsidRPr="00ED1E82" w:rsidRDefault="00633E04" w:rsidP="00633E04">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14:paraId="1588E74D" w14:textId="77777777" w:rsidR="00E518B4" w:rsidRPr="00633E04" w:rsidRDefault="00E518B4" w:rsidP="00633E04"/>
    <w:tbl>
      <w:tblPr>
        <w:tblStyle w:val="TableGrid"/>
        <w:tblW w:w="9910" w:type="dxa"/>
        <w:tblLook w:val="04A0" w:firstRow="1" w:lastRow="0" w:firstColumn="1" w:lastColumn="0" w:noHBand="0" w:noVBand="1"/>
      </w:tblPr>
      <w:tblGrid>
        <w:gridCol w:w="1810"/>
        <w:gridCol w:w="1595"/>
        <w:gridCol w:w="1968"/>
        <w:gridCol w:w="4537"/>
      </w:tblGrid>
      <w:tr w:rsidR="00533DE4" w:rsidRPr="00ED1E82" w14:paraId="5B6F386A" w14:textId="77777777" w:rsidTr="004E29C8">
        <w:tc>
          <w:tcPr>
            <w:tcW w:w="1894" w:type="dxa"/>
            <w:shd w:val="clear" w:color="auto" w:fill="2E74B5" w:themeFill="accent5" w:themeFillShade="BF"/>
          </w:tcPr>
          <w:p w14:paraId="7D479F30"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14:paraId="3FB2ED26"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14:paraId="4E40964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14:paraId="1ED1387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00633E04" w:rsidRPr="00ED1E82" w14:paraId="7EDB02CA" w14:textId="77777777" w:rsidTr="004E29C8">
        <w:trPr>
          <w:trHeight w:val="950"/>
        </w:trPr>
        <w:tc>
          <w:tcPr>
            <w:tcW w:w="1894" w:type="dxa"/>
            <w:vMerge w:val="restart"/>
          </w:tcPr>
          <w:p w14:paraId="2056A9C5" w14:textId="70E2FB2A" w:rsidR="00633E04" w:rsidRPr="00ED1E82" w:rsidRDefault="008B59D0" w:rsidP="00E518B4">
            <w:pPr>
              <w:pStyle w:val="NormalWeb"/>
              <w:spacing w:before="0" w:beforeAutospacing="0" w:after="0" w:afterAutospacing="0"/>
              <w:rPr>
                <w:rFonts w:asciiTheme="minorHAnsi" w:hAnsiTheme="minorHAnsi" w:cstheme="minorHAnsi"/>
                <w:color w:val="172B4D"/>
              </w:rPr>
            </w:pPr>
            <w:hyperlink r:id="rId130" w:history="1">
              <w:r w:rsidR="00633E04" w:rsidRPr="00ED1E82">
                <w:rPr>
                  <w:rStyle w:val="Hyperlink"/>
                  <w:rFonts w:asciiTheme="minorHAnsi" w:hAnsiTheme="minorHAnsi" w:cstheme="minorHAnsi"/>
                </w:rPr>
                <w:t>SDOH Problems/Health Concerns</w:t>
              </w:r>
            </w:hyperlink>
          </w:p>
          <w:p w14:paraId="54D433E4" w14:textId="37BBA0BE" w:rsidR="00633E04" w:rsidRPr="00ED1E82" w:rsidRDefault="00633E04" w:rsidP="00E518B4">
            <w:pPr>
              <w:rPr>
                <w:rStyle w:val="Strong"/>
                <w:rFonts w:asciiTheme="minorHAnsi" w:hAnsiTheme="minorHAnsi" w:cstheme="minorHAnsi"/>
                <w:color w:val="172B4D"/>
              </w:rPr>
            </w:pPr>
            <w:r w:rsidRPr="00ED1E82">
              <w:rPr>
                <w:rFonts w:asciiTheme="minorHAnsi" w:hAnsiTheme="minorHAnsi" w:cstheme="minorHAnsi"/>
                <w:color w:val="172B4D"/>
              </w:rPr>
              <w:t xml:space="preserve">An identified Social Determinants of Health-related condition (e.g., Homelessness (finding), Lack of </w:t>
            </w:r>
            <w:r w:rsidRPr="00ED1E82">
              <w:rPr>
                <w:rFonts w:asciiTheme="minorHAnsi" w:hAnsiTheme="minorHAnsi" w:cstheme="minorHAnsi"/>
                <w:color w:val="172B4D"/>
              </w:rPr>
              <w:lastRenderedPageBreak/>
              <w:t>adequate food Z59.41, Transport too expensive (finding)). SDOH data relate to conditions in which people live, learn, work, and play and their effects on health risks and outcomes.</w:t>
            </w:r>
          </w:p>
        </w:tc>
        <w:tc>
          <w:tcPr>
            <w:tcW w:w="1680" w:type="dxa"/>
            <w:vMerge w:val="restart"/>
          </w:tcPr>
          <w:p w14:paraId="34125903"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lastRenderedPageBreak/>
              <w:t>• SNOMED International, Systematized Nomenclature of Medicine Clinical Terms (SNOMED CT®) U.S. Edition, March 2021 Release </w:t>
            </w:r>
          </w:p>
          <w:p w14:paraId="6BD7958E" w14:textId="3EEDA693"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lastRenderedPageBreak/>
              <w:t>• International Classification of Diseases ICD-10-CM 2021</w:t>
            </w:r>
          </w:p>
        </w:tc>
        <w:tc>
          <w:tcPr>
            <w:tcW w:w="2271" w:type="dxa"/>
          </w:tcPr>
          <w:p w14:paraId="333F78D5" w14:textId="4FC18ED6"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lastRenderedPageBreak/>
              <w:t>For SDOH Problems</w:t>
            </w:r>
            <w:r w:rsidRPr="00ED1E82">
              <w:rPr>
                <w:rFonts w:asciiTheme="minorHAnsi" w:hAnsiTheme="minorHAnsi" w:cstheme="minorHAnsi"/>
              </w:rPr>
              <w:t>:</w:t>
            </w:r>
          </w:p>
          <w:p w14:paraId="4F919284" w14:textId="77777777" w:rsidR="006B2604" w:rsidRPr="00ED1E82" w:rsidRDefault="006B2604" w:rsidP="00E518B4">
            <w:pPr>
              <w:rPr>
                <w:rFonts w:asciiTheme="minorHAnsi" w:hAnsiTheme="minorHAnsi" w:cstheme="minorHAnsi"/>
              </w:rPr>
            </w:pPr>
          </w:p>
          <w:p w14:paraId="48915FB9" w14:textId="6645FD61" w:rsidR="00633E04" w:rsidRPr="00ED1E82" w:rsidRDefault="00633E04" w:rsidP="00E518B4">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14:paraId="22F8C1D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14:paraId="2BD0A873" w14:textId="77777777" w:rsidR="00633E04" w:rsidRPr="00907779" w:rsidRDefault="00633E04" w:rsidP="00E518B4">
            <w:pPr>
              <w:rPr>
                <w:rFonts w:ascii="Courier New" w:hAnsi="Courier New" w:cs="Courier New"/>
                <w:color w:val="172B4D"/>
                <w:sz w:val="18"/>
                <w:szCs w:val="18"/>
              </w:rPr>
            </w:pPr>
          </w:p>
        </w:tc>
      </w:tr>
      <w:tr w:rsidR="00633E04" w:rsidRPr="00ED1E82" w14:paraId="6DE1CD11" w14:textId="77777777" w:rsidTr="004E29C8">
        <w:trPr>
          <w:trHeight w:val="1290"/>
        </w:trPr>
        <w:tc>
          <w:tcPr>
            <w:tcW w:w="1894" w:type="dxa"/>
            <w:vMerge/>
          </w:tcPr>
          <w:p w14:paraId="3E252B87"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3303B47C"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301E5630" w14:textId="769540C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in Social History:</w:t>
            </w:r>
          </w:p>
          <w:p w14:paraId="56E30741" w14:textId="77777777" w:rsidR="006B2604" w:rsidRPr="00ED1E82" w:rsidRDefault="006B2604" w:rsidP="00E518B4">
            <w:pPr>
              <w:rPr>
                <w:rFonts w:asciiTheme="minorHAnsi" w:hAnsiTheme="minorHAnsi" w:cstheme="minorHAnsi"/>
                <w:color w:val="172B4D"/>
              </w:rPr>
            </w:pPr>
          </w:p>
          <w:p w14:paraId="302FCCBE" w14:textId="437F49C3" w:rsidR="00633E04" w:rsidRPr="00ED1E82" w:rsidRDefault="00633E04" w:rsidP="00E518B4">
            <w:pPr>
              <w:rPr>
                <w:rFonts w:asciiTheme="minorHAnsi" w:hAnsiTheme="minorHAnsi" w:cstheme="minorHAnsi"/>
              </w:rPr>
            </w:pPr>
            <w:r w:rsidRPr="00ED1E82">
              <w:rPr>
                <w:rFonts w:asciiTheme="minorHAnsi" w:hAnsiTheme="minorHAnsi" w:cstheme="minorHAnsi"/>
              </w:rPr>
              <w:t>Social History Observation</w:t>
            </w:r>
          </w:p>
        </w:tc>
        <w:tc>
          <w:tcPr>
            <w:tcW w:w="4065" w:type="dxa"/>
          </w:tcPr>
          <w:p w14:paraId="34CE6ABE" w14:textId="757E69EC"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00633E04" w:rsidRPr="00ED1E82" w14:paraId="7DF41536" w14:textId="77777777" w:rsidTr="004E29C8">
        <w:trPr>
          <w:trHeight w:val="1290"/>
        </w:trPr>
        <w:tc>
          <w:tcPr>
            <w:tcW w:w="1894" w:type="dxa"/>
            <w:vMerge/>
          </w:tcPr>
          <w:p w14:paraId="3DF2ED85"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2B8EDCA9"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1BF54AD3" w14:textId="6B57B74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006B2604" w:rsidRPr="00ED1E82">
              <w:rPr>
                <w:rFonts w:asciiTheme="minorHAnsi" w:hAnsiTheme="minorHAnsi" w:cstheme="minorHAnsi"/>
                <w:color w:val="172B4D"/>
              </w:rPr>
              <w:t>:</w:t>
            </w:r>
          </w:p>
          <w:p w14:paraId="1F1F181B" w14:textId="77777777" w:rsidR="006B2604" w:rsidRPr="00ED1E82" w:rsidRDefault="006B2604" w:rsidP="00E518B4">
            <w:pPr>
              <w:rPr>
                <w:rFonts w:asciiTheme="minorHAnsi" w:hAnsiTheme="minorHAnsi" w:cstheme="minorHAnsi"/>
                <w:color w:val="172B4D"/>
              </w:rPr>
            </w:pPr>
          </w:p>
          <w:p w14:paraId="22B414F7" w14:textId="259D8F25" w:rsidR="00633E04" w:rsidRPr="00ED1E82" w:rsidRDefault="00633E04" w:rsidP="00E518B4">
            <w:pPr>
              <w:rPr>
                <w:rFonts w:asciiTheme="minorHAnsi" w:hAnsiTheme="minorHAnsi" w:cstheme="minorHAnsi"/>
              </w:rPr>
            </w:pPr>
            <w:r w:rsidRPr="00ED1E82">
              <w:rPr>
                <w:rFonts w:asciiTheme="minorHAnsi" w:hAnsiTheme="minorHAnsi" w:cstheme="minorHAnsi"/>
              </w:rPr>
              <w:t>Health Concern Act</w:t>
            </w:r>
          </w:p>
        </w:tc>
        <w:tc>
          <w:tcPr>
            <w:tcW w:w="4065" w:type="dxa"/>
          </w:tcPr>
          <w:p w14:paraId="05FF868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/entry/act/entryRelationship</w:t>
            </w:r>
          </w:p>
          <w:p w14:paraId="36D7CA1F" w14:textId="77777777" w:rsidR="00633E04" w:rsidRPr="00ED1E82" w:rsidRDefault="00633E04" w:rsidP="00E518B4">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Primitive conformance statement above first entryRelationship or after last (see H&amp;P Document)</w:t>
            </w:r>
          </w:p>
          <w:p w14:paraId="71950BD6" w14:textId="0F71D723" w:rsidR="00633E04" w:rsidRPr="00ED1E82" w:rsidRDefault="00633E04" w:rsidP="00E518B4">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/entry/act/entryRelationship/observation</w:t>
            </w:r>
          </w:p>
        </w:tc>
      </w:tr>
      <w:tr w:rsidR="00633E04" w:rsidRPr="00ED1E82" w14:paraId="02568579" w14:textId="77777777" w:rsidTr="004E29C8">
        <w:tc>
          <w:tcPr>
            <w:tcW w:w="1894" w:type="dxa"/>
          </w:tcPr>
          <w:p w14:paraId="5170512A" w14:textId="4ECA7C68" w:rsidR="00633E04" w:rsidRPr="00ED1E82" w:rsidRDefault="008B59D0" w:rsidP="00E518B4">
            <w:pPr>
              <w:pStyle w:val="NormalWeb"/>
              <w:spacing w:before="0" w:beforeAutospacing="0" w:after="0" w:afterAutospacing="0"/>
              <w:rPr>
                <w:rFonts w:asciiTheme="minorHAnsi" w:hAnsiTheme="minorHAnsi" w:cstheme="minorHAnsi"/>
                <w:color w:val="172B4D"/>
              </w:rPr>
            </w:pPr>
            <w:hyperlink r:id="rId131" w:history="1">
              <w:r w:rsidR="00633E04" w:rsidRPr="00ED1E82">
                <w:rPr>
                  <w:rStyle w:val="Hyperlink"/>
                  <w:rFonts w:asciiTheme="minorHAnsi" w:hAnsiTheme="minorHAnsi" w:cstheme="minorHAnsi"/>
                </w:rPr>
                <w:t>Date of Diagnosis</w:t>
              </w:r>
            </w:hyperlink>
            <w:r w:rsidR="00633E04" w:rsidRPr="00ED1E82">
              <w:rPr>
                <w:rStyle w:val="Strong"/>
                <w:rFonts w:asciiTheme="minorHAnsi" w:hAnsiTheme="minorHAnsi" w:cstheme="minorHAnsi"/>
                <w:color w:val="172B4D"/>
              </w:rPr>
              <w:t> </w:t>
            </w:r>
          </w:p>
          <w:p w14:paraId="0A04A70D" w14:textId="5CE68DC0"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first determination by a qualified professional of the presence of a problem or condition affecting a patient</w:t>
            </w:r>
          </w:p>
        </w:tc>
        <w:tc>
          <w:tcPr>
            <w:tcW w:w="1680" w:type="dxa"/>
          </w:tcPr>
          <w:p w14:paraId="6F89649A"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E561B5" w14:textId="668F0EA2"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p>
        </w:tc>
        <w:tc>
          <w:tcPr>
            <w:tcW w:w="4065" w:type="dxa"/>
          </w:tcPr>
          <w:p w14:paraId="5D899644" w14:textId="68992083" w:rsidR="00633E04" w:rsidRPr="00ED1E82" w:rsidRDefault="00633E04" w:rsidP="007770C6">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008D52C5" w:rsidRPr="00907779">
              <w:rPr>
                <w:rFonts w:ascii="Courier New" w:hAnsi="Courier New" w:cs="Courier New"/>
                <w:color w:val="172B4D"/>
                <w:sz w:val="18"/>
                <w:szCs w:val="18"/>
              </w:rPr>
              <w:t>act</w:t>
            </w:r>
            <w:r w:rsidRPr="00907779">
              <w:rPr>
                <w:rFonts w:ascii="Courier New" w:hAnsi="Courier New" w:cs="Courier New"/>
                <w:color w:val="172B4D"/>
                <w:sz w:val="18"/>
                <w:szCs w:val="18"/>
              </w:rPr>
              <w:t>/effectiveTime</w:t>
            </w:r>
            <w:r w:rsidR="002A149B">
              <w:rPr>
                <w:rFonts w:ascii="Courier New" w:hAnsi="Courier New" w:cs="Courier New"/>
                <w:color w:val="172B4D"/>
                <w:sz w:val="18"/>
                <w:szCs w:val="18"/>
              </w:rPr>
              <w:t>/</w:t>
            </w:r>
            <w:r w:rsidR="008D52C5" w:rsidRPr="00907779">
              <w:rPr>
                <w:rFonts w:ascii="Courier New" w:hAnsi="Courier New" w:cs="Courier New"/>
                <w:color w:val="172B4D"/>
                <w:sz w:val="18"/>
                <w:szCs w:val="18"/>
              </w:rPr>
              <w:t>@value</w:t>
            </w:r>
          </w:p>
        </w:tc>
      </w:tr>
      <w:tr w:rsidR="00633E04" w:rsidRPr="00ED1E82" w14:paraId="2AE17526" w14:textId="77777777" w:rsidTr="004E29C8">
        <w:tc>
          <w:tcPr>
            <w:tcW w:w="1894" w:type="dxa"/>
          </w:tcPr>
          <w:p w14:paraId="6A53AF7F" w14:textId="49138F40" w:rsidR="00633E04" w:rsidRPr="00ED1E82" w:rsidRDefault="008B59D0" w:rsidP="00E518B4">
            <w:pPr>
              <w:pStyle w:val="NormalWeb"/>
              <w:spacing w:before="0" w:beforeAutospacing="0" w:after="0" w:afterAutospacing="0"/>
              <w:rPr>
                <w:rFonts w:asciiTheme="minorHAnsi" w:hAnsiTheme="minorHAnsi" w:cstheme="minorHAnsi"/>
                <w:color w:val="172B4D"/>
              </w:rPr>
            </w:pPr>
            <w:hyperlink r:id="rId132" w:history="1">
              <w:r w:rsidR="00633E04" w:rsidRPr="00ED1E82">
                <w:rPr>
                  <w:rStyle w:val="Hyperlink"/>
                  <w:rFonts w:asciiTheme="minorHAnsi" w:hAnsiTheme="minorHAnsi" w:cstheme="minorHAnsi"/>
                </w:rPr>
                <w:t>Date of Resolution</w:t>
              </w:r>
            </w:hyperlink>
            <w:r w:rsidR="00633E04" w:rsidRPr="00ED1E82">
              <w:rPr>
                <w:rStyle w:val="Strong"/>
                <w:rFonts w:asciiTheme="minorHAnsi" w:hAnsiTheme="minorHAnsi" w:cstheme="minorHAnsi"/>
                <w:color w:val="172B4D"/>
              </w:rPr>
              <w:t> </w:t>
            </w:r>
          </w:p>
          <w:p w14:paraId="7C026B7E" w14:textId="27809BDE"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subsiding or termination of a symptom, problem, or condition.</w:t>
            </w:r>
          </w:p>
        </w:tc>
        <w:tc>
          <w:tcPr>
            <w:tcW w:w="1680" w:type="dxa"/>
          </w:tcPr>
          <w:p w14:paraId="534E76B3" w14:textId="0BE84960"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2C8986" w14:textId="59E65221"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14:paraId="1A46D837" w14:textId="1D2D8DC9" w:rsidR="00633E04" w:rsidRPr="00ED1E82" w:rsidRDefault="00633E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/observation/effectiveTime/high</w:t>
            </w:r>
          </w:p>
        </w:tc>
      </w:tr>
    </w:tbl>
    <w:p w14:paraId="2657EB01" w14:textId="1625C298" w:rsidR="00992641" w:rsidRDefault="00E518B4" w:rsidP="00E518B4">
      <w:pPr>
        <w:pStyle w:val="Caption"/>
      </w:pPr>
      <w:bookmarkStart w:id="2727" w:name="_Toc118898861"/>
      <w:bookmarkStart w:id="2728" w:name="_Toc127519381"/>
      <w:bookmarkStart w:id="2729" w:name="_Toc119940065"/>
      <w:r>
        <w:t xml:space="preserve">Table </w:t>
      </w:r>
      <w:r w:rsidR="008B59D0">
        <w:fldChar w:fldCharType="begin"/>
      </w:r>
      <w:r w:rsidR="008B59D0">
        <w:instrText xml:space="preserve"> SEQ Table \* ARABIC </w:instrText>
      </w:r>
      <w:r w:rsidR="008B59D0">
        <w:fldChar w:fldCharType="separate"/>
      </w:r>
      <w:del w:id="2730" w:author="Ballot Reconciliation" w:date="2023-03-09T09:31:00Z">
        <w:r w:rsidR="00F10C7C">
          <w:rPr>
            <w:noProof/>
          </w:rPr>
          <w:delText>76</w:delText>
        </w:r>
      </w:del>
      <w:ins w:id="2731" w:author="Ballot Reconciliation" w:date="2023-03-09T09:31:00Z">
        <w:r w:rsidR="00DC1072">
          <w:rPr>
            <w:noProof/>
          </w:rPr>
          <w:t>75</w:t>
        </w:r>
      </w:ins>
      <w:r w:rsidR="008B59D0">
        <w:rPr>
          <w:noProof/>
        </w:rPr>
        <w:fldChar w:fldCharType="end"/>
      </w:r>
      <w:r>
        <w:t xml:space="preserve">: </w:t>
      </w:r>
      <w:r w:rsidRPr="001D6349">
        <w:t xml:space="preserve">USCDI v2 Data Elements - </w:t>
      </w:r>
      <w:r>
        <w:t>Problems</w:t>
      </w:r>
      <w:bookmarkEnd w:id="2727"/>
      <w:bookmarkEnd w:id="2728"/>
      <w:bookmarkEnd w:id="2729"/>
    </w:p>
    <w:p w14:paraId="154B0C23" w14:textId="38B0697C" w:rsidR="006B2604" w:rsidRDefault="00633E04" w:rsidP="004E29C8">
      <w:pPr>
        <w:pStyle w:val="Heading4"/>
      </w:pPr>
      <w:r>
        <w:t xml:space="preserve">SDOH </w:t>
      </w:r>
      <w:r w:rsidR="006B2604">
        <w:t>Problems/Health Concerns</w:t>
      </w:r>
    </w:p>
    <w:p w14:paraId="2F392A43" w14:textId="6301121C" w:rsidR="00261355" w:rsidRDefault="00261355" w:rsidP="00261355">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14:paraId="3F171FE3" w14:textId="77777777" w:rsidR="00261355" w:rsidRDefault="00261355" w:rsidP="00261355">
      <w:pPr>
        <w:rPr>
          <w:rFonts w:asciiTheme="minorHAnsi" w:hAnsiTheme="minorHAnsi" w:cstheme="minorHAnsi"/>
        </w:rPr>
      </w:pPr>
    </w:p>
    <w:p w14:paraId="3DB001CD" w14:textId="0F6F6BFF" w:rsidR="00F87448" w:rsidRPr="00314140"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2EB4FAD1" w14:textId="15812E02" w:rsidR="006B2604" w:rsidRDefault="006B2604" w:rsidP="004E29C8">
      <w:pPr>
        <w:pStyle w:val="Heading4"/>
      </w:pPr>
      <w:r>
        <w:t>Date of Diagnosis</w:t>
      </w:r>
    </w:p>
    <w:p w14:paraId="17CED2D4" w14:textId="258401F0"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6DEE5DA" w14:textId="544B1826" w:rsidR="006B2604" w:rsidRDefault="006B2604" w:rsidP="004E29C8">
      <w:pPr>
        <w:pStyle w:val="Heading4"/>
      </w:pPr>
      <w:r>
        <w:t>Date of Resolution</w:t>
      </w:r>
    </w:p>
    <w:p w14:paraId="37BF134C" w14:textId="77777777"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929FFFF" w14:textId="30E79285" w:rsidR="001E7AE2" w:rsidRPr="004E29C8" w:rsidRDefault="001E7AE2" w:rsidP="00C17F49">
      <w:pPr>
        <w:pStyle w:val="Heading3"/>
        <w:rPr>
          <w:highlight w:val="yellow"/>
        </w:rPr>
      </w:pPr>
      <w:bookmarkStart w:id="2732" w:name="_Toc127519216"/>
      <w:bookmarkStart w:id="2733" w:name="_Toc119939899"/>
      <w:r w:rsidRPr="004E29C8">
        <w:rPr>
          <w:highlight w:val="yellow"/>
        </w:rPr>
        <w:t>Procedures</w:t>
      </w:r>
      <w:bookmarkEnd w:id="2732"/>
      <w:bookmarkEnd w:id="2733"/>
    </w:p>
    <w:tbl>
      <w:tblPr>
        <w:tblStyle w:val="TableGrid"/>
        <w:tblW w:w="9783" w:type="dxa"/>
        <w:tblLook w:val="04A0" w:firstRow="1" w:lastRow="0" w:firstColumn="1" w:lastColumn="0" w:noHBand="0" w:noVBand="1"/>
      </w:tblPr>
      <w:tblGrid>
        <w:gridCol w:w="2049"/>
        <w:gridCol w:w="2003"/>
        <w:gridCol w:w="1356"/>
        <w:gridCol w:w="4375"/>
      </w:tblGrid>
      <w:tr w:rsidR="006E6E03" w:rsidRPr="00F56C38" w14:paraId="7B83E4F7" w14:textId="77777777" w:rsidTr="004E29C8">
        <w:tc>
          <w:tcPr>
            <w:tcW w:w="2049" w:type="dxa"/>
            <w:shd w:val="clear" w:color="auto" w:fill="2E74B5" w:themeFill="accent5" w:themeFillShade="BF"/>
          </w:tcPr>
          <w:p w14:paraId="1A5347BA" w14:textId="77777777" w:rsidR="00992641" w:rsidRPr="00F56C38" w:rsidRDefault="00992641" w:rsidP="00E518B4">
            <w:pPr>
              <w:rPr>
                <w:rStyle w:val="Strong"/>
                <w:rFonts w:asciiTheme="minorHAnsi" w:hAnsiTheme="minorHAnsi" w:cstheme="minorHAnsi"/>
                <w:color w:val="FFFFFF" w:themeColor="background1"/>
              </w:rPr>
            </w:pPr>
            <w:bookmarkStart w:id="2734" w:name="_Hlk117259183"/>
            <w:r w:rsidRPr="00F56C38">
              <w:rPr>
                <w:rStyle w:val="Strong"/>
                <w:rFonts w:asciiTheme="minorHAnsi" w:hAnsiTheme="minorHAnsi" w:cstheme="minorHAnsi"/>
                <w:color w:val="FFFFFF" w:themeColor="background1"/>
              </w:rPr>
              <w:t>USCDI v2 DATA ELEMENT </w:t>
            </w:r>
          </w:p>
        </w:tc>
        <w:tc>
          <w:tcPr>
            <w:tcW w:w="2003" w:type="dxa"/>
            <w:shd w:val="clear" w:color="auto" w:fill="2E74B5" w:themeFill="accent5" w:themeFillShade="BF"/>
          </w:tcPr>
          <w:p w14:paraId="07F37CC5"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2E74B5" w:themeFill="accent5" w:themeFillShade="BF"/>
          </w:tcPr>
          <w:p w14:paraId="23064F02"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2E74B5" w:themeFill="accent5" w:themeFillShade="BF"/>
          </w:tcPr>
          <w:p w14:paraId="4411D778"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6B2604" w:rsidRPr="00F56C38" w14:paraId="43F4B2D3" w14:textId="77777777" w:rsidTr="004E29C8">
        <w:trPr>
          <w:trHeight w:val="2168"/>
        </w:trPr>
        <w:tc>
          <w:tcPr>
            <w:tcW w:w="2049" w:type="dxa"/>
            <w:vMerge w:val="restart"/>
          </w:tcPr>
          <w:p w14:paraId="4FF318FD" w14:textId="11589138" w:rsidR="006B2604" w:rsidRPr="00F56C38" w:rsidRDefault="008B59D0" w:rsidP="00E518B4">
            <w:pPr>
              <w:pStyle w:val="NormalWeb"/>
              <w:spacing w:before="0" w:beforeAutospacing="0" w:after="0" w:afterAutospacing="0"/>
              <w:rPr>
                <w:rFonts w:asciiTheme="minorHAnsi" w:hAnsiTheme="minorHAnsi" w:cstheme="minorHAnsi"/>
                <w:color w:val="172B4D"/>
              </w:rPr>
            </w:pPr>
            <w:hyperlink r:id="rId133" w:history="1">
              <w:r w:rsidR="006B2604" w:rsidRPr="00F56C38">
                <w:rPr>
                  <w:rStyle w:val="Hyperlink"/>
                  <w:rFonts w:asciiTheme="minorHAnsi" w:hAnsiTheme="minorHAnsi" w:cstheme="minorHAnsi"/>
                </w:rPr>
                <w:t>SDOH Interventions</w:t>
              </w:r>
            </w:hyperlink>
            <w:r w:rsidR="006B2604" w:rsidRPr="00F56C38">
              <w:rPr>
                <w:rStyle w:val="Strong"/>
                <w:rFonts w:asciiTheme="minorHAnsi" w:hAnsiTheme="minorHAnsi" w:cstheme="minorHAnsi"/>
                <w:color w:val="172B4D"/>
              </w:rPr>
              <w:t xml:space="preserve"> </w:t>
            </w:r>
          </w:p>
          <w:p w14:paraId="3C12880A"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14:paraId="2DF9B137"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14:paraId="0DF3D7C9" w14:textId="5F104CB1" w:rsidR="006B2604" w:rsidRPr="00F56C38" w:rsidRDefault="006B2604" w:rsidP="00E518B4">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003" w:type="dxa"/>
            <w:vMerge w:val="restart"/>
          </w:tcPr>
          <w:p w14:paraId="323F8EF7"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14:paraId="4B5C6269"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14:paraId="5EA9FDD4" w14:textId="32383754" w:rsidR="006B2604" w:rsidRPr="00F56C38" w:rsidRDefault="006B2604" w:rsidP="00E518B4">
            <w:pPr>
              <w:rPr>
                <w:rFonts w:asciiTheme="minorHAnsi" w:hAnsiTheme="minorHAnsi" w:cstheme="minorHAnsi"/>
              </w:rPr>
            </w:pPr>
            <w:r w:rsidRPr="00F56C38">
              <w:rPr>
                <w:rFonts w:asciiTheme="minorHAnsi" w:hAnsiTheme="minorHAnsi" w:cstheme="minorHAnsi"/>
                <w:color w:val="172B4D"/>
              </w:rPr>
              <w:t>• Healthcare Common Procedure Coding System (HCPCS) Level II, as maintained and distributed by HHS.</w:t>
            </w:r>
          </w:p>
        </w:tc>
        <w:tc>
          <w:tcPr>
            <w:tcW w:w="1356" w:type="dxa"/>
          </w:tcPr>
          <w:p w14:paraId="017D9D49" w14:textId="57FA3E3E"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have occurred:</w:t>
            </w:r>
          </w:p>
          <w:p w14:paraId="3632A3C5" w14:textId="77777777" w:rsidR="006B2604" w:rsidRPr="00F56C38" w:rsidRDefault="006B2604" w:rsidP="00E518B4">
            <w:pPr>
              <w:rPr>
                <w:rFonts w:asciiTheme="minorHAnsi" w:hAnsiTheme="minorHAnsi" w:cstheme="minorHAnsi"/>
                <w:color w:val="172B4D"/>
              </w:rPr>
            </w:pPr>
          </w:p>
          <w:p w14:paraId="3A7B969E" w14:textId="65929BC0" w:rsidR="006B2604" w:rsidRPr="00F56C38" w:rsidRDefault="006B2604" w:rsidP="00E518B4">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4375" w:type="dxa"/>
          </w:tcPr>
          <w:p w14:paraId="73B36348" w14:textId="6D0D9E3F" w:rsidR="006B2604" w:rsidRPr="00F56C38" w:rsidRDefault="006B26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006B2604" w:rsidRPr="00F56C38" w14:paraId="40CA4423" w14:textId="77777777" w:rsidTr="004E29C8">
        <w:trPr>
          <w:trHeight w:val="2167"/>
        </w:trPr>
        <w:tc>
          <w:tcPr>
            <w:tcW w:w="2049" w:type="dxa"/>
            <w:vMerge/>
          </w:tcPr>
          <w:p w14:paraId="74D1E663" w14:textId="77777777" w:rsidR="006B2604" w:rsidRPr="00F56C38" w:rsidRDefault="006B2604" w:rsidP="00E518B4">
            <w:pPr>
              <w:pStyle w:val="NormalWeb"/>
              <w:spacing w:before="0" w:beforeAutospacing="0" w:after="0" w:afterAutospacing="0"/>
              <w:rPr>
                <w:rStyle w:val="Strong"/>
                <w:rFonts w:asciiTheme="minorHAnsi" w:hAnsiTheme="minorHAnsi" w:cstheme="minorHAnsi"/>
                <w:color w:val="172B4D"/>
              </w:rPr>
            </w:pPr>
          </w:p>
        </w:tc>
        <w:tc>
          <w:tcPr>
            <w:tcW w:w="2003" w:type="dxa"/>
            <w:vMerge/>
          </w:tcPr>
          <w:p w14:paraId="33805EEC"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p>
        </w:tc>
        <w:tc>
          <w:tcPr>
            <w:tcW w:w="1356" w:type="dxa"/>
          </w:tcPr>
          <w:p w14:paraId="5747D93B" w14:textId="0A266874"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are planned:</w:t>
            </w:r>
          </w:p>
          <w:p w14:paraId="7E81E34F" w14:textId="77777777" w:rsidR="006B2604" w:rsidRPr="00F56C38" w:rsidRDefault="006B2604" w:rsidP="00E518B4">
            <w:pPr>
              <w:rPr>
                <w:rFonts w:asciiTheme="minorHAnsi" w:hAnsiTheme="minorHAnsi" w:cstheme="minorHAnsi"/>
                <w:color w:val="172B4D"/>
              </w:rPr>
            </w:pPr>
          </w:p>
          <w:p w14:paraId="5EC6606B" w14:textId="7D9C6E77" w:rsidR="006B2604" w:rsidRPr="00F56C38" w:rsidRDefault="006B2604" w:rsidP="00E518B4">
            <w:pPr>
              <w:rPr>
                <w:rFonts w:asciiTheme="minorHAnsi" w:hAnsiTheme="minorHAnsi" w:cstheme="minorHAnsi"/>
              </w:rPr>
            </w:pPr>
            <w:r w:rsidRPr="00F56C38">
              <w:rPr>
                <w:rFonts w:asciiTheme="minorHAnsi" w:hAnsiTheme="minorHAnsi" w:cstheme="minorHAnsi"/>
              </w:rPr>
              <w:t>Planned Procedure</w:t>
            </w:r>
          </w:p>
        </w:tc>
        <w:tc>
          <w:tcPr>
            <w:tcW w:w="4375" w:type="dxa"/>
          </w:tcPr>
          <w:p w14:paraId="7B6DDD28" w14:textId="3E7CCE3F" w:rsidR="006B2604" w:rsidRPr="00907779" w:rsidRDefault="006B2604" w:rsidP="00907779">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bookmarkEnd w:id="2734"/>
      <w:tr w:rsidR="00AE2CF6" w:rsidRPr="00F56C38" w14:paraId="5760CCE8" w14:textId="77777777" w:rsidTr="004E29C8">
        <w:tc>
          <w:tcPr>
            <w:tcW w:w="2049" w:type="dxa"/>
            <w:shd w:val="clear" w:color="auto" w:fill="00B050"/>
          </w:tcPr>
          <w:p w14:paraId="45CCB9A6" w14:textId="5474D93C"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3</w:t>
            </w:r>
            <w:r w:rsidRPr="00F56C38">
              <w:rPr>
                <w:rStyle w:val="Strong"/>
                <w:rFonts w:asciiTheme="minorHAnsi" w:hAnsiTheme="minorHAnsi" w:cstheme="minorHAnsi"/>
                <w:color w:val="FFFFFF" w:themeColor="background1"/>
              </w:rPr>
              <w:t xml:space="preserve"> DATA ELEMENT </w:t>
            </w:r>
          </w:p>
        </w:tc>
        <w:tc>
          <w:tcPr>
            <w:tcW w:w="2003" w:type="dxa"/>
            <w:shd w:val="clear" w:color="auto" w:fill="00B050"/>
          </w:tcPr>
          <w:p w14:paraId="59FAF42A"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00B050"/>
          </w:tcPr>
          <w:p w14:paraId="0B75C774"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00B050"/>
          </w:tcPr>
          <w:p w14:paraId="40715899"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461397" w:rsidRPr="00F56C38" w14:paraId="4C5E4C32" w14:textId="77777777" w:rsidTr="004E29C8">
        <w:trPr>
          <w:trHeight w:val="2636"/>
        </w:trPr>
        <w:tc>
          <w:tcPr>
            <w:tcW w:w="2049" w:type="dxa"/>
          </w:tcPr>
          <w:p w14:paraId="40569EE5" w14:textId="1710FACB" w:rsidR="00461397" w:rsidRPr="00E32413" w:rsidRDefault="008B59D0" w:rsidP="00461397">
            <w:pPr>
              <w:shd w:val="clear" w:color="auto" w:fill="FFFFFF"/>
              <w:rPr>
                <w:rFonts w:asciiTheme="minorHAnsi" w:eastAsia="Times New Roman" w:hAnsiTheme="minorHAnsi" w:cstheme="minorHAnsi"/>
                <w:color w:val="172B4D"/>
              </w:rPr>
            </w:pPr>
            <w:hyperlink r:id="rId134" w:history="1">
              <w:r w:rsidR="00461397" w:rsidRPr="00E32413">
                <w:rPr>
                  <w:rStyle w:val="Hyperlink"/>
                  <w:rFonts w:asciiTheme="minorHAnsi" w:eastAsia="Times New Roman" w:hAnsiTheme="minorHAnsi" w:cstheme="minorHAnsi"/>
                </w:rPr>
                <w:t>Reason for Referral</w:t>
              </w:r>
            </w:hyperlink>
          </w:p>
          <w:p w14:paraId="561AA017" w14:textId="77777777" w:rsidR="00461397" w:rsidRPr="00B84F2D" w:rsidRDefault="00461397" w:rsidP="00461397">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003366"/>
              </w:rPr>
              <w:t>Explanation or justification for a referral or consultation</w:t>
            </w:r>
          </w:p>
          <w:p w14:paraId="4FEC784A" w14:textId="7C00940C" w:rsidR="00461397" w:rsidRPr="00B84F2D" w:rsidRDefault="00461397" w:rsidP="00D011EE">
            <w:pPr>
              <w:rPr>
                <w:rStyle w:val="Strong"/>
                <w:rFonts w:asciiTheme="minorHAnsi" w:hAnsiTheme="minorHAnsi" w:cstheme="minorHAnsi"/>
                <w:color w:val="172B4D"/>
              </w:rPr>
            </w:pPr>
          </w:p>
        </w:tc>
        <w:tc>
          <w:tcPr>
            <w:tcW w:w="2003" w:type="dxa"/>
          </w:tcPr>
          <w:p w14:paraId="3DCF8726" w14:textId="6A2D78CE" w:rsidR="00461397" w:rsidRPr="00B84F2D" w:rsidRDefault="00461397" w:rsidP="00AE2CF6">
            <w:pPr>
              <w:pStyle w:val="NormalWeb"/>
              <w:spacing w:before="0" w:beforeAutospacing="0" w:after="0" w:afterAutospacing="0"/>
              <w:rPr>
                <w:rFonts w:asciiTheme="minorHAnsi" w:hAnsiTheme="minorHAnsi" w:cstheme="minorHAnsi"/>
              </w:rPr>
            </w:pPr>
            <w:r w:rsidRPr="00B84F2D">
              <w:rPr>
                <w:rFonts w:asciiTheme="minorHAnsi" w:hAnsiTheme="minorHAnsi" w:cstheme="minorHAnsi"/>
                <w:color w:val="003366"/>
                <w:shd w:val="clear" w:color="auto" w:fill="FFFFFF"/>
              </w:rPr>
              <w:t>None (follow C-CDA)</w:t>
            </w:r>
          </w:p>
          <w:p w14:paraId="28F7CB6D" w14:textId="01DD4892" w:rsidR="00461397" w:rsidRPr="00B84F2D" w:rsidRDefault="00461397" w:rsidP="00D011EE">
            <w:pPr>
              <w:rPr>
                <w:rFonts w:asciiTheme="minorHAnsi" w:hAnsiTheme="minorHAnsi" w:cstheme="minorHAnsi"/>
              </w:rPr>
            </w:pPr>
          </w:p>
        </w:tc>
        <w:tc>
          <w:tcPr>
            <w:tcW w:w="1356" w:type="dxa"/>
          </w:tcPr>
          <w:p w14:paraId="753FE73C" w14:textId="73CA18EF" w:rsidR="00461397" w:rsidRPr="00B84F2D" w:rsidRDefault="00461397" w:rsidP="00D011EE">
            <w:pPr>
              <w:rPr>
                <w:rStyle w:val="Hyperlink"/>
                <w:rFonts w:asciiTheme="minorHAnsi" w:hAnsiTheme="minorHAnsi" w:cstheme="minorHAnsi"/>
                <w:color w:val="0052CC"/>
              </w:rPr>
            </w:pPr>
            <w:r w:rsidRPr="00B84F2D">
              <w:rPr>
                <w:rFonts w:asciiTheme="minorHAnsi" w:hAnsiTheme="minorHAnsi" w:cstheme="minorHAnsi"/>
                <w:color w:val="003366"/>
                <w:shd w:val="clear" w:color="auto" w:fill="FFFFFF"/>
              </w:rPr>
              <w:t>Reason for Referral Section</w:t>
            </w:r>
          </w:p>
        </w:tc>
        <w:tc>
          <w:tcPr>
            <w:tcW w:w="4375" w:type="dxa"/>
          </w:tcPr>
          <w:p w14:paraId="684F927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Patient Referral Act </w:t>
            </w:r>
            <w:r w:rsidRPr="00B84F2D">
              <w:rPr>
                <w:rFonts w:ascii="Courier New" w:hAnsi="Courier New" w:cs="Courier New"/>
                <w:color w:val="172B4D"/>
                <w:sz w:val="18"/>
                <w:szCs w:val="18"/>
              </w:rPr>
              <w:br/>
              <w:t>(act 2.16.840.1.113883.10.20.22.4.140)</w:t>
            </w:r>
            <w:r w:rsidRPr="00B84F2D">
              <w:rPr>
                <w:rFonts w:ascii="Courier New" w:hAnsi="Courier New" w:cs="Courier New"/>
                <w:color w:val="172B4D"/>
                <w:sz w:val="18"/>
                <w:szCs w:val="18"/>
              </w:rPr>
              <w:br/>
            </w:r>
            <w:r w:rsidRPr="00B84F2D">
              <w:rPr>
                <w:rFonts w:ascii="Courier New" w:hAnsi="Courier New" w:cs="Courier New"/>
                <w:color w:val="172B4D"/>
                <w:sz w:val="18"/>
                <w:szCs w:val="18"/>
              </w:rPr>
              <w:br/>
              <w:t>+</w:t>
            </w:r>
          </w:p>
          <w:p w14:paraId="4FB2238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Indication (V2) </w:t>
            </w:r>
          </w:p>
          <w:p w14:paraId="00093B59"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 2.16.840.1.113883.10.20.22.4.19, release 2014-06-09)</w:t>
            </w:r>
          </w:p>
          <w:p w14:paraId="2F96EF12" w14:textId="16597B56" w:rsidR="00461397" w:rsidRPr="00F56C38" w:rsidRDefault="00461397" w:rsidP="00D011EE">
            <w:pPr>
              <w:pStyle w:val="NormalWeb"/>
              <w:spacing w:before="0" w:beforeAutospacing="0" w:after="0" w:afterAutospacing="0"/>
              <w:rPr>
                <w:rFonts w:asciiTheme="minorHAnsi" w:hAnsiTheme="minorHAnsi" w:cstheme="minorHAnsi"/>
                <w:color w:val="172B4D"/>
              </w:rPr>
            </w:pPr>
          </w:p>
        </w:tc>
      </w:tr>
    </w:tbl>
    <w:p w14:paraId="3EECB7C8" w14:textId="41A6F299" w:rsidR="00992641" w:rsidRDefault="00E518B4" w:rsidP="00E518B4">
      <w:pPr>
        <w:pStyle w:val="Caption"/>
      </w:pPr>
      <w:bookmarkStart w:id="2735" w:name="_Toc118898862"/>
      <w:bookmarkStart w:id="2736" w:name="_Toc127519382"/>
      <w:bookmarkStart w:id="2737" w:name="_Toc119940066"/>
      <w:r>
        <w:t xml:space="preserve">Table </w:t>
      </w:r>
      <w:r w:rsidR="008B59D0">
        <w:fldChar w:fldCharType="begin"/>
      </w:r>
      <w:r w:rsidR="008B59D0">
        <w:instrText xml:space="preserve"> SEQ Table \* ARABIC </w:instrText>
      </w:r>
      <w:r w:rsidR="008B59D0">
        <w:fldChar w:fldCharType="separate"/>
      </w:r>
      <w:del w:id="2738" w:author="Ballot Reconciliation" w:date="2023-03-09T09:31:00Z">
        <w:r w:rsidR="00F10C7C">
          <w:rPr>
            <w:noProof/>
          </w:rPr>
          <w:delText>77</w:delText>
        </w:r>
      </w:del>
      <w:ins w:id="2739" w:author="Ballot Reconciliation" w:date="2023-03-09T09:31:00Z">
        <w:r w:rsidR="00DC1072">
          <w:rPr>
            <w:noProof/>
          </w:rPr>
          <w:t>76</w:t>
        </w:r>
      </w:ins>
      <w:r w:rsidR="008B59D0">
        <w:rPr>
          <w:noProof/>
        </w:rPr>
        <w:fldChar w:fldCharType="end"/>
      </w:r>
      <w:r>
        <w:t xml:space="preserve">: </w:t>
      </w:r>
      <w:r w:rsidRPr="00413E8A">
        <w:t xml:space="preserve">USCDI Data Elements - </w:t>
      </w:r>
      <w:r>
        <w:t>Procedures</w:t>
      </w:r>
      <w:bookmarkEnd w:id="2735"/>
      <w:bookmarkEnd w:id="2736"/>
      <w:bookmarkEnd w:id="2737"/>
    </w:p>
    <w:p w14:paraId="0E826D3D" w14:textId="38FADD6B" w:rsidR="006B2604" w:rsidRDefault="006B2604" w:rsidP="004E29C8">
      <w:pPr>
        <w:pStyle w:val="Heading4"/>
      </w:pPr>
      <w:r>
        <w:t>SDOH Interventions</w:t>
      </w:r>
    </w:p>
    <w:p w14:paraId="2A8C96CB" w14:textId="7733951F" w:rsidR="00261355" w:rsidRDefault="00261355" w:rsidP="00261355">
      <w:pPr>
        <w:rPr>
          <w:rFonts w:asciiTheme="minorHAnsi" w:hAnsiTheme="minorHAnsi" w:cstheme="minorHAnsi"/>
        </w:rPr>
      </w:pPr>
      <w:bookmarkStart w:id="2740" w:name="_Ref88484722"/>
      <w:bookmarkStart w:id="2741" w:name="_Ref88484728"/>
      <w:r>
        <w:rPr>
          <w:rFonts w:asciiTheme="minorHAnsi" w:hAnsiTheme="minorHAnsi" w:cstheme="minorHAnsi"/>
        </w:rPr>
        <w:t>The updated Procedure Activity Procedure, and Planned Procedure templates include a value set for conveying SDOH interventions.</w:t>
      </w:r>
    </w:p>
    <w:p w14:paraId="6E81BE7D" w14:textId="77777777" w:rsidR="00261355" w:rsidRDefault="00261355" w:rsidP="00261355">
      <w:pPr>
        <w:rPr>
          <w:rFonts w:asciiTheme="minorHAnsi" w:hAnsiTheme="minorHAnsi" w:cstheme="minorHAnsi"/>
        </w:rPr>
      </w:pPr>
    </w:p>
    <w:p w14:paraId="0275ABF6" w14:textId="1B7D3733" w:rsidR="00261355"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0DB76B39" w14:textId="77777777" w:rsidR="000E43B8" w:rsidRPr="004E29C8" w:rsidRDefault="000E43B8" w:rsidP="004E29C8">
      <w:pPr>
        <w:pStyle w:val="Heading4"/>
      </w:pPr>
      <w:r w:rsidRPr="004E29C8">
        <w:t>Reason for Referral</w:t>
      </w:r>
    </w:p>
    <w:p w14:paraId="509928F2" w14:textId="1FAC81B2" w:rsidR="000E43B8" w:rsidRDefault="000E43B8" w:rsidP="000E43B8">
      <w:pPr>
        <w:pStyle w:val="NormalWeb"/>
        <w:shd w:val="clear" w:color="auto" w:fill="FFFFFF"/>
        <w:spacing w:before="150" w:beforeAutospacing="0" w:after="0" w:afterAutospacing="0"/>
        <w:rPr>
          <w:rFonts w:ascii="-apple-system" w:hAnsi="-apple-system"/>
          <w:color w:val="172B4D"/>
          <w:sz w:val="21"/>
          <w:szCs w:val="21"/>
        </w:rPr>
      </w:pPr>
      <w:commentRangeStart w:id="2742"/>
      <w:r w:rsidRPr="000E43B8">
        <w:rPr>
          <w:rFonts w:asciiTheme="minorHAnsi" w:hAnsiTheme="minorHAnsi" w:cstheme="minorHAnsi"/>
        </w:rPr>
        <w:t>A reason for referral is represented with the </w:t>
      </w:r>
      <w:del w:id="2743" w:author="Ballot Reconciliation" w:date="2023-03-09T09:31:00Z">
        <w:r>
          <w:fldChar w:fldCharType="begin"/>
        </w:r>
        <w:r>
          <w:delInstrText>HYPERLINK "http://www.hl7.org/ccdasearch/templates/2.16.840.1.113883.10.20.22.4.19.html"</w:delInstrText>
        </w:r>
        <w:r>
          <w:fldChar w:fldCharType="separate"/>
        </w:r>
        <w:r w:rsidRPr="000E43B8">
          <w:rPr>
            <w:rStyle w:val="Hyperlink"/>
            <w:rFonts w:asciiTheme="minorHAnsi" w:hAnsiTheme="minorHAnsi" w:cstheme="minorHAnsi"/>
            <w:color w:val="auto"/>
          </w:rPr>
          <w:delText>Patient Referral Act</w:delText>
        </w:r>
        <w:r>
          <w:rPr>
            <w:rStyle w:val="Hyperlink"/>
            <w:rFonts w:asciiTheme="minorHAnsi" w:hAnsiTheme="minorHAnsi" w:cstheme="minorHAnsi"/>
            <w:color w:val="auto"/>
          </w:rPr>
          <w:fldChar w:fldCharType="end"/>
        </w:r>
      </w:del>
      <w:ins w:id="2744" w:author="Ballot Reconciliation" w:date="2023-03-09T09:31:00Z">
        <w:r>
          <w:fldChar w:fldCharType="begin"/>
        </w:r>
        <w:r w:rsidR="00F049AF">
          <w:instrText>HYPERLINK "http://www.hl7.org/ccdasearch/templates/2.16.840.1.113883.10.20.22.4.140.html"</w:instrText>
        </w:r>
        <w:r>
          <w:fldChar w:fldCharType="separate"/>
        </w:r>
        <w:r w:rsidRPr="000E43B8">
          <w:rPr>
            <w:rStyle w:val="Hyperlink"/>
            <w:rFonts w:asciiTheme="minorHAnsi" w:hAnsiTheme="minorHAnsi" w:cstheme="minorHAnsi"/>
            <w:color w:val="auto"/>
          </w:rPr>
          <w:t>Patient Referral Act</w:t>
        </w:r>
        <w:r>
          <w:rPr>
            <w:rStyle w:val="Hyperlink"/>
            <w:rFonts w:asciiTheme="minorHAnsi" w:hAnsiTheme="minorHAnsi" w:cstheme="minorHAnsi"/>
            <w:color w:val="auto"/>
          </w:rPr>
          <w:fldChar w:fldCharType="end"/>
        </w:r>
      </w:ins>
      <w:r w:rsidRPr="000E43B8">
        <w:rPr>
          <w:rFonts w:asciiTheme="minorHAnsi" w:hAnsiTheme="minorHAnsi" w:cstheme="minorHAnsi"/>
        </w:rPr>
        <w:t> template, which contains the </w:t>
      </w:r>
      <w:hyperlink r:id="rId135" w:history="1">
        <w:r w:rsidRPr="000E43B8">
          <w:rPr>
            <w:rStyle w:val="Hyperlink"/>
            <w:rFonts w:asciiTheme="minorHAnsi" w:hAnsiTheme="minorHAnsi" w:cstheme="minorHAnsi"/>
            <w:color w:val="auto"/>
          </w:rPr>
          <w:t>Indication Observation </w:t>
        </w:r>
      </w:hyperlink>
      <w:r w:rsidRPr="000E43B8">
        <w:rPr>
          <w:rFonts w:asciiTheme="minorHAnsi" w:hAnsiTheme="minorHAnsi" w:cstheme="minorHAnsi"/>
        </w:rPr>
        <w:t xml:space="preserve">template with an ActRelationship typeCode of "RSON" (Reason). </w:t>
      </w:r>
      <w:del w:id="2745" w:author="Ballot Reconciliation" w:date="2023-03-09T09:31:00Z">
        <w:r w:rsidRPr="000E43B8">
          <w:rPr>
            <w:rFonts w:asciiTheme="minorHAnsi" w:hAnsiTheme="minorHAnsi" w:cstheme="minorHAnsi"/>
          </w:rPr>
          <w:delText>Please also see </w:delText>
        </w:r>
        <w:r>
          <w:fldChar w:fldCharType="begin"/>
        </w:r>
        <w:r>
          <w:delInstrText>HYPERLINK "https://cdasearch.hl7.org/examples/view/Referals%20-%20Planned%20and%20Completed/Referral%20Request%20and%20Close%20Referral%20with%20a%20Note"</w:delInstrText>
        </w:r>
        <w:r>
          <w:fldChar w:fldCharType="separate"/>
        </w:r>
        <w:r w:rsidRPr="000E43B8">
          <w:rPr>
            <w:rStyle w:val="Hyperlink"/>
            <w:rFonts w:asciiTheme="minorHAnsi" w:hAnsiTheme="minorHAnsi" w:cstheme="minorHAnsi"/>
            <w:color w:val="auto"/>
          </w:rPr>
          <w:delText>Referral Request and Close Referral with a Note</w:delText>
        </w:r>
        <w:r>
          <w:rPr>
            <w:rStyle w:val="Hyperlink"/>
            <w:rFonts w:asciiTheme="minorHAnsi" w:hAnsiTheme="minorHAnsi" w:cstheme="minorHAnsi"/>
            <w:color w:val="auto"/>
          </w:rPr>
          <w:fldChar w:fldCharType="end"/>
        </w:r>
      </w:del>
      <w:ins w:id="2746" w:author="Ballot Reconciliation" w:date="2023-03-09T09:31:00Z">
        <w:r w:rsidRPr="000E43B8">
          <w:rPr>
            <w:rFonts w:asciiTheme="minorHAnsi" w:hAnsiTheme="minorHAnsi" w:cstheme="minorHAnsi"/>
          </w:rPr>
          <w:t>Please also see </w:t>
        </w:r>
        <w:r>
          <w:fldChar w:fldCharType="begin"/>
        </w:r>
        <w:r w:rsidR="00F049AF">
          <w:instrText>HYPERLINK "https://cdasearch.hl7.org/examples/view/Referrals%20-%20Planned%20and%20Completed/Referral%20Request%20and%20Close%20Referral%20with%20a%20Note"</w:instrText>
        </w:r>
        <w:r>
          <w:fldChar w:fldCharType="separate"/>
        </w:r>
        <w:r w:rsidRPr="000E43B8">
          <w:rPr>
            <w:rStyle w:val="Hyperlink"/>
            <w:rFonts w:asciiTheme="minorHAnsi" w:hAnsiTheme="minorHAnsi" w:cstheme="minorHAnsi"/>
            <w:color w:val="auto"/>
          </w:rPr>
          <w:t>Referral Request and Close Referral with a Note</w:t>
        </w:r>
        <w:r>
          <w:rPr>
            <w:rStyle w:val="Hyperlink"/>
            <w:rFonts w:asciiTheme="minorHAnsi" w:hAnsiTheme="minorHAnsi" w:cstheme="minorHAnsi"/>
            <w:color w:val="auto"/>
          </w:rPr>
          <w:fldChar w:fldCharType="end"/>
        </w:r>
      </w:ins>
      <w:r w:rsidRPr="000E43B8">
        <w:rPr>
          <w:rFonts w:asciiTheme="minorHAnsi" w:hAnsiTheme="minorHAnsi" w:cstheme="minorHAnsi"/>
        </w:rPr>
        <w:t> example for "closing the loop".</w:t>
      </w:r>
      <w:commentRangeEnd w:id="2742"/>
      <w:r w:rsidR="00B7549A">
        <w:rPr>
          <w:rStyle w:val="CommentReference"/>
        </w:rPr>
        <w:commentReference w:id="2742"/>
      </w:r>
    </w:p>
    <w:p w14:paraId="674CAC13" w14:textId="77777777" w:rsidR="000E43B8" w:rsidRPr="00314140" w:rsidRDefault="000E43B8" w:rsidP="00261355">
      <w:pPr>
        <w:rPr>
          <w:rFonts w:asciiTheme="minorHAnsi" w:hAnsiTheme="minorHAnsi" w:cstheme="minorHAnsi"/>
        </w:rPr>
      </w:pPr>
    </w:p>
    <w:p w14:paraId="35C8A4DD" w14:textId="3EAF1501" w:rsidR="009A427D" w:rsidRPr="00C64922" w:rsidRDefault="009A427D" w:rsidP="005C79A1">
      <w:pPr>
        <w:pStyle w:val="Heading1"/>
      </w:pPr>
      <w:bookmarkStart w:id="2747" w:name="_Ref98767790"/>
      <w:bookmarkStart w:id="2748" w:name="_Ref98767794"/>
      <w:bookmarkStart w:id="2749" w:name="_Toc127519217"/>
      <w:bookmarkStart w:id="2750" w:name="_Toc119939900"/>
      <w:r w:rsidRPr="00C64922">
        <w:lastRenderedPageBreak/>
        <w:t>Resources</w:t>
      </w:r>
      <w:bookmarkEnd w:id="2466"/>
      <w:bookmarkEnd w:id="2467"/>
      <w:bookmarkEnd w:id="2468"/>
      <w:bookmarkEnd w:id="2469"/>
      <w:bookmarkEnd w:id="2740"/>
      <w:bookmarkEnd w:id="2741"/>
      <w:bookmarkEnd w:id="2747"/>
      <w:bookmarkEnd w:id="2748"/>
      <w:bookmarkEnd w:id="2749"/>
      <w:bookmarkEnd w:id="2750"/>
    </w:p>
    <w:p w14:paraId="6D698228" w14:textId="77777777" w:rsidR="009A427D" w:rsidRPr="00D14360" w:rsidRDefault="009A427D" w:rsidP="009A427D">
      <w:pPr>
        <w:spacing w:after="120"/>
        <w:rPr>
          <w:rFonts w:eastAsia="Calibri" w:cs="Calibri"/>
          <w:color w:val="000000"/>
        </w:rPr>
      </w:pPr>
      <w:r w:rsidRPr="00D14360">
        <w:rPr>
          <w:rFonts w:eastAsia="Calibri" w:cs="Calibri"/>
          <w:color w:val="000000"/>
        </w:rPr>
        <w:t xml:space="preserve">The following </w:t>
      </w:r>
      <w:r w:rsidR="00DC05F4" w:rsidRPr="00D14360">
        <w:rPr>
          <w:rFonts w:eastAsia="Calibri" w:cs="Calibri"/>
          <w:color w:val="000000"/>
        </w:rPr>
        <w:t>resources are available to the</w:t>
      </w:r>
      <w:r w:rsidRPr="00D14360">
        <w:rPr>
          <w:rFonts w:eastAsia="Calibri" w:cs="Calibri"/>
          <w:color w:val="000000"/>
        </w:rPr>
        <w:t xml:space="preserve"> C-CDA implement</w:t>
      </w:r>
      <w:r w:rsidR="00DC05F4" w:rsidRPr="00D14360">
        <w:rPr>
          <w:rFonts w:eastAsia="Calibri" w:cs="Calibri"/>
          <w:color w:val="000000"/>
        </w:rPr>
        <w:t>er community to support the growing use of this important information exchange standard for interoperability.</w:t>
      </w:r>
    </w:p>
    <w:p w14:paraId="03B32A80" w14:textId="77777777" w:rsidR="009A427D" w:rsidRPr="00C64922" w:rsidRDefault="009A427D" w:rsidP="003E2C96">
      <w:pPr>
        <w:pStyle w:val="Heading2"/>
      </w:pPr>
      <w:bookmarkStart w:id="2751" w:name="_3bj1y38" w:colFirst="0" w:colLast="0"/>
      <w:bookmarkStart w:id="2752" w:name="_Toc11043724"/>
      <w:bookmarkStart w:id="2753" w:name="_Toc11045647"/>
      <w:bookmarkStart w:id="2754" w:name="_Toc11219063"/>
      <w:bookmarkStart w:id="2755" w:name="_Toc11391317"/>
      <w:bookmarkStart w:id="2756" w:name="_Toc127519218"/>
      <w:bookmarkStart w:id="2757" w:name="_Toc119939901"/>
      <w:bookmarkEnd w:id="2751"/>
      <w:r w:rsidRPr="00C64922">
        <w:t>Sample C-CDA Files</w:t>
      </w:r>
      <w:bookmarkEnd w:id="2752"/>
      <w:bookmarkEnd w:id="2753"/>
      <w:bookmarkEnd w:id="2754"/>
      <w:bookmarkEnd w:id="2755"/>
      <w:bookmarkEnd w:id="2756"/>
      <w:bookmarkEnd w:id="2757"/>
    </w:p>
    <w:p w14:paraId="0B722E9E" w14:textId="4D95697E" w:rsidR="009A427D" w:rsidRDefault="00E32413" w:rsidP="000816FD">
      <w:pPr>
        <w:rPr>
          <w:rFonts w:eastAsia="Calibri" w:cs="Calibri"/>
          <w:color w:val="000000"/>
        </w:rPr>
      </w:pPr>
      <w:r>
        <w:rPr>
          <w:rFonts w:eastAsia="Calibri" w:cs="Calibri"/>
          <w:color w:val="000000"/>
        </w:rPr>
        <w:t>There</w:t>
      </w:r>
      <w:r w:rsidR="009A427D" w:rsidRPr="00D14360">
        <w:rPr>
          <w:rFonts w:eastAsia="Calibri" w:cs="Calibri"/>
          <w:color w:val="000000"/>
        </w:rPr>
        <w:t xml:space="preserve"> are sample C-CDA files for a variety of Clinical Note types. </w:t>
      </w:r>
      <w:bookmarkStart w:id="2758" w:name="_1qoc8b1" w:colFirst="0" w:colLast="0"/>
      <w:bookmarkEnd w:id="2758"/>
      <w:r>
        <w:rPr>
          <w:rFonts w:eastAsia="Calibri" w:cs="Calibri"/>
          <w:color w:val="000000"/>
        </w:rPr>
        <w:t>Sample</w:t>
      </w:r>
      <w:r w:rsidR="00294353">
        <w:rPr>
          <w:rFonts w:eastAsia="Calibri" w:cs="Calibri"/>
          <w:color w:val="000000"/>
        </w:rPr>
        <w:t xml:space="preserve"> documents are posted in Github where they are incrementally improved by the CDA Examples Task Force.  Reference </w:t>
      </w:r>
      <w:r w:rsidR="00296E2F">
        <w:rPr>
          <w:rFonts w:eastAsia="Calibri" w:cs="Calibri"/>
          <w:color w:val="000000"/>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eastAsia="Calibri" w:cs="Calibri"/>
          <w:color w:val="000000"/>
        </w:rPr>
        <w:t xml:space="preserve"> of these sample documents</w:t>
      </w:r>
      <w:commentRangeStart w:id="2759"/>
      <w:r w:rsidR="00294353">
        <w:rPr>
          <w:rFonts w:eastAsia="Calibri" w:cs="Calibri"/>
          <w:color w:val="000000"/>
        </w:rPr>
        <w:t>.</w:t>
      </w:r>
      <w:r w:rsidR="00296E2F">
        <w:rPr>
          <w:rStyle w:val="FootnoteReference"/>
          <w:rFonts w:eastAsia="Calibri" w:cs="Calibri"/>
          <w:color w:val="000000"/>
        </w:rPr>
        <w:footnoteReference w:id="144"/>
      </w:r>
      <w:commentRangeEnd w:id="2759"/>
      <w:r w:rsidR="00D81B11">
        <w:rPr>
          <w:rStyle w:val="CommentReference"/>
        </w:rPr>
        <w:commentReference w:id="2759"/>
      </w:r>
    </w:p>
    <w:p w14:paraId="625E38F0" w14:textId="53BB3457" w:rsidR="005B684F" w:rsidRDefault="005B684F" w:rsidP="000816FD">
      <w:pPr>
        <w:rPr>
          <w:rFonts w:eastAsia="Calibri" w:cs="Calibri"/>
          <w:color w:val="000000"/>
        </w:rPr>
      </w:pPr>
    </w:p>
    <w:p w14:paraId="67D94FCE" w14:textId="77777777" w:rsidR="00F22DFE" w:rsidRPr="00D14360" w:rsidRDefault="00F22DFE" w:rsidP="000816FD">
      <w:pPr>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b/>
                <w:bCs/>
                <w:color w:val="000000"/>
              </w:rPr>
            </w:pPr>
            <w:r w:rsidRPr="00D14360">
              <w:rPr>
                <w:rFonts w:cs="Calibri"/>
                <w:b/>
                <w:bCs/>
                <w:color w:val="FFFFFF"/>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hAnsi="Calibri Light" w:cs="Calibri Light"/>
                <w:b/>
                <w:bCs/>
                <w:color w:val="000000"/>
              </w:rPr>
            </w:pPr>
            <w:commentRangeStart w:id="2760"/>
            <w:r w:rsidRPr="00D14360">
              <w:rPr>
                <w:rFonts w:cs="Calibri"/>
                <w:b/>
                <w:bCs/>
                <w:color w:val="FFFFFF"/>
              </w:rPr>
              <w:t>C-CDA Sample File Name and brief description</w:t>
            </w:r>
            <w:commentRangeEnd w:id="2760"/>
            <w:r w:rsidR="00B254AA">
              <w:rPr>
                <w:rStyle w:val="CommentReference"/>
              </w:rPr>
              <w:commentReference w:id="2760"/>
            </w:r>
          </w:p>
        </w:tc>
      </w:tr>
      <w:tr w:rsidR="005B684F" w14:paraId="309E0B94" w14:textId="77777777" w:rsidTr="004E29C8">
        <w:tc>
          <w:tcPr>
            <w:tcW w:w="2605" w:type="dxa"/>
            <w:tcBorders>
              <w:top w:val="single" w:sz="4" w:space="0" w:color="4F81BD"/>
              <w:bottom w:val="single" w:sz="4" w:space="0" w:color="4F81BD"/>
              <w:right w:val="nil"/>
            </w:tcBorders>
            <w:shd w:val="clear" w:color="auto" w:fill="FFFFFF"/>
          </w:tcPr>
          <w:p w14:paraId="2AFD8FFF" w14:textId="4D2FF1A8" w:rsidR="005B684F" w:rsidRPr="00A61A3F" w:rsidRDefault="009777DE" w:rsidP="00D14360">
            <w:pPr>
              <w:spacing w:after="120"/>
              <w:rPr>
                <w:b/>
                <w:bCs/>
                <w:color w:val="000000"/>
              </w:rPr>
            </w:pPr>
            <w:r w:rsidRPr="00A61A3F">
              <w:rPr>
                <w:b/>
                <w:bCs/>
                <w:color w:val="000000"/>
              </w:rPr>
              <w:t>Discharge Summary</w:t>
            </w:r>
            <w:r w:rsidR="00E518B4" w:rsidRPr="00A61A3F">
              <w:rPr>
                <w:b/>
                <w:bCs/>
                <w:color w:val="000000"/>
              </w:rPr>
              <w:t xml:space="preserve"> showing USCDI v2 Data Elements</w:t>
            </w:r>
          </w:p>
        </w:tc>
        <w:tc>
          <w:tcPr>
            <w:tcW w:w="6750" w:type="dxa"/>
            <w:tcBorders>
              <w:top w:val="single" w:sz="4" w:space="0" w:color="4F81BD"/>
              <w:bottom w:val="single" w:sz="4" w:space="0" w:color="4F81BD"/>
            </w:tcBorders>
            <w:shd w:val="clear" w:color="auto" w:fill="auto"/>
          </w:tcPr>
          <w:p w14:paraId="45029267" w14:textId="7E9EC9FB" w:rsidR="005B684F" w:rsidRPr="00A61A3F" w:rsidRDefault="009777DE" w:rsidP="00D14360">
            <w:pPr>
              <w:keepNext/>
              <w:keepLines/>
              <w:rPr>
                <w:rFonts w:ascii="Calibri Light" w:hAnsi="Calibri Light" w:cs="Calibri Light"/>
                <w:color w:val="000000"/>
              </w:rPr>
            </w:pPr>
            <w:r w:rsidRPr="00A61A3F">
              <w:rPr>
                <w:rFonts w:ascii="Calibri Light" w:hAnsi="Calibri Light" w:cs="Calibri Light"/>
                <w:color w:val="000000"/>
              </w:rPr>
              <w:t>DischargeSummary</w:t>
            </w:r>
            <w:r w:rsidR="00E518B4" w:rsidRPr="00A61A3F">
              <w:rPr>
                <w:rFonts w:ascii="Calibri Light" w:hAnsi="Calibri Light" w:cs="Calibri Light"/>
                <w:color w:val="000000"/>
              </w:rPr>
              <w:t>-USCDI-v2.xml</w:t>
            </w:r>
          </w:p>
          <w:p w14:paraId="27589B4D" w14:textId="77777777" w:rsidR="00E518B4" w:rsidRPr="00A61A3F" w:rsidRDefault="00E518B4" w:rsidP="00D14360">
            <w:pPr>
              <w:keepNext/>
              <w:keepLines/>
              <w:rPr>
                <w:rFonts w:ascii="Calibri Light" w:hAnsi="Calibri Light" w:cs="Calibri Light"/>
                <w:color w:val="000000"/>
              </w:rPr>
            </w:pPr>
          </w:p>
          <w:p w14:paraId="5C89E188" w14:textId="0FE0FF44" w:rsidR="00E518B4" w:rsidRPr="00A61A3F" w:rsidRDefault="00F22DFE" w:rsidP="00D14360">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14:paraId="21FB1C2A" w14:textId="77777777" w:rsidTr="004E29C8">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rFonts w:eastAsia="Calibri" w:cs="Calibri"/>
                <w:b/>
                <w:bCs/>
                <w:color w:val="000000"/>
              </w:rPr>
            </w:pPr>
            <w:r w:rsidRPr="00D14360">
              <w:rPr>
                <w:b/>
                <w:bCs/>
                <w:color w:val="000000"/>
              </w:rPr>
              <w:t>CCD Patient Summary</w:t>
            </w:r>
          </w:p>
        </w:tc>
        <w:tc>
          <w:tcPr>
            <w:tcW w:w="6750" w:type="dxa"/>
            <w:tcBorders>
              <w:top w:val="single" w:sz="4" w:space="0" w:color="4F81BD"/>
              <w:bottom w:val="single" w:sz="4" w:space="0" w:color="4F81BD"/>
            </w:tcBorders>
            <w:shd w:val="clear" w:color="auto" w:fill="auto"/>
          </w:tcPr>
          <w:p w14:paraId="5F1DB7FB" w14:textId="347FAF9C"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CCD.xml</w:t>
            </w:r>
          </w:p>
          <w:p w14:paraId="77D57269" w14:textId="77777777" w:rsidR="005C79A1" w:rsidRPr="00D14360" w:rsidRDefault="005C79A1" w:rsidP="00D14360">
            <w:pPr>
              <w:keepNext/>
              <w:keepLines/>
              <w:rPr>
                <w:rFonts w:ascii="Calibri Light" w:hAnsi="Calibri Light" w:cs="Calibri Light"/>
                <w:color w:val="000000"/>
              </w:rPr>
            </w:pPr>
          </w:p>
          <w:p w14:paraId="1227F55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14:paraId="79BAEC71" w14:textId="77777777" w:rsidTr="004E29C8">
        <w:tc>
          <w:tcPr>
            <w:tcW w:w="2605" w:type="dxa"/>
            <w:tcBorders>
              <w:right w:val="nil"/>
            </w:tcBorders>
            <w:shd w:val="clear" w:color="auto" w:fill="FFFFFF"/>
          </w:tcPr>
          <w:p w14:paraId="397434C6" w14:textId="5205927E" w:rsidR="00BF2DC6" w:rsidRPr="00D14360" w:rsidRDefault="008B59D0" w:rsidP="00D14360">
            <w:pPr>
              <w:spacing w:after="120"/>
              <w:rPr>
                <w:rFonts w:eastAsia="Calibri" w:cs="Calibri"/>
                <w:b/>
                <w:bCs/>
                <w:color w:val="000000"/>
              </w:rPr>
            </w:pPr>
            <w:hyperlink r:id="rId136" w:history="1">
              <w:r w:rsidR="00BF2DC6" w:rsidRPr="00D14360">
                <w:rPr>
                  <w:rStyle w:val="Hyperlink"/>
                  <w:b/>
                  <w:bCs/>
                  <w:color w:val="000000"/>
                  <w:u w:val="none"/>
                </w:rPr>
                <w:t>Discharge Summary</w:t>
              </w:r>
            </w:hyperlink>
          </w:p>
        </w:tc>
        <w:tc>
          <w:tcPr>
            <w:tcW w:w="6750" w:type="dxa"/>
            <w:shd w:val="clear" w:color="auto" w:fill="auto"/>
          </w:tcPr>
          <w:p w14:paraId="3A196EA4" w14:textId="2817AEC7"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DischargeSummary.xml</w:t>
            </w:r>
          </w:p>
          <w:p w14:paraId="11B973FA" w14:textId="77777777" w:rsidR="005C79A1" w:rsidRPr="00D14360" w:rsidRDefault="005C79A1" w:rsidP="00D14360">
            <w:pPr>
              <w:keepNext/>
              <w:keepLines/>
              <w:rPr>
                <w:rFonts w:ascii="Calibri Light" w:hAnsi="Calibri Light" w:cs="Calibri Light"/>
                <w:color w:val="000000"/>
              </w:rPr>
            </w:pPr>
          </w:p>
          <w:p w14:paraId="7CB653D4" w14:textId="77777777" w:rsidR="00BF2DC6" w:rsidRPr="00D14360" w:rsidRDefault="00BF2DC6">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14:paraId="22BB40D2" w14:textId="77777777" w:rsidTr="004E29C8">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rFonts w:eastAsia="Calibri" w:cs="Calibri"/>
                <w:b/>
                <w:bCs/>
                <w:color w:val="000000"/>
              </w:rPr>
            </w:pPr>
            <w:r w:rsidRPr="00D14360">
              <w:rPr>
                <w:b/>
                <w:bCs/>
                <w:color w:val="000000"/>
              </w:rPr>
              <w:t>Referral Note</w:t>
            </w:r>
          </w:p>
        </w:tc>
        <w:tc>
          <w:tcPr>
            <w:tcW w:w="6750" w:type="dxa"/>
            <w:tcBorders>
              <w:top w:val="single" w:sz="4" w:space="0" w:color="4F81BD"/>
              <w:bottom w:val="single" w:sz="4" w:space="0" w:color="4F81BD"/>
            </w:tcBorders>
            <w:shd w:val="clear" w:color="auto" w:fill="auto"/>
          </w:tcPr>
          <w:p w14:paraId="0A9E5A56" w14:textId="2A6744E2"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ReferralNote.xml</w:t>
            </w:r>
          </w:p>
          <w:p w14:paraId="727EF7BF" w14:textId="77777777" w:rsidR="005C79A1" w:rsidRPr="00D14360" w:rsidRDefault="005C79A1" w:rsidP="00D14360">
            <w:pPr>
              <w:keepNext/>
              <w:keepLines/>
              <w:rPr>
                <w:rFonts w:ascii="Calibri Light" w:hAnsi="Calibri Light" w:cs="Calibri Light"/>
                <w:color w:val="000000"/>
              </w:rPr>
            </w:pPr>
          </w:p>
          <w:p w14:paraId="77FC3CF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14:paraId="0587E795" w14:textId="77777777" w:rsidTr="004E29C8">
        <w:tc>
          <w:tcPr>
            <w:tcW w:w="2605" w:type="dxa"/>
            <w:tcBorders>
              <w:right w:val="nil"/>
            </w:tcBorders>
            <w:shd w:val="clear" w:color="auto" w:fill="FFFFFF"/>
          </w:tcPr>
          <w:p w14:paraId="528F6657" w14:textId="77777777" w:rsidR="00BF2DC6" w:rsidRPr="00D14360" w:rsidRDefault="00BF2DC6" w:rsidP="00D14360">
            <w:pPr>
              <w:spacing w:after="120"/>
              <w:rPr>
                <w:rFonts w:eastAsia="Calibri" w:cs="Calibri"/>
                <w:b/>
                <w:bCs/>
                <w:color w:val="000000"/>
              </w:rPr>
            </w:pPr>
            <w:r w:rsidRPr="00D14360">
              <w:rPr>
                <w:b/>
                <w:bCs/>
                <w:color w:val="000000"/>
              </w:rPr>
              <w:t>Progress Note</w:t>
            </w:r>
          </w:p>
        </w:tc>
        <w:tc>
          <w:tcPr>
            <w:tcW w:w="6750" w:type="dxa"/>
            <w:shd w:val="clear" w:color="auto" w:fill="auto"/>
          </w:tcPr>
          <w:p w14:paraId="62560320" w14:textId="0ACEAC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ProgressNote.xml</w:t>
            </w:r>
          </w:p>
          <w:p w14:paraId="03AA0448" w14:textId="77777777" w:rsidR="005C79A1" w:rsidRPr="00D14360" w:rsidRDefault="005C79A1" w:rsidP="00D14360">
            <w:pPr>
              <w:keepNext/>
              <w:keepLines/>
              <w:rPr>
                <w:rFonts w:ascii="Calibri Light" w:hAnsi="Calibri Light" w:cs="Calibri Light"/>
                <w:color w:val="000000"/>
              </w:rPr>
            </w:pPr>
          </w:p>
          <w:p w14:paraId="18C2D591"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14:paraId="59BF60D4" w14:textId="77777777" w:rsidTr="004E29C8">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b/>
                <w:bCs/>
                <w:color w:val="000000"/>
              </w:rPr>
            </w:pPr>
            <w:r w:rsidRPr="00D14360">
              <w:rPr>
                <w:b/>
                <w:bCs/>
                <w:color w:val="000000"/>
              </w:rPr>
              <w:t>Care Plan</w:t>
            </w:r>
          </w:p>
        </w:tc>
        <w:tc>
          <w:tcPr>
            <w:tcW w:w="6750" w:type="dxa"/>
            <w:tcBorders>
              <w:top w:val="single" w:sz="4" w:space="0" w:color="4F81BD"/>
              <w:bottom w:val="single" w:sz="4" w:space="0" w:color="4F81BD"/>
            </w:tcBorders>
            <w:shd w:val="clear" w:color="auto" w:fill="auto"/>
          </w:tcPr>
          <w:p w14:paraId="3029D5DA" w14:textId="6815AD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14:paraId="78D37092" w14:textId="77777777" w:rsidR="005C79A1" w:rsidRPr="00D14360" w:rsidRDefault="005C79A1" w:rsidP="00D14360">
            <w:pPr>
              <w:keepNext/>
              <w:keepLines/>
              <w:rPr>
                <w:rFonts w:ascii="Calibri Light" w:hAnsi="Calibri Light" w:cs="Calibri Light"/>
                <w:color w:val="000000"/>
              </w:rPr>
            </w:pPr>
          </w:p>
          <w:p w14:paraId="4FFDE177"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4E29C8">
        <w:tc>
          <w:tcPr>
            <w:tcW w:w="2605" w:type="dxa"/>
            <w:tcBorders>
              <w:right w:val="nil"/>
            </w:tcBorders>
            <w:shd w:val="clear" w:color="auto" w:fill="FFFFFF"/>
          </w:tcPr>
          <w:p w14:paraId="1DF2939D" w14:textId="77777777" w:rsidR="00BF2DC6" w:rsidRPr="00D14360" w:rsidRDefault="00BF2DC6" w:rsidP="00D14360">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14:paraId="7E15A567" w14:textId="437424E5"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UnstructuredDocument.xml</w:t>
            </w:r>
          </w:p>
          <w:p w14:paraId="43A9EB5A" w14:textId="77777777" w:rsidR="005C79A1" w:rsidRPr="00D14360" w:rsidRDefault="005C79A1" w:rsidP="00D14360">
            <w:pPr>
              <w:keepNext/>
              <w:keepLines/>
              <w:rPr>
                <w:rFonts w:ascii="Calibri Light" w:hAnsi="Calibri Light" w:cs="Calibri Light"/>
                <w:color w:val="000000"/>
              </w:rPr>
            </w:pPr>
          </w:p>
          <w:p w14:paraId="1F77698A"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use of the &lt;nonXMLbody&gt; option for a C-CDA document.</w:t>
            </w:r>
          </w:p>
        </w:tc>
      </w:tr>
      <w:tr w:rsidR="00BF2DC6" w14:paraId="69B1F4CE" w14:textId="77777777" w:rsidTr="004E29C8">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b/>
                <w:bCs/>
                <w:color w:val="000000"/>
              </w:rPr>
            </w:pPr>
            <w:r w:rsidRPr="00D14360">
              <w:rPr>
                <w:b/>
                <w:bCs/>
                <w:color w:val="000000"/>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14:paraId="0B953BA1" w14:textId="37F84D66" w:rsidR="009A427D" w:rsidRDefault="000816FD" w:rsidP="009A427D">
      <w:pPr>
        <w:pStyle w:val="Caption"/>
      </w:pPr>
      <w:bookmarkStart w:id="2761" w:name="kix.y82a8nq0swgz" w:colFirst="0" w:colLast="0"/>
      <w:bookmarkStart w:id="2762" w:name="_42ddq1a" w:colFirst="0" w:colLast="0"/>
      <w:bookmarkEnd w:id="2761"/>
      <w:bookmarkEnd w:id="2762"/>
      <w:r>
        <w:t xml:space="preserve">  </w:t>
      </w:r>
      <w:bookmarkStart w:id="2763" w:name="_Toc118898863"/>
      <w:bookmarkStart w:id="2764" w:name="_Toc127519383"/>
      <w:bookmarkStart w:id="2765" w:name="_Toc119940067"/>
      <w:r w:rsidR="009A427D" w:rsidRPr="00C64922">
        <w:t xml:space="preserve">Table </w:t>
      </w:r>
      <w:r w:rsidR="008B59D0">
        <w:fldChar w:fldCharType="begin"/>
      </w:r>
      <w:r w:rsidR="008B59D0">
        <w:instrText xml:space="preserve"> SEQ Table \* ARABIC </w:instrText>
      </w:r>
      <w:r w:rsidR="008B59D0">
        <w:fldChar w:fldCharType="separate"/>
      </w:r>
      <w:del w:id="2766" w:author="Ballot Reconciliation" w:date="2023-03-09T09:31:00Z">
        <w:r w:rsidR="00F10C7C">
          <w:rPr>
            <w:noProof/>
          </w:rPr>
          <w:delText>78</w:delText>
        </w:r>
      </w:del>
      <w:ins w:id="2767" w:author="Ballot Reconciliation" w:date="2023-03-09T09:31:00Z">
        <w:r w:rsidR="00DC1072">
          <w:rPr>
            <w:noProof/>
          </w:rPr>
          <w:t>77</w:t>
        </w:r>
      </w:ins>
      <w:r w:rsidR="008B59D0">
        <w:rPr>
          <w:noProof/>
        </w:rPr>
        <w:fldChar w:fldCharType="end"/>
      </w:r>
      <w:r w:rsidR="009A427D" w:rsidRPr="00C64922">
        <w:t>: Sample Document Files</w:t>
      </w:r>
      <w:bookmarkEnd w:id="2763"/>
      <w:bookmarkEnd w:id="2764"/>
      <w:bookmarkEnd w:id="2765"/>
    </w:p>
    <w:p w14:paraId="771D364C" w14:textId="77777777" w:rsidR="009A427D" w:rsidRDefault="009A427D" w:rsidP="003E2C96">
      <w:pPr>
        <w:pStyle w:val="Heading2"/>
      </w:pPr>
      <w:bookmarkStart w:id="2768" w:name="_Toc21926884"/>
      <w:bookmarkStart w:id="2769" w:name="_Toc11043725"/>
      <w:bookmarkStart w:id="2770" w:name="_Toc11045648"/>
      <w:bookmarkStart w:id="2771" w:name="_Toc11219064"/>
      <w:bookmarkStart w:id="2772" w:name="_Toc11391318"/>
      <w:bookmarkStart w:id="2773" w:name="_Toc127519219"/>
      <w:bookmarkStart w:id="2774" w:name="_Toc119939902"/>
      <w:bookmarkEnd w:id="2768"/>
      <w:r w:rsidRPr="00C64922">
        <w:lastRenderedPageBreak/>
        <w:t>Published HL7 CDA and C-CDA Specifications</w:t>
      </w:r>
      <w:bookmarkEnd w:id="2769"/>
      <w:bookmarkEnd w:id="2770"/>
      <w:bookmarkEnd w:id="2771"/>
      <w:bookmarkEnd w:id="2772"/>
      <w:bookmarkEnd w:id="2773"/>
      <w:bookmarkEnd w:id="2774"/>
    </w:p>
    <w:p w14:paraId="36B90542" w14:textId="77777777" w:rsidR="00891300" w:rsidRDefault="00891300" w:rsidP="00891300"/>
    <w:p w14:paraId="730B945C" w14:textId="77777777" w:rsidR="00C30E39" w:rsidRPr="00D14360" w:rsidRDefault="00891300" w:rsidP="00891300">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14:paraId="1E477008" w14:textId="77777777" w:rsidR="00F43C92" w:rsidRPr="00D14360" w:rsidRDefault="00F43C92" w:rsidP="00891300">
      <w:pPr>
        <w:rPr>
          <w:rFonts w:cs="Calibri"/>
          <w:shd w:val="clear" w:color="auto" w:fill="FFFFFF"/>
        </w:rPr>
      </w:pPr>
    </w:p>
    <w:p w14:paraId="35A197E2" w14:textId="77777777" w:rsidR="00F43C92" w:rsidRPr="00D14360" w:rsidRDefault="00F43C92" w:rsidP="00F43C92">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14:paraId="134C7CB1" w14:textId="77777777" w:rsidR="00F43C92" w:rsidRPr="003A3D50" w:rsidRDefault="00F43C92" w:rsidP="00F43C92">
      <w:pPr>
        <w:rPr>
          <w:rFonts w:cs="Arial"/>
        </w:rPr>
      </w:pPr>
    </w:p>
    <w:p w14:paraId="78583FA1" w14:textId="77777777" w:rsidR="006C7E28" w:rsidRPr="00D14360" w:rsidRDefault="00C30E39" w:rsidP="00891300">
      <w:pPr>
        <w:rPr>
          <w:rFonts w:cs="Calibri"/>
          <w:shd w:val="clear" w:color="auto" w:fill="FFFFFF"/>
        </w:rPr>
      </w:pPr>
      <w:r w:rsidRPr="00D14360">
        <w:rPr>
          <w:rFonts w:cs="Calibri"/>
        </w:rPr>
        <w:t>Notable extensions have been added to the patient reference and classes in the clinical statement model used for machine process-ability.  The documentation has been improved and updated to explain how CDA can be constrained using templating to support any number of use cases found in healthcare using a base schema just like CDA R2.0.  </w:t>
      </w:r>
    </w:p>
    <w:p w14:paraId="6C8DFF91" w14:textId="77777777" w:rsidR="006C7E28" w:rsidRPr="00D14360" w:rsidRDefault="006C7E28" w:rsidP="00891300">
      <w:pPr>
        <w:rPr>
          <w:rFonts w:cs="Calibri"/>
          <w:shd w:val="clear" w:color="auto" w:fill="FFFFFF"/>
        </w:rPr>
      </w:pPr>
    </w:p>
    <w:p w14:paraId="1E925617" w14:textId="77777777" w:rsidR="006C7E28" w:rsidRPr="00D14360" w:rsidRDefault="00891300" w:rsidP="00891300">
      <w:pPr>
        <w:rPr>
          <w:rFonts w:cs="Calibri"/>
          <w:shd w:val="clear" w:color="auto" w:fill="FFFFFF"/>
        </w:rPr>
      </w:pPr>
      <w:r w:rsidRPr="00D14360">
        <w:rPr>
          <w:rFonts w:cs="Calibri"/>
          <w:shd w:val="clear" w:color="auto" w:fill="FFFFFF"/>
        </w:rPr>
        <w:t xml:space="preserve">A CDA </w:t>
      </w:r>
      <w:r w:rsidR="00C30E39" w:rsidRPr="00D14360">
        <w:rPr>
          <w:rFonts w:cs="Calibri"/>
          <w:shd w:val="clear" w:color="auto" w:fill="FFFFFF"/>
        </w:rPr>
        <w:t xml:space="preserve">document </w:t>
      </w:r>
      <w:r w:rsidRPr="00D14360">
        <w:rPr>
          <w:rFonts w:cs="Calibri"/>
          <w:shd w:val="clear" w:color="auto" w:fill="FFFFFF"/>
        </w:rPr>
        <w:t xml:space="preserve">can </w:t>
      </w:r>
      <w:r w:rsidR="00C30E39" w:rsidRPr="00D14360">
        <w:rPr>
          <w:rFonts w:cs="Calibri"/>
          <w:shd w:val="clear" w:color="auto" w:fill="FFFFFF"/>
        </w:rPr>
        <w:t xml:space="preserve">be used to represent </w:t>
      </w:r>
      <w:r w:rsidRPr="00D14360">
        <w:rPr>
          <w:rFonts w:cs="Calibri"/>
          <w:shd w:val="clear" w:color="auto" w:fill="FFFFFF"/>
        </w:rPr>
        <w:t xml:space="preserve">any type of clinical content -- </w:t>
      </w:r>
      <w:r w:rsidR="00C30E39" w:rsidRPr="00D14360">
        <w:rPr>
          <w:rFonts w:cs="Calibri"/>
          <w:shd w:val="clear" w:color="auto" w:fill="FFFFFF"/>
        </w:rPr>
        <w:t>a</w:t>
      </w:r>
      <w:r w:rsidRPr="00D14360">
        <w:rPr>
          <w:rFonts w:cs="Calibri"/>
          <w:shd w:val="clear" w:color="auto" w:fill="FFFFFF"/>
        </w:rPr>
        <w:t xml:space="preserve"> CDA document </w:t>
      </w:r>
      <w:r w:rsidR="00C30E39" w:rsidRPr="00D14360">
        <w:rPr>
          <w:rFonts w:cs="Calibri"/>
          <w:shd w:val="clear" w:color="auto" w:fill="FFFFFF"/>
        </w:rPr>
        <w:t>c</w:t>
      </w:r>
      <w:r w:rsidRPr="00D14360">
        <w:rPr>
          <w:rFonts w:cs="Calibri"/>
          <w:shd w:val="clear" w:color="auto" w:fill="FFFFFF"/>
        </w:rPr>
        <w:t xml:space="preserve">ould be </w:t>
      </w:r>
      <w:r w:rsidR="00C30E39" w:rsidRPr="00D14360">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rFonts w:cs="Calibri"/>
          <w:shd w:val="clear" w:color="auto" w:fill="FFFFFF"/>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rFonts w:cs="Calibri"/>
          <w:shd w:val="clear" w:color="auto" w:fill="FFFFFF"/>
        </w:rPr>
      </w:pPr>
    </w:p>
    <w:p w14:paraId="09563AC8" w14:textId="62C4A575" w:rsidR="00C30E39" w:rsidRDefault="00C30E39" w:rsidP="00891300">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0046449F" w:rsidRPr="00D14360">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rFonts w:cs="Calibri"/>
          <w:shd w:val="clear" w:color="auto" w:fill="FFFFFF"/>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4E29C8">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14:paraId="115E9730" w14:textId="3967EB8A" w:rsidR="00891300" w:rsidRPr="00D14360" w:rsidRDefault="00891300" w:rsidP="00127A5A">
            <w:pPr>
              <w:spacing w:after="120"/>
              <w:rPr>
                <w:color w:val="000000"/>
              </w:rPr>
            </w:pPr>
            <w:r w:rsidRPr="00D14360">
              <w:rPr>
                <w:rFonts w:eastAsia="Calibri" w:cs="Calibri"/>
                <w:b/>
                <w:color w:val="000000"/>
              </w:rPr>
              <w:t xml:space="preserve">Resource: </w:t>
            </w:r>
            <w:hyperlink r:id="rId137" w:history="1">
              <w:r w:rsidR="00127A5A" w:rsidRPr="00D14360">
                <w:rPr>
                  <w:rStyle w:val="Hyperlink"/>
                </w:rPr>
                <w:t>https://www.hl7.org/implement/standards/product_brief.cfm?product_id=7</w:t>
              </w:r>
            </w:hyperlink>
          </w:p>
          <w:p w14:paraId="74DAD677"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14:paraId="7FA57EC3" w14:textId="77777777" w:rsidR="00891300" w:rsidRPr="00D14360" w:rsidRDefault="00891300" w:rsidP="00127A5A">
      <w:pPr>
        <w:spacing w:after="12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4E29C8">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14:paraId="25C5C6D9" w14:textId="62C3D61C" w:rsidR="00891300" w:rsidRPr="00D14360" w:rsidRDefault="00891300" w:rsidP="00127A5A">
            <w:pPr>
              <w:spacing w:after="120"/>
            </w:pPr>
            <w:r w:rsidRPr="00D14360">
              <w:rPr>
                <w:rFonts w:eastAsia="Calibri" w:cs="Calibri"/>
                <w:b/>
                <w:color w:val="000000"/>
              </w:rPr>
              <w:t xml:space="preserve">Resource: </w:t>
            </w:r>
            <w:hyperlink r:id="rId138" w:history="1">
              <w:r w:rsidRPr="00D14360">
                <w:rPr>
                  <w:rStyle w:val="Hyperlink"/>
                </w:rPr>
                <w:t>http://www.hl7.org/Special/committees/cdamg/index.cfm</w:t>
              </w:r>
            </w:hyperlink>
          </w:p>
          <w:p w14:paraId="2F6A336C"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4E29C8">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14:paraId="6CBA97D7" w14:textId="0DF9ED3B" w:rsidR="00891300" w:rsidRPr="00D14360" w:rsidRDefault="00891300" w:rsidP="00127A5A">
            <w:pPr>
              <w:spacing w:after="120"/>
            </w:pPr>
            <w:r w:rsidRPr="00D14360">
              <w:rPr>
                <w:rFonts w:eastAsia="Calibri" w:cs="Calibri"/>
                <w:b/>
                <w:color w:val="000000"/>
              </w:rPr>
              <w:lastRenderedPageBreak/>
              <w:t xml:space="preserve">Resource: </w:t>
            </w:r>
            <w:hyperlink r:id="rId139" w:history="1">
              <w:r w:rsidRPr="00D14360">
                <w:rPr>
                  <w:rStyle w:val="Hyperlink"/>
                </w:rPr>
                <w:t>http://www.hl7.org/implement/standards/product_brief.cfm?product_id=492</w:t>
              </w:r>
            </w:hyperlink>
          </w:p>
          <w:p w14:paraId="4D600CA4"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(HHPoC), Consultation Note, Continuity of Care Document (CCD), Diagnostic Imaging Reports (DIR), 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4E29C8">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rFonts w:eastAsia="Calibri" w:cs="Calibri"/>
                <w:color w:val="000000"/>
              </w:rPr>
            </w:pPr>
            <w:bookmarkStart w:id="2775" w:name="_Toc11043729"/>
            <w:r w:rsidRPr="00D14360">
              <w:rPr>
                <w:rFonts w:eastAsia="Calibri" w:cs="Calibri"/>
                <w:b/>
                <w:color w:val="000000"/>
              </w:rPr>
              <w:t xml:space="preserve">Source: </w:t>
            </w:r>
            <w:r w:rsidRPr="00D14360">
              <w:t>C-CDA R2.1; Advance Directives Templates, Release 1 – US Realm</w:t>
            </w:r>
          </w:p>
          <w:p w14:paraId="259C5B81" w14:textId="480EA9FA" w:rsidR="00891300" w:rsidRPr="00D14360" w:rsidRDefault="00891300" w:rsidP="00127A5A">
            <w:pPr>
              <w:spacing w:after="120"/>
            </w:pPr>
            <w:r w:rsidRPr="00D14360">
              <w:rPr>
                <w:rFonts w:eastAsia="Calibri" w:cs="Calibri"/>
                <w:b/>
                <w:color w:val="000000"/>
              </w:rPr>
              <w:t xml:space="preserve">Resource: </w:t>
            </w:r>
            <w:hyperlink r:id="rId140" w:history="1">
              <w:r w:rsidRPr="00D14360">
                <w:rPr>
                  <w:rStyle w:val="Hyperlink"/>
                </w:rPr>
                <w:t>https://www.hl7.org/implement/standards/product_brief.cfm?product_id=473</w:t>
              </w:r>
            </w:hyperlink>
          </w:p>
          <w:p w14:paraId="7A6F18FC" w14:textId="77777777" w:rsidR="00891300" w:rsidRDefault="00891300" w:rsidP="00127A5A">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pPr>
          </w:p>
          <w:p w14:paraId="123F34C8" w14:textId="77777777" w:rsidR="00891300" w:rsidRDefault="00891300" w:rsidP="00127A5A">
            <w:pPr>
              <w:pStyle w:val="BodyText"/>
            </w:pPr>
            <w:r w:rsidRPr="007D7A00">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pPr>
          </w:p>
          <w:p w14:paraId="179CDFD9" w14:textId="77777777" w:rsidR="00891300" w:rsidRPr="007D7A00" w:rsidRDefault="00891300" w:rsidP="00127A5A">
            <w:pPr>
              <w:pStyle w:val="BodyText"/>
            </w:pPr>
            <w:r w:rsidRPr="007D7A00">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4E29C8">
        <w:tc>
          <w:tcPr>
            <w:tcW w:w="9360" w:type="dxa"/>
            <w:shd w:val="clear" w:color="auto" w:fill="F3F3F3"/>
            <w:tcMar>
              <w:top w:w="100" w:type="dxa"/>
              <w:left w:w="100" w:type="dxa"/>
              <w:bottom w:w="100" w:type="dxa"/>
              <w:right w:w="100" w:type="dxa"/>
            </w:tcMar>
          </w:tcPr>
          <w:bookmarkEnd w:id="2775"/>
          <w:p w14:paraId="3B19CCED"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14:paraId="67D779A3" w14:textId="759BC8D7" w:rsidR="00891300" w:rsidRPr="00D14360" w:rsidRDefault="00891300" w:rsidP="00127A5A">
            <w:pPr>
              <w:spacing w:after="120"/>
            </w:pPr>
            <w:r w:rsidRPr="00D14360">
              <w:rPr>
                <w:rFonts w:eastAsia="Calibri" w:cs="Calibri"/>
                <w:b/>
                <w:color w:val="000000"/>
              </w:rPr>
              <w:t xml:space="preserve">Resource: </w:t>
            </w:r>
            <w:hyperlink r:id="rId141" w:history="1">
              <w:r w:rsidRPr="00D14360">
                <w:rPr>
                  <w:rStyle w:val="Hyperlink"/>
                </w:rPr>
                <w:t>http://www.hl7.org/implement/standards/product_brief.cfm?product_id=478</w:t>
              </w:r>
            </w:hyperlink>
          </w:p>
          <w:p w14:paraId="50623E60"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00894F9B" w:rsidRPr="00D14360">
              <w:rPr>
                <w:rFonts w:eastAsia="Calibri" w:cs="Calibri"/>
                <w:bCs/>
                <w:color w:val="000000"/>
              </w:rPr>
              <w:t>Nutrition Care P</w:t>
            </w:r>
            <w:r w:rsidR="00F67C52" w:rsidRPr="00D14360">
              <w:rPr>
                <w:rFonts w:eastAsia="Calibri" w:cs="Calibri"/>
                <w:bCs/>
                <w:color w:val="000000"/>
              </w:rPr>
              <w:t>rocess</w:t>
            </w:r>
            <w:r w:rsidR="00894F9B" w:rsidRPr="00D14360">
              <w:rPr>
                <w:rFonts w:eastAsia="Calibri" w:cs="Calibri"/>
                <w:bCs/>
                <w:color w:val="000000"/>
              </w:rPr>
              <w:t xml:space="preserve"> (</w:t>
            </w:r>
            <w:r w:rsidRPr="00D14360">
              <w:rPr>
                <w:rFonts w:eastAsia="Calibri" w:cs="Calibri"/>
                <w:bCs/>
                <w:color w:val="000000"/>
              </w:rPr>
              <w:t>NCP</w:t>
            </w:r>
            <w:r w:rsidR="00894F9B" w:rsidRPr="00D14360">
              <w:rPr>
                <w:rFonts w:eastAsia="Calibri" w:cs="Calibri"/>
                <w:bCs/>
                <w:color w:val="000000"/>
              </w:rPr>
              <w:t>)</w:t>
            </w:r>
            <w:r w:rsidRPr="00D14360">
              <w:rPr>
                <w:rFonts w:eastAsia="Calibri" w:cs="Calibri"/>
                <w:bCs/>
                <w:color w:val="000000"/>
              </w:rPr>
              <w:t xml:space="preserve"> is used by Registered Dietitians Nutritionists (RDN) and other </w:t>
            </w:r>
            <w:r w:rsidRPr="00D14360">
              <w:rPr>
                <w:rFonts w:eastAsia="Calibri" w:cs="Calibri"/>
                <w:bCs/>
                <w:color w:val="000000"/>
              </w:rPr>
              <w:lastRenderedPageBreak/>
              <w:t>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cs="Calibri"/>
                <w:b/>
                <w:color w:val="000000"/>
              </w:rPr>
              <w:t xml:space="preserve">. </w:t>
            </w:r>
          </w:p>
        </w:tc>
      </w:tr>
    </w:tbl>
    <w:p w14:paraId="6844DC79" w14:textId="77777777" w:rsidR="00891300" w:rsidRDefault="00891300" w:rsidP="00127A5A">
      <w:pPr>
        <w:pStyle w:val="BodyText0"/>
        <w:rPr>
          <w:shd w:val="clear" w:color="auto" w:fill="FFFFFF"/>
        </w:rPr>
      </w:pPr>
      <w:bookmarkStart w:id="2776" w:name="_Toc11043731"/>
    </w:p>
    <w:bookmarkEnd w:id="2776"/>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4E29C8">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rFonts w:eastAsia="Calibri" w:cs="Calibri"/>
                <w:color w:val="000000"/>
              </w:rPr>
            </w:pPr>
            <w:bookmarkStart w:id="2777" w:name="_Hlk98254294"/>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14:paraId="59C20A73" w14:textId="7474C4F5" w:rsidR="00891300" w:rsidRPr="00D14360" w:rsidRDefault="00891300" w:rsidP="00127A5A">
            <w:pPr>
              <w:spacing w:after="120"/>
              <w:rPr>
                <w:rFonts w:cs="Calibri"/>
              </w:rPr>
            </w:pPr>
            <w:r w:rsidRPr="00D14360">
              <w:rPr>
                <w:rFonts w:eastAsia="Calibri" w:cs="Calibri"/>
                <w:b/>
                <w:color w:val="000000"/>
              </w:rPr>
              <w:t xml:space="preserve">Resource: </w:t>
            </w:r>
            <w:hyperlink r:id="rId142" w:history="1">
              <w:r w:rsidRPr="00D14360">
                <w:rPr>
                  <w:rStyle w:val="Hyperlink"/>
                  <w:rFonts w:cs="Calibri"/>
                </w:rPr>
                <w:t>http://www.hl7.org/implement/standards/product_brief.cfm?product_id=494</w:t>
              </w:r>
            </w:hyperlink>
          </w:p>
          <w:p w14:paraId="0417D524"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implementation guide provides consistent guidance for capturing key pregnancy status information in healthcare information technology (HIT) products and contains optional supplemental pregnancy status templates for current C-CDA document types.</w:t>
            </w:r>
          </w:p>
        </w:tc>
      </w:tr>
      <w:bookmarkEnd w:id="2777"/>
    </w:tbl>
    <w:p w14:paraId="5C4456D9" w14:textId="3242B4E0" w:rsidR="00501EF2" w:rsidRDefault="00501EF2"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297F7BD1" w14:textId="77777777" w:rsidTr="004E29C8">
        <w:tc>
          <w:tcPr>
            <w:tcW w:w="9360" w:type="dxa"/>
            <w:shd w:val="clear" w:color="auto" w:fill="F3F3F3"/>
            <w:tcMar>
              <w:top w:w="100" w:type="dxa"/>
              <w:left w:w="100" w:type="dxa"/>
              <w:bottom w:w="100" w:type="dxa"/>
              <w:right w:w="100" w:type="dxa"/>
            </w:tcMar>
          </w:tcPr>
          <w:p w14:paraId="44A69A61" w14:textId="0C757C34"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Occupational Data for Health Release 1, STU Release 1.1 – US Realm</w:t>
            </w:r>
          </w:p>
          <w:p w14:paraId="66F04EAC" w14:textId="3EB4D7BA" w:rsidR="00283418" w:rsidRDefault="00283418" w:rsidP="00D64C1D">
            <w:pPr>
              <w:spacing w:after="120"/>
            </w:pPr>
            <w:r w:rsidRPr="00D14360">
              <w:rPr>
                <w:rFonts w:eastAsia="Calibri" w:cs="Calibri"/>
                <w:b/>
                <w:color w:val="000000"/>
              </w:rPr>
              <w:t>Resource:</w:t>
            </w:r>
            <w:r w:rsidR="00704136" w:rsidRPr="00081C97">
              <w:rPr>
                <w:bCs/>
              </w:rPr>
              <w:t xml:space="preserve"> </w:t>
            </w:r>
            <w:hyperlink r:id="rId143" w:history="1">
              <w:r w:rsidR="00704136" w:rsidRPr="007770C6">
                <w:rPr>
                  <w:rStyle w:val="Hyperlink"/>
                  <w:bCs/>
                </w:rPr>
                <w:t>https://www.hl7.org/implement/standards/product_brief.cfm?product_id=522</w:t>
              </w:r>
            </w:hyperlink>
          </w:p>
          <w:p w14:paraId="0AC49A87" w14:textId="77777777" w:rsidR="00283418" w:rsidRPr="00283418" w:rsidRDefault="00283418" w:rsidP="00283418">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14:paraId="57243AE3" w14:textId="0D37102C"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14:paraId="23F3FD0B" w14:textId="14741AF0"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14:paraId="623F5C05"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Combat Zone Period</w:t>
            </w:r>
          </w:p>
          <w:p w14:paraId="33BA2188"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Past or Present Job for the patient or a household member</w:t>
            </w:r>
          </w:p>
          <w:p w14:paraId="5201C8C1" w14:textId="06A51F99" w:rsidR="00283418" w:rsidRPr="007770C6" w:rsidRDefault="00283418">
            <w:pPr>
              <w:pStyle w:val="ListParagraph"/>
              <w:numPr>
                <w:ilvl w:val="0"/>
                <w:numId w:val="42"/>
              </w:numPr>
              <w:spacing w:after="120"/>
              <w:rPr>
                <w:rFonts w:eastAsia="Calibri" w:cs="Calibri"/>
                <w:color w:val="000000"/>
              </w:rPr>
            </w:pPr>
            <w:r w:rsidRPr="007770C6">
              <w:rPr>
                <w:rFonts w:eastAsia="Calibri" w:cs="Calibri"/>
                <w:bCs/>
                <w:color w:val="000000"/>
              </w:rPr>
              <w:t>Usual Work of the patient or a household member</w:t>
            </w:r>
          </w:p>
        </w:tc>
      </w:tr>
    </w:tbl>
    <w:p w14:paraId="4421D369" w14:textId="359BB95B" w:rsidR="00283418" w:rsidRDefault="00283418"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7E1A0FEB" w14:textId="77777777" w:rsidTr="004E29C8">
        <w:tc>
          <w:tcPr>
            <w:tcW w:w="9360" w:type="dxa"/>
            <w:shd w:val="clear" w:color="auto" w:fill="F3F3F3"/>
            <w:tcMar>
              <w:top w:w="100" w:type="dxa"/>
              <w:left w:w="100" w:type="dxa"/>
              <w:bottom w:w="100" w:type="dxa"/>
              <w:right w:w="100" w:type="dxa"/>
            </w:tcMar>
          </w:tcPr>
          <w:p w14:paraId="6F5E5501" w14:textId="5BC55C65"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14:paraId="10EFEB3F" w14:textId="3AC4C3A0" w:rsidR="00283418" w:rsidRPr="00D14360" w:rsidRDefault="00283418" w:rsidP="00D64C1D">
            <w:pPr>
              <w:spacing w:after="120"/>
              <w:rPr>
                <w:rFonts w:cs="Calibri"/>
              </w:rPr>
            </w:pPr>
            <w:r w:rsidRPr="00D14360">
              <w:rPr>
                <w:rFonts w:eastAsia="Calibri" w:cs="Calibri"/>
                <w:b/>
                <w:color w:val="000000"/>
              </w:rPr>
              <w:t xml:space="preserve">Resource: </w:t>
            </w:r>
            <w:hyperlink r:id="rId144" w:history="1">
              <w:r w:rsidR="00704136" w:rsidRPr="00EE43A5">
                <w:rPr>
                  <w:rStyle w:val="Hyperlink"/>
                </w:rPr>
                <w:t>https://www.hl7.org/implement/standards/product_brief.cfm?product_id=502</w:t>
              </w:r>
            </w:hyperlink>
          </w:p>
          <w:p w14:paraId="5F20884E" w14:textId="4FD5E966" w:rsidR="00283418" w:rsidRPr="00D14360" w:rsidRDefault="00283418" w:rsidP="00D64C1D">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p>
        </w:tc>
      </w:tr>
    </w:tbl>
    <w:p w14:paraId="3222967A" w14:textId="1ABDC364" w:rsidR="00283418" w:rsidRDefault="00283418" w:rsidP="00501EF2">
      <w:pPr>
        <w:pStyle w:val="BodyText"/>
        <w:rPr>
          <w:b/>
          <w:color w:val="000000"/>
          <w:lang w:bidi="ar-SA"/>
        </w:rPr>
      </w:pPr>
    </w:p>
    <w:p w14:paraId="7CFD8B39" w14:textId="77777777" w:rsidR="00283418" w:rsidRPr="00D14360" w:rsidRDefault="00283418" w:rsidP="00501EF2">
      <w:pPr>
        <w:pStyle w:val="BodyText"/>
        <w:rPr>
          <w:b/>
          <w:color w:val="00000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350"/>
      </w:tblGrid>
      <w:tr w:rsidR="004F6FF6" w14:paraId="125A1389" w14:textId="77777777" w:rsidTr="004E29C8">
        <w:tc>
          <w:tcPr>
            <w:tcW w:w="9350" w:type="dxa"/>
            <w:shd w:val="clear" w:color="auto" w:fill="F2F2F2"/>
          </w:tcPr>
          <w:p w14:paraId="44C4B193"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14:paraId="48DD4013" w14:textId="2991AEC9" w:rsidR="00501EF2" w:rsidRPr="00D14360" w:rsidRDefault="00501EF2" w:rsidP="00D14360">
            <w:pPr>
              <w:spacing w:after="120"/>
              <w:rPr>
                <w:rFonts w:cs="Calibri"/>
              </w:rPr>
            </w:pPr>
            <w:r w:rsidRPr="00D14360">
              <w:rPr>
                <w:rFonts w:eastAsia="Calibri" w:cs="Calibri"/>
                <w:b/>
                <w:color w:val="000000"/>
              </w:rPr>
              <w:t xml:space="preserve">Resource: </w:t>
            </w:r>
            <w:hyperlink r:id="rId145" w:history="1">
              <w:r w:rsidRPr="00D14360">
                <w:rPr>
                  <w:rStyle w:val="Hyperlink"/>
                  <w:rFonts w:cs="Calibri"/>
                </w:rPr>
                <w:t xml:space="preserve">http://www.hl7.org/implement/standards/product_brief.cfm?product_id=280 </w:t>
              </w:r>
            </w:hyperlink>
          </w:p>
          <w:p w14:paraId="6AEFF36A" w14:textId="77777777" w:rsidR="00501EF2" w:rsidRDefault="00501EF2" w:rsidP="00501EF2">
            <w:pPr>
              <w:pStyle w:val="BodyText"/>
            </w:pPr>
            <w:r w:rsidRPr="00D14360">
              <w:rPr>
                <w:b/>
                <w:color w:val="000000"/>
              </w:rPr>
              <w:t xml:space="preserve">Description:  </w:t>
            </w:r>
            <w:r w:rsidRPr="00D14360">
              <w:rPr>
                <w:bCs/>
                <w:color w:val="000000"/>
              </w:rPr>
              <w:t xml:space="preserve">This implementation guide defines constraints on the HL7 CDA standard to support Meaningful </w:t>
            </w:r>
            <w:r w:rsidRPr="00D14360">
              <w:rPr>
                <w:bCs/>
                <w:color w:val="000000"/>
              </w:rPr>
              <w:lastRenderedPageBreak/>
              <w:t>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elementsHIT)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01EF2" w14:paraId="7190956D" w14:textId="77777777" w:rsidTr="004E29C8">
        <w:tc>
          <w:tcPr>
            <w:tcW w:w="9350" w:type="dxa"/>
            <w:shd w:val="clear" w:color="auto" w:fill="F2F2F2"/>
          </w:tcPr>
          <w:p w14:paraId="7ACD1B01"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14:paraId="2991EA07" w14:textId="54EB30CE" w:rsidR="00501EF2" w:rsidRPr="00D14360" w:rsidRDefault="00501EF2" w:rsidP="00D14360">
            <w:pPr>
              <w:spacing w:after="120"/>
              <w:rPr>
                <w:rFonts w:cs="Calibri"/>
              </w:rPr>
            </w:pPr>
            <w:r w:rsidRPr="00D14360">
              <w:rPr>
                <w:rFonts w:eastAsia="Calibri" w:cs="Calibri"/>
                <w:b/>
                <w:color w:val="000000"/>
              </w:rPr>
              <w:t xml:space="preserve">Resource: </w:t>
            </w:r>
            <w:hyperlink r:id="rId146" w:history="1">
              <w:r w:rsidR="00704136" w:rsidRPr="00EE43A5">
                <w:rPr>
                  <w:rStyle w:val="Hyperlink"/>
                  <w:rFonts w:cs="Calibri"/>
                </w:rPr>
                <w:t>http://www.hl7.org/implement/standards/product_brief.cfm?product_id=354</w:t>
              </w:r>
            </w:hyperlink>
          </w:p>
          <w:p w14:paraId="5DCBE156" w14:textId="77777777" w:rsidR="00501EF2" w:rsidRDefault="00501EF2" w:rsidP="00501EF2">
            <w:pPr>
              <w:pStyle w:val="BodyText"/>
            </w:pPr>
            <w:r w:rsidRPr="00D14360">
              <w:rPr>
                <w:b/>
                <w:color w:val="000000"/>
              </w:rPr>
              <w:t xml:space="preserve">Description: </w:t>
            </w:r>
            <w:r w:rsidRPr="00D14360">
              <w:rPr>
                <w:bCs/>
                <w:color w:val="00000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3E2C96">
      <w:pPr>
        <w:pStyle w:val="Heading2"/>
        <w:rPr>
          <w:rFonts w:eastAsia="Calibri"/>
        </w:rPr>
      </w:pPr>
      <w:bookmarkStart w:id="2778" w:name="_Toc11388400"/>
      <w:bookmarkStart w:id="2779" w:name="_x3we66twfm2w"/>
      <w:bookmarkStart w:id="2780" w:name="_ng51hfkvv77r" w:colFirst="0" w:colLast="0"/>
      <w:bookmarkStart w:id="2781" w:name="_Toc11043734"/>
      <w:bookmarkStart w:id="2782" w:name="_Toc11045652"/>
      <w:bookmarkStart w:id="2783" w:name="_Toc11219068"/>
      <w:bookmarkStart w:id="2784" w:name="_Toc11391321"/>
      <w:bookmarkStart w:id="2785" w:name="_Toc127519220"/>
      <w:bookmarkStart w:id="2786" w:name="_Toc119939903"/>
      <w:bookmarkEnd w:id="2778"/>
      <w:bookmarkEnd w:id="2779"/>
      <w:bookmarkEnd w:id="2780"/>
      <w:r w:rsidRPr="00C64922">
        <w:t xml:space="preserve">Published C-CDA Implementer </w:t>
      </w:r>
      <w:r>
        <w:t xml:space="preserve">Community </w:t>
      </w:r>
      <w:r w:rsidRPr="00C64922">
        <w:t>Guidance</w:t>
      </w:r>
      <w:bookmarkEnd w:id="2781"/>
      <w:bookmarkEnd w:id="2782"/>
      <w:bookmarkEnd w:id="2783"/>
      <w:bookmarkEnd w:id="2784"/>
      <w:bookmarkEnd w:id="2785"/>
      <w:bookmarkEnd w:id="2786"/>
      <w:r w:rsidRPr="00C64922">
        <w:t xml:space="preserve"> </w:t>
      </w:r>
      <w:r>
        <w:t xml:space="preserve"> </w:t>
      </w:r>
    </w:p>
    <w:p w14:paraId="3C803FE4" w14:textId="77777777" w:rsidR="00891300" w:rsidRPr="00D14360" w:rsidRDefault="00891300" w:rsidP="00891300">
      <w:pPr>
        <w:spacing w:after="120"/>
        <w:rPr>
          <w:rFonts w:cs="Calibri"/>
        </w:rPr>
      </w:pPr>
      <w:r w:rsidRPr="00D14360">
        <w:rPr>
          <w:rFonts w:cs="Calibri"/>
        </w:rPr>
        <w:t>Below are brief descriptions of additional specifications relevant for C-CDA based information exchange.</w:t>
      </w:r>
    </w:p>
    <w:p w14:paraId="1F1FE86B" w14:textId="77777777" w:rsidR="00BA114A" w:rsidRDefault="00891300" w:rsidP="00C17F49">
      <w:pPr>
        <w:pStyle w:val="Heading3"/>
      </w:pPr>
      <w:bookmarkStart w:id="2787" w:name="_jqrv2arv0m6j" w:colFirst="0" w:colLast="0"/>
      <w:bookmarkStart w:id="2788" w:name="_The_Joint_Document"/>
      <w:bookmarkStart w:id="2789" w:name="_Ref88484948"/>
      <w:bookmarkStart w:id="2790" w:name="_Ref88484951"/>
      <w:bookmarkStart w:id="2791" w:name="_Toc127519221"/>
      <w:bookmarkStart w:id="2792" w:name="_Toc119939904"/>
      <w:bookmarkEnd w:id="2787"/>
      <w:bookmarkEnd w:id="2788"/>
      <w:r w:rsidRPr="006C1F8B">
        <w:t>The Joint Document Content Work Group</w:t>
      </w:r>
      <w:bookmarkEnd w:id="2789"/>
      <w:bookmarkEnd w:id="2790"/>
      <w:bookmarkEnd w:id="2791"/>
      <w:bookmarkEnd w:id="2792"/>
      <w:r w:rsidRPr="006C1F8B">
        <w:t xml:space="preserve"> </w:t>
      </w:r>
    </w:p>
    <w:p w14:paraId="26241B80" w14:textId="77777777" w:rsidR="00891300" w:rsidRPr="00D14360" w:rsidRDefault="00086EAB" w:rsidP="00BA114A">
      <w:pPr>
        <w:rPr>
          <w:rFonts w:eastAsia="Calibri" w:cs="Calibri"/>
        </w:rPr>
      </w:pPr>
      <w:r w:rsidRPr="00D14360">
        <w:rPr>
          <w:rFonts w:eastAsia="Calibri" w:cs="Calibri"/>
        </w:rPr>
        <w:t xml:space="preserve">The Joint Document Content Work Group </w:t>
      </w:r>
      <w:r w:rsidR="00891300" w:rsidRPr="00D14360">
        <w:rPr>
          <w:rFonts w:eastAsia="Calibri" w:cs="Calibri"/>
        </w:rPr>
        <w:t>was established in 2018 as a cooperative effort between Car</w:t>
      </w:r>
      <w:r w:rsidR="00891300" w:rsidRPr="00D14360">
        <w:rPr>
          <w:rFonts w:eastAsia="Calibri" w:cs="Calibri"/>
          <w:i/>
        </w:rPr>
        <w:t>e</w:t>
      </w:r>
      <w:r w:rsidR="00891300" w:rsidRPr="00D14360">
        <w:rPr>
          <w:rFonts w:eastAsia="Calibri" w:cs="Calibri"/>
        </w:rPr>
        <w:t>quality and CommonWell initiatives.</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145"/>
      </w:r>
      <w:r w:rsidR="00891300" w:rsidRPr="00D14360">
        <w:rPr>
          <w:rFonts w:eastAsia="Calibri" w:cs="Calibri"/>
        </w:rPr>
        <w:t xml:space="preserve">  The outcome was the white paper “Concise Consolidated CDA: </w:t>
      </w:r>
      <w:r w:rsidR="00891300" w:rsidRPr="00D14360">
        <w:rPr>
          <w:rFonts w:eastAsia="Calibri" w:cs="Calibri"/>
          <w:bCs/>
        </w:rPr>
        <w:t>Deploying Encounter Summary CDA Documents with Clinical Notes</w:t>
      </w:r>
      <w:r w:rsidR="00891300" w:rsidRPr="00D14360">
        <w:rPr>
          <w:rFonts w:eastAsia="Calibri" w:cs="Calibri"/>
          <w:i/>
        </w:rPr>
        <w:t xml:space="preserve">” </w:t>
      </w:r>
      <w:r w:rsidR="00891300" w:rsidRPr="00D1436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4E29C8">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Concise Consolidated CDA: Deploying Encounter Summary CDA Documents with Clinical Notes</w:t>
            </w:r>
          </w:p>
          <w:p w14:paraId="75B67BF7" w14:textId="453A3072" w:rsidR="00891300" w:rsidRPr="007770C6" w:rsidRDefault="00891300" w:rsidP="00B64B82">
            <w:pPr>
              <w:spacing w:after="120"/>
              <w:rPr>
                <w:rStyle w:val="Hyperlink"/>
                <w:rFonts w:cs="Calibri"/>
              </w:rPr>
            </w:pPr>
            <w:r w:rsidRPr="00D14360">
              <w:rPr>
                <w:rFonts w:eastAsia="Calibri" w:cs="Calibri"/>
                <w:b/>
                <w:color w:val="000000"/>
              </w:rPr>
              <w:t xml:space="preserve">Resource: </w:t>
            </w:r>
            <w:r w:rsidR="00D64C1D" w:rsidRPr="007770C6">
              <w:rPr>
                <w:rStyle w:val="Hyperlink"/>
                <w:rFonts w:cs="Calibri"/>
              </w:rPr>
              <w:t>https://www.commonwellalliance.org/wp-content/uploads/2019/01/Improve-Joint-Document-Content-Whitepaper.pdf</w:t>
            </w:r>
          </w:p>
          <w:p w14:paraId="74BEA7FE" w14:textId="77777777" w:rsidR="00891300" w:rsidRPr="00D14360" w:rsidRDefault="00891300" w:rsidP="00B64B82">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14:paraId="10D4F970" w14:textId="77777777" w:rsidR="00891300" w:rsidRPr="00D14360" w:rsidRDefault="00891300" w:rsidP="00891300">
      <w:pPr>
        <w:pStyle w:val="ListParagraph"/>
        <w:spacing w:after="120"/>
        <w:rPr>
          <w:rFonts w:eastAsia="Calibri" w:cs="Calibri"/>
          <w:color w:val="000000"/>
        </w:rPr>
      </w:pPr>
    </w:p>
    <w:p w14:paraId="5571FE6D" w14:textId="77777777" w:rsidR="00D5113E" w:rsidRDefault="00D5113E" w:rsidP="00C17F49">
      <w:pPr>
        <w:pStyle w:val="Heading3"/>
      </w:pPr>
      <w:bookmarkStart w:id="2793" w:name="_zc5fufq5wwe1" w:colFirst="0" w:colLast="0"/>
      <w:bookmarkStart w:id="2794" w:name="_Toc127519222"/>
      <w:bookmarkStart w:id="2795" w:name="_Toc119939905"/>
      <w:bookmarkEnd w:id="2793"/>
      <w:r>
        <w:t>Integrating the Healthcare Enterprise (</w:t>
      </w:r>
      <w:r w:rsidR="00891300" w:rsidRPr="00F34381">
        <w:t>IHE</w:t>
      </w:r>
      <w:r>
        <w:t>)</w:t>
      </w:r>
      <w:bookmarkEnd w:id="2794"/>
      <w:bookmarkEnd w:id="2795"/>
    </w:p>
    <w:p w14:paraId="113A730B" w14:textId="77777777" w:rsidR="00891300" w:rsidRPr="00D14360" w:rsidRDefault="00D5113E" w:rsidP="00CF4CB1">
      <w:pPr>
        <w:spacing w:after="120"/>
        <w:rPr>
          <w:rFonts w:cs="Calibri"/>
        </w:rPr>
      </w:pPr>
      <w:r w:rsidRPr="00D14360">
        <w:rPr>
          <w:rFonts w:cs="Calibri"/>
        </w:rPr>
        <w:t>IHE is an</w:t>
      </w:r>
      <w:r w:rsidR="00891300" w:rsidRPr="00D1436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4E29C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14:paraId="79D7004C" w14:textId="5DBC3C3B" w:rsidR="00891300" w:rsidRPr="00E85065" w:rsidRDefault="00891300" w:rsidP="00B268D6">
            <w:pPr>
              <w:spacing w:after="120"/>
            </w:pPr>
            <w:r w:rsidRPr="00D14360">
              <w:rPr>
                <w:rFonts w:eastAsia="Calibri" w:cs="Calibri"/>
                <w:b/>
                <w:color w:val="000000"/>
              </w:rPr>
              <w:t xml:space="preserve">Resource: </w:t>
            </w:r>
            <w:hyperlink r:id="rId147" w:history="1">
              <w:r w:rsidRPr="00D14360">
                <w:rPr>
                  <w:rStyle w:val="Hyperlink"/>
                  <w:rFonts w:cs="Calibri"/>
                </w:rPr>
                <w:t>https://www.ihe.net/uploadedFiles/Documents/PCC/IHE_PCC_Suppl_CDA_DSS.pdf</w:t>
              </w:r>
            </w:hyperlink>
          </w:p>
          <w:p w14:paraId="48335354" w14:textId="77777777" w:rsidR="00891300" w:rsidRPr="00D14360" w:rsidRDefault="00891300" w:rsidP="000520B0">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w:t>
            </w:r>
            <w:r w:rsidRPr="00D14360">
              <w:rPr>
                <w:rFonts w:eastAsia="Calibri" w:cs="Calibri"/>
                <w:color w:val="000000"/>
              </w:rPr>
              <w:lastRenderedPageBreak/>
              <w:t>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4E29C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rFonts w:eastAsia="Calibri" w:cs="Calibri"/>
                <w:b/>
                <w:color w:val="000000"/>
              </w:rPr>
            </w:pPr>
          </w:p>
        </w:tc>
      </w:tr>
      <w:tr w:rsidR="00891300" w:rsidRPr="00E85065" w14:paraId="44E8484E" w14:textId="77777777" w:rsidTr="004E29C8">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14:paraId="024A2C19" w14:textId="195F84C5" w:rsidR="00891300" w:rsidRPr="00D14360" w:rsidRDefault="00891300" w:rsidP="00B268D6">
            <w:pPr>
              <w:spacing w:after="120"/>
              <w:rPr>
                <w:rFonts w:cs="Calibri"/>
              </w:rPr>
            </w:pPr>
            <w:r w:rsidRPr="00D14360">
              <w:rPr>
                <w:rFonts w:eastAsia="Calibri" w:cs="Calibri"/>
                <w:b/>
                <w:color w:val="000000"/>
              </w:rPr>
              <w:t xml:space="preserve">Resource: </w:t>
            </w:r>
            <w:hyperlink r:id="rId148" w:history="1">
              <w:r w:rsidRPr="00D14360">
                <w:rPr>
                  <w:rStyle w:val="Hyperlink"/>
                  <w:rFonts w:cs="Calibri"/>
                </w:rPr>
                <w:t>https://www.ihe.net/uploadedFiles/Documents/PCC/IHE_PCC_Suppl_MCV.pdf</w:t>
              </w:r>
            </w:hyperlink>
          </w:p>
          <w:p w14:paraId="728A7646"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14:paraId="1E2A9FE5" w14:textId="77777777" w:rsidR="00891300" w:rsidRPr="00D14360" w:rsidRDefault="00891300" w:rsidP="00891300">
      <w:pPr>
        <w:pStyle w:val="ListParagraph"/>
        <w:spacing w:after="120"/>
        <w:ind w:left="108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4E29C8">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cs="Calibri"/>
              </w:rPr>
              <w:t>Integrating the Healthcare Enterprise (IHE) Patient Care Coordination Technical Framework Supplement: Reconciliation of Clinical Content and Care Providers (RECON)</w:t>
            </w:r>
          </w:p>
          <w:p w14:paraId="405BBDE2" w14:textId="00752B2C" w:rsidR="00891300" w:rsidRPr="00D14360" w:rsidRDefault="00891300" w:rsidP="00B268D6">
            <w:pPr>
              <w:spacing w:after="120"/>
              <w:rPr>
                <w:rFonts w:cs="Calibri"/>
              </w:rPr>
            </w:pPr>
            <w:r w:rsidRPr="00D14360">
              <w:rPr>
                <w:rFonts w:eastAsia="Calibri" w:cs="Calibri"/>
                <w:b/>
                <w:color w:val="000000"/>
              </w:rPr>
              <w:t xml:space="preserve">Resource: </w:t>
            </w:r>
            <w:hyperlink r:id="rId149" w:history="1">
              <w:r w:rsidRPr="00D14360">
                <w:rPr>
                  <w:rStyle w:val="Hyperlink"/>
                  <w:rFonts w:cs="Calibri"/>
                </w:rPr>
                <w:t>http://ihe.net/uploadedFiles/Documents/PCC/IHE_PCC_Suppl_RECON.pdf</w:t>
              </w:r>
            </w:hyperlink>
          </w:p>
          <w:p w14:paraId="1A906D02"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rFonts w:eastAsia="Calibri" w:cs="Calibri"/>
          <w:color w:val="000000"/>
        </w:rPr>
      </w:pPr>
    </w:p>
    <w:p w14:paraId="5409BDFF" w14:textId="77777777" w:rsidR="00BA114A" w:rsidRDefault="00891300" w:rsidP="00C17F49">
      <w:pPr>
        <w:pStyle w:val="Heading3"/>
      </w:pPr>
      <w:bookmarkStart w:id="2796" w:name="_Toc98851902"/>
      <w:bookmarkStart w:id="2797" w:name="_Toc98851903"/>
      <w:bookmarkStart w:id="2798" w:name="_Toc98851904"/>
      <w:bookmarkStart w:id="2799" w:name="_Toc98851909"/>
      <w:bookmarkStart w:id="2800" w:name="_1ldzr6w5odna" w:colFirst="0" w:colLast="0"/>
      <w:bookmarkStart w:id="2801" w:name="_Toc98851914"/>
      <w:bookmarkStart w:id="2802" w:name="_Toc127519223"/>
      <w:bookmarkStart w:id="2803" w:name="_Toc119939906"/>
      <w:bookmarkStart w:id="2804" w:name="_Toc11391322"/>
      <w:bookmarkEnd w:id="2796"/>
      <w:bookmarkEnd w:id="2797"/>
      <w:bookmarkEnd w:id="2798"/>
      <w:bookmarkEnd w:id="2799"/>
      <w:bookmarkEnd w:id="2800"/>
      <w:bookmarkEnd w:id="2801"/>
      <w:r w:rsidRPr="00BA114A">
        <w:rPr>
          <w:rFonts w:eastAsia="Calibri"/>
        </w:rPr>
        <w:t xml:space="preserve">The </w:t>
      </w:r>
      <w:r w:rsidRPr="00BA114A">
        <w:t>Payer Community</w:t>
      </w:r>
      <w:bookmarkEnd w:id="2802"/>
      <w:bookmarkEnd w:id="2803"/>
    </w:p>
    <w:p w14:paraId="14CAC937" w14:textId="6C8430D2" w:rsidR="00891300" w:rsidRPr="00D14360" w:rsidRDefault="00891300" w:rsidP="00BA114A">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(esMD) Initiative </w:t>
      </w:r>
      <w:r w:rsidR="00354429" w:rsidRPr="00D14360">
        <w:rPr>
          <w:rFonts w:cs="Calibri"/>
        </w:rPr>
        <w:t xml:space="preserve">that </w:t>
      </w:r>
      <w:r w:rsidRPr="00D14360">
        <w:rPr>
          <w:rFonts w:cs="Calibri"/>
        </w:rPr>
        <w:t>addresses the need for additional documentation to support data required for processing claims.</w:t>
      </w:r>
      <w:bookmarkEnd w:id="2804"/>
    </w:p>
    <w:p w14:paraId="4295F3D5" w14:textId="77777777" w:rsidR="00891300" w:rsidRPr="00D14360" w:rsidRDefault="00891300" w:rsidP="00891300">
      <w:pPr>
        <w:pStyle w:val="ListParagraph"/>
        <w:ind w:left="1080"/>
        <w:rPr>
          <w:rFonts w:cs="Calibri"/>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4E29C8">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14:paraId="6B31F590" w14:textId="2A05F3E7" w:rsidR="00891300" w:rsidRDefault="00891300" w:rsidP="00B268D6">
            <w:pPr>
              <w:widowControl w:val="0"/>
              <w:spacing w:after="120"/>
              <w:rPr>
                <w:rFonts w:eastAsia="Calibri" w:cs="Calibri"/>
                <w:color w:val="000000"/>
                <w:u w:val="single"/>
              </w:rPr>
            </w:pPr>
            <w:r w:rsidRPr="00D14360">
              <w:rPr>
                <w:rFonts w:eastAsia="Calibri" w:cs="Calibri"/>
                <w:b/>
                <w:color w:val="000000"/>
              </w:rPr>
              <w:t xml:space="preserve">Resource: </w:t>
            </w:r>
            <w:hyperlink r:id="rId150">
              <w:r w:rsidRPr="007770C6">
                <w:rPr>
                  <w:rStyle w:val="Hyperlink"/>
                </w:rPr>
                <w:t>http://www.hl7.org/implement/standards/product_brief.cfm?product_id=410</w:t>
              </w:r>
            </w:hyperlink>
          </w:p>
          <w:p w14:paraId="76A67CC9"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rFonts w:cs="Calibri"/>
          <w:color w:val="000000"/>
          <w:szCs w:val="22"/>
        </w:rPr>
      </w:pPr>
    </w:p>
    <w:p w14:paraId="65F32E1A" w14:textId="77777777" w:rsidR="00BA114A" w:rsidRDefault="00891300" w:rsidP="00C17F49">
      <w:pPr>
        <w:pStyle w:val="Heading3"/>
      </w:pPr>
      <w:bookmarkStart w:id="2805" w:name="_Toc127519224"/>
      <w:bookmarkStart w:id="2806" w:name="_Toc119939907"/>
      <w:r w:rsidRPr="002B15A6">
        <w:t>Quality Community</w:t>
      </w:r>
      <w:bookmarkEnd w:id="2805"/>
      <w:bookmarkEnd w:id="2806"/>
    </w:p>
    <w:p w14:paraId="3D3C75BC" w14:textId="77777777" w:rsidR="00526C15" w:rsidRPr="00D14360" w:rsidRDefault="00340EF8" w:rsidP="00340EF8">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rFonts w:cs="Arial"/>
          <w:color w:val="000000"/>
        </w:rPr>
        <w:t>Groups and</w:t>
      </w:r>
      <w:r w:rsidRPr="003A3D50">
        <w:rPr>
          <w:rFonts w:cs="Arial"/>
          <w:color w:val="000000"/>
        </w:rPr>
        <w:t xml:space="preserve"> is supported by the Centers for Medicare &amp; Medicaid Services (CMS). </w:t>
      </w:r>
    </w:p>
    <w:p w14:paraId="537D826A" w14:textId="77777777" w:rsidR="00340EF8" w:rsidRPr="003A3D50" w:rsidRDefault="00340EF8" w:rsidP="005C79A1">
      <w:pPr>
        <w:rPr>
          <w:rFonts w:cs="Arial"/>
          <w:color w:val="000000"/>
        </w:rPr>
      </w:pPr>
      <w:r w:rsidRPr="003A3D50">
        <w:rPr>
          <w:rFonts w:cs="Arial"/>
          <w:color w:val="000000"/>
        </w:rPr>
        <w:br/>
        <w:t>The Phase IV effort was launched in Summer 2014 to develop and ballot QRDA Category I, Release 3. It is co-</w:t>
      </w:r>
      <w:r w:rsidRPr="003A3D50">
        <w:rPr>
          <w:rFonts w:cs="Arial"/>
          <w:color w:val="000000"/>
        </w:rPr>
        <w:lastRenderedPageBreak/>
        <w:t xml:space="preserve">sponsored by the HL7 Clinical Quality Information (CQI) WG and Structured Documents Work </w:t>
      </w:r>
      <w:r w:rsidR="008A5CBF" w:rsidRPr="003A3D50">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14:paraId="661FA9ED" w14:textId="0B4ED104" w:rsidR="005C79A1" w:rsidRPr="003A3D50" w:rsidRDefault="00340EF8" w:rsidP="0054522C">
      <w:pPr>
        <w:pStyle w:val="ListParagraph"/>
        <w:numPr>
          <w:ilvl w:val="0"/>
          <w:numId w:val="33"/>
        </w:numPr>
        <w:rPr>
          <w:rFonts w:cs="Arial"/>
          <w:color w:val="000000"/>
        </w:rPr>
      </w:pPr>
      <w:r w:rsidRPr="005C79A1">
        <w:rPr>
          <w:rFonts w:cs="Arial"/>
          <w:color w:val="000000"/>
        </w:rPr>
        <w:t>Update templates to align with the QDM version 4.1.1</w:t>
      </w:r>
      <w:r w:rsidR="00526C15" w:rsidRPr="005C79A1">
        <w:rPr>
          <w:rFonts w:cs="Arial"/>
          <w:color w:val="000000"/>
        </w:rPr>
        <w:t>.</w:t>
      </w:r>
    </w:p>
    <w:p w14:paraId="6EF16F3D" w14:textId="77777777" w:rsidR="00340EF8" w:rsidRPr="005C79A1" w:rsidRDefault="00340EF8" w:rsidP="0054522C">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00863460" w:rsidRPr="005C79A1">
        <w:rPr>
          <w:rFonts w:cs="Arial"/>
          <w:color w:val="000000"/>
        </w:rPr>
        <w:t>Requests and</w:t>
      </w:r>
      <w:r w:rsidRPr="005C79A1">
        <w:rPr>
          <w:rFonts w:cs="Arial"/>
          <w:color w:val="000000"/>
        </w:rPr>
        <w:t xml:space="preserve"> determine whether they are appropriate for inclusion in Release 3</w:t>
      </w:r>
      <w:r w:rsidR="00526C15" w:rsidRPr="005C79A1">
        <w:rPr>
          <w:rFonts w:cs="Arial"/>
          <w:color w:val="000000"/>
        </w:rPr>
        <w:t>.</w:t>
      </w:r>
      <w:r w:rsidRPr="005C79A1">
        <w:rPr>
          <w:rFonts w:cs="Arial"/>
          <w:color w:val="000000"/>
        </w:rPr>
        <w:br/>
      </w:r>
    </w:p>
    <w:p w14:paraId="3F457A83" w14:textId="77777777" w:rsidR="00340EF8" w:rsidRPr="003A3D50" w:rsidRDefault="00340EF8" w:rsidP="0054522C">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4E29C8">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rFonts w:eastAsia="Calibri" w:cs="Calibri"/>
                <w:b/>
                <w:color w:val="000000"/>
              </w:rPr>
              <w:t xml:space="preserve">Source: </w:t>
            </w:r>
            <w:r w:rsidRPr="00D14360">
              <w:rPr>
                <w:rFonts w:cs="Calibri"/>
                <w:color w:val="000000"/>
              </w:rPr>
              <w:t>QRDA I Release 1, STU Release 5.1, Supports QDM v5.4</w:t>
            </w:r>
          </w:p>
          <w:p w14:paraId="0E3BCAD4" w14:textId="416AB23F" w:rsidR="00891300" w:rsidRPr="00D14360" w:rsidRDefault="00891300" w:rsidP="00B268D6">
            <w:pPr>
              <w:spacing w:after="120"/>
              <w:rPr>
                <w:rFonts w:eastAsia="Calibri" w:cs="Calibri"/>
                <w:bCs/>
                <w:color w:val="000000"/>
              </w:rPr>
            </w:pPr>
            <w:r w:rsidRPr="00D14360">
              <w:rPr>
                <w:rFonts w:eastAsia="Calibri" w:cs="Calibri"/>
                <w:b/>
                <w:color w:val="000000"/>
              </w:rPr>
              <w:t xml:space="preserve">Resource: </w:t>
            </w:r>
            <w:hyperlink r:id="rId151" w:history="1">
              <w:r w:rsidRPr="00D14360">
                <w:rPr>
                  <w:rStyle w:val="Hyperlink"/>
                  <w:rFonts w:eastAsia="Calibri" w:cs="Calibri"/>
                  <w:bCs/>
                </w:rPr>
                <w:t>http://www.hl7.org/implement/standards/product_brief.cfm?product_id=35</w:t>
              </w:r>
            </w:hyperlink>
          </w:p>
          <w:p w14:paraId="26E0D253" w14:textId="77777777" w:rsidR="00891300" w:rsidRPr="00D14360" w:rsidRDefault="00891300"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date of creation, encounter information, and a globally unique document identifier.</w:t>
            </w:r>
          </w:p>
        </w:tc>
      </w:tr>
    </w:tbl>
    <w:p w14:paraId="63B609B8" w14:textId="77777777" w:rsidR="00891300" w:rsidRPr="00D14360" w:rsidRDefault="00891300" w:rsidP="00891300">
      <w:pPr>
        <w:spacing w:after="120"/>
        <w:rPr>
          <w:rFonts w:eastAsia="Calibri" w:cs="Calibri"/>
          <w:b/>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4E29C8">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Clinical Quality Information Workgroup</w:t>
            </w:r>
          </w:p>
          <w:p w14:paraId="6213AE58" w14:textId="3544EB40"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 xml:space="preserve">Resource: </w:t>
            </w:r>
            <w:hyperlink r:id="rId152" w:history="1">
              <w:r w:rsidRPr="007770C6">
                <w:rPr>
                  <w:rStyle w:val="Hyperlink"/>
                  <w:rFonts w:eastAsia="Calibri" w:cs="Calibri"/>
                  <w:bCs/>
                </w:rPr>
                <w:t>https://confluence.hl7.org/display/CQIWC/Clinical+Quality+Information+WG+%28CQI%29+Home</w:t>
              </w:r>
            </w:hyperlink>
          </w:p>
          <w:p w14:paraId="281446DA" w14:textId="77777777"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14:paraId="29D8CFDF" w14:textId="77777777" w:rsidR="00295A8B" w:rsidRPr="00D14360" w:rsidRDefault="00295A8B" w:rsidP="00891300">
      <w:pPr>
        <w:spacing w:after="120"/>
        <w:rPr>
          <w:rFonts w:eastAsia="Calibri" w:cs="Calibri"/>
          <w:b/>
          <w:i/>
          <w:color w:val="000000"/>
        </w:rPr>
      </w:pPr>
    </w:p>
    <w:p w14:paraId="14E9EFB0" w14:textId="77777777" w:rsidR="00891300" w:rsidRPr="00C64922" w:rsidRDefault="00891300" w:rsidP="003E2C96">
      <w:pPr>
        <w:pStyle w:val="Heading2"/>
      </w:pPr>
      <w:bookmarkStart w:id="2807" w:name="_ngvtsn1q7hnh" w:colFirst="0" w:colLast="0"/>
      <w:bookmarkStart w:id="2808" w:name="_7ixhn1monxkn" w:colFirst="0" w:colLast="0"/>
      <w:bookmarkStart w:id="2809" w:name="_Toc11043736"/>
      <w:bookmarkStart w:id="2810" w:name="_Toc11045654"/>
      <w:bookmarkStart w:id="2811" w:name="_Toc11219070"/>
      <w:bookmarkStart w:id="2812" w:name="_Toc11391329"/>
      <w:bookmarkStart w:id="2813" w:name="_Toc127519225"/>
      <w:bookmarkStart w:id="2814" w:name="_Toc119939908"/>
      <w:bookmarkEnd w:id="2807"/>
      <w:bookmarkEnd w:id="2808"/>
      <w:r w:rsidRPr="00C64922">
        <w:t>Tools</w:t>
      </w:r>
      <w:bookmarkEnd w:id="2809"/>
      <w:bookmarkEnd w:id="2810"/>
      <w:bookmarkEnd w:id="2811"/>
      <w:bookmarkEnd w:id="2812"/>
      <w:bookmarkEnd w:id="2813"/>
      <w:bookmarkEnd w:id="2814"/>
      <w:r w:rsidRPr="00C64922">
        <w:t xml:space="preserve"> </w:t>
      </w:r>
    </w:p>
    <w:p w14:paraId="6D9CE523" w14:textId="77777777" w:rsidR="00891300" w:rsidRPr="00D14360" w:rsidRDefault="00891300" w:rsidP="00891300">
      <w:pPr>
        <w:spacing w:after="120"/>
        <w:rPr>
          <w:rFonts w:eastAsia="Calibri" w:cs="Calibri"/>
          <w:color w:val="000000"/>
        </w:rPr>
      </w:pPr>
      <w:r w:rsidRPr="00D14360">
        <w:rPr>
          <w:rFonts w:eastAsia="Calibri" w:cs="Calibri"/>
          <w:color w:val="000000"/>
        </w:rPr>
        <w:t>Below are brief descriptions of tools available to support C-CDA development.</w:t>
      </w:r>
    </w:p>
    <w:p w14:paraId="370F6461" w14:textId="77777777" w:rsidR="00BA114A" w:rsidRDefault="00560E15" w:rsidP="00C17F49">
      <w:pPr>
        <w:pStyle w:val="Heading3"/>
      </w:pPr>
      <w:bookmarkStart w:id="2815" w:name="_CDA_Schema,_C-CDA"/>
      <w:bookmarkStart w:id="2816" w:name="_Ref21849510"/>
      <w:bookmarkStart w:id="2817" w:name="_Ref21849515"/>
      <w:bookmarkStart w:id="2818" w:name="_Toc127519226"/>
      <w:bookmarkStart w:id="2819" w:name="_Toc119939909"/>
      <w:bookmarkEnd w:id="2815"/>
      <w:r>
        <w:t>CDA Schema, C-CDA Schematrons, Sample Stylesheet</w:t>
      </w:r>
      <w:bookmarkEnd w:id="2816"/>
      <w:bookmarkEnd w:id="2817"/>
      <w:bookmarkEnd w:id="2818"/>
      <w:bookmarkEnd w:id="2819"/>
    </w:p>
    <w:p w14:paraId="648AB008" w14:textId="77777777" w:rsidR="00560E15" w:rsidRPr="003A3D50" w:rsidRDefault="0041372F" w:rsidP="00560E15">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gForge repository. </w:t>
      </w:r>
    </w:p>
    <w:p w14:paraId="37901818"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4E29C8">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14:paraId="4B60FBEE" w14:textId="3001B5A4" w:rsidR="00D840FF" w:rsidRPr="00D14360" w:rsidRDefault="00D840FF" w:rsidP="00D840FF">
            <w:pPr>
              <w:spacing w:after="120"/>
              <w:rPr>
                <w:rFonts w:cs="Calibri"/>
              </w:rPr>
            </w:pPr>
            <w:r w:rsidRPr="00D14360">
              <w:rPr>
                <w:rFonts w:eastAsia="Calibri" w:cs="Calibri"/>
                <w:b/>
                <w:color w:val="000000"/>
              </w:rPr>
              <w:t>Resource:</w:t>
            </w:r>
            <w:r w:rsidR="00CB5538" w:rsidRPr="00CB5538">
              <w:rPr>
                <w:rFonts w:eastAsia="Calibri" w:cs="Calibri"/>
                <w:b/>
                <w:color w:val="000000"/>
              </w:rPr>
              <w:t xml:space="preserve"> </w:t>
            </w:r>
            <w:hyperlink r:id="rId153" w:history="1">
              <w:r w:rsidR="00704136" w:rsidRPr="00EE43A5">
                <w:rPr>
                  <w:rStyle w:val="Hyperlink"/>
                  <w:rFonts w:eastAsia="Calibri" w:cs="Calibri"/>
                  <w:bCs/>
                </w:rPr>
                <w:t>https://hl7.org/permalink/?CDAR2.0schema</w:t>
              </w:r>
            </w:hyperlink>
          </w:p>
          <w:p w14:paraId="62ADBD57"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14:paraId="0DE49AAF"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4E29C8">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r w:rsidRPr="00D14360">
              <w:rPr>
                <w:rFonts w:eastAsia="Calibri" w:cs="Calibri"/>
                <w:bCs/>
                <w:color w:val="000000"/>
              </w:rPr>
              <w:t>Schematron Validation Files</w:t>
            </w:r>
          </w:p>
          <w:p w14:paraId="53986701" w14:textId="4CA221AE" w:rsidR="00D840FF" w:rsidRPr="00D14360" w:rsidRDefault="00D840FF" w:rsidP="00D840FF">
            <w:pPr>
              <w:spacing w:after="120"/>
              <w:rPr>
                <w:rFonts w:cs="Calibri"/>
              </w:rPr>
            </w:pPr>
            <w:r w:rsidRPr="00D14360">
              <w:rPr>
                <w:rFonts w:eastAsia="Calibri" w:cs="Calibri"/>
                <w:b/>
                <w:color w:val="000000"/>
              </w:rPr>
              <w:t xml:space="preserve">Resource: </w:t>
            </w:r>
            <w:hyperlink r:id="rId154" w:history="1">
              <w:r w:rsidR="00704136" w:rsidRPr="00EE43A5">
                <w:rPr>
                  <w:rStyle w:val="Hyperlink"/>
                  <w:rFonts w:asciiTheme="majorHAnsi" w:hAnsiTheme="majorHAnsi" w:cstheme="majorHAnsi"/>
                </w:rPr>
                <w:t>https://github.com/HL7/cda-ccda-2.1/blob/master/schematron/Consolidation.sch</w:t>
              </w:r>
            </w:hyperlink>
          </w:p>
          <w:p w14:paraId="18B484C1"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Schematron validation files for C-CDA templates and any C-CDA supplemental templates.</w:t>
            </w:r>
            <w:r w:rsidR="00294353">
              <w:rPr>
                <w:rFonts w:eastAsia="Calibri" w:cs="Calibri"/>
                <w:bCs/>
                <w:color w:val="000000"/>
              </w:rPr>
              <w:t xml:space="preserve"> Note: Schematron is an optional quality criteria at this time. </w:t>
            </w:r>
          </w:p>
        </w:tc>
      </w:tr>
    </w:tbl>
    <w:p w14:paraId="5239296B"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4E29C8">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Fonts w:cs="Calibri"/>
              </w:rPr>
            </w:pPr>
            <w:r w:rsidRPr="00D14360">
              <w:rPr>
                <w:rFonts w:eastAsia="Calibri" w:cs="Calibri"/>
                <w:b/>
                <w:color w:val="000000"/>
              </w:rPr>
              <w:t xml:space="preserve">Source: </w:t>
            </w:r>
            <w:r w:rsidR="00560E15" w:rsidRPr="00D14360">
              <w:rPr>
                <w:rFonts w:eastAsia="Calibri" w:cs="Calibri"/>
                <w:bCs/>
                <w:color w:val="000000"/>
              </w:rPr>
              <w:t xml:space="preserve">CDA </w:t>
            </w:r>
            <w:r w:rsidRPr="00D14360">
              <w:rPr>
                <w:rFonts w:cs="Calibri"/>
              </w:rPr>
              <w:t>Sample Stylesheet</w:t>
            </w:r>
          </w:p>
          <w:p w14:paraId="1780A0FB" w14:textId="02F2E688" w:rsidR="00D840FF" w:rsidRPr="00D14360" w:rsidRDefault="00D25B15" w:rsidP="00D840FF">
            <w:pPr>
              <w:spacing w:after="120"/>
              <w:rPr>
                <w:rFonts w:cs="Calibri"/>
              </w:rPr>
            </w:pPr>
            <w:r w:rsidRPr="00D14360">
              <w:rPr>
                <w:rFonts w:eastAsia="Calibri" w:cs="Calibri"/>
                <w:b/>
                <w:color w:val="000000"/>
              </w:rPr>
              <w:t xml:space="preserve">Resource: </w:t>
            </w:r>
            <w:hyperlink r:id="rId155" w:history="1">
              <w:r w:rsidR="00704136" w:rsidRPr="00EE43A5">
                <w:rPr>
                  <w:rStyle w:val="Hyperlink"/>
                  <w:rFonts w:asciiTheme="majorHAnsi" w:hAnsiTheme="majorHAnsi" w:cstheme="majorHAnsi"/>
                </w:rPr>
                <w:t>https://hl7.org/permalink/?CDAStyleSheet</w:t>
              </w:r>
            </w:hyperlink>
          </w:p>
          <w:p w14:paraId="3CAC833E" w14:textId="77777777" w:rsidR="00D25B15" w:rsidRPr="00D14360" w:rsidRDefault="00D25B15"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This folder contains a sample stylesheet developed to expose the structured header elements and attestable content (the section.text Narrative Block in each section) for a CDA document.</w:t>
            </w:r>
          </w:p>
        </w:tc>
      </w:tr>
    </w:tbl>
    <w:p w14:paraId="77B35B72" w14:textId="77777777" w:rsidR="00D25B15" w:rsidRDefault="00D25B15" w:rsidP="00C17F49">
      <w:pPr>
        <w:pStyle w:val="Heading3"/>
      </w:pPr>
      <w:bookmarkStart w:id="2820" w:name="_Toc127519227"/>
      <w:bookmarkStart w:id="2821" w:name="_Toc119939910"/>
      <w:r w:rsidRPr="00D25B15">
        <w:t>ONC Validation Testing and C-CDA Scorecard Resources</w:t>
      </w:r>
      <w:bookmarkEnd w:id="2820"/>
      <w:bookmarkEnd w:id="2821"/>
    </w:p>
    <w:p w14:paraId="36C82930" w14:textId="424C62B7" w:rsidR="005F7ED7" w:rsidRDefault="005F7ED7" w:rsidP="005F7ED7">
      <w:pPr>
        <w:rPr>
          <w:rFonts w:eastAsia="Calibri" w:cs="Calibri"/>
          <w:color w:val="000000"/>
        </w:rPr>
      </w:pPr>
      <w:r w:rsidRPr="003A3D50">
        <w:rPr>
          <w:rFonts w:eastAsia="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14:paraId="0773D72F" w14:textId="77777777" w:rsidR="00704136" w:rsidRDefault="00704136" w:rsidP="005F7ED7">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4E29C8">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Fonts w:cs="Calibri"/>
              </w:rPr>
            </w:pPr>
            <w:r w:rsidRPr="00D14360">
              <w:rPr>
                <w:rFonts w:eastAsia="Calibri" w:cs="Calibri"/>
                <w:b/>
                <w:color w:val="000000"/>
              </w:rPr>
              <w:t xml:space="preserve">Source: </w:t>
            </w:r>
            <w:r w:rsidRPr="00D14360">
              <w:rPr>
                <w:rFonts w:eastAsia="Calibri" w:cs="Calibri"/>
                <w:bCs/>
                <w:color w:val="000000"/>
              </w:rPr>
              <w:t>SITE Validation</w:t>
            </w:r>
          </w:p>
          <w:p w14:paraId="241A7F0F" w14:textId="3B82AC79" w:rsidR="000520B0" w:rsidRPr="00D14360" w:rsidRDefault="00295A8B" w:rsidP="000B6222">
            <w:pPr>
              <w:spacing w:after="120"/>
              <w:rPr>
                <w:rFonts w:eastAsia="Calibri" w:cs="Calibri"/>
                <w:bCs/>
                <w:color w:val="000000"/>
              </w:rPr>
            </w:pPr>
            <w:r w:rsidRPr="00D14360">
              <w:rPr>
                <w:rFonts w:eastAsia="Calibri" w:cs="Calibri"/>
                <w:b/>
                <w:color w:val="000000"/>
              </w:rPr>
              <w:t xml:space="preserve">Resource: </w:t>
            </w:r>
            <w:hyperlink r:id="rId156" w:history="1">
              <w:r w:rsidR="004916FB" w:rsidRPr="00EE43A5">
                <w:rPr>
                  <w:rStyle w:val="Hyperlink"/>
                  <w:rFonts w:cs="Calibri"/>
                </w:rPr>
                <w:t>https://site.healthit.gov/sandbox-ccda</w:t>
              </w:r>
            </w:hyperlink>
          </w:p>
          <w:p w14:paraId="27891733" w14:textId="77777777" w:rsidR="00295A8B" w:rsidRPr="00D14360" w:rsidRDefault="00295A8B" w:rsidP="000B6222">
            <w:pPr>
              <w:pStyle w:val="Caption"/>
              <w:rPr>
                <w:rFonts w:ascii="Courier New" w:eastAsia="Calibri" w:hAnsi="Courier New" w:cs="TimesNewRomanPSMT"/>
                <w:sz w:val="20"/>
              </w:rPr>
            </w:pPr>
            <w:r w:rsidRPr="00D14360">
              <w:rPr>
                <w:rFonts w:eastAsia="Calibri" w:cs="Calibri"/>
                <w:b/>
                <w:i w:val="0"/>
                <w:iCs w:val="0"/>
                <w:color w:val="000000"/>
                <w:sz w:val="20"/>
                <w:szCs w:val="20"/>
              </w:rPr>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4E29C8">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14:paraId="6BDFDD75" w14:textId="1F1F7939" w:rsidR="00295A8B" w:rsidRPr="00D14360" w:rsidRDefault="00295A8B" w:rsidP="000B6222">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r:id="rId157" w:history="1">
              <w:r w:rsidR="004916FB" w:rsidRPr="00EE43A5">
                <w:rPr>
                  <w:rStyle w:val="Hyperlink"/>
                </w:rPr>
                <w:t>https://ccda.healthit.gov/scorecard/</w:t>
              </w:r>
            </w:hyperlink>
          </w:p>
          <w:p w14:paraId="063FBED4" w14:textId="77777777" w:rsidR="00295A8B" w:rsidRPr="00D14360" w:rsidRDefault="00295A8B" w:rsidP="000B6222">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rFonts w:eastAsia="Calibri" w:cs="Calibri"/>
          <w:color w:val="000000"/>
        </w:rPr>
      </w:pPr>
    </w:p>
    <w:p w14:paraId="549832EE" w14:textId="77777777" w:rsidR="00891300" w:rsidRPr="008E5AB3" w:rsidRDefault="00891300" w:rsidP="00C17F49">
      <w:pPr>
        <w:pStyle w:val="Heading3"/>
      </w:pPr>
      <w:bookmarkStart w:id="2822" w:name="_2pta16n" w:colFirst="0" w:colLast="0"/>
      <w:bookmarkStart w:id="2823" w:name="_Toc11043738"/>
      <w:bookmarkStart w:id="2824" w:name="_Toc11045656"/>
      <w:bookmarkStart w:id="2825" w:name="_Toc11219072"/>
      <w:bookmarkStart w:id="2826" w:name="_Toc11391333"/>
      <w:bookmarkStart w:id="2827" w:name="_Toc127519228"/>
      <w:bookmarkStart w:id="2828" w:name="_Toc119939911"/>
      <w:bookmarkEnd w:id="2822"/>
      <w:r w:rsidRPr="008E5AB3">
        <w:t>Mo</w:t>
      </w:r>
      <w:r w:rsidR="00BA114A">
        <w:t>d</w:t>
      </w:r>
      <w:r w:rsidRPr="008E5AB3">
        <w:t>el Drive Health Tools</w:t>
      </w:r>
      <w:bookmarkEnd w:id="2823"/>
      <w:bookmarkEnd w:id="2824"/>
      <w:bookmarkEnd w:id="2825"/>
      <w:bookmarkEnd w:id="2826"/>
      <w:r w:rsidR="008E5AB3" w:rsidRPr="008E5AB3">
        <w:t xml:space="preserve"> (MDHT)</w:t>
      </w:r>
      <w:bookmarkEnd w:id="2827"/>
      <w:bookmarkEnd w:id="2828"/>
    </w:p>
    <w:p w14:paraId="6DE6A5AE" w14:textId="77777777" w:rsidR="00224D48" w:rsidRPr="00D14360" w:rsidRDefault="00891300" w:rsidP="008E5AB3">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4E29C8">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14:paraId="7173AEFA" w14:textId="157A5354" w:rsidR="00A1254D" w:rsidRPr="00D14360" w:rsidRDefault="00A1254D" w:rsidP="00A1254D">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r:id="rId158" w:history="1">
              <w:r w:rsidRPr="00D14360">
                <w:rPr>
                  <w:rStyle w:val="Hyperlink"/>
                  <w:rFonts w:eastAsia="Calibri" w:cs="Calibri"/>
                </w:rPr>
                <w:t>https://github.com/mdht/mdht-models</w:t>
              </w:r>
            </w:hyperlink>
          </w:p>
          <w:p w14:paraId="7E0CA3A7" w14:textId="77777777" w:rsidR="00A1254D" w:rsidRPr="00D14360" w:rsidRDefault="00A1254D" w:rsidP="00A1254D">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14:paraId="06A3E012" w14:textId="77777777" w:rsidR="00F67C52" w:rsidRPr="00D14360" w:rsidRDefault="00F67C52" w:rsidP="008E5AB3">
      <w:pPr>
        <w:spacing w:after="12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4E29C8">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rFonts w:eastAsia="Calibri" w:cs="Calibri"/>
                <w:b/>
                <w:color w:val="000000"/>
              </w:rPr>
            </w:pPr>
            <w:r w:rsidRPr="00D14360">
              <w:rPr>
                <w:rFonts w:eastAsia="Calibri" w:cs="Calibri"/>
                <w:b/>
                <w:color w:val="000000"/>
              </w:rPr>
              <w:lastRenderedPageBreak/>
              <w:t xml:space="preserve">Source: </w:t>
            </w:r>
            <w:r w:rsidR="008E5AB3" w:rsidRPr="00D14360">
              <w:rPr>
                <w:rFonts w:eastAsia="Calibri" w:cs="Calibri"/>
                <w:bCs/>
                <w:color w:val="000000"/>
              </w:rPr>
              <w:t>ECLIPSE MDHT</w:t>
            </w:r>
          </w:p>
          <w:p w14:paraId="0E60DBC5" w14:textId="10DB8C45"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59">
              <w:r w:rsidR="008E5AB3" w:rsidRPr="007770C6">
                <w:rPr>
                  <w:rStyle w:val="Hyperlink"/>
                  <w:rFonts w:eastAsia="Calibri"/>
                </w:rPr>
                <w:t>https://projects.eclipse.org/projects/modeling.mdht</w:t>
              </w:r>
            </w:hyperlink>
          </w:p>
          <w:p w14:paraId="34DBDF3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14:paraId="2B478CBA" w14:textId="77777777" w:rsidR="00891300" w:rsidRDefault="00891300" w:rsidP="003E2C96">
      <w:pPr>
        <w:pStyle w:val="Heading2"/>
      </w:pPr>
      <w:bookmarkStart w:id="2829" w:name="_243i4a2" w:colFirst="0" w:colLast="0"/>
      <w:bookmarkStart w:id="2830" w:name="_3r9n20vrnt2t" w:colFirst="0" w:colLast="0"/>
      <w:bookmarkEnd w:id="2829"/>
      <w:bookmarkEnd w:id="2830"/>
      <w:r w:rsidRPr="00C64922">
        <w:t xml:space="preserve"> </w:t>
      </w:r>
      <w:bookmarkStart w:id="2831" w:name="_Toc11043739"/>
      <w:bookmarkStart w:id="2832" w:name="_Toc11045657"/>
      <w:bookmarkStart w:id="2833" w:name="_Toc11219073"/>
      <w:bookmarkStart w:id="2834" w:name="_Toc11391334"/>
      <w:bookmarkStart w:id="2835" w:name="_Toc127519229"/>
      <w:bookmarkStart w:id="2836" w:name="_Toc119939912"/>
      <w:r w:rsidRPr="00C64922">
        <w:t>Educational and Support Resources</w:t>
      </w:r>
      <w:bookmarkEnd w:id="2831"/>
      <w:bookmarkEnd w:id="2832"/>
      <w:bookmarkEnd w:id="2833"/>
      <w:bookmarkEnd w:id="2834"/>
      <w:bookmarkEnd w:id="2835"/>
      <w:bookmarkEnd w:id="2836"/>
    </w:p>
    <w:p w14:paraId="72EE8A9E" w14:textId="77777777" w:rsidR="005F7ED7" w:rsidRPr="003A3D50" w:rsidRDefault="005F7ED7" w:rsidP="005F7ED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4E29C8">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Training</w:t>
            </w:r>
          </w:p>
          <w:p w14:paraId="3033D132" w14:textId="51A0E2DF" w:rsidR="00D25B15" w:rsidRPr="007770C6" w:rsidRDefault="00D25B15" w:rsidP="00B268D6">
            <w:pPr>
              <w:spacing w:after="120"/>
              <w:rPr>
                <w:rStyle w:val="Hyperlink"/>
              </w:rPr>
            </w:pPr>
            <w:r w:rsidRPr="00D14360">
              <w:rPr>
                <w:rFonts w:eastAsia="Calibri" w:cs="Calibri"/>
                <w:b/>
                <w:color w:val="000000"/>
              </w:rPr>
              <w:t xml:space="preserve">Resource: </w:t>
            </w:r>
            <w:hyperlink r:id="rId160">
              <w:r w:rsidR="008E5AB3" w:rsidRPr="007770C6">
                <w:rPr>
                  <w:rStyle w:val="Hyperlink"/>
                  <w:rFonts w:eastAsia="Calibri"/>
                </w:rPr>
                <w:t>http://www.hl7.org/implement/training.cfm?ref=nav</w:t>
              </w:r>
            </w:hyperlink>
          </w:p>
          <w:p w14:paraId="4EED3711"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00B4593A" w:rsidRPr="00D14360">
              <w:rPr>
                <w:rFonts w:eastAsia="Calibri" w:cs="Calibri"/>
                <w:color w:val="000000"/>
              </w:rPr>
              <w:t>.</w:t>
            </w:r>
          </w:p>
        </w:tc>
      </w:tr>
    </w:tbl>
    <w:p w14:paraId="5BA787F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4E29C8">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rFonts w:eastAsia="Calibri" w:cs="Calibri"/>
                <w:b/>
                <w:color w:val="000000"/>
              </w:rPr>
            </w:pPr>
            <w:bookmarkStart w:id="2837" w:name="kix.l3hmwds3i9ax" w:colFirst="0" w:colLast="0"/>
            <w:bookmarkEnd w:id="2837"/>
            <w:r w:rsidRPr="00D14360">
              <w:rPr>
                <w:rFonts w:eastAsia="Calibri" w:cs="Calibri"/>
                <w:b/>
                <w:color w:val="000000"/>
              </w:rPr>
              <w:t xml:space="preserve">Source: </w:t>
            </w:r>
            <w:r w:rsidR="008E5AB3" w:rsidRPr="00D14360">
              <w:rPr>
                <w:rFonts w:eastAsia="Calibri" w:cs="Calibri"/>
                <w:bCs/>
                <w:color w:val="000000"/>
              </w:rPr>
              <w:t>The CDA Book</w:t>
            </w:r>
          </w:p>
          <w:p w14:paraId="6E9370C0" w14:textId="242C5A8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1">
              <w:r w:rsidR="008E5AB3" w:rsidRPr="007770C6">
                <w:rPr>
                  <w:rStyle w:val="Hyperlink"/>
                  <w:rFonts w:eastAsia="Calibri"/>
                </w:rPr>
                <w:t>http://www.amazon.com/The-CDA-book-Keith-Boone/dp/0857293354/ref=sr_1_1?ie=UTF8&amp;qid=1337020821&amp;sr=8-1</w:t>
              </w:r>
            </w:hyperlink>
          </w:p>
          <w:p w14:paraId="2959603A"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rFonts w:eastAsia="Calibri" w:cs="Calibri"/>
          <w:color w:val="000000"/>
        </w:rPr>
      </w:pPr>
      <w:bookmarkStart w:id="2838" w:name="_sqcgfqlnmm32" w:colFirst="0" w:colLast="0"/>
      <w:bookmarkStart w:id="2839" w:name="_2hio093" w:colFirst="0" w:colLast="0"/>
      <w:bookmarkEnd w:id="2838"/>
      <w:bookmarkEnd w:id="2839"/>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4E29C8">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CDA Management Group Confluence Space</w:t>
            </w:r>
          </w:p>
          <w:p w14:paraId="7A6B1E17" w14:textId="5498EA5E"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2" w:history="1">
              <w:r w:rsidR="008E5AB3" w:rsidRPr="007770C6">
                <w:rPr>
                  <w:rStyle w:val="Hyperlink"/>
                  <w:rFonts w:eastAsia="Calibri"/>
                </w:rPr>
                <w:t>https://confluence.hl7.org/display/CDA/CDA+Management+Group</w:t>
              </w:r>
            </w:hyperlink>
          </w:p>
          <w:p w14:paraId="7A6E6465"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4E29C8">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SDWG Confluence Space</w:t>
            </w:r>
          </w:p>
          <w:p w14:paraId="4446AAB6" w14:textId="0963FA6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3" w:history="1">
              <w:r w:rsidR="00704136" w:rsidRPr="007770C6">
                <w:rPr>
                  <w:rStyle w:val="Hyperlink"/>
                </w:rPr>
                <w:t>https://confluence.hl7.org/display/SD/Structured+Documents</w:t>
              </w:r>
            </w:hyperlink>
          </w:p>
          <w:p w14:paraId="660FD21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rFonts w:eastAsia="Calibri" w:cs="Calibri"/>
          <w:b/>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4E29C8">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rFonts w:eastAsia="Calibri" w:cs="Calibri"/>
                <w:b/>
                <w:color w:val="000000"/>
              </w:rPr>
            </w:pPr>
            <w:r w:rsidRPr="00D14360">
              <w:rPr>
                <w:rFonts w:eastAsia="Calibri" w:cs="Calibri"/>
                <w:b/>
                <w:color w:val="000000"/>
              </w:rPr>
              <w:lastRenderedPageBreak/>
              <w:t xml:space="preserve">Source: </w:t>
            </w:r>
            <w:r w:rsidR="008E5AB3" w:rsidRPr="00D14360">
              <w:rPr>
                <w:rFonts w:eastAsia="Calibri" w:cs="Calibri"/>
                <w:bCs/>
                <w:color w:val="000000"/>
              </w:rPr>
              <w:t>HL7 Listserv registration</w:t>
            </w:r>
          </w:p>
          <w:p w14:paraId="0B23007E" w14:textId="5B893A19" w:rsidR="008E5AB3" w:rsidRPr="00D14360" w:rsidRDefault="00D25B15" w:rsidP="008E5AB3">
            <w:pPr>
              <w:spacing w:after="120"/>
              <w:rPr>
                <w:rFonts w:cs="Calibri"/>
                <w:b/>
                <w:color w:val="000000"/>
              </w:rPr>
            </w:pPr>
            <w:r w:rsidRPr="00D14360">
              <w:rPr>
                <w:rFonts w:eastAsia="Calibri" w:cs="Calibri"/>
                <w:b/>
                <w:color w:val="000000"/>
              </w:rPr>
              <w:t xml:space="preserve">Resource: </w:t>
            </w:r>
            <w:hyperlink r:id="rId164">
              <w:r w:rsidR="008E5AB3" w:rsidRPr="007770C6">
                <w:rPr>
                  <w:rStyle w:val="Hyperlink"/>
                </w:rPr>
                <w:t>http://www.hl7.org/myhl7/managelistservs.cfm</w:t>
              </w:r>
            </w:hyperlink>
          </w:p>
          <w:p w14:paraId="58D6A8A8"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009F1479" w:rsidRPr="00D14360">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14:paraId="2E7D1DC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4E29C8">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rFonts w:eastAsia="Calibri" w:cs="Calibri"/>
                <w:b/>
                <w:color w:val="000000"/>
              </w:rPr>
            </w:pPr>
            <w:bookmarkStart w:id="2840" w:name="_wnyagw" w:colFirst="0" w:colLast="0"/>
            <w:bookmarkStart w:id="2841" w:name="_Toc11391337"/>
            <w:bookmarkEnd w:id="2840"/>
            <w:bookmarkEnd w:id="2841"/>
            <w:r w:rsidRPr="00D14360">
              <w:rPr>
                <w:rFonts w:eastAsia="Calibri" w:cs="Calibri"/>
                <w:b/>
                <w:color w:val="000000"/>
              </w:rPr>
              <w:t xml:space="preserve">Source: </w:t>
            </w:r>
            <w:r w:rsidRPr="00D14360">
              <w:rPr>
                <w:rFonts w:eastAsia="Calibri" w:cs="Calibri"/>
                <w:bCs/>
                <w:color w:val="000000"/>
              </w:rPr>
              <w:t xml:space="preserve">HL7 CDA Example </w:t>
            </w:r>
            <w:r w:rsidR="008E5AB3" w:rsidRPr="00D14360">
              <w:rPr>
                <w:rFonts w:eastAsia="Calibri" w:cs="Calibri"/>
                <w:bCs/>
                <w:color w:val="000000"/>
              </w:rPr>
              <w:t>Search</w:t>
            </w:r>
          </w:p>
          <w:p w14:paraId="7A4ACC84" w14:textId="3A86A946" w:rsidR="00D25B15" w:rsidRPr="00D14360" w:rsidRDefault="00D25B15" w:rsidP="00D25B15">
            <w:pPr>
              <w:spacing w:after="120"/>
              <w:rPr>
                <w:rFonts w:cs="Calibri"/>
                <w:color w:val="000000"/>
                <w:u w:val="single"/>
              </w:rPr>
            </w:pPr>
            <w:r w:rsidRPr="00D14360">
              <w:rPr>
                <w:rFonts w:eastAsia="Calibri" w:cs="Calibri"/>
                <w:b/>
                <w:color w:val="000000"/>
              </w:rPr>
              <w:t xml:space="preserve">Resource: </w:t>
            </w:r>
            <w:hyperlink r:id="rId165" w:history="1">
              <w:r w:rsidR="00704136" w:rsidRPr="007770C6">
                <w:rPr>
                  <w:rStyle w:val="Hyperlink"/>
                </w:rPr>
                <w:t>https://cdasearch.hl7.org/</w:t>
              </w:r>
            </w:hyperlink>
          </w:p>
          <w:p w14:paraId="2294D206"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A53914" w:rsidRPr="00D14360">
              <w:rPr>
                <w:rFonts w:eastAsia="Calibri" w:cs="Calibri"/>
                <w:color w:val="000000"/>
              </w:rPr>
              <w:t xml:space="preserve">The CDA Examples Task Force has created a large number of examples </w:t>
            </w:r>
            <w:r w:rsidR="009F1479" w:rsidRPr="00D14360">
              <w:rPr>
                <w:rFonts w:eastAsia="Calibri" w:cs="Calibri"/>
                <w:color w:val="000000"/>
              </w:rPr>
              <w:t>showing</w:t>
            </w:r>
            <w:r w:rsidR="00A53914" w:rsidRPr="00D14360">
              <w:rPr>
                <w:rFonts w:eastAsia="Calibri" w:cs="Calibri"/>
                <w:color w:val="000000"/>
              </w:rPr>
              <w:t xml:space="preserve"> how to convey information accurately in a </w:t>
            </w:r>
            <w:r w:rsidR="009F1479" w:rsidRPr="00D14360">
              <w:rPr>
                <w:rFonts w:eastAsia="Calibri" w:cs="Calibri"/>
                <w:color w:val="000000"/>
              </w:rPr>
              <w:t>C-</w:t>
            </w:r>
            <w:r w:rsidR="00A53914" w:rsidRPr="00D14360">
              <w:rPr>
                <w:rFonts w:eastAsia="Calibri" w:cs="Calibri"/>
                <w:color w:val="000000"/>
              </w:rPr>
              <w:t>CDA document.</w:t>
            </w:r>
            <w:r w:rsidR="009F1479" w:rsidRPr="00D14360">
              <w:rPr>
                <w:rFonts w:eastAsia="Calibri" w:cs="Calibri"/>
                <w:color w:val="000000"/>
              </w:rPr>
              <w:t xml:space="preserve"> The CDA Example search tool allows users to find examples based on keywords.</w:t>
            </w:r>
          </w:p>
        </w:tc>
      </w:tr>
    </w:tbl>
    <w:p w14:paraId="2C77FE9D" w14:textId="77777777" w:rsidR="00D25B15" w:rsidRPr="00D14360" w:rsidRDefault="00D25B15" w:rsidP="00891300">
      <w:pPr>
        <w:pStyle w:val="ListParagraph"/>
        <w:spacing w:after="120"/>
        <w:ind w:left="1080"/>
        <w:rPr>
          <w:rFonts w:eastAsia="Calibri" w:cs="Calibri"/>
          <w:b/>
          <w:i/>
          <w:color w:val="000000"/>
        </w:rPr>
      </w:pPr>
    </w:p>
    <w:p w14:paraId="126F8935" w14:textId="77777777" w:rsidR="00891300" w:rsidRPr="005948FB" w:rsidRDefault="00891300" w:rsidP="005C79A1">
      <w:pPr>
        <w:pStyle w:val="Heading1"/>
        <w:numPr>
          <w:ilvl w:val="0"/>
          <w:numId w:val="0"/>
        </w:numPr>
      </w:pPr>
      <w:r w:rsidRPr="00D14360">
        <w:rPr>
          <w:color w:val="000000"/>
        </w:rPr>
        <w:br w:type="page"/>
      </w:r>
      <w:bookmarkStart w:id="2842" w:name="_Toc11219076"/>
      <w:bookmarkStart w:id="2843" w:name="_Toc11391339"/>
      <w:bookmarkStart w:id="2844" w:name="_Toc127519230"/>
      <w:bookmarkStart w:id="2845" w:name="_Toc119939913"/>
      <w:r w:rsidRPr="00C64922">
        <w:lastRenderedPageBreak/>
        <w:t>Appendix A</w:t>
      </w:r>
      <w:bookmarkEnd w:id="2842"/>
      <w:r>
        <w:t xml:space="preserve">: </w:t>
      </w:r>
      <w:r w:rsidRPr="00902835">
        <w:t xml:space="preserve">Templates </w:t>
      </w:r>
      <w:r w:rsidR="00E26A1C">
        <w:t>D</w:t>
      </w:r>
      <w:r w:rsidRPr="00902835">
        <w:t>efined in C-CDA R2.1 Companion Guide</w:t>
      </w:r>
      <w:bookmarkEnd w:id="2843"/>
      <w:bookmarkEnd w:id="2844"/>
      <w:bookmarkEnd w:id="2845"/>
    </w:p>
    <w:p w14:paraId="5BEF6442" w14:textId="32111F5D" w:rsidR="00891300" w:rsidRPr="00D14360" w:rsidRDefault="00891300" w:rsidP="00891300">
      <w:pPr>
        <w:rPr>
          <w:rFonts w:cs="Calibri"/>
        </w:rPr>
      </w:pPr>
      <w:r w:rsidRPr="00D14360">
        <w:rPr>
          <w:rFonts w:cs="Calibri"/>
          <w:b/>
          <w:bCs/>
          <w:color w:val="000000"/>
        </w:rPr>
        <w:t>Reference</w:t>
      </w:r>
      <w:r w:rsidR="00967040" w:rsidRPr="00D14360">
        <w:rPr>
          <w:rFonts w:cs="Calibri"/>
          <w:color w:val="000000"/>
        </w:rPr>
        <w:t>:</w:t>
      </w:r>
      <w:r w:rsidRPr="00D14360">
        <w:rPr>
          <w:rFonts w:cs="Calibri"/>
          <w:color w:val="000000"/>
        </w:rPr>
        <w:t xml:space="preserve"> </w:t>
      </w:r>
      <w:r w:rsidR="00967040" w:rsidRPr="00D14360">
        <w:rPr>
          <w:rFonts w:cs="Calibri"/>
          <w:color w:val="000000"/>
        </w:rPr>
        <w:t xml:space="preserve">See the </w:t>
      </w:r>
      <w:r w:rsidRPr="00D14360">
        <w:rPr>
          <w:rFonts w:cs="Calibri"/>
          <w:color w:val="000000"/>
        </w:rPr>
        <w:t>file name</w:t>
      </w:r>
      <w:r w:rsidR="00967040" w:rsidRPr="00D14360">
        <w:rPr>
          <w:rFonts w:cs="Calibri"/>
          <w:color w:val="000000"/>
        </w:rPr>
        <w:t>d</w:t>
      </w:r>
      <w:r w:rsidRPr="00D14360">
        <w:rPr>
          <w:rFonts w:cs="Calibri"/>
        </w:rPr>
        <w:t xml:space="preserve"> </w:t>
      </w:r>
      <w:r w:rsidR="00FD71BE" w:rsidRPr="003E45C2">
        <w:rPr>
          <w:rFonts w:cs="Calibri"/>
        </w:rPr>
        <w:t>CDAR2_IG_CCDA_COMPANION_R</w:t>
      </w:r>
      <w:r w:rsidR="00E32413">
        <w:rPr>
          <w:rFonts w:cs="Calibri"/>
        </w:rPr>
        <w:t>4</w:t>
      </w:r>
      <w:r w:rsidR="00FD71BE" w:rsidRPr="003E45C2">
        <w:rPr>
          <w:rFonts w:cs="Calibri"/>
        </w:rPr>
        <w:t>_D</w:t>
      </w:r>
      <w:r w:rsidR="003E45C2">
        <w:rPr>
          <w:rFonts w:cs="Calibri"/>
        </w:rPr>
        <w:t>1</w:t>
      </w:r>
      <w:r w:rsidR="00FD71BE" w:rsidRPr="003E45C2">
        <w:rPr>
          <w:rFonts w:cs="Calibri"/>
        </w:rPr>
        <w:t>_AppxA</w:t>
      </w:r>
      <w:r w:rsidR="009E14B7" w:rsidRPr="00D14360">
        <w:rPr>
          <w:rFonts w:cs="Calibri"/>
        </w:rPr>
        <w:t xml:space="preserve"> included in this Companion Guide package for </w:t>
      </w:r>
      <w:r w:rsidRPr="00D14360">
        <w:rPr>
          <w:rFonts w:cs="Calibri"/>
        </w:rPr>
        <w:t>Templates</w:t>
      </w:r>
      <w:r w:rsidR="00967040" w:rsidRPr="00D14360">
        <w:rPr>
          <w:rFonts w:cs="Calibri"/>
        </w:rPr>
        <w:t xml:space="preserve"> that </w:t>
      </w:r>
      <w:r w:rsidR="009E14B7" w:rsidRPr="00D14360">
        <w:rPr>
          <w:rFonts w:cs="Calibri"/>
        </w:rPr>
        <w:t>are defined in this Companion Guide</w:t>
      </w:r>
      <w:r w:rsidR="00967040" w:rsidRPr="00D14360">
        <w:rPr>
          <w:rFonts w:cs="Calibri"/>
        </w:rPr>
        <w:t>.</w:t>
      </w:r>
    </w:p>
    <w:p w14:paraId="09E6260D" w14:textId="77777777" w:rsidR="00891300" w:rsidRPr="00D14360" w:rsidRDefault="00891300" w:rsidP="00891300">
      <w:pPr>
        <w:spacing w:after="120"/>
        <w:ind w:right="-8550"/>
        <w:rPr>
          <w:rFonts w:cs="Calibri"/>
          <w:color w:val="000000"/>
        </w:rPr>
      </w:pPr>
    </w:p>
    <w:p w14:paraId="5D4E6DAE" w14:textId="77777777" w:rsidR="00F92487" w:rsidRPr="00D14360" w:rsidRDefault="00F92487" w:rsidP="00891300">
      <w:pPr>
        <w:spacing w:after="120"/>
        <w:ind w:right="-8550"/>
        <w:rPr>
          <w:rFonts w:cs="Calibri"/>
          <w:color w:val="000000"/>
        </w:rPr>
      </w:pPr>
    </w:p>
    <w:p w14:paraId="24D28574" w14:textId="77777777" w:rsidR="00891300" w:rsidRPr="00FC5C89" w:rsidRDefault="00891300" w:rsidP="002E1208">
      <w:pPr>
        <w:pStyle w:val="Heading1"/>
        <w:numPr>
          <w:ilvl w:val="0"/>
          <w:numId w:val="0"/>
        </w:numPr>
      </w:pPr>
      <w:bookmarkStart w:id="2846" w:name="_Toc11219077"/>
      <w:bookmarkStart w:id="2847" w:name="_Toc11391340"/>
      <w:bookmarkStart w:id="2848" w:name="_Toc127519231"/>
      <w:bookmarkStart w:id="2849" w:name="_Toc119939914"/>
      <w:r w:rsidRPr="00C64922">
        <w:t>Appendix B</w:t>
      </w:r>
      <w:bookmarkEnd w:id="2846"/>
      <w:r>
        <w:t xml:space="preserve">: </w:t>
      </w:r>
      <w:r w:rsidRPr="00FC5C89">
        <w:t xml:space="preserve">UDI Organizer </w:t>
      </w:r>
      <w:r w:rsidR="00E26A1C">
        <w:t>T</w:t>
      </w:r>
      <w:r w:rsidRPr="00FC5C89">
        <w:t>emplate from C-CDA Supplemental Templates for Unique Device Identifier (UDI)</w:t>
      </w:r>
      <w:bookmarkEnd w:id="2847"/>
      <w:bookmarkEnd w:id="2848"/>
      <w:bookmarkEnd w:id="2849"/>
    </w:p>
    <w:p w14:paraId="3B56736E" w14:textId="030FBC08" w:rsidR="009E14B7" w:rsidRDefault="00891300" w:rsidP="00CF4CB1">
      <w:pPr>
        <w:rPr>
          <w:rFonts w:ascii="Arial" w:hAnsi="Arial" w:cs="Arial"/>
          <w:color w:val="5B5B5B"/>
          <w:sz w:val="32"/>
          <w:szCs w:val="32"/>
        </w:rPr>
      </w:pPr>
      <w:r w:rsidRPr="00D14360">
        <w:rPr>
          <w:rFonts w:cs="Calibri"/>
          <w:b/>
          <w:bCs/>
          <w:color w:val="000000"/>
        </w:rPr>
        <w:t>Reference</w:t>
      </w:r>
      <w:r w:rsidR="00967040" w:rsidRPr="00D14360">
        <w:rPr>
          <w:rFonts w:cs="Calibri"/>
          <w:b/>
          <w:bCs/>
          <w:color w:val="000000"/>
        </w:rPr>
        <w:t>:</w:t>
      </w:r>
      <w:r w:rsidRPr="00D14360">
        <w:rPr>
          <w:color w:val="000000"/>
        </w:rPr>
        <w:t xml:space="preserve"> </w:t>
      </w:r>
      <w:r w:rsidR="00967040" w:rsidRPr="00D14360">
        <w:rPr>
          <w:rFonts w:cs="Calibri"/>
        </w:rPr>
        <w:t xml:space="preserve">See the </w:t>
      </w:r>
      <w:r w:rsidRPr="00D14360">
        <w:rPr>
          <w:rFonts w:cs="Calibri"/>
        </w:rPr>
        <w:t>file name</w:t>
      </w:r>
      <w:r w:rsidR="00967040" w:rsidRPr="00D14360">
        <w:rPr>
          <w:rFonts w:cs="Calibri"/>
        </w:rPr>
        <w:t>d</w:t>
      </w:r>
      <w:r w:rsidRPr="00D14360">
        <w:rPr>
          <w:rFonts w:cs="Calibri"/>
        </w:rPr>
        <w:t xml:space="preserve"> </w:t>
      </w:r>
      <w:r w:rsidR="00FD71BE" w:rsidRPr="003E45C2">
        <w:rPr>
          <w:rFonts w:cs="Calibri"/>
        </w:rPr>
        <w:t>CDAR2_IG_CCDA_COMPANION_R</w:t>
      </w:r>
      <w:r w:rsidR="00E32413">
        <w:rPr>
          <w:rFonts w:cs="Calibri"/>
        </w:rPr>
        <w:t>4</w:t>
      </w:r>
      <w:r w:rsidR="003E45C2">
        <w:rPr>
          <w:rFonts w:cs="Calibri"/>
        </w:rPr>
        <w:t>_D1</w:t>
      </w:r>
      <w:r w:rsidR="00FD71BE" w:rsidRPr="003E45C2">
        <w:rPr>
          <w:rFonts w:cs="Calibri"/>
        </w:rPr>
        <w:t>_AppxB</w:t>
      </w:r>
      <w:r w:rsidR="009E14B7" w:rsidRPr="00D14360">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14:paraId="1995C817" w14:textId="11DF0DD7" w:rsidR="00E26A1C" w:rsidRPr="009A427D" w:rsidRDefault="009E14B7" w:rsidP="00891300">
      <w:pPr>
        <w:rPr>
          <w:rFonts w:eastAsia="Calibri"/>
        </w:rPr>
      </w:pPr>
      <w:r w:rsidRPr="00D14360" w:rsidDel="009E14B7">
        <w:rPr>
          <w:rFonts w:cs="Calibri"/>
        </w:rPr>
        <w:t xml:space="preserve"> </w:t>
      </w:r>
    </w:p>
    <w:p w14:paraId="2229DC38" w14:textId="77777777" w:rsidR="00891300" w:rsidRPr="00891300" w:rsidRDefault="00891300" w:rsidP="00891300"/>
    <w:sectPr w:rsidR="00891300" w:rsidRPr="00891300" w:rsidSect="009F743D">
      <w:headerReference w:type="even" r:id="rId166"/>
      <w:footerReference w:type="even" r:id="rId167"/>
      <w:headerReference w:type="first" r:id="rId168"/>
      <w:footerReference w:type="first" r:id="rId169"/>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Gay Dolin" w:date="2023-03-09T13:31:00Z" w:initials="GD">
    <w:p w14:paraId="00DF53FB" w14:textId="77777777" w:rsidR="00C17F49" w:rsidRDefault="00C17F49" w:rsidP="00A2395B">
      <w:pPr>
        <w:pStyle w:val="CommentText"/>
      </w:pPr>
      <w:r>
        <w:rPr>
          <w:rStyle w:val="CommentReference"/>
        </w:rPr>
        <w:annotationRef/>
      </w:r>
      <w:r>
        <w:t>CDA-20641</w:t>
      </w:r>
    </w:p>
  </w:comment>
  <w:comment w:id="7" w:author="Gay Dolin" w:date="2023-03-09T13:34:00Z" w:initials="GD">
    <w:p w14:paraId="10E0F394" w14:textId="77777777" w:rsidR="00C17F49" w:rsidRDefault="00C17F49" w:rsidP="00AD111A">
      <w:pPr>
        <w:pStyle w:val="CommentText"/>
      </w:pPr>
      <w:r>
        <w:rPr>
          <w:rStyle w:val="CommentReference"/>
        </w:rPr>
        <w:annotationRef/>
      </w:r>
      <w:r>
        <w:t>CDA-20642</w:t>
      </w:r>
    </w:p>
  </w:comment>
  <w:comment w:id="217" w:author="Marc Duteau" w:date="2023-03-09T10:30:00Z" w:initials="MD">
    <w:p w14:paraId="7C60A845" w14:textId="403ADAB5" w:rsidR="00B7549A" w:rsidRPr="00B7549A" w:rsidRDefault="00B7549A" w:rsidP="00B7549A">
      <w:pPr>
        <w:shd w:val="clear" w:color="auto" w:fill="FFFFFF"/>
        <w:rPr>
          <w:rFonts w:ascii="-apple-system" w:hAnsi="-apple-system"/>
          <w:color w:val="172B4D"/>
          <w:sz w:val="21"/>
          <w:szCs w:val="21"/>
        </w:rPr>
      </w:pPr>
      <w:r>
        <w:rPr>
          <w:rStyle w:val="CommentReference"/>
        </w:rPr>
        <w:annotationRef/>
      </w:r>
      <w:hyperlink r:id="rId1" w:history="1">
        <w:r>
          <w:rPr>
            <w:rStyle w:val="Hyperlink"/>
            <w:rFonts w:ascii="-apple-system" w:hAnsi="-apple-system"/>
            <w:color w:val="0052CC"/>
            <w:sz w:val="21"/>
            <w:szCs w:val="21"/>
          </w:rPr>
          <w:t>CDA-20602</w:t>
        </w:r>
      </w:hyperlink>
    </w:p>
  </w:comment>
  <w:comment w:id="260" w:author="Marc Duteau" w:date="2023-03-09T10:23:00Z" w:initials="MD">
    <w:p w14:paraId="565A829B" w14:textId="48E9FE30" w:rsidR="00AD0004" w:rsidRPr="00AD0004" w:rsidRDefault="00AD0004" w:rsidP="00AD0004">
      <w:pPr>
        <w:shd w:val="clear" w:color="auto" w:fill="FFFFFF"/>
        <w:rPr>
          <w:rFonts w:ascii="-apple-system" w:hAnsi="-apple-system"/>
          <w:color w:val="172B4D"/>
          <w:sz w:val="21"/>
          <w:szCs w:val="21"/>
        </w:rPr>
      </w:pPr>
      <w:r>
        <w:rPr>
          <w:rStyle w:val="CommentReference"/>
        </w:rPr>
        <w:annotationRef/>
      </w:r>
      <w:hyperlink r:id="rId2" w:history="1">
        <w:r>
          <w:rPr>
            <w:rStyle w:val="Hyperlink"/>
            <w:rFonts w:ascii="-apple-system" w:hAnsi="-apple-system"/>
            <w:color w:val="0065FF"/>
            <w:sz w:val="21"/>
            <w:szCs w:val="21"/>
          </w:rPr>
          <w:t>CDA-20619</w:t>
        </w:r>
      </w:hyperlink>
    </w:p>
  </w:comment>
  <w:comment w:id="263" w:author="Marc Duteau" w:date="2023-03-09T10:29:00Z" w:initials="MD">
    <w:p w14:paraId="723217C9" w14:textId="67A31239" w:rsidR="00B7549A" w:rsidRPr="00B7549A" w:rsidRDefault="00B7549A" w:rsidP="00B7549A">
      <w:pPr>
        <w:shd w:val="clear" w:color="auto" w:fill="FFFFFF"/>
        <w:rPr>
          <w:rFonts w:ascii="-apple-system" w:hAnsi="-apple-system"/>
          <w:color w:val="172B4D"/>
          <w:sz w:val="21"/>
          <w:szCs w:val="21"/>
        </w:rPr>
      </w:pPr>
      <w:r>
        <w:rPr>
          <w:rStyle w:val="CommentReference"/>
        </w:rPr>
        <w:annotationRef/>
      </w:r>
      <w:hyperlink r:id="rId3" w:history="1">
        <w:r>
          <w:rPr>
            <w:rStyle w:val="Hyperlink"/>
            <w:rFonts w:ascii="-apple-system" w:hAnsi="-apple-system"/>
            <w:color w:val="0065FF"/>
            <w:sz w:val="21"/>
            <w:szCs w:val="21"/>
          </w:rPr>
          <w:t>CDA-20603</w:t>
        </w:r>
      </w:hyperlink>
    </w:p>
  </w:comment>
  <w:comment w:id="293" w:author="Marc Duteau" w:date="2023-03-09T10:23:00Z" w:initials="MD">
    <w:p w14:paraId="4D6B48AE" w14:textId="2B8E4CC3" w:rsidR="00AD0004" w:rsidRPr="00AD0004" w:rsidRDefault="00AD0004" w:rsidP="00AD0004">
      <w:pPr>
        <w:shd w:val="clear" w:color="auto" w:fill="FFFFFF"/>
        <w:rPr>
          <w:rFonts w:ascii="-apple-system" w:hAnsi="-apple-system"/>
          <w:color w:val="172B4D"/>
          <w:sz w:val="21"/>
          <w:szCs w:val="21"/>
        </w:rPr>
      </w:pPr>
      <w:r>
        <w:rPr>
          <w:rStyle w:val="CommentReference"/>
        </w:rPr>
        <w:annotationRef/>
      </w:r>
      <w:hyperlink r:id="rId4" w:history="1">
        <w:r>
          <w:rPr>
            <w:rStyle w:val="Hyperlink"/>
            <w:rFonts w:ascii="-apple-system" w:hAnsi="-apple-system"/>
            <w:color w:val="0065FF"/>
            <w:sz w:val="21"/>
            <w:szCs w:val="21"/>
          </w:rPr>
          <w:t>CDA-20620</w:t>
        </w:r>
      </w:hyperlink>
    </w:p>
  </w:comment>
  <w:comment w:id="682" w:author="Marc Duteau" w:date="2023-03-09T10:11:00Z" w:initials="MD">
    <w:p w14:paraId="4BF4A267" w14:textId="32B5BE28" w:rsidR="00A83A47" w:rsidRPr="00A83A47" w:rsidRDefault="00A83A47" w:rsidP="00A83A47">
      <w:pPr>
        <w:shd w:val="clear" w:color="auto" w:fill="FFFFFF"/>
        <w:rPr>
          <w:rFonts w:ascii="-apple-system" w:hAnsi="-apple-system"/>
          <w:color w:val="172B4D"/>
          <w:sz w:val="21"/>
          <w:szCs w:val="21"/>
        </w:rPr>
      </w:pPr>
      <w:r>
        <w:rPr>
          <w:rStyle w:val="CommentReference"/>
        </w:rPr>
        <w:annotationRef/>
      </w:r>
      <w:hyperlink r:id="rId5" w:history="1">
        <w:r>
          <w:rPr>
            <w:rStyle w:val="Hyperlink"/>
            <w:rFonts w:ascii="-apple-system" w:hAnsi="-apple-system"/>
            <w:color w:val="0065FF"/>
            <w:sz w:val="21"/>
            <w:szCs w:val="21"/>
          </w:rPr>
          <w:t>CDA-20636</w:t>
        </w:r>
      </w:hyperlink>
      <w:r>
        <w:t xml:space="preserve"> </w:t>
      </w:r>
    </w:p>
  </w:comment>
  <w:comment w:id="692" w:author="Marc Duteau" w:date="2023-03-09T10:10:00Z" w:initials="MD">
    <w:p w14:paraId="1EF7B7D0" w14:textId="2053577E" w:rsidR="00A83A47" w:rsidRDefault="00A83A47">
      <w:pPr>
        <w:pStyle w:val="CommentText"/>
      </w:pPr>
      <w:r>
        <w:rPr>
          <w:rStyle w:val="CommentReference"/>
        </w:rPr>
        <w:annotationRef/>
      </w:r>
    </w:p>
  </w:comment>
  <w:comment w:id="1064" w:author="Marc Duteau" w:date="2023-03-09T09:55:00Z" w:initials="MD">
    <w:p w14:paraId="1CC139AC" w14:textId="00B0F3D8" w:rsidR="004E29C8" w:rsidRPr="004E29C8" w:rsidRDefault="004E29C8" w:rsidP="004E29C8">
      <w:pPr>
        <w:shd w:val="clear" w:color="auto" w:fill="FFFFFF"/>
        <w:rPr>
          <w:rFonts w:ascii="-apple-system" w:hAnsi="-apple-system"/>
          <w:color w:val="172B4D"/>
          <w:sz w:val="21"/>
          <w:szCs w:val="21"/>
        </w:rPr>
      </w:pPr>
      <w:r>
        <w:rPr>
          <w:rStyle w:val="CommentReference"/>
        </w:rPr>
        <w:annotationRef/>
      </w:r>
      <w:hyperlink r:id="rId6" w:history="1">
        <w:r>
          <w:rPr>
            <w:rStyle w:val="Hyperlink"/>
            <w:rFonts w:ascii="-apple-system" w:hAnsi="-apple-system"/>
            <w:color w:val="0065FF"/>
            <w:sz w:val="21"/>
            <w:szCs w:val="21"/>
          </w:rPr>
          <w:t>CDA-20652</w:t>
        </w:r>
      </w:hyperlink>
    </w:p>
  </w:comment>
  <w:comment w:id="1077" w:author="Marc Duteau" w:date="2023-03-09T10:28:00Z" w:initials="MD">
    <w:p w14:paraId="0F3FCD73" w14:textId="5115EB5E" w:rsidR="00B7549A" w:rsidRPr="00B7549A" w:rsidRDefault="00B7549A" w:rsidP="00B7549A">
      <w:pPr>
        <w:shd w:val="clear" w:color="auto" w:fill="FFFFFF"/>
        <w:rPr>
          <w:rFonts w:ascii="-apple-system" w:hAnsi="-apple-system"/>
          <w:color w:val="172B4D"/>
          <w:sz w:val="21"/>
          <w:szCs w:val="21"/>
        </w:rPr>
      </w:pPr>
      <w:r>
        <w:rPr>
          <w:rStyle w:val="CommentReference"/>
        </w:rPr>
        <w:annotationRef/>
      </w:r>
      <w:hyperlink r:id="rId7" w:history="1">
        <w:r>
          <w:rPr>
            <w:rStyle w:val="Hyperlink"/>
            <w:rFonts w:ascii="-apple-system" w:hAnsi="-apple-system"/>
            <w:color w:val="0052CC"/>
            <w:sz w:val="21"/>
            <w:szCs w:val="21"/>
          </w:rPr>
          <w:t>CDA-20604</w:t>
        </w:r>
      </w:hyperlink>
    </w:p>
  </w:comment>
  <w:comment w:id="1193" w:author="Marc Duteau" w:date="2023-03-09T10:06:00Z" w:initials="MD">
    <w:p w14:paraId="261599EC" w14:textId="58F22E56" w:rsidR="00843E43" w:rsidRDefault="00843E43">
      <w:pPr>
        <w:pStyle w:val="CommentText"/>
      </w:pPr>
      <w:r>
        <w:rPr>
          <w:rStyle w:val="CommentReference"/>
        </w:rPr>
        <w:annotationRef/>
      </w:r>
      <w:hyperlink r:id="rId8" w:history="1">
        <w:r>
          <w:rPr>
            <w:rStyle w:val="Hyperlink"/>
            <w:rFonts w:ascii="-apple-system" w:hAnsi="-apple-system"/>
            <w:color w:val="0065FF"/>
            <w:sz w:val="21"/>
            <w:szCs w:val="21"/>
          </w:rPr>
          <w:t>CDA-20643</w:t>
        </w:r>
      </w:hyperlink>
    </w:p>
  </w:comment>
  <w:comment w:id="1226" w:author="Marc Duteau" w:date="2023-03-09T10:08:00Z" w:initials="MD">
    <w:p w14:paraId="0293A438" w14:textId="6B1D9E77" w:rsidR="00A83A47" w:rsidRDefault="00A83A47">
      <w:pPr>
        <w:pStyle w:val="CommentText"/>
      </w:pPr>
      <w:r>
        <w:rPr>
          <w:rStyle w:val="CommentReference"/>
        </w:rPr>
        <w:annotationRef/>
      </w:r>
      <w:hyperlink r:id="rId9" w:history="1">
        <w:r>
          <w:rPr>
            <w:rStyle w:val="Hyperlink"/>
            <w:rFonts w:ascii="-apple-system" w:hAnsi="-apple-system"/>
            <w:color w:val="0065FF"/>
            <w:sz w:val="21"/>
            <w:szCs w:val="21"/>
          </w:rPr>
          <w:t>CDA-20643</w:t>
        </w:r>
      </w:hyperlink>
    </w:p>
  </w:comment>
  <w:comment w:id="1284" w:author="Marc Duteau" w:date="2023-03-09T10:04:00Z" w:initials="MD">
    <w:p w14:paraId="21CF245D" w14:textId="3E80B5D7" w:rsidR="00843E43" w:rsidRPr="00843E43" w:rsidRDefault="00843E43" w:rsidP="00843E43">
      <w:pPr>
        <w:shd w:val="clear" w:color="auto" w:fill="FFFFFF"/>
        <w:rPr>
          <w:rFonts w:ascii="-apple-system" w:hAnsi="-apple-system"/>
          <w:color w:val="172B4D"/>
          <w:sz w:val="21"/>
          <w:szCs w:val="21"/>
        </w:rPr>
      </w:pPr>
      <w:r>
        <w:rPr>
          <w:rStyle w:val="CommentReference"/>
        </w:rPr>
        <w:annotationRef/>
      </w:r>
      <w:hyperlink r:id="rId10" w:history="1">
        <w:r>
          <w:rPr>
            <w:rStyle w:val="Hyperlink"/>
            <w:rFonts w:ascii="-apple-system" w:hAnsi="-apple-system"/>
            <w:color w:val="0065FF"/>
            <w:sz w:val="21"/>
            <w:szCs w:val="21"/>
          </w:rPr>
          <w:t>CDA-20643</w:t>
        </w:r>
      </w:hyperlink>
    </w:p>
  </w:comment>
  <w:comment w:id="1288" w:author="Marc Duteau" w:date="2023-03-09T10:04:00Z" w:initials="MD">
    <w:p w14:paraId="0C7DBE16" w14:textId="0C7E46DD" w:rsidR="00843E43" w:rsidRPr="00843E43" w:rsidRDefault="00843E43" w:rsidP="00843E43">
      <w:pPr>
        <w:shd w:val="clear" w:color="auto" w:fill="FFFFFF"/>
        <w:rPr>
          <w:rFonts w:ascii="-apple-system" w:hAnsi="-apple-system"/>
          <w:color w:val="172B4D"/>
          <w:sz w:val="21"/>
          <w:szCs w:val="21"/>
        </w:rPr>
      </w:pPr>
      <w:r>
        <w:rPr>
          <w:rStyle w:val="CommentReference"/>
        </w:rPr>
        <w:annotationRef/>
      </w:r>
      <w:hyperlink r:id="rId11" w:history="1">
        <w:r>
          <w:rPr>
            <w:rStyle w:val="Hyperlink"/>
            <w:rFonts w:ascii="-apple-system" w:hAnsi="-apple-system"/>
            <w:color w:val="0065FF"/>
            <w:sz w:val="21"/>
            <w:szCs w:val="21"/>
          </w:rPr>
          <w:t>CDA-20644</w:t>
        </w:r>
      </w:hyperlink>
    </w:p>
  </w:comment>
  <w:comment w:id="1773" w:author="Marc Duteau" w:date="2023-03-09T10:22:00Z" w:initials="MD">
    <w:p w14:paraId="507BB87F" w14:textId="4E1FF3E2" w:rsidR="00AD0004" w:rsidRPr="00AD0004" w:rsidRDefault="00AD0004" w:rsidP="00AD0004">
      <w:pPr>
        <w:shd w:val="clear" w:color="auto" w:fill="FFFFFF"/>
        <w:rPr>
          <w:rFonts w:ascii="-apple-system" w:hAnsi="-apple-system"/>
          <w:color w:val="172B4D"/>
          <w:sz w:val="21"/>
          <w:szCs w:val="21"/>
        </w:rPr>
      </w:pPr>
      <w:r>
        <w:rPr>
          <w:rStyle w:val="CommentReference"/>
        </w:rPr>
        <w:annotationRef/>
      </w:r>
      <w:hyperlink r:id="rId12" w:history="1">
        <w:r>
          <w:rPr>
            <w:rStyle w:val="Hyperlink"/>
            <w:rFonts w:ascii="-apple-system" w:hAnsi="-apple-system"/>
            <w:color w:val="0052CC"/>
            <w:sz w:val="21"/>
            <w:szCs w:val="21"/>
          </w:rPr>
          <w:t>CDA-20621</w:t>
        </w:r>
      </w:hyperlink>
    </w:p>
  </w:comment>
  <w:comment w:id="1897" w:author="Marc Duteau" w:date="2023-03-09T10:25:00Z" w:initials="MD">
    <w:p w14:paraId="367F00F5" w14:textId="3A136BC2" w:rsidR="00AD0004" w:rsidRPr="00AD0004" w:rsidRDefault="00AD0004" w:rsidP="00AD0004">
      <w:pPr>
        <w:shd w:val="clear" w:color="auto" w:fill="FFFFFF"/>
        <w:rPr>
          <w:rFonts w:ascii="-apple-system" w:hAnsi="-apple-system"/>
          <w:color w:val="172B4D"/>
          <w:sz w:val="21"/>
          <w:szCs w:val="21"/>
        </w:rPr>
      </w:pPr>
      <w:r>
        <w:rPr>
          <w:rStyle w:val="CommentReference"/>
        </w:rPr>
        <w:annotationRef/>
      </w:r>
      <w:hyperlink r:id="rId13" w:history="1">
        <w:r>
          <w:rPr>
            <w:rStyle w:val="Hyperlink"/>
            <w:rFonts w:ascii="-apple-system" w:hAnsi="-apple-system"/>
            <w:color w:val="0052CC"/>
            <w:sz w:val="21"/>
            <w:szCs w:val="21"/>
          </w:rPr>
          <w:t>CDA-20613</w:t>
        </w:r>
      </w:hyperlink>
    </w:p>
  </w:comment>
  <w:comment w:id="2361" w:author="Russ Ott" w:date="2022-03-25T17:14:00Z" w:initials="RO">
    <w:p w14:paraId="12DA4806" w14:textId="77777777" w:rsidR="00F10C7C" w:rsidRDefault="00F10C7C">
      <w:pPr>
        <w:pStyle w:val="CommentText"/>
      </w:pPr>
      <w:r>
        <w:rPr>
          <w:rStyle w:val="CommentReference"/>
        </w:rPr>
        <w:annotationRef/>
      </w:r>
      <w:r>
        <w:t>CDA-20172</w:t>
      </w:r>
    </w:p>
    <w:p w14:paraId="1FE9EC1F" w14:textId="77777777" w:rsidR="00F10C7C" w:rsidRDefault="00F10C7C">
      <w:pPr>
        <w:pStyle w:val="CommentText"/>
      </w:pPr>
    </w:p>
    <w:p w14:paraId="7A2D973B" w14:textId="2259AECF" w:rsidR="00F10C7C" w:rsidRDefault="00F10C7C">
      <w:pPr>
        <w:pStyle w:val="CommentText"/>
      </w:pPr>
      <w:r>
        <w:t>To be linked once sample is published</w:t>
      </w:r>
    </w:p>
  </w:comment>
  <w:comment w:id="2362" w:author="Russ Ott" w:date="2022-03-25T17:15:00Z" w:initials="RO">
    <w:p w14:paraId="2D0A4072" w14:textId="77777777" w:rsidR="00F10C7C" w:rsidRDefault="00F10C7C">
      <w:pPr>
        <w:pStyle w:val="CommentText"/>
      </w:pPr>
      <w:r>
        <w:rPr>
          <w:rStyle w:val="CommentReference"/>
        </w:rPr>
        <w:annotationRef/>
      </w:r>
      <w:r>
        <w:t>CDA-20172</w:t>
      </w:r>
    </w:p>
    <w:p w14:paraId="107293B1" w14:textId="77777777" w:rsidR="00F10C7C" w:rsidRDefault="00F10C7C">
      <w:pPr>
        <w:pStyle w:val="CommentText"/>
      </w:pPr>
    </w:p>
    <w:p w14:paraId="08A36ECF" w14:textId="6E64D199" w:rsidR="00F10C7C" w:rsidRDefault="00F10C7C">
      <w:pPr>
        <w:pStyle w:val="CommentText"/>
      </w:pPr>
      <w:r>
        <w:t>To be linked once sample is published</w:t>
      </w:r>
    </w:p>
  </w:comment>
  <w:comment w:id="2432" w:author="Gay Dolin" w:date="2023-03-09T13:18:00Z" w:initials="GD">
    <w:p w14:paraId="4054C444" w14:textId="77777777" w:rsidR="00A34190" w:rsidRDefault="00A34190" w:rsidP="00457B96">
      <w:pPr>
        <w:pStyle w:val="CommentText"/>
      </w:pPr>
      <w:r>
        <w:rPr>
          <w:rStyle w:val="CommentReference"/>
        </w:rPr>
        <w:annotationRef/>
      </w:r>
      <w:r>
        <w:t>CDA-20596</w:t>
      </w:r>
    </w:p>
  </w:comment>
  <w:comment w:id="2477" w:author="Marc Duteau" w:date="2023-03-09T09:55:00Z" w:initials="MD">
    <w:p w14:paraId="7CD3F9F2" w14:textId="6464B3F9" w:rsidR="004E29C8" w:rsidRPr="004E29C8" w:rsidRDefault="004E29C8" w:rsidP="004E29C8">
      <w:pPr>
        <w:shd w:val="clear" w:color="auto" w:fill="FFFFFF"/>
        <w:rPr>
          <w:rFonts w:ascii="-apple-system" w:hAnsi="-apple-system"/>
          <w:color w:val="172B4D"/>
          <w:sz w:val="21"/>
          <w:szCs w:val="21"/>
        </w:rPr>
      </w:pPr>
      <w:r>
        <w:rPr>
          <w:rStyle w:val="CommentReference"/>
        </w:rPr>
        <w:annotationRef/>
      </w:r>
      <w:hyperlink r:id="rId14" w:history="1">
        <w:r>
          <w:rPr>
            <w:rStyle w:val="Hyperlink"/>
            <w:rFonts w:ascii="-apple-system" w:hAnsi="-apple-system"/>
            <w:color w:val="0065FF"/>
            <w:sz w:val="21"/>
            <w:szCs w:val="21"/>
          </w:rPr>
          <w:t>CDA-20652</w:t>
        </w:r>
      </w:hyperlink>
    </w:p>
  </w:comment>
  <w:comment w:id="2478" w:author="Marc Duteau" w:date="2023-03-09T10:02:00Z" w:initials="MD">
    <w:p w14:paraId="68E20066" w14:textId="7D42782E" w:rsidR="00843E43" w:rsidRPr="00843E43" w:rsidRDefault="00843E43" w:rsidP="00843E43">
      <w:pPr>
        <w:shd w:val="clear" w:color="auto" w:fill="FFFFFF"/>
        <w:rPr>
          <w:rFonts w:ascii="-apple-system" w:hAnsi="-apple-system"/>
          <w:color w:val="172B4D"/>
          <w:sz w:val="21"/>
          <w:szCs w:val="21"/>
        </w:rPr>
      </w:pPr>
      <w:r>
        <w:rPr>
          <w:rStyle w:val="CommentReference"/>
        </w:rPr>
        <w:annotationRef/>
      </w:r>
      <w:hyperlink r:id="rId15" w:history="1">
        <w:r>
          <w:rPr>
            <w:rStyle w:val="Hyperlink"/>
            <w:rFonts w:ascii="-apple-system" w:hAnsi="-apple-system"/>
            <w:color w:val="0052CC"/>
            <w:sz w:val="21"/>
            <w:szCs w:val="21"/>
          </w:rPr>
          <w:t>CDA-20648</w:t>
        </w:r>
      </w:hyperlink>
    </w:p>
  </w:comment>
  <w:comment w:id="2482" w:author="Marc Duteau" w:date="2023-03-09T09:56:00Z" w:initials="MD">
    <w:p w14:paraId="434531C5" w14:textId="74B90420" w:rsidR="004E29C8" w:rsidRDefault="004E29C8">
      <w:pPr>
        <w:pStyle w:val="CommentText"/>
      </w:pPr>
      <w:r>
        <w:rPr>
          <w:rStyle w:val="CommentReference"/>
        </w:rPr>
        <w:annotationRef/>
      </w:r>
      <w:hyperlink r:id="rId16" w:history="1">
        <w:r>
          <w:rPr>
            <w:rStyle w:val="Hyperlink"/>
            <w:rFonts w:ascii="-apple-system" w:hAnsi="-apple-system"/>
            <w:color w:val="0065FF"/>
            <w:sz w:val="21"/>
            <w:szCs w:val="21"/>
          </w:rPr>
          <w:t>CDA-20652</w:t>
        </w:r>
      </w:hyperlink>
    </w:p>
  </w:comment>
  <w:comment w:id="2491" w:author="Marc Duteau" w:date="2023-03-09T09:56:00Z" w:initials="MD">
    <w:p w14:paraId="24F390E5" w14:textId="7B09CD9E" w:rsidR="004E29C8" w:rsidRDefault="004E29C8">
      <w:pPr>
        <w:pStyle w:val="CommentText"/>
      </w:pPr>
      <w:r>
        <w:rPr>
          <w:rStyle w:val="CommentReference"/>
        </w:rPr>
        <w:annotationRef/>
      </w:r>
      <w:hyperlink r:id="rId17" w:history="1">
        <w:r>
          <w:rPr>
            <w:rStyle w:val="Hyperlink"/>
            <w:rFonts w:ascii="-apple-system" w:hAnsi="-apple-system"/>
            <w:color w:val="0065FF"/>
            <w:sz w:val="21"/>
            <w:szCs w:val="21"/>
          </w:rPr>
          <w:t>CDA-20652</w:t>
        </w:r>
      </w:hyperlink>
    </w:p>
  </w:comment>
  <w:comment w:id="2523" w:author="Marc Duteau" w:date="2023-03-09T10:20:00Z" w:initials="MD">
    <w:p w14:paraId="582623CC" w14:textId="517E81D2" w:rsidR="00AD0004" w:rsidRPr="00AD0004" w:rsidRDefault="00AD0004" w:rsidP="00AD0004">
      <w:pPr>
        <w:shd w:val="clear" w:color="auto" w:fill="FFFFFF"/>
        <w:rPr>
          <w:rFonts w:ascii="-apple-system" w:hAnsi="-apple-system"/>
          <w:color w:val="172B4D"/>
          <w:sz w:val="21"/>
          <w:szCs w:val="21"/>
        </w:rPr>
      </w:pPr>
      <w:r>
        <w:rPr>
          <w:rStyle w:val="CommentReference"/>
        </w:rPr>
        <w:annotationRef/>
      </w:r>
      <w:hyperlink r:id="rId18" w:history="1">
        <w:r>
          <w:rPr>
            <w:rStyle w:val="Hyperlink"/>
            <w:rFonts w:ascii="-apple-system" w:hAnsi="-apple-system"/>
            <w:color w:val="0065FF"/>
            <w:sz w:val="21"/>
            <w:szCs w:val="21"/>
          </w:rPr>
          <w:t>CDA-20623</w:t>
        </w:r>
      </w:hyperlink>
    </w:p>
  </w:comment>
  <w:comment w:id="2582" w:author="Marc Duteau" w:date="2023-03-09T10:19:00Z" w:initials="MD">
    <w:p w14:paraId="0FA592D3" w14:textId="7DA7210C" w:rsidR="00AD0004" w:rsidRPr="00AD0004" w:rsidRDefault="00AD0004" w:rsidP="00AD0004">
      <w:pPr>
        <w:shd w:val="clear" w:color="auto" w:fill="FFFFFF"/>
        <w:rPr>
          <w:rFonts w:ascii="-apple-system" w:hAnsi="-apple-system"/>
          <w:color w:val="172B4D"/>
          <w:sz w:val="21"/>
          <w:szCs w:val="21"/>
        </w:rPr>
      </w:pPr>
      <w:r>
        <w:rPr>
          <w:rStyle w:val="CommentReference"/>
        </w:rPr>
        <w:annotationRef/>
      </w:r>
      <w:hyperlink r:id="rId19" w:history="1">
        <w:r>
          <w:rPr>
            <w:rStyle w:val="Hyperlink"/>
            <w:rFonts w:ascii="-apple-system" w:hAnsi="-apple-system"/>
            <w:color w:val="0052CC"/>
            <w:sz w:val="21"/>
            <w:szCs w:val="21"/>
          </w:rPr>
          <w:t>CDA-20624</w:t>
        </w:r>
      </w:hyperlink>
    </w:p>
  </w:comment>
  <w:comment w:id="2595" w:author="Marc Duteau" w:date="2023-03-09T10:18:00Z" w:initials="MD">
    <w:p w14:paraId="6957A381" w14:textId="50B2AC63" w:rsidR="00AD0004" w:rsidRPr="00AD0004" w:rsidRDefault="00AD0004" w:rsidP="00AD0004">
      <w:pPr>
        <w:shd w:val="clear" w:color="auto" w:fill="FFFFFF"/>
        <w:rPr>
          <w:rFonts w:ascii="-apple-system" w:hAnsi="-apple-system"/>
          <w:color w:val="172B4D"/>
          <w:sz w:val="21"/>
          <w:szCs w:val="21"/>
        </w:rPr>
      </w:pPr>
      <w:r>
        <w:rPr>
          <w:rStyle w:val="CommentReference"/>
        </w:rPr>
        <w:annotationRef/>
      </w:r>
      <w:hyperlink r:id="rId20" w:history="1">
        <w:r>
          <w:rPr>
            <w:rStyle w:val="Hyperlink"/>
            <w:rFonts w:ascii="-apple-system" w:hAnsi="-apple-system"/>
            <w:color w:val="0052CC"/>
            <w:sz w:val="21"/>
            <w:szCs w:val="21"/>
          </w:rPr>
          <w:t>CDA-20625</w:t>
        </w:r>
      </w:hyperlink>
    </w:p>
  </w:comment>
  <w:comment w:id="2602" w:author="Marc Duteau" w:date="2023-03-09T10:00:00Z" w:initials="MD">
    <w:p w14:paraId="0EF2F3AF" w14:textId="7FB2F7F0" w:rsidR="00843E43" w:rsidRPr="00843E43" w:rsidRDefault="00843E43" w:rsidP="00843E43">
      <w:pPr>
        <w:shd w:val="clear" w:color="auto" w:fill="FFFFFF"/>
        <w:rPr>
          <w:rFonts w:ascii="-apple-system" w:hAnsi="-apple-system"/>
          <w:color w:val="172B4D"/>
          <w:sz w:val="21"/>
          <w:szCs w:val="21"/>
        </w:rPr>
      </w:pPr>
      <w:r>
        <w:rPr>
          <w:rStyle w:val="CommentReference"/>
        </w:rPr>
        <w:annotationRef/>
      </w:r>
      <w:hyperlink r:id="rId21" w:history="1">
        <w:r>
          <w:rPr>
            <w:rStyle w:val="Hyperlink"/>
            <w:rFonts w:ascii="-apple-system" w:hAnsi="-apple-system"/>
            <w:color w:val="0065FF"/>
            <w:sz w:val="21"/>
            <w:szCs w:val="21"/>
          </w:rPr>
          <w:t>CDA-20650</w:t>
        </w:r>
      </w:hyperlink>
      <w:r w:rsidRPr="00843E43">
        <w:rPr>
          <w:rFonts w:ascii="-apple-system" w:hAnsi="-apple-system"/>
          <w:color w:val="172B4D"/>
          <w:sz w:val="21"/>
          <w:szCs w:val="21"/>
        </w:rPr>
        <w:t xml:space="preserve"> </w:t>
      </w:r>
    </w:p>
  </w:comment>
  <w:comment w:id="2632" w:author="Marc Duteau" w:date="2023-03-09T10:35:00Z" w:initials="MD">
    <w:p w14:paraId="5066F5C9" w14:textId="3E07AE30" w:rsidR="00B7549A" w:rsidRPr="00B7549A" w:rsidRDefault="00B7549A" w:rsidP="00B7549A">
      <w:pPr>
        <w:shd w:val="clear" w:color="auto" w:fill="FFFFFF"/>
        <w:rPr>
          <w:rFonts w:ascii="-apple-system" w:hAnsi="-apple-system"/>
          <w:color w:val="172B4D"/>
          <w:sz w:val="21"/>
          <w:szCs w:val="21"/>
        </w:rPr>
      </w:pPr>
      <w:r>
        <w:rPr>
          <w:rStyle w:val="CommentReference"/>
        </w:rPr>
        <w:annotationRef/>
      </w:r>
      <w:hyperlink r:id="rId22" w:history="1">
        <w:r>
          <w:rPr>
            <w:rStyle w:val="Hyperlink"/>
            <w:rFonts w:ascii="-apple-system" w:hAnsi="-apple-system"/>
            <w:color w:val="0052CC"/>
            <w:sz w:val="21"/>
            <w:szCs w:val="21"/>
          </w:rPr>
          <w:t>CDA-20576</w:t>
        </w:r>
      </w:hyperlink>
    </w:p>
  </w:comment>
  <w:comment w:id="2639" w:author="Marc Duteau" w:date="2023-03-09T10:17:00Z" w:initials="MD">
    <w:p w14:paraId="30B664DD" w14:textId="3E29E874" w:rsidR="00A83A47" w:rsidRPr="00AD0004" w:rsidRDefault="00A83A47" w:rsidP="00AD0004">
      <w:pPr>
        <w:shd w:val="clear" w:color="auto" w:fill="FFFFFF"/>
        <w:rPr>
          <w:rFonts w:ascii="-apple-system" w:hAnsi="-apple-system"/>
          <w:color w:val="172B4D"/>
          <w:sz w:val="21"/>
          <w:szCs w:val="21"/>
        </w:rPr>
      </w:pPr>
      <w:r>
        <w:rPr>
          <w:rStyle w:val="CommentReference"/>
        </w:rPr>
        <w:annotationRef/>
      </w:r>
      <w:hyperlink r:id="rId23" w:history="1">
        <w:r w:rsidR="00AD0004">
          <w:rPr>
            <w:rStyle w:val="Hyperlink"/>
            <w:rFonts w:ascii="-apple-system" w:hAnsi="-apple-system"/>
            <w:color w:val="0065FF"/>
            <w:sz w:val="21"/>
            <w:szCs w:val="21"/>
          </w:rPr>
          <w:t>CDA-20626</w:t>
        </w:r>
      </w:hyperlink>
    </w:p>
  </w:comment>
  <w:comment w:id="2645" w:author="Marc Duteau" w:date="2023-03-09T09:54:00Z" w:initials="MD">
    <w:p w14:paraId="3870F57B" w14:textId="659C311F" w:rsidR="004E29C8" w:rsidRDefault="004E29C8">
      <w:pPr>
        <w:pStyle w:val="CommentText"/>
      </w:pPr>
      <w:r>
        <w:rPr>
          <w:rStyle w:val="CommentReference"/>
        </w:rPr>
        <w:annotationRef/>
      </w:r>
      <w:r>
        <w:t>Jira ticket: CDA-20654</w:t>
      </w:r>
    </w:p>
  </w:comment>
  <w:comment w:id="2650" w:author="Marc Duteau" w:date="2023-03-09T10:34:00Z" w:initials="MD">
    <w:p w14:paraId="5CEEBE31" w14:textId="4A0110E0" w:rsidR="00B7549A" w:rsidRPr="00B7549A" w:rsidRDefault="00B7549A" w:rsidP="00B7549A">
      <w:pPr>
        <w:shd w:val="clear" w:color="auto" w:fill="FFFFFF"/>
        <w:rPr>
          <w:rFonts w:ascii="-apple-system" w:hAnsi="-apple-system"/>
          <w:color w:val="172B4D"/>
          <w:sz w:val="21"/>
          <w:szCs w:val="21"/>
        </w:rPr>
      </w:pPr>
      <w:r>
        <w:rPr>
          <w:rStyle w:val="CommentReference"/>
        </w:rPr>
        <w:annotationRef/>
      </w:r>
      <w:hyperlink r:id="rId24" w:history="1">
        <w:r>
          <w:rPr>
            <w:rStyle w:val="Hyperlink"/>
            <w:rFonts w:ascii="-apple-system" w:hAnsi="-apple-system"/>
            <w:color w:val="0052CC"/>
            <w:sz w:val="21"/>
            <w:szCs w:val="21"/>
          </w:rPr>
          <w:t>CDA-20585</w:t>
        </w:r>
      </w:hyperlink>
    </w:p>
  </w:comment>
  <w:comment w:id="2658" w:author="Marc Duteau" w:date="2023-03-09T10:16:00Z" w:initials="MD">
    <w:p w14:paraId="68E19DBA" w14:textId="0A0C3617" w:rsidR="00A83A47" w:rsidRPr="00A83A47" w:rsidRDefault="00A83A47" w:rsidP="00A83A47">
      <w:pPr>
        <w:shd w:val="clear" w:color="auto" w:fill="FFFFFF"/>
        <w:rPr>
          <w:rFonts w:ascii="-apple-system" w:hAnsi="-apple-system"/>
          <w:color w:val="172B4D"/>
          <w:sz w:val="21"/>
          <w:szCs w:val="21"/>
        </w:rPr>
      </w:pPr>
      <w:r>
        <w:rPr>
          <w:rStyle w:val="CommentReference"/>
        </w:rPr>
        <w:annotationRef/>
      </w:r>
      <w:hyperlink r:id="rId25" w:history="1">
        <w:r>
          <w:rPr>
            <w:rStyle w:val="Hyperlink"/>
            <w:rFonts w:ascii="-apple-system" w:hAnsi="-apple-system"/>
            <w:color w:val="0065FF"/>
            <w:sz w:val="21"/>
            <w:szCs w:val="21"/>
          </w:rPr>
          <w:t>CDA-20627</w:t>
        </w:r>
      </w:hyperlink>
    </w:p>
  </w:comment>
  <w:comment w:id="2666" w:author="Marc Duteau" w:date="2023-03-09T10:36:00Z" w:initials="MD">
    <w:p w14:paraId="0DF29D4C" w14:textId="551A7FF6" w:rsidR="00B7549A" w:rsidRPr="00B7549A" w:rsidRDefault="00B7549A" w:rsidP="00B7549A">
      <w:pPr>
        <w:shd w:val="clear" w:color="auto" w:fill="FFFFFF"/>
        <w:rPr>
          <w:rFonts w:ascii="-apple-system" w:hAnsi="-apple-system"/>
          <w:color w:val="172B4D"/>
          <w:sz w:val="21"/>
          <w:szCs w:val="21"/>
        </w:rPr>
      </w:pPr>
      <w:r>
        <w:rPr>
          <w:rStyle w:val="CommentReference"/>
        </w:rPr>
        <w:annotationRef/>
      </w:r>
      <w:hyperlink r:id="rId26" w:history="1">
        <w:r>
          <w:rPr>
            <w:rStyle w:val="Hyperlink"/>
            <w:rFonts w:ascii="-apple-system" w:hAnsi="-apple-system"/>
            <w:color w:val="0052CC"/>
            <w:sz w:val="21"/>
            <w:szCs w:val="21"/>
          </w:rPr>
          <w:t>CDA-20573</w:t>
        </w:r>
      </w:hyperlink>
    </w:p>
  </w:comment>
  <w:comment w:id="2685" w:author="Marc Duteau" w:date="2023-03-09T10:14:00Z" w:initials="MD">
    <w:p w14:paraId="079BCC30" w14:textId="4656E127" w:rsidR="00A83A47" w:rsidRPr="00A83A47" w:rsidRDefault="00A83A47" w:rsidP="00A83A47">
      <w:pPr>
        <w:shd w:val="clear" w:color="auto" w:fill="FFFFFF"/>
        <w:rPr>
          <w:rFonts w:ascii="-apple-system" w:hAnsi="-apple-system"/>
          <w:color w:val="172B4D"/>
          <w:sz w:val="21"/>
          <w:szCs w:val="21"/>
        </w:rPr>
      </w:pPr>
      <w:r>
        <w:rPr>
          <w:rStyle w:val="CommentReference"/>
        </w:rPr>
        <w:annotationRef/>
      </w:r>
      <w:hyperlink r:id="rId27" w:history="1">
        <w:r>
          <w:rPr>
            <w:rStyle w:val="Hyperlink"/>
            <w:rFonts w:ascii="-apple-system" w:hAnsi="-apple-system"/>
            <w:color w:val="0052CC"/>
            <w:sz w:val="21"/>
            <w:szCs w:val="21"/>
          </w:rPr>
          <w:t>CDA-20628</w:t>
        </w:r>
      </w:hyperlink>
    </w:p>
  </w:comment>
  <w:comment w:id="2693" w:author="Marc Duteau" w:date="2023-03-09T09:59:00Z" w:initials="MD">
    <w:p w14:paraId="52B2CB90" w14:textId="5A1D021A" w:rsidR="00843E43" w:rsidRPr="00843E43" w:rsidRDefault="00843E43" w:rsidP="00843E43">
      <w:pPr>
        <w:shd w:val="clear" w:color="auto" w:fill="FFFFFF"/>
        <w:rPr>
          <w:rFonts w:ascii="-apple-system" w:hAnsi="-apple-system"/>
          <w:color w:val="172B4D"/>
          <w:sz w:val="21"/>
          <w:szCs w:val="21"/>
        </w:rPr>
      </w:pPr>
      <w:r>
        <w:rPr>
          <w:rStyle w:val="CommentReference"/>
        </w:rPr>
        <w:annotationRef/>
      </w:r>
      <w:hyperlink r:id="rId28" w:history="1">
        <w:r>
          <w:rPr>
            <w:rStyle w:val="Hyperlink"/>
            <w:rFonts w:ascii="-apple-system" w:hAnsi="-apple-system"/>
            <w:color w:val="0052CC"/>
            <w:sz w:val="21"/>
            <w:szCs w:val="21"/>
          </w:rPr>
          <w:t>CDA-20651</w:t>
        </w:r>
      </w:hyperlink>
    </w:p>
  </w:comment>
  <w:comment w:id="2713" w:author="Marc Duteau" w:date="2023-03-09T10:27:00Z" w:initials="MD">
    <w:p w14:paraId="1F712945" w14:textId="4C6A6D78" w:rsidR="00AD0004" w:rsidRPr="00AD0004" w:rsidRDefault="00AD0004" w:rsidP="00AD0004">
      <w:pPr>
        <w:shd w:val="clear" w:color="auto" w:fill="FFFFFF"/>
        <w:rPr>
          <w:rFonts w:ascii="-apple-system" w:hAnsi="-apple-system"/>
          <w:color w:val="172B4D"/>
          <w:sz w:val="21"/>
          <w:szCs w:val="21"/>
        </w:rPr>
      </w:pPr>
      <w:r>
        <w:rPr>
          <w:rStyle w:val="CommentReference"/>
        </w:rPr>
        <w:annotationRef/>
      </w:r>
      <w:hyperlink r:id="rId29" w:history="1">
        <w:r>
          <w:rPr>
            <w:rStyle w:val="Hyperlink"/>
            <w:rFonts w:ascii="-apple-system" w:hAnsi="-apple-system"/>
            <w:color w:val="0065FF"/>
            <w:sz w:val="21"/>
            <w:szCs w:val="21"/>
          </w:rPr>
          <w:t>CDA-20609</w:t>
        </w:r>
      </w:hyperlink>
    </w:p>
  </w:comment>
  <w:comment w:id="2742" w:author="Marc Duteau" w:date="2023-03-09T10:33:00Z" w:initials="MD">
    <w:p w14:paraId="1E81BD9C" w14:textId="7A8662AF" w:rsidR="00B7549A" w:rsidRPr="00B7549A" w:rsidRDefault="00B7549A" w:rsidP="00B7549A">
      <w:pPr>
        <w:shd w:val="clear" w:color="auto" w:fill="FFFFFF"/>
        <w:rPr>
          <w:rFonts w:ascii="-apple-system" w:hAnsi="-apple-system"/>
          <w:color w:val="172B4D"/>
          <w:sz w:val="21"/>
          <w:szCs w:val="21"/>
        </w:rPr>
      </w:pPr>
      <w:r>
        <w:rPr>
          <w:rStyle w:val="CommentReference"/>
        </w:rPr>
        <w:annotationRef/>
      </w:r>
      <w:hyperlink r:id="rId30" w:history="1">
        <w:r>
          <w:rPr>
            <w:rStyle w:val="Hyperlink"/>
            <w:rFonts w:ascii="-apple-system" w:hAnsi="-apple-system"/>
            <w:color w:val="0052CC"/>
            <w:sz w:val="21"/>
            <w:szCs w:val="21"/>
          </w:rPr>
          <w:t>CDA-20587</w:t>
        </w:r>
      </w:hyperlink>
    </w:p>
  </w:comment>
  <w:comment w:id="2759" w:author="Gay Dolin [2]" w:date="2023-02-14T13:43:00Z" w:initials="GD">
    <w:p w14:paraId="03293F64" w14:textId="4153F34B" w:rsidR="00D81B11" w:rsidRDefault="00D81B11" w:rsidP="00D011EE">
      <w:pPr>
        <w:pStyle w:val="CommentText"/>
      </w:pPr>
      <w:r>
        <w:rPr>
          <w:rStyle w:val="CommentReference"/>
        </w:rPr>
        <w:annotationRef/>
      </w:r>
      <w:r>
        <w:t xml:space="preserve">Git hub reference is incorrect - should at least be Sample file is stored at: </w:t>
      </w:r>
      <w:hyperlink r:id="rId31" w:history="1">
        <w:r w:rsidRPr="00566AB4">
          <w:rPr>
            <w:rStyle w:val="Hyperlink"/>
          </w:rPr>
          <w:t>https://github.com/HL7/cda-ccda-companion/examples</w:t>
        </w:r>
      </w:hyperlink>
      <w:r>
        <w:t xml:space="preserve"> (maybe more specific??)</w:t>
      </w:r>
    </w:p>
  </w:comment>
  <w:comment w:id="2760" w:author="Gay Dolin [2]" w:date="2023-02-14T13:41:00Z" w:initials="GD">
    <w:p w14:paraId="5F220835" w14:textId="007ACB5D" w:rsidR="00B254AA" w:rsidRDefault="00B254AA" w:rsidP="00D011EE">
      <w:pPr>
        <w:pStyle w:val="CommentText"/>
      </w:pPr>
      <w:r>
        <w:rPr>
          <w:rStyle w:val="CommentReference"/>
        </w:rPr>
        <w:annotationRef/>
      </w:r>
      <w:r>
        <w:t>This needs to be added to or updated for the xml file created for Comp Guide R4 (USCDI V3)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DF53FB" w15:done="0"/>
  <w15:commentEx w15:paraId="10E0F394" w15:done="0"/>
  <w15:commentEx w15:paraId="7C60A845" w15:done="0"/>
  <w15:commentEx w15:paraId="565A829B" w15:done="0"/>
  <w15:commentEx w15:paraId="723217C9" w15:done="0"/>
  <w15:commentEx w15:paraId="4D6B48AE" w15:done="0"/>
  <w15:commentEx w15:paraId="4BF4A267" w15:done="0"/>
  <w15:commentEx w15:paraId="1EF7B7D0" w15:done="0"/>
  <w15:commentEx w15:paraId="1CC139AC" w15:done="0"/>
  <w15:commentEx w15:paraId="0F3FCD73" w15:done="0"/>
  <w15:commentEx w15:paraId="261599EC" w15:done="0"/>
  <w15:commentEx w15:paraId="0293A438" w15:done="0"/>
  <w15:commentEx w15:paraId="21CF245D" w15:done="0"/>
  <w15:commentEx w15:paraId="0C7DBE16" w15:done="0"/>
  <w15:commentEx w15:paraId="507BB87F" w15:done="0"/>
  <w15:commentEx w15:paraId="367F00F5" w15:done="0"/>
  <w15:commentEx w15:paraId="7A2D973B" w15:done="0"/>
  <w15:commentEx w15:paraId="08A36ECF" w15:done="0"/>
  <w15:commentEx w15:paraId="4054C444" w15:done="0"/>
  <w15:commentEx w15:paraId="7CD3F9F2" w15:done="0"/>
  <w15:commentEx w15:paraId="68E20066" w15:done="0"/>
  <w15:commentEx w15:paraId="434531C5" w15:done="0"/>
  <w15:commentEx w15:paraId="24F390E5" w15:done="0"/>
  <w15:commentEx w15:paraId="582623CC" w15:done="0"/>
  <w15:commentEx w15:paraId="0FA592D3" w15:done="0"/>
  <w15:commentEx w15:paraId="6957A381" w15:done="0"/>
  <w15:commentEx w15:paraId="0EF2F3AF" w15:done="0"/>
  <w15:commentEx w15:paraId="5066F5C9" w15:done="0"/>
  <w15:commentEx w15:paraId="30B664DD" w15:done="0"/>
  <w15:commentEx w15:paraId="3870F57B" w15:done="0"/>
  <w15:commentEx w15:paraId="5CEEBE31" w15:done="0"/>
  <w15:commentEx w15:paraId="68E19DBA" w15:done="0"/>
  <w15:commentEx w15:paraId="0DF29D4C" w15:done="0"/>
  <w15:commentEx w15:paraId="079BCC30" w15:done="0"/>
  <w15:commentEx w15:paraId="52B2CB90" w15:done="0"/>
  <w15:commentEx w15:paraId="1F712945" w15:done="0"/>
  <w15:commentEx w15:paraId="1E81BD9C" w15:done="0"/>
  <w15:commentEx w15:paraId="03293F64" w15:done="0"/>
  <w15:commentEx w15:paraId="5F2208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45E46" w16cex:dateUtc="2023-03-09T21:31:00Z"/>
  <w16cex:commentExtensible w16cex:durableId="27B45EE8" w16cex:dateUtc="2023-03-09T21:34:00Z"/>
  <w16cex:commentExtensible w16cex:durableId="27B433D0" w16cex:dateUtc="2023-03-09T17:30:00Z"/>
  <w16cex:commentExtensible w16cex:durableId="27B4323B" w16cex:dateUtc="2023-03-09T17:23:00Z"/>
  <w16cex:commentExtensible w16cex:durableId="27B43380" w16cex:dateUtc="2023-03-09T17:29:00Z"/>
  <w16cex:commentExtensible w16cex:durableId="27B43217" w16cex:dateUtc="2023-03-09T17:23:00Z"/>
  <w16cex:commentExtensible w16cex:durableId="27B42F6A" w16cex:dateUtc="2023-03-09T17:11:00Z"/>
  <w16cex:commentExtensible w16cex:durableId="27B42F31" w16cex:dateUtc="2023-03-09T17:10:00Z"/>
  <w16cex:commentExtensible w16cex:durableId="27B42B88" w16cex:dateUtc="2023-03-09T16:55:00Z"/>
  <w16cex:commentExtensible w16cex:durableId="27B4334D" w16cex:dateUtc="2023-03-09T17:28:00Z"/>
  <w16cex:commentExtensible w16cex:durableId="27B42E34" w16cex:dateUtc="2023-03-09T17:06:00Z"/>
  <w16cex:commentExtensible w16cex:durableId="27B42E95" w16cex:dateUtc="2023-03-09T17:08:00Z"/>
  <w16cex:commentExtensible w16cex:durableId="27B42DBE" w16cex:dateUtc="2023-03-09T17:04:00Z"/>
  <w16cex:commentExtensible w16cex:durableId="27B42D97" w16cex:dateUtc="2023-03-09T17:04:00Z"/>
  <w16cex:commentExtensible w16cex:durableId="27B431E3" w16cex:dateUtc="2023-03-09T17:22:00Z"/>
  <w16cex:commentExtensible w16cex:durableId="27B432A8" w16cex:dateUtc="2023-03-09T17:25:00Z"/>
  <w16cex:commentExtensible w16cex:durableId="25E876F5" w16cex:dateUtc="2022-03-25T21:14:00Z"/>
  <w16cex:commentExtensible w16cex:durableId="25E87729" w16cex:dateUtc="2022-03-25T21:15:00Z"/>
  <w16cex:commentExtensible w16cex:durableId="27B45B36" w16cex:dateUtc="2023-03-09T21:18:00Z"/>
  <w16cex:commentExtensible w16cex:durableId="27B42BAD" w16cex:dateUtc="2023-03-09T16:55:00Z"/>
  <w16cex:commentExtensible w16cex:durableId="27B42D2E" w16cex:dateUtc="2023-03-09T17:02:00Z"/>
  <w16cex:commentExtensible w16cex:durableId="27B42BBE" w16cex:dateUtc="2023-03-09T16:56:00Z"/>
  <w16cex:commentExtensible w16cex:durableId="27B42BD0" w16cex:dateUtc="2023-03-09T16:56:00Z"/>
  <w16cex:commentExtensible w16cex:durableId="27B43160" w16cex:dateUtc="2023-03-09T17:20:00Z"/>
  <w16cex:commentExtensible w16cex:durableId="27B43124" w16cex:dateUtc="2023-03-09T17:19:00Z"/>
  <w16cex:commentExtensible w16cex:durableId="27B43101" w16cex:dateUtc="2023-03-09T17:18:00Z"/>
  <w16cex:commentExtensible w16cex:durableId="27B42CBC" w16cex:dateUtc="2023-03-09T17:00:00Z"/>
  <w16cex:commentExtensible w16cex:durableId="27B434E2" w16cex:dateUtc="2023-03-09T17:35:00Z"/>
  <w16cex:commentExtensible w16cex:durableId="27B430BA" w16cex:dateUtc="2023-03-09T17:17:00Z"/>
  <w16cex:commentExtensible w16cex:durableId="27B42B3B" w16cex:dateUtc="2023-03-09T16:54:00Z"/>
  <w16cex:commentExtensible w16cex:durableId="27B434B1" w16cex:dateUtc="2023-03-09T17:34:00Z"/>
  <w16cex:commentExtensible w16cex:durableId="27B43088" w16cex:dateUtc="2023-03-09T17:16:00Z"/>
  <w16cex:commentExtensible w16cex:durableId="27B4351D" w16cex:dateUtc="2023-03-09T17:36:00Z"/>
  <w16cex:commentExtensible w16cex:durableId="27B42FF7" w16cex:dateUtc="2023-03-09T17:14:00Z"/>
  <w16cex:commentExtensible w16cex:durableId="27B42C87" w16cex:dateUtc="2023-03-09T16:59:00Z"/>
  <w16cex:commentExtensible w16cex:durableId="27B432FB" w16cex:dateUtc="2023-03-09T17:27:00Z"/>
  <w16cex:commentExtensible w16cex:durableId="27B4347E" w16cex:dateUtc="2023-03-09T17:33:00Z"/>
  <w16cex:commentExtensible w16cex:durableId="27960E6A" w16cex:dateUtc="2023-02-14T21:43:00Z"/>
  <w16cex:commentExtensible w16cex:durableId="27960E0F" w16cex:dateUtc="2023-02-14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DF53FB" w16cid:durableId="27B45E46"/>
  <w16cid:commentId w16cid:paraId="10E0F394" w16cid:durableId="27B45EE8"/>
  <w16cid:commentId w16cid:paraId="7C60A845" w16cid:durableId="27B433D0"/>
  <w16cid:commentId w16cid:paraId="565A829B" w16cid:durableId="27B4323B"/>
  <w16cid:commentId w16cid:paraId="723217C9" w16cid:durableId="27B43380"/>
  <w16cid:commentId w16cid:paraId="4D6B48AE" w16cid:durableId="27B43217"/>
  <w16cid:commentId w16cid:paraId="4BF4A267" w16cid:durableId="27B42F6A"/>
  <w16cid:commentId w16cid:paraId="1EF7B7D0" w16cid:durableId="27B42F31"/>
  <w16cid:commentId w16cid:paraId="1CC139AC" w16cid:durableId="27B42B88"/>
  <w16cid:commentId w16cid:paraId="0F3FCD73" w16cid:durableId="27B4334D"/>
  <w16cid:commentId w16cid:paraId="261599EC" w16cid:durableId="27B42E34"/>
  <w16cid:commentId w16cid:paraId="0293A438" w16cid:durableId="27B42E95"/>
  <w16cid:commentId w16cid:paraId="21CF245D" w16cid:durableId="27B42DBE"/>
  <w16cid:commentId w16cid:paraId="0C7DBE16" w16cid:durableId="27B42D97"/>
  <w16cid:commentId w16cid:paraId="507BB87F" w16cid:durableId="27B431E3"/>
  <w16cid:commentId w16cid:paraId="367F00F5" w16cid:durableId="27B432A8"/>
  <w16cid:commentId w16cid:paraId="7A2D973B" w16cid:durableId="25E876F5"/>
  <w16cid:commentId w16cid:paraId="08A36ECF" w16cid:durableId="25E87729"/>
  <w16cid:commentId w16cid:paraId="4054C444" w16cid:durableId="27B45B36"/>
  <w16cid:commentId w16cid:paraId="7CD3F9F2" w16cid:durableId="27B42BAD"/>
  <w16cid:commentId w16cid:paraId="68E20066" w16cid:durableId="27B42D2E"/>
  <w16cid:commentId w16cid:paraId="434531C5" w16cid:durableId="27B42BBE"/>
  <w16cid:commentId w16cid:paraId="24F390E5" w16cid:durableId="27B42BD0"/>
  <w16cid:commentId w16cid:paraId="582623CC" w16cid:durableId="27B43160"/>
  <w16cid:commentId w16cid:paraId="0FA592D3" w16cid:durableId="27B43124"/>
  <w16cid:commentId w16cid:paraId="6957A381" w16cid:durableId="27B43101"/>
  <w16cid:commentId w16cid:paraId="0EF2F3AF" w16cid:durableId="27B42CBC"/>
  <w16cid:commentId w16cid:paraId="5066F5C9" w16cid:durableId="27B434E2"/>
  <w16cid:commentId w16cid:paraId="30B664DD" w16cid:durableId="27B430BA"/>
  <w16cid:commentId w16cid:paraId="3870F57B" w16cid:durableId="27B42B3B"/>
  <w16cid:commentId w16cid:paraId="5CEEBE31" w16cid:durableId="27B434B1"/>
  <w16cid:commentId w16cid:paraId="68E19DBA" w16cid:durableId="27B43088"/>
  <w16cid:commentId w16cid:paraId="0DF29D4C" w16cid:durableId="27B4351D"/>
  <w16cid:commentId w16cid:paraId="079BCC30" w16cid:durableId="27B42FF7"/>
  <w16cid:commentId w16cid:paraId="52B2CB90" w16cid:durableId="27B42C87"/>
  <w16cid:commentId w16cid:paraId="1F712945" w16cid:durableId="27B432FB"/>
  <w16cid:commentId w16cid:paraId="1E81BD9C" w16cid:durableId="27B4347E"/>
  <w16cid:commentId w16cid:paraId="03293F64" w16cid:durableId="27960E6A"/>
  <w16cid:commentId w16cid:paraId="5F220835" w16cid:durableId="27960E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31F1C" w14:textId="77777777" w:rsidR="009915CB" w:rsidRDefault="009915CB">
      <w:r>
        <w:separator/>
      </w:r>
    </w:p>
  </w:endnote>
  <w:endnote w:type="continuationSeparator" w:id="0">
    <w:p w14:paraId="3D01A9F1" w14:textId="77777777" w:rsidR="009915CB" w:rsidRDefault="009915CB">
      <w:r>
        <w:continuationSeparator/>
      </w:r>
    </w:p>
  </w:endnote>
  <w:endnote w:type="continuationNotice" w:id="1">
    <w:p w14:paraId="75B98FFB" w14:textId="77777777" w:rsidR="009915CB" w:rsidRDefault="009915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ple-system">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857E" w14:textId="18C8DABA" w:rsidR="00F10C7C" w:rsidRPr="00C91AA1" w:rsidRDefault="00F10C7C" w:rsidP="001B4D1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bookmarkStart w:id="183" w:name="_Hlk87455089"/>
    <w:r w:rsidRPr="00C91AA1">
      <w:rPr>
        <w:rFonts w:ascii="Calibri Light" w:hAnsi="Calibri Light" w:cs="Calibri Light"/>
        <w:sz w:val="18"/>
        <w:szCs w:val="18"/>
      </w:rPr>
      <w:t xml:space="preserve">HL7 CDA® R2 IG: C-CDA Templates for Clinical Notes </w:t>
    </w:r>
    <w:r>
      <w:rPr>
        <w:rFonts w:ascii="Calibri Light" w:hAnsi="Calibri Light" w:cs="Calibri Light"/>
        <w:sz w:val="18"/>
        <w:szCs w:val="18"/>
      </w:rPr>
      <w:t>STU</w:t>
    </w:r>
    <w:r w:rsidRPr="00C91AA1">
      <w:rPr>
        <w:rFonts w:ascii="Calibri Light" w:hAnsi="Calibri Light" w:cs="Calibri Light"/>
        <w:sz w:val="18"/>
        <w:szCs w:val="18"/>
      </w:rPr>
      <w:t xml:space="preserve"> Companion Guide, Release </w:t>
    </w:r>
    <w:r w:rsidR="00F54A06">
      <w:rPr>
        <w:rFonts w:ascii="Calibri Light" w:hAnsi="Calibri Light" w:cs="Calibri Light"/>
        <w:sz w:val="18"/>
        <w:szCs w:val="18"/>
      </w:rPr>
      <w:t>4</w:t>
    </w:r>
    <w:r>
      <w:rPr>
        <w:rFonts w:ascii="Calibri Light" w:hAnsi="Calibri Light" w:cs="Calibri Light"/>
        <w:sz w:val="18"/>
        <w:szCs w:val="18"/>
      </w:rPr>
      <w:t xml:space="preserve"> - US Realm</w:t>
    </w:r>
    <w:bookmarkEnd w:id="183"/>
  </w:p>
  <w:p w14:paraId="77AF9BD1" w14:textId="1B7B9E2F" w:rsidR="00F10C7C" w:rsidRDefault="00F10C7C" w:rsidP="001B4D1A">
    <w:pPr>
      <w:pStyle w:val="Footer"/>
      <w:tabs>
        <w:tab w:val="clear" w:pos="4680"/>
      </w:tabs>
    </w:pPr>
    <w:r w:rsidRPr="00C91AA1">
      <w:rPr>
        <w:rFonts w:ascii="Calibri Light" w:hAnsi="Calibri Light" w:cs="Calibri Light"/>
        <w:sz w:val="18"/>
        <w:szCs w:val="18"/>
      </w:rPr>
      <w:t xml:space="preserve">© </w:t>
    </w:r>
    <w:r>
      <w:rPr>
        <w:rFonts w:ascii="Calibri Light" w:hAnsi="Calibri Light" w:cs="Calibri Light"/>
        <w:sz w:val="18"/>
        <w:szCs w:val="18"/>
      </w:rPr>
      <w:t>202</w:t>
    </w:r>
    <w:r w:rsidR="002644F0">
      <w:rPr>
        <w:rFonts w:ascii="Calibri Light" w:hAnsi="Calibri Light" w:cs="Calibri Light"/>
        <w:sz w:val="18"/>
        <w:szCs w:val="18"/>
      </w:rPr>
      <w:t>3</w:t>
    </w:r>
    <w:r w:rsidRPr="00C91AA1">
      <w:rPr>
        <w:rFonts w:ascii="Calibri Light" w:hAnsi="Calibri Light" w:cs="Calibri Light"/>
        <w:sz w:val="18"/>
        <w:szCs w:val="18"/>
      </w:rPr>
      <w:t xml:space="preserve"> Health Level Seven International.  All rights reserved.   </w:t>
    </w:r>
    <w:r w:rsidRPr="00C91AA1">
      <w:rPr>
        <w:rFonts w:ascii="Calibri Light" w:hAnsi="Calibri Light" w:cs="Calibri Light"/>
        <w:sz w:val="18"/>
        <w:szCs w:val="18"/>
      </w:rPr>
      <w:tab/>
    </w:r>
    <w:r w:rsidR="001A3C65">
      <w:rPr>
        <w:rFonts w:ascii="Calibri Light" w:hAnsi="Calibri Light" w:cs="Calibri Light"/>
        <w:sz w:val="18"/>
        <w:szCs w:val="18"/>
      </w:rPr>
      <w:t>January</w:t>
    </w:r>
    <w:r>
      <w:rPr>
        <w:rFonts w:ascii="Calibri Light" w:hAnsi="Calibri Light" w:cs="Calibri Light"/>
        <w:sz w:val="18"/>
        <w:szCs w:val="18"/>
      </w:rPr>
      <w:t xml:space="preserve"> 202</w:t>
    </w:r>
    <w:r w:rsidR="002644F0">
      <w:rPr>
        <w:rFonts w:ascii="Calibri Light" w:hAnsi="Calibri Light" w:cs="Calibri Light"/>
        <w:sz w:val="18"/>
        <w:szCs w:val="18"/>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DFFF" w14:textId="77777777" w:rsidR="00F10C7C" w:rsidRDefault="00F10C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164" w14:textId="77777777" w:rsidR="00F10C7C" w:rsidRDefault="00F10C7C">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9AE7" w14:textId="77777777" w:rsidR="00F10C7C" w:rsidRDefault="00F10C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5CFE" w14:textId="77777777" w:rsidR="00F10C7C" w:rsidRDefault="00F10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AF175" w14:textId="77777777" w:rsidR="009915CB" w:rsidRDefault="009915CB">
      <w:r>
        <w:separator/>
      </w:r>
    </w:p>
  </w:footnote>
  <w:footnote w:type="continuationSeparator" w:id="0">
    <w:p w14:paraId="7910D9CF" w14:textId="77777777" w:rsidR="009915CB" w:rsidRDefault="009915CB">
      <w:r>
        <w:continuationSeparator/>
      </w:r>
    </w:p>
  </w:footnote>
  <w:footnote w:type="continuationNotice" w:id="1">
    <w:p w14:paraId="69EB2048" w14:textId="77777777" w:rsidR="009915CB" w:rsidRDefault="009915CB"/>
  </w:footnote>
  <w:footnote w:id="2">
    <w:p w14:paraId="3E99046D" w14:textId="77777777" w:rsidR="00F10C7C" w:rsidRPr="003400D0" w:rsidRDefault="00F10C7C" w:rsidP="00C35861">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F10C7C" w:rsidRPr="003400D0" w:rsidRDefault="00F10C7C" w:rsidP="00C35861">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w:t>
      </w:r>
      <w:r w:rsidRPr="003400D0">
        <w:rPr>
          <w:rFonts w:cs="Calibri"/>
          <w:sz w:val="18"/>
          <w:szCs w:val="18"/>
        </w:rPr>
        <w:t>https://www.hl7.org/documentcenter/public/membership/HL7_Governance_and_Operations_Manual.pdf</w:t>
      </w:r>
    </w:p>
    <w:p w14:paraId="61C188C4" w14:textId="77777777" w:rsidR="00F10C7C" w:rsidRDefault="00F10C7C" w:rsidP="00C35861">
      <w:pPr>
        <w:pStyle w:val="FootnoteText"/>
      </w:pPr>
    </w:p>
  </w:footnote>
  <w:footnote w:id="4">
    <w:p w14:paraId="58A8B19A" w14:textId="77777777" w:rsidR="00F10C7C" w:rsidRPr="006A1C57" w:rsidRDefault="00F10C7C"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4285223B" w14:textId="19DCC3F6"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del w:id="114" w:author="Ballot Reconciliation" w:date="2023-03-09T09:31:00Z">
        <w:r>
          <w:fldChar w:fldCharType="begin"/>
        </w:r>
        <w:r>
          <w:delInstrText>HYPERLINK "http://www.hl7.org/implement/standards/product_brief.cfm?product_id=408"</w:delInstrText>
        </w:r>
        <w:r>
          <w:fldChar w:fldCharType="separate"/>
        </w:r>
        <w:r w:rsidRPr="00992A23">
          <w:rPr>
            <w:rStyle w:val="Hyperlink"/>
            <w:rFonts w:ascii="Calibri Light" w:eastAsia="Calibri" w:hAnsi="Calibri Light" w:cs="Calibri Light"/>
            <w:sz w:val="18"/>
            <w:szCs w:val="18"/>
          </w:rPr>
          <w:delText>http://www.hl7.org/implement/standards/product_brief.cfm?product_id=408</w:delText>
        </w:r>
        <w:r>
          <w:rPr>
            <w:rStyle w:val="Hyperlink"/>
            <w:rFonts w:ascii="Calibri Light" w:eastAsia="Calibri" w:hAnsi="Calibri Light" w:cs="Calibri Light"/>
            <w:sz w:val="18"/>
            <w:szCs w:val="18"/>
          </w:rPr>
          <w:fldChar w:fldCharType="end"/>
        </w:r>
      </w:del>
      <w:ins w:id="115" w:author="Ballot Reconciliation" w:date="2023-03-09T09:31:00Z">
        <w:r>
          <w:fldChar w:fldCharType="begin"/>
        </w:r>
        <w:r w:rsidR="008C7C4B">
          <w:instrText>HYPERLINK "http://www.hl7.org/implement/standards/product_brief.cfm?product_id=492"</w:instrText>
        </w:r>
        <w:r>
          <w:fldChar w:fldCharType="separate"/>
        </w:r>
        <w:r w:rsidR="008C7C4B">
          <w:rPr>
            <w:rStyle w:val="Hyperlink"/>
            <w:rFonts w:ascii="Calibri Light" w:eastAsia="Calibri" w:hAnsi="Calibri Light" w:cs="Calibri Light"/>
            <w:sz w:val="18"/>
            <w:szCs w:val="18"/>
          </w:rPr>
          <w:t>http://www.hl7.org/implement/standards/product_brief.cfm?product_id=492</w:t>
        </w:r>
        <w:r>
          <w:rPr>
            <w:rStyle w:val="Hyperlink"/>
            <w:rFonts w:ascii="Calibri Light" w:eastAsia="Calibri" w:hAnsi="Calibri Light" w:cs="Calibri Light"/>
            <w:sz w:val="18"/>
            <w:szCs w:val="18"/>
          </w:rPr>
          <w:fldChar w:fldCharType="end"/>
        </w:r>
      </w:ins>
    </w:p>
  </w:footnote>
  <w:footnote w:id="6">
    <w:p w14:paraId="087EF985"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w:t>
      </w:r>
      <w:r w:rsidRPr="003A3D50">
        <w:rPr>
          <w:rFonts w:ascii="Calibri Light" w:hAnsi="Calibri Light" w:cs="Calibri Light"/>
          <w:sz w:val="18"/>
          <w:szCs w:val="18"/>
        </w:rPr>
        <w:t>http://www.hl7.org</w:t>
      </w:r>
    </w:p>
  </w:footnote>
  <w:footnote w:id="7">
    <w:p w14:paraId="472C7437" w14:textId="77777777" w:rsidR="00F10C7C" w:rsidRPr="003A3D50" w:rsidRDefault="00F10C7C">
      <w:pPr>
        <w:pStyle w:val="FootnoteText"/>
        <w:rPr>
          <w:rFonts w:ascii="Calibri Light" w:hAnsi="Calibri Light" w:cs="Calibri Light"/>
          <w:sz w:val="18"/>
          <w:szCs w:val="18"/>
        </w:rPr>
      </w:pPr>
      <w:del w:id="129" w:author="Ballot Reconciliation" w:date="2023-03-09T09:31: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HL7 GOM. Page 50, Section 13.02.01.  http://www.hl7.org/documentcenter/public_temp_3BFA6E11-1C23-BA17-0CA9D4758D6F5E56/membership/HL7_Governance_and_Operations_Manual.pdf</w:delText>
        </w:r>
      </w:del>
    </w:p>
  </w:footnote>
  <w:footnote w:id="8">
    <w:p w14:paraId="53745154" w14:textId="77777777" w:rsidR="00F10C7C" w:rsidRPr="005F2EA2" w:rsidRDefault="00F10C7C" w:rsidP="006A1C57">
      <w:pPr>
        <w:rPr>
          <w:del w:id="131" w:author="Ballot Reconciliation" w:date="2023-03-09T09:31:00Z"/>
          <w:rFonts w:ascii="Calibri Light" w:hAnsi="Calibri Light" w:cs="Calibri Light"/>
          <w:sz w:val="18"/>
          <w:szCs w:val="18"/>
        </w:rPr>
      </w:pPr>
      <w:del w:id="132" w:author="Ballot Reconciliation" w:date="2023-03-09T09:31:00Z">
        <w:r w:rsidRPr="003A3D50">
          <w:rPr>
            <w:rStyle w:val="FootnoteReference"/>
            <w:rFonts w:cs="Calibri"/>
            <w:sz w:val="16"/>
            <w:szCs w:val="16"/>
          </w:rPr>
          <w:footnoteRef/>
        </w:r>
        <w:r w:rsidRPr="003A3D50">
          <w:rPr>
            <w:rFonts w:cs="Calibri"/>
            <w:sz w:val="16"/>
            <w:szCs w:val="16"/>
          </w:rPr>
          <w:delText xml:space="preserve"> </w:delText>
        </w:r>
        <w:r w:rsidRPr="005F2EA2">
          <w:rPr>
            <w:rFonts w:ascii="Calibri Light" w:hAnsi="Calibri Light" w:cs="Calibri Light"/>
            <w:sz w:val="18"/>
            <w:szCs w:val="18"/>
          </w:rPr>
          <w:delText>HL7 Governance and Operations Manual Adopted March 7, 2019 51 La</w:delText>
        </w:r>
        <w:r w:rsidRPr="00980C6A">
          <w:rPr>
            <w:rFonts w:ascii="Calibri Light" w:hAnsi="Calibri Light" w:cs="Calibri Light"/>
            <w:sz w:val="18"/>
            <w:szCs w:val="18"/>
          </w:rPr>
          <w:delText xml:space="preserve">st </w:delText>
        </w:r>
        <w:r w:rsidRPr="00992A23">
          <w:rPr>
            <w:rFonts w:ascii="Calibri Light" w:hAnsi="Calibri Light" w:cs="Calibri Light"/>
            <w:sz w:val="18"/>
            <w:szCs w:val="18"/>
          </w:rPr>
          <w:delText xml:space="preserve">Update: April 23, 2019 </w:delText>
        </w:r>
        <w:r>
          <w:fldChar w:fldCharType="begin"/>
        </w:r>
        <w:r>
          <w:delInstrText>HYPERLINK "http://www.hl7.org/documentcenter/public_temp_EE387793-1C23-BA17-0C0E4E265FA6688F/membership/HL7_Governance_and_Operations_Manual.pdf"</w:delInstrText>
        </w:r>
        <w:r>
          <w:fldChar w:fldCharType="separate"/>
        </w:r>
        <w:r w:rsidRPr="00992A23">
          <w:rPr>
            <w:rStyle w:val="Hyperlink"/>
            <w:rFonts w:ascii="Calibri Light" w:hAnsi="Calibri Light" w:cs="Calibri Light"/>
            <w:sz w:val="18"/>
            <w:szCs w:val="18"/>
          </w:rPr>
          <w:delText>http://www.hl7.org/documentcenter/public_temp_EE387793-1C23-BA17-0C0E4E265FA6688F/membership/HL7_Governance_and_Operations_Manual.pdf</w:delText>
        </w:r>
        <w:r>
          <w:rPr>
            <w:rStyle w:val="Hyperlink"/>
            <w:rFonts w:ascii="Calibri Light" w:hAnsi="Calibri Light" w:cs="Calibri Light"/>
            <w:sz w:val="18"/>
            <w:szCs w:val="18"/>
          </w:rPr>
          <w:fldChar w:fldCharType="end"/>
        </w:r>
      </w:del>
    </w:p>
    <w:p w14:paraId="3060F64F" w14:textId="77777777" w:rsidR="00F10C7C" w:rsidRPr="006A1C57" w:rsidRDefault="00F10C7C" w:rsidP="006A1C57">
      <w:pPr>
        <w:pStyle w:val="FootnoteText"/>
        <w:rPr>
          <w:rFonts w:ascii="Calibri Light" w:hAnsi="Calibri Light" w:cs="Calibri Light"/>
          <w:sz w:val="18"/>
          <w:szCs w:val="18"/>
        </w:rPr>
      </w:pPr>
    </w:p>
  </w:footnote>
  <w:footnote w:id="9">
    <w:p w14:paraId="702BBBDA" w14:textId="3208E242"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del w:id="141" w:author="Ballot Reconciliation" w:date="2023-03-09T09:31:00Z">
        <w:r>
          <w:fldChar w:fldCharType="begin"/>
        </w:r>
        <w:r>
          <w:delInstrText>HYPERLINK "https://www.himss.org/library/interoperability-standards/what-is-interoperability"</w:delInstrText>
        </w:r>
        <w:r>
          <w:fldChar w:fldCharType="separate"/>
        </w:r>
        <w:r w:rsidRPr="006A1C57">
          <w:rPr>
            <w:rStyle w:val="Hyperlink"/>
            <w:rFonts w:ascii="Calibri Light" w:hAnsi="Calibri Light" w:cs="Calibri Light"/>
            <w:sz w:val="18"/>
            <w:szCs w:val="18"/>
          </w:rPr>
          <w:delText>https://www.himss.org/library/interoperability-standards/what-is-interoperability</w:delText>
        </w:r>
        <w:r>
          <w:rPr>
            <w:rStyle w:val="Hyperlink"/>
            <w:rFonts w:ascii="Calibri Light" w:hAnsi="Calibri Light" w:cs="Calibri Light"/>
            <w:sz w:val="18"/>
            <w:szCs w:val="18"/>
          </w:rPr>
          <w:fldChar w:fldCharType="end"/>
        </w:r>
      </w:del>
      <w:ins w:id="142" w:author="Ballot Reconciliation" w:date="2023-03-09T09:31:00Z">
        <w:r>
          <w:fldChar w:fldCharType="begin"/>
        </w:r>
        <w:r w:rsidR="00F423C0">
          <w:instrText>HYPERLINK "https://www.himss.org/resources/interoperability-healthcare" \l "Part1"</w:instrText>
        </w:r>
        <w:r>
          <w:fldChar w:fldCharType="separate"/>
        </w:r>
        <w:r w:rsidR="00F423C0">
          <w:rPr>
            <w:rStyle w:val="Hyperlink"/>
            <w:rFonts w:ascii="Calibri Light" w:hAnsi="Calibri Light" w:cs="Calibri Light"/>
            <w:sz w:val="18"/>
            <w:szCs w:val="18"/>
          </w:rPr>
          <w:t>https://www.himss.org/resources/interoperability-healthcare#Part1</w:t>
        </w:r>
        <w:r>
          <w:rPr>
            <w:rStyle w:val="Hyperlink"/>
            <w:rFonts w:ascii="Calibri Light" w:hAnsi="Calibri Light" w:cs="Calibri Light"/>
            <w:sz w:val="18"/>
            <w:szCs w:val="18"/>
          </w:rPr>
          <w:fldChar w:fldCharType="end"/>
        </w:r>
      </w:ins>
      <w:r w:rsidRPr="006A1C57">
        <w:rPr>
          <w:rFonts w:ascii="Calibri Light" w:hAnsi="Calibri Light" w:cs="Calibri Light"/>
          <w:sz w:val="18"/>
          <w:szCs w:val="18"/>
        </w:rPr>
        <w:t xml:space="preserve">. </w:t>
      </w:r>
    </w:p>
  </w:footnote>
  <w:footnote w:id="10">
    <w:p w14:paraId="58D2875D"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 w:history="1">
        <w:r w:rsidRPr="006A1C57">
          <w:rPr>
            <w:rStyle w:val="Hyperlink"/>
            <w:rFonts w:ascii="Calibri Light" w:hAnsi="Calibri Light" w:cs="Calibri Light"/>
            <w:sz w:val="18"/>
            <w:szCs w:val="18"/>
          </w:rPr>
          <w:t>https://vsac.nlm.nih.gov/</w:t>
        </w:r>
      </w:hyperlink>
    </w:p>
    <w:p w14:paraId="1F9FEDA7" w14:textId="77777777" w:rsidR="00F10C7C" w:rsidRPr="006A1C57" w:rsidRDefault="00F10C7C" w:rsidP="006A1C57">
      <w:pPr>
        <w:pStyle w:val="FootnoteText"/>
        <w:rPr>
          <w:rFonts w:ascii="Calibri Light" w:hAnsi="Calibri Light" w:cs="Calibri Light"/>
          <w:sz w:val="18"/>
          <w:szCs w:val="18"/>
        </w:rPr>
      </w:pPr>
    </w:p>
  </w:footnote>
  <w:footnote w:id="11">
    <w:p w14:paraId="556CE49A"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3">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2">
    <w:p w14:paraId="4D8AC5FB"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4">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3">
    <w:p w14:paraId="5FDA0673"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5" w:history="1">
        <w:r w:rsidRPr="006A1C57">
          <w:rPr>
            <w:rStyle w:val="Hyperlink"/>
            <w:rFonts w:ascii="Calibri Light" w:hAnsi="Calibri Light" w:cs="Calibri Light"/>
            <w:sz w:val="18"/>
            <w:szCs w:val="18"/>
          </w:rPr>
          <w:t>https://www.ihe.net/</w:t>
        </w:r>
      </w:hyperlink>
    </w:p>
  </w:footnote>
  <w:footnote w:id="14">
    <w:p w14:paraId="4A364291" w14:textId="77777777" w:rsidR="00F10C7C"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r:id="rId6" w:history="1">
        <w:r w:rsidRPr="00995C1B">
          <w:rPr>
            <w:rStyle w:val="Hyperlink"/>
            <w:rFonts w:ascii="Calibri Light" w:hAnsi="Calibri Light" w:cs="Calibri Light"/>
            <w:sz w:val="18"/>
            <w:szCs w:val="18"/>
          </w:rPr>
          <w:t>https://www.directtrust.org/</w:t>
        </w:r>
      </w:hyperlink>
    </w:p>
    <w:p w14:paraId="1EA497E2" w14:textId="77777777" w:rsidR="00F10C7C" w:rsidRPr="006A1C57" w:rsidRDefault="00F10C7C" w:rsidP="006A1C57">
      <w:pPr>
        <w:pStyle w:val="FootnoteText"/>
        <w:rPr>
          <w:rFonts w:ascii="Calibri Light" w:hAnsi="Calibri Light" w:cs="Calibri Light"/>
          <w:sz w:val="18"/>
          <w:szCs w:val="18"/>
        </w:rPr>
      </w:pPr>
    </w:p>
  </w:footnote>
  <w:footnote w:id="15">
    <w:p w14:paraId="10E6F0FE" w14:textId="38D390DE" w:rsidR="000B3E67" w:rsidRDefault="000B3E67">
      <w:pPr>
        <w:pStyle w:val="FootnoteText"/>
      </w:pPr>
      <w:ins w:id="182" w:author="Ballot Reconciliation" w:date="2023-03-09T09:31:00Z">
        <w:r>
          <w:rPr>
            <w:rStyle w:val="FootnoteReference"/>
          </w:rPr>
          <w:footnoteRef/>
        </w:r>
        <w:r>
          <w:t xml:space="preserve"> </w:t>
        </w:r>
        <w:r w:rsidRPr="000B3E67">
          <w:t>https://www.healthit.gov/isa/sites/isa/files/2022-10/USCDI-Version-3-October-2022-Errata-Final.pdf</w:t>
        </w:r>
      </w:ins>
    </w:p>
  </w:footnote>
  <w:footnote w:id="16">
    <w:p w14:paraId="2B637F76" w14:textId="75FCAE66"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7">
    <w:p w14:paraId="231D9AD9" w14:textId="79BB8253" w:rsidR="00F10C7C" w:rsidRPr="006A1C57" w:rsidRDefault="00F10C7C"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18">
    <w:p w14:paraId="41CA4D86" w14:textId="287ACC4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19">
    <w:p w14:paraId="090CED97" w14:textId="2983B359" w:rsidR="00F10C7C" w:rsidRPr="006A1C57" w:rsidRDefault="00F10C7C"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20">
    <w:p w14:paraId="50038083"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7" w:history="1">
        <w:r w:rsidRPr="00995C1B">
          <w:rPr>
            <w:rStyle w:val="Hyperlink"/>
            <w:rFonts w:ascii="Calibri Light" w:eastAsia="Calibri" w:hAnsi="Calibri Light" w:cs="Calibri Light"/>
            <w:sz w:val="18"/>
            <w:szCs w:val="18"/>
          </w:rPr>
          <w:t>http://www.hl7.org/v3ballot/html/help/pfg/pfg.htm</w:t>
        </w:r>
      </w:hyperlink>
    </w:p>
  </w:footnote>
  <w:footnote w:id="21">
    <w:p w14:paraId="3166067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r w:rsidRPr="006A1C57">
        <w:rPr>
          <w:rFonts w:ascii="Calibri Light" w:eastAsia="Courier New" w:hAnsi="Calibri Light" w:cs="Calibri Light"/>
          <w:sz w:val="18"/>
          <w:szCs w:val="18"/>
        </w:rPr>
        <w:t>nullFlavor</w:t>
      </w:r>
      <w:r w:rsidRPr="006A1C57">
        <w:rPr>
          <w:rFonts w:ascii="Calibri Light" w:eastAsia="Calibri" w:hAnsi="Calibri Light" w:cs="Calibri Light"/>
          <w:sz w:val="18"/>
          <w:szCs w:val="18"/>
        </w:rPr>
        <w:t xml:space="preserve">, unless the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conformance).</w:t>
      </w:r>
    </w:p>
  </w:footnote>
  <w:footnote w:id="22">
    <w:p w14:paraId="321209A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3">
    <w:p w14:paraId="7907FA2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4">
    <w:p w14:paraId="4215228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5">
    <w:p w14:paraId="3FDB80D2" w14:textId="77777777" w:rsidR="00F10C7C" w:rsidRPr="006A1C57" w:rsidRDefault="00F10C7C"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w:t>
      </w:r>
      <w:r w:rsidRPr="006A1C57">
        <w:rPr>
          <w:rFonts w:ascii="Calibri Light" w:hAnsi="Calibri Light" w:cs="Calibri Light"/>
          <w:sz w:val="18"/>
          <w:szCs w:val="18"/>
        </w:rPr>
        <w:t>25</w:t>
      </w:r>
    </w:p>
  </w:footnote>
  <w:footnote w:id="26">
    <w:p w14:paraId="3E68B696" w14:textId="315EF339" w:rsidR="00F10C7C" w:rsidRPr="006A1C57"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7">
    <w:p w14:paraId="52315B54" w14:textId="22A5A56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8"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8">
    <w:p w14:paraId="4A89804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9">
    <w:p w14:paraId="180A162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30">
    <w:p w14:paraId="08C993B9" w14:textId="77777777" w:rsidR="00F10C7C" w:rsidRPr="00576D43" w:rsidRDefault="00F10C7C"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31">
    <w:p w14:paraId="19F092D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9"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2">
    <w:p w14:paraId="3D3CFD6B" w14:textId="77777777" w:rsidR="00F10C7C" w:rsidRPr="005A615D" w:rsidRDefault="00F10C7C"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0"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3">
    <w:p w14:paraId="67D2D32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1" w:history="1">
        <w:r w:rsidRPr="003A3D50">
          <w:rPr>
            <w:rStyle w:val="Hyperlink"/>
            <w:rFonts w:ascii="Calibri Light" w:hAnsi="Calibri Light" w:cs="Calibri Light"/>
            <w:sz w:val="18"/>
            <w:szCs w:val="18"/>
          </w:rPr>
          <w:t>https://docs.google.com/document/d/1r1qBuzPQNkLiNpLkTOIv4RHXQHkyx7_N7_Es3MiHUek/edit</w:t>
        </w:r>
      </w:hyperlink>
    </w:p>
  </w:footnote>
  <w:footnote w:id="34">
    <w:p w14:paraId="1DFA69FD"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2" w:history="1">
        <w:r w:rsidRPr="003A3D50">
          <w:rPr>
            <w:rStyle w:val="Hyperlink"/>
            <w:rFonts w:ascii="Calibri Light" w:hAnsi="Calibri Light" w:cs="Calibri Light"/>
            <w:sz w:val="18"/>
            <w:szCs w:val="18"/>
          </w:rPr>
          <w:t>http://cdasearch.hl7.org/</w:t>
        </w:r>
      </w:hyperlink>
    </w:p>
  </w:footnote>
  <w:footnote w:id="35">
    <w:p w14:paraId="2AC0CFF3" w14:textId="47C73623" w:rsidR="00F10C7C" w:rsidRPr="005A615D" w:rsidRDefault="00F10C7C"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3"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6">
    <w:p w14:paraId="41F66A3B" w14:textId="77777777" w:rsidR="00F10C7C" w:rsidRDefault="00F10C7C">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4" w:history="1">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37">
    <w:p w14:paraId="255621D1" w14:textId="4074AEC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5"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8">
    <w:p w14:paraId="745C143B" w14:textId="576144B5" w:rsidR="00F10C7C" w:rsidRPr="00570399" w:rsidRDefault="00F10C7C"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6"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9">
    <w:p w14:paraId="0B811C50" w14:textId="77777777" w:rsidR="00F10C7C" w:rsidRPr="003A3D50" w:rsidRDefault="00F10C7C"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7" w:history="1">
        <w:r w:rsidRPr="003A3D50">
          <w:rPr>
            <w:rStyle w:val="Hyperlink"/>
            <w:rFonts w:ascii="Calibri Light" w:hAnsi="Calibri Light" w:cs="Calibri Light"/>
            <w:sz w:val="18"/>
            <w:szCs w:val="18"/>
          </w:rPr>
          <w:t>https://www.hl7.org/implement/standards/product_matrix.cfm</w:t>
        </w:r>
      </w:hyperlink>
    </w:p>
    <w:p w14:paraId="7327ECB8" w14:textId="77777777" w:rsidR="00F10C7C" w:rsidRDefault="00F10C7C">
      <w:pPr>
        <w:pStyle w:val="FootnoteText"/>
      </w:pPr>
    </w:p>
  </w:footnote>
  <w:footnote w:id="40">
    <w:p w14:paraId="5DB14FDE" w14:textId="4995B3BD" w:rsidR="00F10C7C" w:rsidRPr="00862D50"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8"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41">
    <w:p w14:paraId="7651EFC1" w14:textId="77777777" w:rsidR="00F10C7C" w:rsidRPr="003A3D50" w:rsidRDefault="00F10C7C"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9"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F10C7C" w:rsidRDefault="00F10C7C">
      <w:pPr>
        <w:pStyle w:val="FootnoteText"/>
      </w:pPr>
    </w:p>
  </w:footnote>
  <w:footnote w:id="42">
    <w:p w14:paraId="681D6CFE" w14:textId="77777777" w:rsidR="00F10C7C" w:rsidRPr="003A3D50" w:rsidRDefault="00F10C7C"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3">
    <w:p w14:paraId="4BEB4CB3" w14:textId="0F1D274A"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0"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4">
    <w:p w14:paraId="1CEA559B"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1"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5">
    <w:p w14:paraId="64E2E855" w14:textId="6C78FC40" w:rsidR="00F10C7C" w:rsidRPr="00862D50" w:rsidRDefault="00F10C7C"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2"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6">
    <w:p w14:paraId="6FF7FA97" w14:textId="78721031" w:rsidR="00F10C7C" w:rsidRPr="007E7117" w:rsidRDefault="00F10C7C"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3"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7">
    <w:p w14:paraId="17555A69" w14:textId="77777777" w:rsidR="00F10C7C" w:rsidRPr="005D6326" w:rsidRDefault="00F10C7C"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w:t>
      </w:r>
      <w:r w:rsidRPr="003A3D50">
        <w:rPr>
          <w:rFonts w:ascii="Calibri Light" w:hAnsi="Calibri Light" w:cs="Calibri Light"/>
          <w:sz w:val="18"/>
          <w:szCs w:val="18"/>
        </w:rPr>
        <w:t>display</w:t>
      </w:r>
    </w:p>
  </w:footnote>
  <w:footnote w:id="48">
    <w:p w14:paraId="407A22D2" w14:textId="4AE42C3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4"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9">
    <w:p w14:paraId="2896A05E" w14:textId="77777777" w:rsidR="00F10C7C" w:rsidRPr="006A1C57" w:rsidRDefault="00F10C7C"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25" w:history="1">
        <w:r w:rsidRPr="00904EED">
          <w:rPr>
            <w:rStyle w:val="Hyperlink"/>
            <w:rFonts w:ascii="Calibri Light" w:hAnsi="Calibri Light" w:cs="Calibri Light"/>
            <w:sz w:val="18"/>
            <w:szCs w:val="18"/>
          </w:rPr>
          <w:t>https://loinc.org</w:t>
        </w:r>
      </w:hyperlink>
    </w:p>
  </w:footnote>
  <w:footnote w:id="50">
    <w:p w14:paraId="3592F3F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6"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51">
    <w:p w14:paraId="61A61EF3"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r:id="rId27" w:history="1">
        <w:r w:rsidRPr="003A3D50">
          <w:rPr>
            <w:rStyle w:val="Hyperlink"/>
            <w:rFonts w:ascii="Calibri Light" w:hAnsi="Calibri Light" w:cs="Calibri Light"/>
            <w:sz w:val="18"/>
            <w:szCs w:val="18"/>
          </w:rPr>
          <w:t>https://loinc.org/</w:t>
        </w:r>
      </w:hyperlink>
    </w:p>
  </w:footnote>
  <w:footnote w:id="52">
    <w:p w14:paraId="3CFE3069" w14:textId="2E8078DF"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3">
    <w:p w14:paraId="131DCDA2" w14:textId="1EF75754" w:rsidR="00F10C7C" w:rsidRPr="003B0179" w:rsidRDefault="00F10C7C"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28" w:history="1">
        <w:r w:rsidRPr="003B0179">
          <w:rPr>
            <w:rStyle w:val="Hyperlink"/>
            <w:rFonts w:asciiTheme="majorHAnsi" w:hAnsiTheme="majorHAnsi" w:cstheme="majorHAnsi"/>
            <w:sz w:val="18"/>
            <w:szCs w:val="18"/>
          </w:rPr>
          <w:t>https://vsac.nlm.nih.gov/</w:t>
        </w:r>
      </w:hyperlink>
    </w:p>
  </w:footnote>
  <w:footnote w:id="54">
    <w:p w14:paraId="3840DDC4" w14:textId="77777777" w:rsidR="00F10C7C" w:rsidRPr="003B0179" w:rsidRDefault="00F10C7C"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29" w:history="1">
        <w:r w:rsidRPr="003B0179">
          <w:rPr>
            <w:rStyle w:val="Hyperlink"/>
            <w:rFonts w:asciiTheme="majorHAnsi" w:hAnsiTheme="majorHAnsi" w:cstheme="majorHAnsi"/>
            <w:sz w:val="18"/>
            <w:szCs w:val="18"/>
          </w:rPr>
          <w:t>https://vsac.nlm.nih.gov/valueset/expansions?pr=ccda</w:t>
        </w:r>
      </w:hyperlink>
    </w:p>
    <w:p w14:paraId="317ECF52" w14:textId="1BC225D1" w:rsidR="00F10C7C" w:rsidRDefault="00F10C7C">
      <w:pPr>
        <w:pStyle w:val="FootnoteText"/>
      </w:pPr>
    </w:p>
  </w:footnote>
  <w:footnote w:id="55">
    <w:p w14:paraId="7E9407B4"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6">
    <w:p w14:paraId="0FF8833F"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7">
    <w:p w14:paraId="4BCFCF4B"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0" w:history="1">
        <w:r w:rsidRPr="003A3D50">
          <w:rPr>
            <w:rStyle w:val="Hyperlink"/>
            <w:rFonts w:ascii="Calibri Light" w:hAnsi="Calibri Light" w:cs="Calibri Light"/>
            <w:sz w:val="18"/>
            <w:szCs w:val="18"/>
          </w:rPr>
          <w:t>http://www.hl7.org/implement/standards/product_brief.cfm?product_id=280</w:t>
        </w:r>
      </w:hyperlink>
    </w:p>
  </w:footnote>
  <w:footnote w:id="58">
    <w:p w14:paraId="7E504E0E" w14:textId="77777777" w:rsidR="00F10C7C" w:rsidRPr="003A3D50" w:rsidRDefault="00F10C7C"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9">
    <w:p w14:paraId="69CF58CF" w14:textId="77777777" w:rsidR="00F10C7C" w:rsidRDefault="00F10C7C"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60">
    <w:p w14:paraId="528EE26D" w14:textId="77777777"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61">
    <w:p w14:paraId="4E9158A6" w14:textId="77777777" w:rsidR="00F10C7C" w:rsidRPr="006A1C57"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2">
    <w:p w14:paraId="31370D12" w14:textId="1B11E001" w:rsidR="00BE54C3" w:rsidRDefault="00BE54C3">
      <w:pPr>
        <w:pStyle w:val="FootnoteText"/>
      </w:pPr>
      <w:ins w:id="505" w:author="Ballot Reconciliation" w:date="2023-03-09T09:31:00Z">
        <w:r>
          <w:rPr>
            <w:rStyle w:val="FootnoteReference"/>
          </w:rPr>
          <w:footnoteRef/>
        </w:r>
        <w:r>
          <w:t xml:space="preserve"> </w:t>
        </w:r>
        <w:r w:rsidRPr="00BE54C3">
          <w:t>https://oncprojectracking.healthit.gov/wiki/pages/viewpage.action?pageId=180486153&amp;preview=/180486153/237306191/Project%20US%40%20FINAL%20Technical%20Specification%20Version%201.0.pdf</w:t>
        </w:r>
      </w:ins>
    </w:p>
  </w:footnote>
  <w:footnote w:id="63">
    <w:p w14:paraId="3902A51B" w14:textId="11A9BC69" w:rsidR="00F10C7C" w:rsidRPr="003A3D50" w:rsidRDefault="00F10C7C" w:rsidP="00B17E3F">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1" w:history="1">
        <w:r w:rsidRPr="00EE43A5">
          <w:rPr>
            <w:rStyle w:val="Hyperlink"/>
            <w:rFonts w:ascii="Calibri Light" w:hAnsi="Calibri Light" w:cs="Calibri Light"/>
            <w:sz w:val="18"/>
            <w:szCs w:val="18"/>
          </w:rPr>
          <w:t>https://cdasearch.hl7.org/examples/view/Header/Patient%20Demographic%20Information</w:t>
        </w:r>
      </w:hyperlink>
    </w:p>
    <w:p w14:paraId="3584DD9E" w14:textId="77777777" w:rsidR="00F10C7C" w:rsidRDefault="00F10C7C">
      <w:pPr>
        <w:pStyle w:val="FootnoteText"/>
      </w:pPr>
    </w:p>
  </w:footnote>
  <w:footnote w:id="64">
    <w:p w14:paraId="4536C3F3" w14:textId="3BF49BC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del w:id="536" w:author="Ballot Reconciliation" w:date="2023-03-09T09:31:00Z">
        <w:r w:rsidRPr="00B17E3F">
          <w:rPr>
            <w:rFonts w:ascii="Calibri Light" w:hAnsi="Calibri Light" w:cs="Calibri Light"/>
            <w:sz w:val="18"/>
            <w:szCs w:val="18"/>
          </w:rPr>
          <w:delText xml:space="preserve"> </w:delText>
        </w:r>
        <w:r>
          <w:fldChar w:fldCharType="begin"/>
        </w:r>
        <w:r>
          <w:delInstrText>HYPERLINK "http://hl7-c-cda-examples.herokuapp.com/examples/view/Header/Patient%20Previous%20Name"</w:delInstrText>
        </w:r>
        <w:r>
          <w:fldChar w:fldCharType="separate"/>
        </w:r>
        <w:r w:rsidRPr="00B17E3F">
          <w:rPr>
            <w:rStyle w:val="Hyperlink"/>
            <w:rFonts w:ascii="Calibri Light" w:hAnsi="Calibri Light" w:cs="Calibri Light"/>
            <w:sz w:val="18"/>
            <w:szCs w:val="18"/>
          </w:rPr>
          <w:delText>http://hl7-c-cda-examples.herokuapp.com/examples/view/Header/Patient%20Previous%20Name</w:delText>
        </w:r>
        <w:r>
          <w:rPr>
            <w:rStyle w:val="Hyperlink"/>
            <w:rFonts w:ascii="Calibri Light" w:hAnsi="Calibri Light" w:cs="Calibri Light"/>
            <w:sz w:val="18"/>
            <w:szCs w:val="18"/>
          </w:rPr>
          <w:fldChar w:fldCharType="end"/>
        </w:r>
      </w:del>
      <w:ins w:id="537" w:author="Ballot Reconciliation" w:date="2023-03-09T09:31:00Z">
        <w:r w:rsidRPr="00B17E3F">
          <w:rPr>
            <w:rFonts w:ascii="Calibri Light" w:hAnsi="Calibri Light" w:cs="Calibri Light"/>
            <w:sz w:val="18"/>
            <w:szCs w:val="18"/>
          </w:rPr>
          <w:t xml:space="preserve"> </w:t>
        </w:r>
        <w:r>
          <w:fldChar w:fldCharType="begin"/>
        </w:r>
        <w:r w:rsidR="001F1F9E">
          <w:instrText>HYPERLINK "https://cdasearch.hl7.org/examples/view/Header/Patient%20Previous%20Name"</w:instrText>
        </w:r>
        <w:r>
          <w:fldChar w:fldCharType="separate"/>
        </w:r>
        <w:r w:rsidR="001F1F9E">
          <w:rPr>
            <w:rStyle w:val="Hyperlink"/>
            <w:rFonts w:ascii="Calibri Light" w:hAnsi="Calibri Light" w:cs="Calibri Light"/>
            <w:sz w:val="18"/>
            <w:szCs w:val="18"/>
          </w:rPr>
          <w:t xml:space="preserve"> https://cdasearch.hl7.org/examples/view/Header/Patient%20Previous%20Name</w:t>
        </w:r>
        <w:r>
          <w:rPr>
            <w:rStyle w:val="Hyperlink"/>
            <w:rFonts w:ascii="Calibri Light" w:hAnsi="Calibri Light" w:cs="Calibri Light"/>
            <w:sz w:val="18"/>
            <w:szCs w:val="18"/>
          </w:rPr>
          <w:fldChar w:fldCharType="end"/>
        </w:r>
      </w:ins>
    </w:p>
  </w:footnote>
  <w:footnote w:id="65">
    <w:p w14:paraId="61081B0A"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2" w:history="1">
        <w:r w:rsidRPr="00B17E3F">
          <w:rPr>
            <w:rStyle w:val="Hyperlink"/>
            <w:rFonts w:ascii="Calibri Light" w:hAnsi="Calibri Light" w:cs="Calibri Light"/>
            <w:sz w:val="18"/>
            <w:szCs w:val="18"/>
          </w:rPr>
          <w:t>http://hl7-c-cda-examples.herokuapp.com/examples/view/Header/Patient%20With%20Prior%20Addresses</w:t>
        </w:r>
      </w:hyperlink>
    </w:p>
  </w:footnote>
  <w:footnote w:id="66">
    <w:p w14:paraId="0F023FB4"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33" w:history="1">
        <w:r w:rsidRPr="00C07C6B">
          <w:rPr>
            <w:rStyle w:val="Hyperlink"/>
            <w:rFonts w:ascii="Calibri Light" w:hAnsi="Calibri Light" w:cs="Calibri Light"/>
            <w:color w:val="000000"/>
            <w:sz w:val="18"/>
            <w:szCs w:val="18"/>
          </w:rPr>
          <w:t>https://vsac.nlm.nih.gov/download/ccda</w:t>
        </w:r>
      </w:hyperlink>
    </w:p>
  </w:footnote>
  <w:footnote w:id="67">
    <w:p w14:paraId="6452938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8">
    <w:p w14:paraId="4EF2E2FC" w14:textId="77777777" w:rsidR="00F10C7C" w:rsidRPr="006A1C57" w:rsidRDefault="00F10C7C"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4"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F10C7C" w:rsidRPr="006A1C57" w:rsidRDefault="00F10C7C" w:rsidP="00CB74A7">
      <w:pPr>
        <w:pStyle w:val="FootnoteText"/>
        <w:rPr>
          <w:rFonts w:ascii="Calibri Light" w:hAnsi="Calibri Light" w:cs="Calibri Light"/>
          <w:sz w:val="18"/>
          <w:szCs w:val="18"/>
        </w:rPr>
      </w:pPr>
    </w:p>
  </w:footnote>
  <w:footnote w:id="69">
    <w:p w14:paraId="69C4D4DF" w14:textId="329FEA84" w:rsidR="00F10C7C" w:rsidRPr="00992A23" w:rsidRDefault="00F10C7C"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del w:id="578" w:author="Ballot Reconciliation" w:date="2023-03-09T09:31:00Z">
        <w:r w:rsidRPr="005F2EA2">
          <w:rPr>
            <w:rFonts w:ascii="Calibri Light" w:hAnsi="Calibri Light" w:cs="Calibri Light"/>
            <w:sz w:val="18"/>
            <w:szCs w:val="18"/>
          </w:rPr>
          <w:delText xml:space="preserve"> HL7 C-CDA R2.1. Author Participa</w:delText>
        </w:r>
        <w:r w:rsidRPr="00980C6A">
          <w:rPr>
            <w:rFonts w:ascii="Calibri Light" w:hAnsi="Calibri Light" w:cs="Calibri Light"/>
            <w:sz w:val="18"/>
            <w:szCs w:val="18"/>
          </w:rPr>
          <w:delText>tion</w:delText>
        </w:r>
        <w:r w:rsidRPr="00992A23">
          <w:rPr>
            <w:rFonts w:ascii="Calibri Light" w:hAnsi="Calibri Light" w:cs="Calibri Light"/>
            <w:sz w:val="18"/>
            <w:szCs w:val="18"/>
          </w:rPr>
          <w:delText xml:space="preserve"> Template. Pages 930-931.</w:delText>
        </w:r>
      </w:del>
      <w:ins w:id="579" w:author="Ballot Reconciliation" w:date="2023-03-09T09:31:00Z">
        <w:r w:rsidRPr="005F2EA2">
          <w:rPr>
            <w:rFonts w:ascii="Calibri Light" w:hAnsi="Calibri Light" w:cs="Calibri Light"/>
            <w:sz w:val="18"/>
            <w:szCs w:val="18"/>
          </w:rPr>
          <w:t xml:space="preserve"> </w:t>
        </w:r>
        <w:r w:rsidR="00C765ED" w:rsidRPr="00C765ED">
          <w:rPr>
            <w:rFonts w:ascii="Calibri Light" w:hAnsi="Calibri Light" w:cs="Calibri Light"/>
            <w:sz w:val="18"/>
            <w:szCs w:val="18"/>
          </w:rPr>
          <w:t>http://www.hl7.org/ccdasearch/templates/2.16.840.1.113883.10.20.22.4.119.html</w:t>
        </w:r>
        <w:r w:rsidRPr="00992A23">
          <w:rPr>
            <w:rFonts w:ascii="Calibri Light" w:hAnsi="Calibri Light" w:cs="Calibri Light"/>
            <w:sz w:val="18"/>
            <w:szCs w:val="18"/>
          </w:rPr>
          <w:t>.</w:t>
        </w:r>
      </w:ins>
    </w:p>
  </w:footnote>
  <w:footnote w:id="70">
    <w:p w14:paraId="3F274E05" w14:textId="3C842749" w:rsidR="00F10C7C" w:rsidRPr="005F2EA2"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F10C7C" w:rsidRPr="006A1C57" w:rsidRDefault="00F10C7C"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71">
    <w:p w14:paraId="42163C7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2">
    <w:p w14:paraId="6A1B95D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3">
    <w:p w14:paraId="3F508B2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35"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F10C7C" w:rsidRPr="006A1C57" w:rsidRDefault="00F10C7C" w:rsidP="006A1C57">
      <w:pPr>
        <w:pStyle w:val="FootnoteText"/>
        <w:rPr>
          <w:rFonts w:ascii="Calibri Light" w:hAnsi="Calibri Light" w:cs="Calibri Light"/>
          <w:sz w:val="18"/>
          <w:szCs w:val="18"/>
        </w:rPr>
      </w:pPr>
    </w:p>
  </w:footnote>
  <w:footnote w:id="74">
    <w:p w14:paraId="7FB41030" w14:textId="77777777" w:rsidR="00F10C7C" w:rsidRPr="003B0179" w:rsidRDefault="00F10C7C">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5">
    <w:p w14:paraId="2C7D76E1" w14:textId="0D283258" w:rsidR="00F10C7C" w:rsidRPr="003B0179" w:rsidRDefault="00F10C7C"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6"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F10C7C" w:rsidRDefault="00F10C7C">
      <w:pPr>
        <w:pStyle w:val="FootnoteText"/>
      </w:pPr>
      <w:r>
        <w:tab/>
      </w:r>
      <w:r>
        <w:tab/>
      </w:r>
      <w:r>
        <w:tab/>
      </w:r>
    </w:p>
    <w:p w14:paraId="33A3A1D6" w14:textId="4FAC55A5" w:rsidR="00F10C7C" w:rsidRDefault="00F10C7C">
      <w:pPr>
        <w:pStyle w:val="FootnoteText"/>
      </w:pPr>
      <w:r>
        <w:tab/>
      </w:r>
    </w:p>
    <w:p w14:paraId="215E77DB" w14:textId="77777777" w:rsidR="00F10C7C" w:rsidRDefault="00F10C7C">
      <w:pPr>
        <w:pStyle w:val="FootnoteText"/>
      </w:pPr>
    </w:p>
  </w:footnote>
  <w:footnote w:id="76">
    <w:p w14:paraId="39DE08FC" w14:textId="77777777" w:rsidR="00F10C7C" w:rsidRPr="006A1C57" w:rsidRDefault="00F10C7C"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7">
    <w:p w14:paraId="4D07C605" w14:textId="77777777" w:rsidR="00F10C7C" w:rsidRPr="006A1C57" w:rsidRDefault="00F10C7C" w:rsidP="006A1C57">
      <w:pPr>
        <w:pStyle w:val="FootnoteText"/>
        <w:rPr>
          <w:rFonts w:ascii="Calibri Light" w:hAnsi="Calibri Light" w:cs="Calibri Light"/>
          <w:sz w:val="18"/>
          <w:szCs w:val="18"/>
        </w:rPr>
      </w:pPr>
      <w:del w:id="691" w:author="Ballot Reconciliation" w:date="2023-03-09T09:31: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HL7 CDA Release 2 Implementation Guide: Additional CDA R2 Templates – Clinical Documents for Payers Set 1, Release 1 – US Realm</w:delText>
        </w:r>
      </w:del>
    </w:p>
  </w:footnote>
  <w:footnote w:id="78">
    <w:p w14:paraId="50AD53CB" w14:textId="77777777" w:rsidR="00F10C7C" w:rsidRPr="00DA02AA" w:rsidRDefault="00F10C7C"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9">
    <w:p w14:paraId="2474819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80">
    <w:p w14:paraId="249B63F4"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w:t>
      </w:r>
      <w:r w:rsidRPr="006A1C57">
        <w:rPr>
          <w:rFonts w:ascii="Calibri Light" w:hAnsi="Calibri Light" w:cs="Calibri Light"/>
          <w:sz w:val="18"/>
          <w:szCs w:val="18"/>
        </w:rPr>
        <w:t>http://www.jointcommission.org/</w:t>
      </w:r>
    </w:p>
  </w:footnote>
  <w:footnote w:id="81">
    <w:p w14:paraId="78565E08"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7" w:history="1">
        <w:r w:rsidRPr="003A3D50">
          <w:rPr>
            <w:rStyle w:val="Hyperlink"/>
            <w:rFonts w:ascii="Calibri Light" w:hAnsi="Calibri Light" w:cs="Calibri Light"/>
            <w:sz w:val="18"/>
            <w:szCs w:val="18"/>
          </w:rPr>
          <w:t>https://www.tabers.com/tabersonline/</w:t>
        </w:r>
      </w:hyperlink>
    </w:p>
  </w:footnote>
  <w:footnote w:id="82">
    <w:p w14:paraId="2462434E" w14:textId="77777777" w:rsidR="00F10C7C" w:rsidRPr="003A3D50" w:rsidRDefault="00F10C7C"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F10C7C" w:rsidRDefault="00F10C7C">
      <w:pPr>
        <w:pStyle w:val="FootnoteText"/>
      </w:pPr>
    </w:p>
  </w:footnote>
  <w:footnote w:id="83">
    <w:p w14:paraId="30AFD1AD"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4">
    <w:p w14:paraId="640BAE24"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5">
    <w:p w14:paraId="2F24822E"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 xml:space="preserve">Wright A, Sittig DF, McGowan J, Ash JS, Weed LL. Bringing science to medicine: An interview with Larry Weed, inventor of the problem-oriented medical record. J Am Med Inform Assoc. </w:t>
      </w:r>
      <w:r w:rsidRPr="00D14360">
        <w:rPr>
          <w:rFonts w:ascii="Calibri Light" w:hAnsi="Calibri Light" w:cs="Calibri Light"/>
          <w:color w:val="000000"/>
          <w:sz w:val="18"/>
          <w:szCs w:val="18"/>
          <w:shd w:val="clear" w:color="auto" w:fill="FFFFFF"/>
        </w:rPr>
        <w:t>2014;21:964–968.</w:t>
      </w:r>
    </w:p>
  </w:footnote>
  <w:footnote w:id="86">
    <w:p w14:paraId="26A2F627"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38"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7">
    <w:p w14:paraId="54CA0F08"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39" w:history="1">
        <w:r w:rsidRPr="00D14360">
          <w:rPr>
            <w:rStyle w:val="Hyperlink"/>
            <w:rFonts w:ascii="Calibri Light" w:hAnsi="Calibri Light" w:cs="Calibri Light"/>
            <w:color w:val="000000"/>
            <w:sz w:val="18"/>
            <w:szCs w:val="18"/>
            <w:shd w:val="clear" w:color="auto" w:fill="FFFFFF"/>
          </w:rPr>
          <w:t>January 2019 - Volume 94 - Issue 1 - p</w:t>
        </w:r>
        <w:bookmarkStart w:id="991" w:name="_Hlt11390287"/>
        <w:bookmarkStart w:id="992" w:name="_Hlt11390288"/>
        <w:r w:rsidRPr="00D14360">
          <w:rPr>
            <w:rStyle w:val="Hyperlink"/>
            <w:rFonts w:ascii="Calibri Light" w:hAnsi="Calibri Light" w:cs="Calibri Light"/>
            <w:color w:val="000000"/>
            <w:sz w:val="18"/>
            <w:szCs w:val="18"/>
            <w:shd w:val="clear" w:color="auto" w:fill="FFFFFF"/>
          </w:rPr>
          <w:t xml:space="preserve"> </w:t>
        </w:r>
        <w:bookmarkEnd w:id="991"/>
        <w:bookmarkEnd w:id="992"/>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8">
    <w:p w14:paraId="5C42ADF7" w14:textId="77777777" w:rsidR="00F10C7C" w:rsidRPr="006A1C57" w:rsidRDefault="00F10C7C"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40" w:history="1">
        <w:r w:rsidRPr="00004858">
          <w:rPr>
            <w:rStyle w:val="Hyperlink"/>
            <w:rFonts w:ascii="Calibri Light" w:hAnsi="Calibri Light" w:cs="Calibri Light"/>
            <w:sz w:val="18"/>
            <w:szCs w:val="18"/>
          </w:rPr>
          <w:t>http://www.hl7.org/implement/standards/rim.cfm</w:t>
        </w:r>
      </w:hyperlink>
    </w:p>
  </w:footnote>
  <w:footnote w:id="89">
    <w:p w14:paraId="0518C0E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90">
    <w:p w14:paraId="21AD7ED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91">
    <w:p w14:paraId="17E8C46C" w14:textId="77777777" w:rsidR="00F10C7C" w:rsidRPr="003A3D50" w:rsidRDefault="00F10C7C">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92">
    <w:p w14:paraId="57C4186F"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3">
    <w:p w14:paraId="52BD0DC5"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4">
    <w:p w14:paraId="67C4F8AF" w14:textId="77777777" w:rsidR="00F10C7C" w:rsidRPr="006A1C57" w:rsidRDefault="00F10C7C" w:rsidP="009B30E1">
      <w:pPr>
        <w:rPr>
          <w:del w:id="1136" w:author="Ballot Reconciliation" w:date="2023-03-09T09:31:00Z"/>
          <w:rFonts w:ascii="Calibri Light" w:hAnsi="Calibri Light" w:cs="Calibri Light"/>
          <w:sz w:val="18"/>
          <w:szCs w:val="18"/>
        </w:rPr>
      </w:pPr>
      <w:r w:rsidRPr="006A1C57">
        <w:rPr>
          <w:rStyle w:val="FootnoteReference"/>
          <w:rFonts w:ascii="Calibri Light" w:hAnsi="Calibri Light" w:cs="Calibri Light"/>
          <w:sz w:val="18"/>
          <w:szCs w:val="18"/>
        </w:rPr>
        <w:footnoteRef/>
      </w:r>
      <w:del w:id="1137" w:author="Ballot Reconciliation" w:date="2023-03-09T09:31:00Z">
        <w:r w:rsidRPr="006A1C57">
          <w:rPr>
            <w:rFonts w:ascii="Calibri Light" w:hAnsi="Calibri Light" w:cs="Calibri Light"/>
            <w:sz w:val="18"/>
            <w:szCs w:val="18"/>
          </w:rPr>
          <w:delText xml:space="preserve"> </w:delText>
        </w:r>
        <w:r>
          <w:fldChar w:fldCharType="begin"/>
        </w:r>
        <w:r>
          <w:delInstrText>HYPERLINK "https://www.himss.org/library/storytelling-power-c-cda"</w:delInstrText>
        </w:r>
        <w:r>
          <w:fldChar w:fldCharType="separate"/>
        </w:r>
        <w:r w:rsidRPr="006A1C57">
          <w:rPr>
            <w:rStyle w:val="Hyperlink"/>
            <w:rFonts w:ascii="Calibri Light" w:hAnsi="Calibri Light" w:cs="Calibri Light"/>
            <w:sz w:val="18"/>
            <w:szCs w:val="18"/>
          </w:rPr>
          <w:delText>https://www.himss.org/library/storytelling-power-c-cda</w:delText>
        </w:r>
        <w:r>
          <w:rPr>
            <w:rStyle w:val="Hyperlink"/>
            <w:rFonts w:ascii="Calibri Light" w:hAnsi="Calibri Light" w:cs="Calibri Light"/>
            <w:sz w:val="18"/>
            <w:szCs w:val="18"/>
          </w:rPr>
          <w:fldChar w:fldCharType="end"/>
        </w:r>
      </w:del>
    </w:p>
    <w:p w14:paraId="7FD11D61" w14:textId="0A853070" w:rsidR="00F10C7C" w:rsidRPr="006A1C57" w:rsidRDefault="00F10C7C" w:rsidP="004E29C8">
      <w:pPr>
        <w:rPr>
          <w:rFonts w:ascii="Calibri Light" w:hAnsi="Calibri Light" w:cs="Calibri Light"/>
          <w:sz w:val="18"/>
          <w:szCs w:val="18"/>
        </w:rPr>
      </w:pPr>
      <w:ins w:id="1138" w:author="Ballot Reconciliation" w:date="2023-03-09T09:31:00Z">
        <w:r w:rsidRPr="00254B4A">
          <w:rPr>
            <w:rFonts w:asciiTheme="majorHAnsi" w:hAnsiTheme="majorHAnsi" w:cstheme="majorHAnsi"/>
            <w:sz w:val="18"/>
            <w:szCs w:val="18"/>
          </w:rPr>
          <w:t xml:space="preserve"> </w:t>
        </w:r>
        <w:r w:rsidR="00310036" w:rsidRPr="00254B4A">
          <w:rPr>
            <w:rFonts w:asciiTheme="majorHAnsi" w:hAnsiTheme="majorHAnsi" w:cstheme="majorHAnsi"/>
            <w:sz w:val="18"/>
            <w:szCs w:val="18"/>
          </w:rPr>
          <w:t>https://www.himss.org/sites/hde/files/HSP%20March%202019%20Roundtable%20Q%26A.pdf</w:t>
        </w:r>
      </w:ins>
    </w:p>
  </w:footnote>
  <w:footnote w:id="95">
    <w:p w14:paraId="14611CC9"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1" w:history="1">
        <w:r w:rsidRPr="006A1C57">
          <w:rPr>
            <w:rStyle w:val="Hyperlink"/>
            <w:rFonts w:ascii="Calibri Light" w:hAnsi="Calibri Light" w:cs="Calibri Light"/>
            <w:sz w:val="18"/>
            <w:szCs w:val="18"/>
          </w:rPr>
          <w:t>http://www.hl7.org/implement/standards/product_brief.cfm?product_id=410</w:t>
        </w:r>
      </w:hyperlink>
    </w:p>
  </w:footnote>
  <w:footnote w:id="96">
    <w:p w14:paraId="6C99F8F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7">
    <w:p w14:paraId="69F0696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8">
    <w:p w14:paraId="470785AE"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9">
    <w:p w14:paraId="06A03D1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42" w:history="1">
        <w:r w:rsidRPr="007E7117">
          <w:rPr>
            <w:rStyle w:val="Hyperlink"/>
            <w:rFonts w:ascii="Calibri Light" w:hAnsi="Calibri Light" w:cs="Calibri Light"/>
            <w:sz w:val="18"/>
            <w:szCs w:val="18"/>
          </w:rPr>
          <w:t>http://hl7-c-cda-examples.herokuapp.com/sections/Quality</w:t>
        </w:r>
      </w:hyperlink>
    </w:p>
  </w:footnote>
  <w:footnote w:id="100">
    <w:p w14:paraId="4C53EC13"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101">
    <w:p w14:paraId="4A947D80"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102">
    <w:p w14:paraId="3D9F873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3">
    <w:p w14:paraId="2C13428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4">
    <w:p w14:paraId="79EB8D4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5">
    <w:p w14:paraId="5C96E58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6">
    <w:p w14:paraId="23EF7F79"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7">
    <w:p w14:paraId="35FA173B"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08">
    <w:p w14:paraId="5659F6D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9">
    <w:p w14:paraId="545F9016" w14:textId="337FF09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3"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10">
    <w:p w14:paraId="7127911A"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11">
    <w:p w14:paraId="15F68EFB"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12">
    <w:p w14:paraId="2ED7E277"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44"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3">
    <w:p w14:paraId="2B17BA4F" w14:textId="77777777" w:rsidR="00F10C7C" w:rsidRDefault="00F10C7C"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5" w:history="1">
        <w:r w:rsidRPr="00D14360">
          <w:rPr>
            <w:rStyle w:val="Hyperlink"/>
            <w:rFonts w:ascii="Calibri Light" w:hAnsi="Calibri Light" w:cs="Calibri Light"/>
            <w:sz w:val="18"/>
            <w:szCs w:val="18"/>
          </w:rPr>
          <w:t>https://www.healthit.gov/isa/</w:t>
        </w:r>
      </w:hyperlink>
    </w:p>
    <w:p w14:paraId="485342B0" w14:textId="77777777" w:rsidR="00F10C7C" w:rsidRPr="006A1C57" w:rsidRDefault="00F10C7C" w:rsidP="008F2473">
      <w:pPr>
        <w:pStyle w:val="FootnoteText"/>
        <w:rPr>
          <w:rFonts w:ascii="Calibri Light" w:hAnsi="Calibri Light" w:cs="Calibri Light"/>
          <w:sz w:val="18"/>
          <w:szCs w:val="18"/>
        </w:rPr>
      </w:pPr>
    </w:p>
  </w:footnote>
  <w:footnote w:id="114">
    <w:p w14:paraId="3D32398C" w14:textId="2F83A105"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del w:id="1708" w:author="Ballot Reconciliation" w:date="2023-03-09T09:31:00Z">
        <w:r>
          <w:fldChar w:fldCharType="begin"/>
        </w:r>
        <w:r>
          <w:delInstrText>HYPERLINK "https://www.himss.org/library/style-standards-improve-health-it-usability-and-reduce-physician-burden"</w:delInstrText>
        </w:r>
        <w:r>
          <w:fldChar w:fldCharType="separate"/>
        </w:r>
        <w:r w:rsidRPr="006A1C57">
          <w:rPr>
            <w:rStyle w:val="Hyperlink"/>
            <w:rFonts w:ascii="Calibri Light" w:hAnsi="Calibri Light" w:cs="Calibri Light"/>
            <w:sz w:val="18"/>
            <w:szCs w:val="18"/>
          </w:rPr>
          <w:delText>https://www.himss.org/library/style-standards-improve-health-it-usability-and-reduce-physician-burden</w:delText>
        </w:r>
        <w:r>
          <w:rPr>
            <w:rStyle w:val="Hyperlink"/>
            <w:rFonts w:ascii="Calibri Light" w:hAnsi="Calibri Light" w:cs="Calibri Light"/>
            <w:sz w:val="18"/>
            <w:szCs w:val="18"/>
          </w:rPr>
          <w:fldChar w:fldCharType="end"/>
        </w:r>
      </w:del>
      <w:ins w:id="1709" w:author="Ballot Reconciliation" w:date="2023-03-09T09:31:00Z">
        <w:r w:rsidR="00C706BF" w:rsidRPr="00C706BF">
          <w:t>https://www.himss.org/sites/hde/files/HSP%20March%202019%20Roundtable%20Q%26A.pdf</w:t>
        </w:r>
      </w:ins>
    </w:p>
  </w:footnote>
  <w:footnote w:id="115">
    <w:p w14:paraId="4AD68102" w14:textId="77777777" w:rsidR="00F10C7C" w:rsidRPr="003A3D50" w:rsidRDefault="00F10C7C"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6">
    <w:p w14:paraId="221FF8B4" w14:textId="77777777" w:rsidR="00F10C7C" w:rsidRDefault="00F10C7C"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7">
    <w:p w14:paraId="3F94D61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18">
    <w:p w14:paraId="4BE66C9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9">
    <w:p w14:paraId="61E0280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20">
    <w:p w14:paraId="6F6C9292" w14:textId="77777777" w:rsidR="00F10C7C" w:rsidRDefault="00F10C7C">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21">
    <w:p w14:paraId="1DD1C7AC"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46" w:history="1">
        <w:r w:rsidRPr="007E7117">
          <w:rPr>
            <w:rStyle w:val="Hyperlink"/>
            <w:rFonts w:ascii="Calibri Light" w:hAnsi="Calibri Light" w:cs="Calibri Light"/>
            <w:sz w:val="18"/>
            <w:szCs w:val="18"/>
          </w:rPr>
          <w:t>http://cdasearch.hl7.org/examples/view/7353a215efda8dfe3fbacb19abbb90756ce14bab</w:t>
        </w:r>
      </w:hyperlink>
    </w:p>
  </w:footnote>
  <w:footnote w:id="122">
    <w:p w14:paraId="336D5B16"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3">
    <w:p w14:paraId="054C2553"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4">
    <w:p w14:paraId="6A8F7299"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47" w:history="1">
        <w:r w:rsidRPr="007E7117">
          <w:rPr>
            <w:rStyle w:val="Hyperlink"/>
            <w:rFonts w:ascii="Calibri Light" w:hAnsi="Calibri Light" w:cs="Calibri Light"/>
            <w:sz w:val="18"/>
            <w:szCs w:val="18"/>
          </w:rPr>
          <w:t>http://cdasearch.hl7.org/examples/view/7353a215efda8dfe3fbacb19abbb90756ce14bab</w:t>
        </w:r>
      </w:hyperlink>
    </w:p>
  </w:footnote>
  <w:footnote w:id="125">
    <w:p w14:paraId="6DB3276D"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48" w:history="1">
        <w:r w:rsidRPr="007E7117">
          <w:rPr>
            <w:rStyle w:val="Hyperlink"/>
            <w:rFonts w:ascii="Calibri Light" w:hAnsi="Calibri Light" w:cs="Calibri Light"/>
            <w:sz w:val="18"/>
            <w:szCs w:val="18"/>
          </w:rPr>
          <w:t>http://cdasearch.hl7.org/examples/view/7353a215efda8dfe3fbacb19abbb90756ce14bab</w:t>
        </w:r>
      </w:hyperlink>
    </w:p>
  </w:footnote>
  <w:footnote w:id="126">
    <w:p w14:paraId="56CAD1C9"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7">
    <w:p w14:paraId="3DDEFE36"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8">
    <w:p w14:paraId="4BCACA22"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49" w:history="1">
        <w:r w:rsidRPr="007E7117">
          <w:rPr>
            <w:rStyle w:val="Hyperlink"/>
            <w:rFonts w:ascii="Calibri Light" w:hAnsi="Calibri Light" w:cs="Calibri Light"/>
            <w:sz w:val="18"/>
            <w:szCs w:val="18"/>
          </w:rPr>
          <w:t>http://cdasearch.hl7.org/examples/view/7353a215efda8dfe3fbacb19abbb90756ce14bab</w:t>
        </w:r>
      </w:hyperlink>
    </w:p>
  </w:footnote>
  <w:footnote w:id="129">
    <w:p w14:paraId="4412E113"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30">
    <w:p w14:paraId="23516ACC"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0"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31">
    <w:p w14:paraId="057AE63C"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51" w:history="1">
        <w:r w:rsidRPr="007E7117">
          <w:rPr>
            <w:rStyle w:val="Hyperlink"/>
            <w:rFonts w:ascii="Calibri Light" w:hAnsi="Calibri Light" w:cs="Calibri Light"/>
            <w:sz w:val="18"/>
            <w:szCs w:val="18"/>
          </w:rPr>
          <w:t>http://www.hl7.org/dstucomments/showdetail.cfm?dstuid=168</w:t>
        </w:r>
      </w:hyperlink>
    </w:p>
  </w:footnote>
  <w:footnote w:id="132">
    <w:p w14:paraId="56DF4245"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52" w:history="1">
        <w:r w:rsidRPr="007E7117">
          <w:rPr>
            <w:rStyle w:val="Hyperlink"/>
            <w:rFonts w:ascii="Calibri Light" w:hAnsi="Calibri Light" w:cs="Calibri Light"/>
            <w:sz w:val="18"/>
            <w:szCs w:val="18"/>
          </w:rPr>
          <w:t>http://www.hl7.org/dstucomments/showdetail.cfm?dstuid=168</w:t>
        </w:r>
      </w:hyperlink>
    </w:p>
  </w:footnote>
  <w:footnote w:id="133">
    <w:p w14:paraId="6496B013" w14:textId="77777777" w:rsidR="00F10C7C" w:rsidRPr="007E7117" w:rsidRDefault="00F10C7C"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53" w:history="1">
        <w:r w:rsidRPr="007E7117">
          <w:rPr>
            <w:rStyle w:val="Hyperlink"/>
            <w:rFonts w:ascii="Calibri Light" w:hAnsi="Calibri Light" w:cs="Calibri Light"/>
            <w:sz w:val="18"/>
            <w:szCs w:val="18"/>
          </w:rPr>
          <w:t>https://www.healthit.gov/isa/representing-patient-tobacco-use-smoking-status</w:t>
        </w:r>
      </w:hyperlink>
    </w:p>
  </w:footnote>
  <w:footnote w:id="134">
    <w:p w14:paraId="03EDC79C" w14:textId="77777777" w:rsidR="00F10C7C" w:rsidRPr="006A1C57" w:rsidRDefault="00F10C7C"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4"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35">
    <w:p w14:paraId="34777AE7" w14:textId="77777777" w:rsidR="00F10C7C" w:rsidRDefault="00F10C7C" w:rsidP="00974044">
      <w:pPr>
        <w:pStyle w:val="FootnoteText"/>
      </w:pPr>
      <w:r>
        <w:rPr>
          <w:rStyle w:val="FootnoteReference"/>
        </w:rPr>
        <w:footnoteRef/>
      </w:r>
      <w:r>
        <w:t xml:space="preserve"> </w:t>
      </w:r>
      <w:r w:rsidRPr="003B4A95">
        <w:t>https://www.betterhealth.vic.gov.au/health/conditionsandtreatments/Blood-and-pathology-tests</w:t>
      </w:r>
    </w:p>
  </w:footnote>
  <w:footnote w:id="136">
    <w:p w14:paraId="6DA51C4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5"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37">
    <w:p w14:paraId="7239FD12" w14:textId="77777777" w:rsidR="00F10C7C" w:rsidRPr="00570399" w:rsidRDefault="00F10C7C"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56">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38">
    <w:p w14:paraId="35AE875D" w14:textId="77777777" w:rsidR="00F10C7C" w:rsidRPr="003A3D50" w:rsidRDefault="00F10C7C"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57"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F10C7C" w:rsidRPr="006A1C57" w:rsidRDefault="00F10C7C" w:rsidP="006A1C57">
      <w:pPr>
        <w:rPr>
          <w:rFonts w:ascii="Calibri Light" w:eastAsia="Calibri" w:hAnsi="Calibri Light" w:cs="Calibri Light"/>
          <w:sz w:val="18"/>
          <w:szCs w:val="18"/>
        </w:rPr>
      </w:pPr>
    </w:p>
  </w:footnote>
  <w:footnote w:id="139">
    <w:p w14:paraId="22DC78A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40">
    <w:p w14:paraId="770C5746" w14:textId="77777777" w:rsidR="00F10C7C" w:rsidRPr="006A1C57" w:rsidRDefault="00F10C7C"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41">
    <w:p w14:paraId="7F0DE90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58" w:history="1">
        <w:r w:rsidRPr="006A1C57">
          <w:rPr>
            <w:rStyle w:val="Hyperlink"/>
            <w:rFonts w:ascii="Calibri Light" w:hAnsi="Calibri Light" w:cs="Calibri Light"/>
            <w:sz w:val="18"/>
            <w:szCs w:val="18"/>
          </w:rPr>
          <w:t>http://www.hl7.org/implement/standards/product_brief.cfm?product_id=35</w:t>
        </w:r>
      </w:hyperlink>
    </w:p>
  </w:footnote>
  <w:footnote w:id="142">
    <w:p w14:paraId="681FA730" w14:textId="751486C8" w:rsidR="00F10C7C" w:rsidRDefault="00F10C7C">
      <w:pPr>
        <w:pStyle w:val="FootnoteText"/>
      </w:pPr>
      <w:r>
        <w:rPr>
          <w:rStyle w:val="FootnoteReference"/>
        </w:rPr>
        <w:footnoteRef/>
      </w:r>
      <w:r>
        <w:t xml:space="preserve"> </w:t>
      </w:r>
      <w:r w:rsidR="000B3E67" w:rsidRPr="000B3E67">
        <w:t>https://www.healthit.gov/isa/</w:t>
      </w:r>
      <w:del w:id="2470" w:author="Ballot Reconciliation" w:date="2023-03-09T09:31:00Z">
        <w:r w:rsidRPr="0061472A">
          <w:delText>united-states-core-data-interoperability-uscdi</w:delText>
        </w:r>
      </w:del>
      <w:ins w:id="2471" w:author="Ballot Reconciliation" w:date="2023-03-09T09:31:00Z">
        <w:r w:rsidR="000B3E67" w:rsidRPr="000B3E67">
          <w:t>sites/isa/files/2022-10/USCDI-Version-3-October-2022-Errata-Final.pdf</w:t>
        </w:r>
      </w:ins>
    </w:p>
  </w:footnote>
  <w:footnote w:id="143">
    <w:p w14:paraId="4E2A5E75" w14:textId="3E3271C7" w:rsidR="00AD3138" w:rsidRDefault="00AD3138">
      <w:pPr>
        <w:pStyle w:val="FootnoteText"/>
      </w:pPr>
      <w:ins w:id="2584" w:author="Ballot Reconciliation" w:date="2023-03-09T09:31:00Z">
        <w:r>
          <w:rPr>
            <w:rStyle w:val="FootnoteReference"/>
          </w:rPr>
          <w:footnoteRef/>
        </w:r>
        <w:r>
          <w:t xml:space="preserve"> </w:t>
        </w:r>
        <w:r w:rsidRPr="00AD3138">
          <w:t>https://carequality.org/wp-content/uploads/2022/03/Improve-C-CDA-Joint-Content-WG-v2.0-FINAL-COPY-20220316.pdf</w:t>
        </w:r>
      </w:ins>
    </w:p>
  </w:footnote>
  <w:footnote w:id="144">
    <w:p w14:paraId="0D025CB7" w14:textId="6B8906CB" w:rsidR="00F10C7C" w:rsidRPr="00296E2F" w:rsidRDefault="00F10C7C">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59" w:history="1">
        <w:r w:rsidRPr="00296E2F">
          <w:rPr>
            <w:rStyle w:val="Hyperlink"/>
            <w:rFonts w:asciiTheme="majorHAnsi" w:hAnsiTheme="majorHAnsi" w:cstheme="majorHAnsi"/>
            <w:sz w:val="18"/>
            <w:szCs w:val="18"/>
          </w:rPr>
          <w:t>https://github.com/chb/sample_ccdas</w:t>
        </w:r>
      </w:hyperlink>
    </w:p>
  </w:footnote>
  <w:footnote w:id="145">
    <w:p w14:paraId="53B262A6" w14:textId="77777777" w:rsidR="00F10C7C" w:rsidRPr="00D14360" w:rsidRDefault="00F10C7C"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0"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6822" w14:textId="75469E7D" w:rsidR="00F10C7C" w:rsidRPr="005948FB" w:rsidRDefault="00F10C7C" w:rsidP="00ED7EA1">
    <w:pPr>
      <w:pBdr>
        <w:bottom w:val="single" w:sz="4" w:space="1" w:color="8B8B8B"/>
      </w:pBdr>
      <w:spacing w:after="120"/>
      <w:jc w:val="right"/>
    </w:pPr>
    <w:r w:rsidRPr="005948FB">
      <w:rPr>
        <w:b/>
        <w:bCs/>
        <w:color w:val="002776"/>
        <w:sz w:val="28"/>
        <w:szCs w:val="28"/>
      </w:rPr>
      <w:t>Companion Guide to HL7 Consolidated CDA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3141" w14:textId="77777777" w:rsidR="00F10C7C" w:rsidRDefault="00F10C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90D8" w14:textId="77777777" w:rsidR="00F10C7C" w:rsidRDefault="00F10C7C">
    <w:r>
      <w:t>DRAFT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E04B" w14:textId="77777777" w:rsidR="00F10C7C" w:rsidRDefault="00F10C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C38B" w14:textId="77777777" w:rsidR="00F10C7C" w:rsidRDefault="00F10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C17E6"/>
    <w:multiLevelType w:val="hybridMultilevel"/>
    <w:tmpl w:val="FFE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325B"/>
    <w:multiLevelType w:val="hybridMultilevel"/>
    <w:tmpl w:val="326C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482A2E"/>
    <w:multiLevelType w:val="multilevel"/>
    <w:tmpl w:val="CED4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30DCC"/>
    <w:multiLevelType w:val="multilevel"/>
    <w:tmpl w:val="EC02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13AD8"/>
    <w:multiLevelType w:val="multilevel"/>
    <w:tmpl w:val="6630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C666AA"/>
    <w:multiLevelType w:val="hybridMultilevel"/>
    <w:tmpl w:val="96F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61266"/>
    <w:multiLevelType w:val="multilevel"/>
    <w:tmpl w:val="C5AABEA0"/>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6"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26C32"/>
    <w:multiLevelType w:val="multilevel"/>
    <w:tmpl w:val="26E8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405AE5"/>
    <w:multiLevelType w:val="multilevel"/>
    <w:tmpl w:val="74DE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1122CD"/>
    <w:multiLevelType w:val="multilevel"/>
    <w:tmpl w:val="A83E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8411B"/>
    <w:multiLevelType w:val="hybridMultilevel"/>
    <w:tmpl w:val="D33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8B0A5F"/>
    <w:multiLevelType w:val="multilevel"/>
    <w:tmpl w:val="16C2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318C2"/>
    <w:multiLevelType w:val="multilevel"/>
    <w:tmpl w:val="DBB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A2348C"/>
    <w:multiLevelType w:val="multilevel"/>
    <w:tmpl w:val="2196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4F2947"/>
    <w:multiLevelType w:val="multilevel"/>
    <w:tmpl w:val="870A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4433B"/>
    <w:multiLevelType w:val="hybridMultilevel"/>
    <w:tmpl w:val="042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9"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46E1FB0"/>
    <w:multiLevelType w:val="multilevel"/>
    <w:tmpl w:val="A1EC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3A1E90"/>
    <w:multiLevelType w:val="multilevel"/>
    <w:tmpl w:val="5E38E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CC0DA7"/>
    <w:multiLevelType w:val="multilevel"/>
    <w:tmpl w:val="DD28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4D0270"/>
    <w:multiLevelType w:val="multilevel"/>
    <w:tmpl w:val="5D7A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E905FA1"/>
    <w:multiLevelType w:val="multilevel"/>
    <w:tmpl w:val="E26A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8E7671"/>
    <w:multiLevelType w:val="multilevel"/>
    <w:tmpl w:val="246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A62F57"/>
    <w:multiLevelType w:val="multilevel"/>
    <w:tmpl w:val="9DC6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9C53AE"/>
    <w:multiLevelType w:val="multilevel"/>
    <w:tmpl w:val="1F60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7F68E1"/>
    <w:multiLevelType w:val="multilevel"/>
    <w:tmpl w:val="92C6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38328F"/>
    <w:multiLevelType w:val="multilevel"/>
    <w:tmpl w:val="A2EA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EF148F"/>
    <w:multiLevelType w:val="multilevel"/>
    <w:tmpl w:val="DD20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770B45"/>
    <w:multiLevelType w:val="multilevel"/>
    <w:tmpl w:val="EDF8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19E5DB1"/>
    <w:multiLevelType w:val="multilevel"/>
    <w:tmpl w:val="2146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3064B2"/>
    <w:multiLevelType w:val="multilevel"/>
    <w:tmpl w:val="ACAA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9165EF"/>
    <w:multiLevelType w:val="multilevel"/>
    <w:tmpl w:val="9B3E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2616C15"/>
    <w:multiLevelType w:val="multilevel"/>
    <w:tmpl w:val="5F98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46C5829"/>
    <w:multiLevelType w:val="multilevel"/>
    <w:tmpl w:val="DCB493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1"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81D011C"/>
    <w:multiLevelType w:val="multilevel"/>
    <w:tmpl w:val="9EE0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BB2A4D"/>
    <w:multiLevelType w:val="multilevel"/>
    <w:tmpl w:val="FA72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0"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AE402F"/>
    <w:multiLevelType w:val="multilevel"/>
    <w:tmpl w:val="24FC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D06C72"/>
    <w:multiLevelType w:val="multilevel"/>
    <w:tmpl w:val="5D68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416512">
    <w:abstractNumId w:val="10"/>
  </w:num>
  <w:num w:numId="2" w16cid:durableId="693116252">
    <w:abstractNumId w:val="48"/>
  </w:num>
  <w:num w:numId="3" w16cid:durableId="1887642414">
    <w:abstractNumId w:val="36"/>
  </w:num>
  <w:num w:numId="4" w16cid:durableId="893736954">
    <w:abstractNumId w:val="40"/>
  </w:num>
  <w:num w:numId="5" w16cid:durableId="1866597079">
    <w:abstractNumId w:val="24"/>
  </w:num>
  <w:num w:numId="6" w16cid:durableId="884292672">
    <w:abstractNumId w:val="64"/>
  </w:num>
  <w:num w:numId="7" w16cid:durableId="1264654368">
    <w:abstractNumId w:val="67"/>
  </w:num>
  <w:num w:numId="8" w16cid:durableId="196357907">
    <w:abstractNumId w:val="1"/>
  </w:num>
  <w:num w:numId="9" w16cid:durableId="264382760">
    <w:abstractNumId w:val="50"/>
  </w:num>
  <w:num w:numId="10" w16cid:durableId="2003046100">
    <w:abstractNumId w:val="66"/>
  </w:num>
  <w:num w:numId="11" w16cid:durableId="1748064873">
    <w:abstractNumId w:val="14"/>
  </w:num>
  <w:num w:numId="12" w16cid:durableId="180510269">
    <w:abstractNumId w:val="5"/>
  </w:num>
  <w:num w:numId="13" w16cid:durableId="1326586942">
    <w:abstractNumId w:val="0"/>
  </w:num>
  <w:num w:numId="14" w16cid:durableId="186525800">
    <w:abstractNumId w:val="55"/>
  </w:num>
  <w:num w:numId="15" w16cid:durableId="253055310">
    <w:abstractNumId w:val="11"/>
  </w:num>
  <w:num w:numId="16" w16cid:durableId="2146702240">
    <w:abstractNumId w:val="70"/>
  </w:num>
  <w:num w:numId="17" w16cid:durableId="1391272098">
    <w:abstractNumId w:val="15"/>
  </w:num>
  <w:num w:numId="18" w16cid:durableId="1714690451">
    <w:abstractNumId w:val="59"/>
  </w:num>
  <w:num w:numId="19" w16cid:durableId="169638898">
    <w:abstractNumId w:val="16"/>
  </w:num>
  <w:num w:numId="20" w16cid:durableId="1666325974">
    <w:abstractNumId w:val="51"/>
  </w:num>
  <w:num w:numId="21" w16cid:durableId="83037542">
    <w:abstractNumId w:val="57"/>
  </w:num>
  <w:num w:numId="22" w16cid:durableId="1953440746">
    <w:abstractNumId w:val="63"/>
  </w:num>
  <w:num w:numId="23" w16cid:durableId="185407770">
    <w:abstractNumId w:val="68"/>
  </w:num>
  <w:num w:numId="24" w16cid:durableId="976185583">
    <w:abstractNumId w:val="46"/>
  </w:num>
  <w:num w:numId="25" w16cid:durableId="25562847">
    <w:abstractNumId w:val="34"/>
  </w:num>
  <w:num w:numId="26" w16cid:durableId="318386843">
    <w:abstractNumId w:val="54"/>
  </w:num>
  <w:num w:numId="27" w16cid:durableId="1921910658">
    <w:abstractNumId w:val="61"/>
  </w:num>
  <w:num w:numId="28" w16cid:durableId="1701852770">
    <w:abstractNumId w:val="28"/>
  </w:num>
  <w:num w:numId="29" w16cid:durableId="379012718">
    <w:abstractNumId w:val="17"/>
  </w:num>
  <w:num w:numId="30" w16cid:durableId="1094859363">
    <w:abstractNumId w:val="29"/>
  </w:num>
  <w:num w:numId="31" w16cid:durableId="1603684883">
    <w:abstractNumId w:val="13"/>
  </w:num>
  <w:num w:numId="32" w16cid:durableId="1936940165">
    <w:abstractNumId w:val="43"/>
  </w:num>
  <w:num w:numId="33" w16cid:durableId="1479301121">
    <w:abstractNumId w:val="53"/>
  </w:num>
  <w:num w:numId="34" w16cid:durableId="1638148641">
    <w:abstractNumId w:val="47"/>
  </w:num>
  <w:num w:numId="35" w16cid:durableId="1249922612">
    <w:abstractNumId w:val="69"/>
  </w:num>
  <w:num w:numId="36" w16cid:durableId="763574218">
    <w:abstractNumId w:val="6"/>
  </w:num>
  <w:num w:numId="37" w16cid:durableId="980812171">
    <w:abstractNumId w:val="31"/>
  </w:num>
  <w:num w:numId="38" w16cid:durableId="316035202">
    <w:abstractNumId w:val="21"/>
  </w:num>
  <w:num w:numId="39" w16cid:durableId="1911429817">
    <w:abstractNumId w:val="23"/>
  </w:num>
  <w:num w:numId="40" w16cid:durableId="573667260">
    <w:abstractNumId w:val="2"/>
  </w:num>
  <w:num w:numId="41" w16cid:durableId="1103455164">
    <w:abstractNumId w:val="12"/>
  </w:num>
  <w:num w:numId="42" w16cid:durableId="2046713202">
    <w:abstractNumId w:val="4"/>
  </w:num>
  <w:num w:numId="43" w16cid:durableId="24596297">
    <w:abstractNumId w:val="60"/>
  </w:num>
  <w:num w:numId="44" w16cid:durableId="923341005">
    <w:abstractNumId w:val="27"/>
  </w:num>
  <w:num w:numId="45" w16cid:durableId="63838116">
    <w:abstractNumId w:val="33"/>
  </w:num>
  <w:num w:numId="46" w16cid:durableId="1419787914">
    <w:abstractNumId w:val="22"/>
  </w:num>
  <w:num w:numId="47" w16cid:durableId="1290017771">
    <w:abstractNumId w:val="41"/>
  </w:num>
  <w:num w:numId="48" w16cid:durableId="1883860171">
    <w:abstractNumId w:val="62"/>
  </w:num>
  <w:num w:numId="49" w16cid:durableId="1608079554">
    <w:abstractNumId w:val="7"/>
  </w:num>
  <w:num w:numId="50" w16cid:durableId="334260962">
    <w:abstractNumId w:val="8"/>
  </w:num>
  <w:num w:numId="51" w16cid:durableId="2065331057">
    <w:abstractNumId w:val="19"/>
  </w:num>
  <w:num w:numId="52" w16cid:durableId="2026203235">
    <w:abstractNumId w:val="38"/>
  </w:num>
  <w:num w:numId="53" w16cid:durableId="1646083616">
    <w:abstractNumId w:val="45"/>
  </w:num>
  <w:num w:numId="54" w16cid:durableId="826089380">
    <w:abstractNumId w:val="30"/>
  </w:num>
  <w:num w:numId="55" w16cid:durableId="1956864116">
    <w:abstractNumId w:val="20"/>
  </w:num>
  <w:num w:numId="56" w16cid:durableId="1615865570">
    <w:abstractNumId w:val="37"/>
  </w:num>
  <w:num w:numId="57" w16cid:durableId="869533759">
    <w:abstractNumId w:val="58"/>
  </w:num>
  <w:num w:numId="58" w16cid:durableId="147214640">
    <w:abstractNumId w:val="39"/>
  </w:num>
  <w:num w:numId="59" w16cid:durableId="154296677">
    <w:abstractNumId w:val="32"/>
  </w:num>
  <w:num w:numId="60" w16cid:durableId="1445421576">
    <w:abstractNumId w:val="71"/>
  </w:num>
  <w:num w:numId="61" w16cid:durableId="997615060">
    <w:abstractNumId w:val="42"/>
  </w:num>
  <w:num w:numId="62" w16cid:durableId="509947474">
    <w:abstractNumId w:val="49"/>
  </w:num>
  <w:num w:numId="63" w16cid:durableId="1468164837">
    <w:abstractNumId w:val="18"/>
  </w:num>
  <w:num w:numId="64" w16cid:durableId="1686057863">
    <w:abstractNumId w:val="9"/>
  </w:num>
  <w:num w:numId="65" w16cid:durableId="678461222">
    <w:abstractNumId w:val="56"/>
  </w:num>
  <w:num w:numId="66" w16cid:durableId="578904440">
    <w:abstractNumId w:val="65"/>
  </w:num>
  <w:num w:numId="67" w16cid:durableId="1120077496">
    <w:abstractNumId w:val="35"/>
  </w:num>
  <w:num w:numId="68" w16cid:durableId="730691615">
    <w:abstractNumId w:val="25"/>
  </w:num>
  <w:num w:numId="69" w16cid:durableId="1705444148">
    <w:abstractNumId w:val="44"/>
  </w:num>
  <w:num w:numId="70" w16cid:durableId="1610120432">
    <w:abstractNumId w:val="26"/>
  </w:num>
  <w:num w:numId="71" w16cid:durableId="1463696145">
    <w:abstractNumId w:val="72"/>
  </w:num>
  <w:num w:numId="72" w16cid:durableId="2039550847">
    <w:abstractNumId w:val="52"/>
  </w:num>
  <w:num w:numId="73" w16cid:durableId="2136674837">
    <w:abstractNumId w:val="3"/>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y Dolin">
    <w15:presenceInfo w15:providerId="Windows Live" w15:userId="6676dd4c7157fbe9"/>
  </w15:person>
  <w15:person w15:author="Marc Duteau">
    <w15:presenceInfo w15:providerId="Windows Live" w15:userId="b8dcfab6430433b0"/>
  </w15:person>
  <w15:person w15:author="Russ Ott">
    <w15:presenceInfo w15:providerId="None" w15:userId="Russ Ott"/>
  </w15:person>
  <w15:person w15:author="Gay Dolin [2]">
    <w15:presenceInfo w15:providerId="AD" w15:userId="S::gdolin@NamasteInformatics.com::18d24d7a-1e87-4d48-9426-df301fd38a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grammar="clean"/>
  <w:trackRevisions/>
  <w:defaultTabStop w:val="720"/>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196D"/>
    <w:rsid w:val="00002578"/>
    <w:rsid w:val="0000289B"/>
    <w:rsid w:val="00003742"/>
    <w:rsid w:val="00004858"/>
    <w:rsid w:val="00005399"/>
    <w:rsid w:val="0001009B"/>
    <w:rsid w:val="00010F33"/>
    <w:rsid w:val="000132A5"/>
    <w:rsid w:val="00014007"/>
    <w:rsid w:val="0001473F"/>
    <w:rsid w:val="00014F96"/>
    <w:rsid w:val="000171CA"/>
    <w:rsid w:val="00017529"/>
    <w:rsid w:val="00017539"/>
    <w:rsid w:val="00020C75"/>
    <w:rsid w:val="00022F4D"/>
    <w:rsid w:val="0002451C"/>
    <w:rsid w:val="000247CB"/>
    <w:rsid w:val="000258E5"/>
    <w:rsid w:val="00026458"/>
    <w:rsid w:val="00026ED0"/>
    <w:rsid w:val="00026FBA"/>
    <w:rsid w:val="000327CA"/>
    <w:rsid w:val="00032D28"/>
    <w:rsid w:val="00042CF4"/>
    <w:rsid w:val="000447CF"/>
    <w:rsid w:val="00045ACB"/>
    <w:rsid w:val="00047A0C"/>
    <w:rsid w:val="000520B0"/>
    <w:rsid w:val="000532B0"/>
    <w:rsid w:val="0005370A"/>
    <w:rsid w:val="00053918"/>
    <w:rsid w:val="00054263"/>
    <w:rsid w:val="00054B1D"/>
    <w:rsid w:val="00055AAC"/>
    <w:rsid w:val="00055ED8"/>
    <w:rsid w:val="00056328"/>
    <w:rsid w:val="000573D2"/>
    <w:rsid w:val="0006088D"/>
    <w:rsid w:val="000618FC"/>
    <w:rsid w:val="000624B1"/>
    <w:rsid w:val="00062E4B"/>
    <w:rsid w:val="0006344F"/>
    <w:rsid w:val="000643F8"/>
    <w:rsid w:val="00064408"/>
    <w:rsid w:val="00064DF4"/>
    <w:rsid w:val="00065389"/>
    <w:rsid w:val="00065A49"/>
    <w:rsid w:val="00066CFE"/>
    <w:rsid w:val="00067F8C"/>
    <w:rsid w:val="00071262"/>
    <w:rsid w:val="0007159E"/>
    <w:rsid w:val="000746B2"/>
    <w:rsid w:val="000748D5"/>
    <w:rsid w:val="0007770F"/>
    <w:rsid w:val="000816FD"/>
    <w:rsid w:val="00081C97"/>
    <w:rsid w:val="00084459"/>
    <w:rsid w:val="00085038"/>
    <w:rsid w:val="00085AB9"/>
    <w:rsid w:val="00085CC1"/>
    <w:rsid w:val="00086428"/>
    <w:rsid w:val="00086DFE"/>
    <w:rsid w:val="00086EAB"/>
    <w:rsid w:val="000912BA"/>
    <w:rsid w:val="00091912"/>
    <w:rsid w:val="00093100"/>
    <w:rsid w:val="00093E57"/>
    <w:rsid w:val="00094669"/>
    <w:rsid w:val="0009537F"/>
    <w:rsid w:val="000A0129"/>
    <w:rsid w:val="000A0550"/>
    <w:rsid w:val="000A1700"/>
    <w:rsid w:val="000A1C87"/>
    <w:rsid w:val="000A1FB4"/>
    <w:rsid w:val="000A2553"/>
    <w:rsid w:val="000A3418"/>
    <w:rsid w:val="000A3602"/>
    <w:rsid w:val="000A58E8"/>
    <w:rsid w:val="000A7D8B"/>
    <w:rsid w:val="000B1E2A"/>
    <w:rsid w:val="000B21DE"/>
    <w:rsid w:val="000B3B4C"/>
    <w:rsid w:val="000B3E67"/>
    <w:rsid w:val="000B3F91"/>
    <w:rsid w:val="000B5978"/>
    <w:rsid w:val="000B6208"/>
    <w:rsid w:val="000B6222"/>
    <w:rsid w:val="000B6FA1"/>
    <w:rsid w:val="000B72C7"/>
    <w:rsid w:val="000B7A2C"/>
    <w:rsid w:val="000B7B5A"/>
    <w:rsid w:val="000B7CAC"/>
    <w:rsid w:val="000C301E"/>
    <w:rsid w:val="000C4B56"/>
    <w:rsid w:val="000C52ED"/>
    <w:rsid w:val="000C627F"/>
    <w:rsid w:val="000C7953"/>
    <w:rsid w:val="000D078F"/>
    <w:rsid w:val="000D13D7"/>
    <w:rsid w:val="000D1893"/>
    <w:rsid w:val="000D420E"/>
    <w:rsid w:val="000D4AEC"/>
    <w:rsid w:val="000D633C"/>
    <w:rsid w:val="000D713E"/>
    <w:rsid w:val="000E1651"/>
    <w:rsid w:val="000E43B8"/>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07824"/>
    <w:rsid w:val="0011030D"/>
    <w:rsid w:val="001104A1"/>
    <w:rsid w:val="001111A4"/>
    <w:rsid w:val="001113CB"/>
    <w:rsid w:val="00112173"/>
    <w:rsid w:val="00113BC1"/>
    <w:rsid w:val="00114D9C"/>
    <w:rsid w:val="0011751C"/>
    <w:rsid w:val="00122D75"/>
    <w:rsid w:val="0012351C"/>
    <w:rsid w:val="00123969"/>
    <w:rsid w:val="0012600F"/>
    <w:rsid w:val="001264E6"/>
    <w:rsid w:val="00127948"/>
    <w:rsid w:val="00127A5A"/>
    <w:rsid w:val="0013093B"/>
    <w:rsid w:val="001322CD"/>
    <w:rsid w:val="00134988"/>
    <w:rsid w:val="00134DA8"/>
    <w:rsid w:val="00140AFC"/>
    <w:rsid w:val="00141B61"/>
    <w:rsid w:val="00142E93"/>
    <w:rsid w:val="001446C6"/>
    <w:rsid w:val="00145000"/>
    <w:rsid w:val="00145288"/>
    <w:rsid w:val="0014656B"/>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4755"/>
    <w:rsid w:val="0018537D"/>
    <w:rsid w:val="00187840"/>
    <w:rsid w:val="00191B80"/>
    <w:rsid w:val="001941AF"/>
    <w:rsid w:val="00194686"/>
    <w:rsid w:val="001949DC"/>
    <w:rsid w:val="001954EF"/>
    <w:rsid w:val="00196B23"/>
    <w:rsid w:val="001974E0"/>
    <w:rsid w:val="001A1780"/>
    <w:rsid w:val="001A2D9B"/>
    <w:rsid w:val="001A3C65"/>
    <w:rsid w:val="001A3E99"/>
    <w:rsid w:val="001A4FCB"/>
    <w:rsid w:val="001A5406"/>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1A44"/>
    <w:rsid w:val="001D30C4"/>
    <w:rsid w:val="001D3BC1"/>
    <w:rsid w:val="001D4C28"/>
    <w:rsid w:val="001E0229"/>
    <w:rsid w:val="001E070E"/>
    <w:rsid w:val="001E14C1"/>
    <w:rsid w:val="001E18AB"/>
    <w:rsid w:val="001E1A3D"/>
    <w:rsid w:val="001E1BAB"/>
    <w:rsid w:val="001E1DDC"/>
    <w:rsid w:val="001E1F15"/>
    <w:rsid w:val="001E2713"/>
    <w:rsid w:val="001E4DE0"/>
    <w:rsid w:val="001E5BB1"/>
    <w:rsid w:val="001E65C3"/>
    <w:rsid w:val="001E70C0"/>
    <w:rsid w:val="001E7AE2"/>
    <w:rsid w:val="001E7E2A"/>
    <w:rsid w:val="001F0662"/>
    <w:rsid w:val="001F0823"/>
    <w:rsid w:val="001F1136"/>
    <w:rsid w:val="001F1F9E"/>
    <w:rsid w:val="001F2224"/>
    <w:rsid w:val="001F3C83"/>
    <w:rsid w:val="001F44D2"/>
    <w:rsid w:val="001F4D05"/>
    <w:rsid w:val="001F767C"/>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27E64"/>
    <w:rsid w:val="002307A4"/>
    <w:rsid w:val="00231549"/>
    <w:rsid w:val="00232B4C"/>
    <w:rsid w:val="00233336"/>
    <w:rsid w:val="002333F7"/>
    <w:rsid w:val="002358F6"/>
    <w:rsid w:val="00236D1E"/>
    <w:rsid w:val="002370D7"/>
    <w:rsid w:val="00237611"/>
    <w:rsid w:val="00237779"/>
    <w:rsid w:val="00241855"/>
    <w:rsid w:val="0024282D"/>
    <w:rsid w:val="00244743"/>
    <w:rsid w:val="00244DCC"/>
    <w:rsid w:val="002475CF"/>
    <w:rsid w:val="00247898"/>
    <w:rsid w:val="00247F64"/>
    <w:rsid w:val="00250A7A"/>
    <w:rsid w:val="002517F2"/>
    <w:rsid w:val="00251D67"/>
    <w:rsid w:val="002525D3"/>
    <w:rsid w:val="002533AC"/>
    <w:rsid w:val="00253888"/>
    <w:rsid w:val="00253D2B"/>
    <w:rsid w:val="00254B4A"/>
    <w:rsid w:val="002604D2"/>
    <w:rsid w:val="00261355"/>
    <w:rsid w:val="00263D8F"/>
    <w:rsid w:val="002644F0"/>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286"/>
    <w:rsid w:val="00282D01"/>
    <w:rsid w:val="0028316B"/>
    <w:rsid w:val="00283418"/>
    <w:rsid w:val="00283C2F"/>
    <w:rsid w:val="002869E1"/>
    <w:rsid w:val="00286D96"/>
    <w:rsid w:val="00293C53"/>
    <w:rsid w:val="00294353"/>
    <w:rsid w:val="0029520F"/>
    <w:rsid w:val="002954CE"/>
    <w:rsid w:val="0029558F"/>
    <w:rsid w:val="00295A8B"/>
    <w:rsid w:val="0029616C"/>
    <w:rsid w:val="002964F7"/>
    <w:rsid w:val="00296E2F"/>
    <w:rsid w:val="00297EA4"/>
    <w:rsid w:val="002A07BF"/>
    <w:rsid w:val="002A149B"/>
    <w:rsid w:val="002A18F3"/>
    <w:rsid w:val="002A3D37"/>
    <w:rsid w:val="002A440A"/>
    <w:rsid w:val="002A4BFE"/>
    <w:rsid w:val="002A57FF"/>
    <w:rsid w:val="002A5E85"/>
    <w:rsid w:val="002A65BA"/>
    <w:rsid w:val="002A6DFE"/>
    <w:rsid w:val="002B0644"/>
    <w:rsid w:val="002B15A6"/>
    <w:rsid w:val="002B406D"/>
    <w:rsid w:val="002B57F0"/>
    <w:rsid w:val="002B5CA7"/>
    <w:rsid w:val="002B7F06"/>
    <w:rsid w:val="002C14BE"/>
    <w:rsid w:val="002C16E4"/>
    <w:rsid w:val="002C4FA5"/>
    <w:rsid w:val="002C6330"/>
    <w:rsid w:val="002C717E"/>
    <w:rsid w:val="002C792C"/>
    <w:rsid w:val="002C7A25"/>
    <w:rsid w:val="002D10F1"/>
    <w:rsid w:val="002D19F4"/>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4AB0"/>
    <w:rsid w:val="00310036"/>
    <w:rsid w:val="003117CA"/>
    <w:rsid w:val="00313A5B"/>
    <w:rsid w:val="00313E94"/>
    <w:rsid w:val="00314140"/>
    <w:rsid w:val="00315C06"/>
    <w:rsid w:val="00317567"/>
    <w:rsid w:val="00320567"/>
    <w:rsid w:val="00320BA8"/>
    <w:rsid w:val="003218A6"/>
    <w:rsid w:val="00321E08"/>
    <w:rsid w:val="00323E26"/>
    <w:rsid w:val="00324E62"/>
    <w:rsid w:val="00324FD7"/>
    <w:rsid w:val="003258AB"/>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66F6"/>
    <w:rsid w:val="00350EE5"/>
    <w:rsid w:val="003511DF"/>
    <w:rsid w:val="00351260"/>
    <w:rsid w:val="0035242B"/>
    <w:rsid w:val="00352AFB"/>
    <w:rsid w:val="0035300B"/>
    <w:rsid w:val="003538A1"/>
    <w:rsid w:val="00354429"/>
    <w:rsid w:val="00361AC6"/>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AF9"/>
    <w:rsid w:val="0038345A"/>
    <w:rsid w:val="00383700"/>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C96"/>
    <w:rsid w:val="003E2E74"/>
    <w:rsid w:val="003E45C2"/>
    <w:rsid w:val="003E46C4"/>
    <w:rsid w:val="003E4B85"/>
    <w:rsid w:val="003E4C52"/>
    <w:rsid w:val="003E63E2"/>
    <w:rsid w:val="003E6C72"/>
    <w:rsid w:val="003E704F"/>
    <w:rsid w:val="003F1B6C"/>
    <w:rsid w:val="003F4E1F"/>
    <w:rsid w:val="003F5D64"/>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4DE"/>
    <w:rsid w:val="004227C3"/>
    <w:rsid w:val="004234D0"/>
    <w:rsid w:val="004249C0"/>
    <w:rsid w:val="00424FFA"/>
    <w:rsid w:val="004261FA"/>
    <w:rsid w:val="004262CE"/>
    <w:rsid w:val="00426648"/>
    <w:rsid w:val="00427AA1"/>
    <w:rsid w:val="00431F75"/>
    <w:rsid w:val="004338DE"/>
    <w:rsid w:val="00433CDA"/>
    <w:rsid w:val="00434B4D"/>
    <w:rsid w:val="004350D0"/>
    <w:rsid w:val="00437475"/>
    <w:rsid w:val="00442453"/>
    <w:rsid w:val="004426F5"/>
    <w:rsid w:val="00442BBD"/>
    <w:rsid w:val="004453C8"/>
    <w:rsid w:val="00445A97"/>
    <w:rsid w:val="00445B1D"/>
    <w:rsid w:val="0044693F"/>
    <w:rsid w:val="0044742A"/>
    <w:rsid w:val="004504EB"/>
    <w:rsid w:val="00450BD6"/>
    <w:rsid w:val="00450F37"/>
    <w:rsid w:val="004552BC"/>
    <w:rsid w:val="00455D1A"/>
    <w:rsid w:val="00460243"/>
    <w:rsid w:val="00461397"/>
    <w:rsid w:val="0046208D"/>
    <w:rsid w:val="00463F27"/>
    <w:rsid w:val="0046449F"/>
    <w:rsid w:val="00464DB2"/>
    <w:rsid w:val="0046756C"/>
    <w:rsid w:val="004675C9"/>
    <w:rsid w:val="00467D21"/>
    <w:rsid w:val="00471461"/>
    <w:rsid w:val="00472122"/>
    <w:rsid w:val="004724A8"/>
    <w:rsid w:val="0047412F"/>
    <w:rsid w:val="00476A1A"/>
    <w:rsid w:val="004776DB"/>
    <w:rsid w:val="00477CB5"/>
    <w:rsid w:val="00480C59"/>
    <w:rsid w:val="00482065"/>
    <w:rsid w:val="00483327"/>
    <w:rsid w:val="00483A35"/>
    <w:rsid w:val="00483C25"/>
    <w:rsid w:val="004840AA"/>
    <w:rsid w:val="00484652"/>
    <w:rsid w:val="00484D15"/>
    <w:rsid w:val="00486BA0"/>
    <w:rsid w:val="00486FB8"/>
    <w:rsid w:val="00490350"/>
    <w:rsid w:val="0049074B"/>
    <w:rsid w:val="004916FB"/>
    <w:rsid w:val="00493F8F"/>
    <w:rsid w:val="004A156E"/>
    <w:rsid w:val="004A1A1C"/>
    <w:rsid w:val="004A4BB1"/>
    <w:rsid w:val="004A552E"/>
    <w:rsid w:val="004A6763"/>
    <w:rsid w:val="004A69DF"/>
    <w:rsid w:val="004A6B6B"/>
    <w:rsid w:val="004B39B9"/>
    <w:rsid w:val="004B3D32"/>
    <w:rsid w:val="004B6655"/>
    <w:rsid w:val="004C0BE0"/>
    <w:rsid w:val="004C1CE1"/>
    <w:rsid w:val="004C46E4"/>
    <w:rsid w:val="004C50C2"/>
    <w:rsid w:val="004C55E0"/>
    <w:rsid w:val="004C651A"/>
    <w:rsid w:val="004C6B0C"/>
    <w:rsid w:val="004C7C4B"/>
    <w:rsid w:val="004D0125"/>
    <w:rsid w:val="004D08F1"/>
    <w:rsid w:val="004D0A81"/>
    <w:rsid w:val="004D3278"/>
    <w:rsid w:val="004D45D1"/>
    <w:rsid w:val="004D46CA"/>
    <w:rsid w:val="004D6E27"/>
    <w:rsid w:val="004D7F05"/>
    <w:rsid w:val="004E07FB"/>
    <w:rsid w:val="004E13CD"/>
    <w:rsid w:val="004E2323"/>
    <w:rsid w:val="004E29C8"/>
    <w:rsid w:val="004E3DAF"/>
    <w:rsid w:val="004E4CDF"/>
    <w:rsid w:val="004E556F"/>
    <w:rsid w:val="004E5DF7"/>
    <w:rsid w:val="004E605C"/>
    <w:rsid w:val="004F2C87"/>
    <w:rsid w:val="004F33E9"/>
    <w:rsid w:val="004F3F3D"/>
    <w:rsid w:val="004F4206"/>
    <w:rsid w:val="004F44B5"/>
    <w:rsid w:val="004F5052"/>
    <w:rsid w:val="004F69FD"/>
    <w:rsid w:val="004F6FF6"/>
    <w:rsid w:val="0050097E"/>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C15"/>
    <w:rsid w:val="00531FD1"/>
    <w:rsid w:val="00533097"/>
    <w:rsid w:val="00533DE4"/>
    <w:rsid w:val="0053401E"/>
    <w:rsid w:val="00534568"/>
    <w:rsid w:val="005346DD"/>
    <w:rsid w:val="00540587"/>
    <w:rsid w:val="0054336D"/>
    <w:rsid w:val="00543E2E"/>
    <w:rsid w:val="005445F7"/>
    <w:rsid w:val="0054522C"/>
    <w:rsid w:val="00545B1E"/>
    <w:rsid w:val="005469A0"/>
    <w:rsid w:val="00547732"/>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4D2"/>
    <w:rsid w:val="005715D1"/>
    <w:rsid w:val="00572150"/>
    <w:rsid w:val="00572928"/>
    <w:rsid w:val="0057318B"/>
    <w:rsid w:val="00576BB3"/>
    <w:rsid w:val="00576D43"/>
    <w:rsid w:val="0058022B"/>
    <w:rsid w:val="00582533"/>
    <w:rsid w:val="005830F4"/>
    <w:rsid w:val="005837D5"/>
    <w:rsid w:val="00585812"/>
    <w:rsid w:val="00586941"/>
    <w:rsid w:val="00586E46"/>
    <w:rsid w:val="0058783C"/>
    <w:rsid w:val="00591DE7"/>
    <w:rsid w:val="00592B21"/>
    <w:rsid w:val="00594977"/>
    <w:rsid w:val="0059668A"/>
    <w:rsid w:val="00596CA4"/>
    <w:rsid w:val="005A1675"/>
    <w:rsid w:val="005A2B72"/>
    <w:rsid w:val="005A2BA6"/>
    <w:rsid w:val="005A2F8D"/>
    <w:rsid w:val="005A3A1D"/>
    <w:rsid w:val="005A43BE"/>
    <w:rsid w:val="005A615D"/>
    <w:rsid w:val="005A69B8"/>
    <w:rsid w:val="005B3F4E"/>
    <w:rsid w:val="005B4DD1"/>
    <w:rsid w:val="005B50C1"/>
    <w:rsid w:val="005B595C"/>
    <w:rsid w:val="005B61D6"/>
    <w:rsid w:val="005B684F"/>
    <w:rsid w:val="005B6BBF"/>
    <w:rsid w:val="005B7CCB"/>
    <w:rsid w:val="005C5B4D"/>
    <w:rsid w:val="005C5E55"/>
    <w:rsid w:val="005C5EB4"/>
    <w:rsid w:val="005C78C5"/>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4A64"/>
    <w:rsid w:val="005E61B2"/>
    <w:rsid w:val="005E7793"/>
    <w:rsid w:val="005F0B60"/>
    <w:rsid w:val="005F2378"/>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E2"/>
    <w:rsid w:val="00635829"/>
    <w:rsid w:val="00636E36"/>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383D"/>
    <w:rsid w:val="00665C2A"/>
    <w:rsid w:val="00672CFE"/>
    <w:rsid w:val="0067428E"/>
    <w:rsid w:val="00674F35"/>
    <w:rsid w:val="006779ED"/>
    <w:rsid w:val="00677F84"/>
    <w:rsid w:val="00680CAA"/>
    <w:rsid w:val="00682F51"/>
    <w:rsid w:val="006832D3"/>
    <w:rsid w:val="00683E9B"/>
    <w:rsid w:val="00686D51"/>
    <w:rsid w:val="00690360"/>
    <w:rsid w:val="00692EB9"/>
    <w:rsid w:val="0069369A"/>
    <w:rsid w:val="00693F80"/>
    <w:rsid w:val="00693FC4"/>
    <w:rsid w:val="00694762"/>
    <w:rsid w:val="006948A3"/>
    <w:rsid w:val="006955A6"/>
    <w:rsid w:val="006A0DB1"/>
    <w:rsid w:val="006A1C57"/>
    <w:rsid w:val="006A3771"/>
    <w:rsid w:val="006A3E1B"/>
    <w:rsid w:val="006A44FD"/>
    <w:rsid w:val="006A785F"/>
    <w:rsid w:val="006B0342"/>
    <w:rsid w:val="006B0660"/>
    <w:rsid w:val="006B13D8"/>
    <w:rsid w:val="006B2604"/>
    <w:rsid w:val="006B2A83"/>
    <w:rsid w:val="006B2DAF"/>
    <w:rsid w:val="006B2F67"/>
    <w:rsid w:val="006B3468"/>
    <w:rsid w:val="006B7ACD"/>
    <w:rsid w:val="006C03C8"/>
    <w:rsid w:val="006C1F8B"/>
    <w:rsid w:val="006C3BED"/>
    <w:rsid w:val="006C3D14"/>
    <w:rsid w:val="006C5980"/>
    <w:rsid w:val="006C6002"/>
    <w:rsid w:val="006C675F"/>
    <w:rsid w:val="006C7E28"/>
    <w:rsid w:val="006D0C3E"/>
    <w:rsid w:val="006D20E2"/>
    <w:rsid w:val="006D37FA"/>
    <w:rsid w:val="006D4A1F"/>
    <w:rsid w:val="006E1109"/>
    <w:rsid w:val="006E2D4F"/>
    <w:rsid w:val="006E3EB9"/>
    <w:rsid w:val="006E45B9"/>
    <w:rsid w:val="006E5BE0"/>
    <w:rsid w:val="006E686D"/>
    <w:rsid w:val="006E6E03"/>
    <w:rsid w:val="006E6E05"/>
    <w:rsid w:val="006F3BC6"/>
    <w:rsid w:val="006F5DC8"/>
    <w:rsid w:val="006F5EDD"/>
    <w:rsid w:val="006F6DBC"/>
    <w:rsid w:val="006F7B7D"/>
    <w:rsid w:val="0070068C"/>
    <w:rsid w:val="00701C12"/>
    <w:rsid w:val="00702E53"/>
    <w:rsid w:val="007035F9"/>
    <w:rsid w:val="00704136"/>
    <w:rsid w:val="0070419A"/>
    <w:rsid w:val="0070534C"/>
    <w:rsid w:val="00705509"/>
    <w:rsid w:val="00705909"/>
    <w:rsid w:val="00706D9C"/>
    <w:rsid w:val="007071E2"/>
    <w:rsid w:val="00707924"/>
    <w:rsid w:val="00710AD7"/>
    <w:rsid w:val="00713C8D"/>
    <w:rsid w:val="00714F3B"/>
    <w:rsid w:val="00717676"/>
    <w:rsid w:val="00717DBB"/>
    <w:rsid w:val="00720DFB"/>
    <w:rsid w:val="00721EC9"/>
    <w:rsid w:val="00722CD5"/>
    <w:rsid w:val="00723552"/>
    <w:rsid w:val="00723AF9"/>
    <w:rsid w:val="007247D1"/>
    <w:rsid w:val="00726C77"/>
    <w:rsid w:val="00726EBF"/>
    <w:rsid w:val="007276FC"/>
    <w:rsid w:val="00733D45"/>
    <w:rsid w:val="00734892"/>
    <w:rsid w:val="00735E61"/>
    <w:rsid w:val="00740E4A"/>
    <w:rsid w:val="00742982"/>
    <w:rsid w:val="00745BB9"/>
    <w:rsid w:val="00746794"/>
    <w:rsid w:val="00746A0C"/>
    <w:rsid w:val="007470DE"/>
    <w:rsid w:val="00747553"/>
    <w:rsid w:val="00752C7B"/>
    <w:rsid w:val="0075779F"/>
    <w:rsid w:val="0076112D"/>
    <w:rsid w:val="00761E61"/>
    <w:rsid w:val="00762591"/>
    <w:rsid w:val="007625F4"/>
    <w:rsid w:val="007628E4"/>
    <w:rsid w:val="0076314A"/>
    <w:rsid w:val="00764658"/>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B758E"/>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E6153"/>
    <w:rsid w:val="007F0512"/>
    <w:rsid w:val="007F0845"/>
    <w:rsid w:val="007F3125"/>
    <w:rsid w:val="007F4384"/>
    <w:rsid w:val="007F47E7"/>
    <w:rsid w:val="007F4E77"/>
    <w:rsid w:val="007F5999"/>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506C"/>
    <w:rsid w:val="008379BB"/>
    <w:rsid w:val="00837A63"/>
    <w:rsid w:val="00840DF7"/>
    <w:rsid w:val="00840ED9"/>
    <w:rsid w:val="00841A5D"/>
    <w:rsid w:val="00843E43"/>
    <w:rsid w:val="008461D5"/>
    <w:rsid w:val="00850EAC"/>
    <w:rsid w:val="00851E57"/>
    <w:rsid w:val="00851E71"/>
    <w:rsid w:val="0085256C"/>
    <w:rsid w:val="00852DED"/>
    <w:rsid w:val="0085387C"/>
    <w:rsid w:val="0085439A"/>
    <w:rsid w:val="00854FD6"/>
    <w:rsid w:val="008608DD"/>
    <w:rsid w:val="00861CDA"/>
    <w:rsid w:val="008629BA"/>
    <w:rsid w:val="00862D50"/>
    <w:rsid w:val="00863460"/>
    <w:rsid w:val="0086374D"/>
    <w:rsid w:val="00864F4E"/>
    <w:rsid w:val="0086697D"/>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A1C05"/>
    <w:rsid w:val="008A518E"/>
    <w:rsid w:val="008A5CBF"/>
    <w:rsid w:val="008B1018"/>
    <w:rsid w:val="008B22D1"/>
    <w:rsid w:val="008B252C"/>
    <w:rsid w:val="008B3901"/>
    <w:rsid w:val="008B4012"/>
    <w:rsid w:val="008B4750"/>
    <w:rsid w:val="008B58E5"/>
    <w:rsid w:val="008B597B"/>
    <w:rsid w:val="008B59D0"/>
    <w:rsid w:val="008B68A8"/>
    <w:rsid w:val="008C3474"/>
    <w:rsid w:val="008C3FDC"/>
    <w:rsid w:val="008C4643"/>
    <w:rsid w:val="008C63E8"/>
    <w:rsid w:val="008C7C4B"/>
    <w:rsid w:val="008C7DF9"/>
    <w:rsid w:val="008D0173"/>
    <w:rsid w:val="008D1500"/>
    <w:rsid w:val="008D1AFA"/>
    <w:rsid w:val="008D2695"/>
    <w:rsid w:val="008D37CF"/>
    <w:rsid w:val="008D52C5"/>
    <w:rsid w:val="008D5BBC"/>
    <w:rsid w:val="008D72BE"/>
    <w:rsid w:val="008E1E6B"/>
    <w:rsid w:val="008E236E"/>
    <w:rsid w:val="008E265F"/>
    <w:rsid w:val="008E2AAD"/>
    <w:rsid w:val="008E519F"/>
    <w:rsid w:val="008E5524"/>
    <w:rsid w:val="008E5AB3"/>
    <w:rsid w:val="008E661A"/>
    <w:rsid w:val="008F1B62"/>
    <w:rsid w:val="008F2473"/>
    <w:rsid w:val="008F2B18"/>
    <w:rsid w:val="008F3271"/>
    <w:rsid w:val="008F39A9"/>
    <w:rsid w:val="008F39B3"/>
    <w:rsid w:val="008F693D"/>
    <w:rsid w:val="00900EAD"/>
    <w:rsid w:val="0090117E"/>
    <w:rsid w:val="00902B4D"/>
    <w:rsid w:val="009036F9"/>
    <w:rsid w:val="00903BC1"/>
    <w:rsid w:val="00904860"/>
    <w:rsid w:val="00906506"/>
    <w:rsid w:val="00907779"/>
    <w:rsid w:val="0090786E"/>
    <w:rsid w:val="009108A4"/>
    <w:rsid w:val="0091158D"/>
    <w:rsid w:val="00911685"/>
    <w:rsid w:val="00911840"/>
    <w:rsid w:val="0091470A"/>
    <w:rsid w:val="00916D2D"/>
    <w:rsid w:val="009171BA"/>
    <w:rsid w:val="0091754C"/>
    <w:rsid w:val="00917BAD"/>
    <w:rsid w:val="00924604"/>
    <w:rsid w:val="009250B0"/>
    <w:rsid w:val="0092570D"/>
    <w:rsid w:val="00925D9D"/>
    <w:rsid w:val="00927F0A"/>
    <w:rsid w:val="00930D35"/>
    <w:rsid w:val="00931020"/>
    <w:rsid w:val="00931E3D"/>
    <w:rsid w:val="009329F0"/>
    <w:rsid w:val="00933A2D"/>
    <w:rsid w:val="0093532C"/>
    <w:rsid w:val="00936389"/>
    <w:rsid w:val="009410FE"/>
    <w:rsid w:val="00942B3E"/>
    <w:rsid w:val="00942FA4"/>
    <w:rsid w:val="00943AA0"/>
    <w:rsid w:val="00944ED7"/>
    <w:rsid w:val="009450AE"/>
    <w:rsid w:val="009456DE"/>
    <w:rsid w:val="00945AAB"/>
    <w:rsid w:val="009465DC"/>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4BC7"/>
    <w:rsid w:val="00975861"/>
    <w:rsid w:val="009777DE"/>
    <w:rsid w:val="00977E37"/>
    <w:rsid w:val="009807C4"/>
    <w:rsid w:val="00980C6A"/>
    <w:rsid w:val="00982F9F"/>
    <w:rsid w:val="00983878"/>
    <w:rsid w:val="009862E4"/>
    <w:rsid w:val="00986722"/>
    <w:rsid w:val="00986B16"/>
    <w:rsid w:val="009914AE"/>
    <w:rsid w:val="009915CB"/>
    <w:rsid w:val="00992641"/>
    <w:rsid w:val="00992A23"/>
    <w:rsid w:val="00993947"/>
    <w:rsid w:val="00993B81"/>
    <w:rsid w:val="00995A87"/>
    <w:rsid w:val="009960D6"/>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1E21"/>
    <w:rsid w:val="009B247A"/>
    <w:rsid w:val="009B30E1"/>
    <w:rsid w:val="009C1347"/>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3F13"/>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0E34"/>
    <w:rsid w:val="00A110ED"/>
    <w:rsid w:val="00A11CA1"/>
    <w:rsid w:val="00A1254D"/>
    <w:rsid w:val="00A12DC0"/>
    <w:rsid w:val="00A1410C"/>
    <w:rsid w:val="00A14350"/>
    <w:rsid w:val="00A17D8D"/>
    <w:rsid w:val="00A21284"/>
    <w:rsid w:val="00A2170C"/>
    <w:rsid w:val="00A22719"/>
    <w:rsid w:val="00A240E1"/>
    <w:rsid w:val="00A26AB6"/>
    <w:rsid w:val="00A26B75"/>
    <w:rsid w:val="00A27B9F"/>
    <w:rsid w:val="00A31004"/>
    <w:rsid w:val="00A3258D"/>
    <w:rsid w:val="00A34190"/>
    <w:rsid w:val="00A349F9"/>
    <w:rsid w:val="00A37583"/>
    <w:rsid w:val="00A418EB"/>
    <w:rsid w:val="00A41E88"/>
    <w:rsid w:val="00A43852"/>
    <w:rsid w:val="00A43958"/>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5344"/>
    <w:rsid w:val="00A75661"/>
    <w:rsid w:val="00A76075"/>
    <w:rsid w:val="00A765D9"/>
    <w:rsid w:val="00A779DA"/>
    <w:rsid w:val="00A81680"/>
    <w:rsid w:val="00A83A47"/>
    <w:rsid w:val="00A84F7A"/>
    <w:rsid w:val="00A85436"/>
    <w:rsid w:val="00A872B8"/>
    <w:rsid w:val="00A903D2"/>
    <w:rsid w:val="00A936B9"/>
    <w:rsid w:val="00A944C2"/>
    <w:rsid w:val="00A9481A"/>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581"/>
    <w:rsid w:val="00AB59EC"/>
    <w:rsid w:val="00AB5B68"/>
    <w:rsid w:val="00AB624C"/>
    <w:rsid w:val="00AC0293"/>
    <w:rsid w:val="00AC20D5"/>
    <w:rsid w:val="00AC220F"/>
    <w:rsid w:val="00AC2C30"/>
    <w:rsid w:val="00AC4EFA"/>
    <w:rsid w:val="00AC6785"/>
    <w:rsid w:val="00AD0004"/>
    <w:rsid w:val="00AD08FB"/>
    <w:rsid w:val="00AD1B7F"/>
    <w:rsid w:val="00AD3138"/>
    <w:rsid w:val="00AD3157"/>
    <w:rsid w:val="00AD327F"/>
    <w:rsid w:val="00AD3D33"/>
    <w:rsid w:val="00AD5B22"/>
    <w:rsid w:val="00AD6229"/>
    <w:rsid w:val="00AE0D5A"/>
    <w:rsid w:val="00AE17B7"/>
    <w:rsid w:val="00AE2B00"/>
    <w:rsid w:val="00AE2CF6"/>
    <w:rsid w:val="00AE2D95"/>
    <w:rsid w:val="00AE2F14"/>
    <w:rsid w:val="00AE350D"/>
    <w:rsid w:val="00AE3AD0"/>
    <w:rsid w:val="00AE4339"/>
    <w:rsid w:val="00AE4561"/>
    <w:rsid w:val="00AE492C"/>
    <w:rsid w:val="00AE51D5"/>
    <w:rsid w:val="00AE545E"/>
    <w:rsid w:val="00AE76D9"/>
    <w:rsid w:val="00AF099B"/>
    <w:rsid w:val="00AF0E64"/>
    <w:rsid w:val="00AF33C2"/>
    <w:rsid w:val="00AF4210"/>
    <w:rsid w:val="00AF424B"/>
    <w:rsid w:val="00AF53E4"/>
    <w:rsid w:val="00AF5D50"/>
    <w:rsid w:val="00B01599"/>
    <w:rsid w:val="00B023BC"/>
    <w:rsid w:val="00B037CD"/>
    <w:rsid w:val="00B03B8E"/>
    <w:rsid w:val="00B05AE6"/>
    <w:rsid w:val="00B124AE"/>
    <w:rsid w:val="00B12BCB"/>
    <w:rsid w:val="00B1324D"/>
    <w:rsid w:val="00B14E3C"/>
    <w:rsid w:val="00B157E2"/>
    <w:rsid w:val="00B16A45"/>
    <w:rsid w:val="00B17E3F"/>
    <w:rsid w:val="00B234E6"/>
    <w:rsid w:val="00B254AA"/>
    <w:rsid w:val="00B256ED"/>
    <w:rsid w:val="00B268D6"/>
    <w:rsid w:val="00B3139B"/>
    <w:rsid w:val="00B315A1"/>
    <w:rsid w:val="00B327CA"/>
    <w:rsid w:val="00B33A01"/>
    <w:rsid w:val="00B3590A"/>
    <w:rsid w:val="00B35A96"/>
    <w:rsid w:val="00B41DE9"/>
    <w:rsid w:val="00B41E0F"/>
    <w:rsid w:val="00B41E32"/>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5FB2"/>
    <w:rsid w:val="00B66ADE"/>
    <w:rsid w:val="00B70008"/>
    <w:rsid w:val="00B70313"/>
    <w:rsid w:val="00B738C9"/>
    <w:rsid w:val="00B73E92"/>
    <w:rsid w:val="00B74AF5"/>
    <w:rsid w:val="00B7549A"/>
    <w:rsid w:val="00B763BB"/>
    <w:rsid w:val="00B774F1"/>
    <w:rsid w:val="00B818AF"/>
    <w:rsid w:val="00B822AF"/>
    <w:rsid w:val="00B83F42"/>
    <w:rsid w:val="00B843E4"/>
    <w:rsid w:val="00B84F2D"/>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6B2"/>
    <w:rsid w:val="00BA114A"/>
    <w:rsid w:val="00BA5010"/>
    <w:rsid w:val="00BA68FF"/>
    <w:rsid w:val="00BA6903"/>
    <w:rsid w:val="00BB1A49"/>
    <w:rsid w:val="00BB4682"/>
    <w:rsid w:val="00BC17FA"/>
    <w:rsid w:val="00BC180C"/>
    <w:rsid w:val="00BC21D0"/>
    <w:rsid w:val="00BC5A36"/>
    <w:rsid w:val="00BC63E3"/>
    <w:rsid w:val="00BC6D1F"/>
    <w:rsid w:val="00BC6FEF"/>
    <w:rsid w:val="00BD12D9"/>
    <w:rsid w:val="00BD2794"/>
    <w:rsid w:val="00BD2DFF"/>
    <w:rsid w:val="00BD2E66"/>
    <w:rsid w:val="00BD363B"/>
    <w:rsid w:val="00BD3709"/>
    <w:rsid w:val="00BD526A"/>
    <w:rsid w:val="00BD7D6F"/>
    <w:rsid w:val="00BE0FCB"/>
    <w:rsid w:val="00BE267E"/>
    <w:rsid w:val="00BE2B44"/>
    <w:rsid w:val="00BE344B"/>
    <w:rsid w:val="00BE4722"/>
    <w:rsid w:val="00BE52DB"/>
    <w:rsid w:val="00BE5334"/>
    <w:rsid w:val="00BE54C3"/>
    <w:rsid w:val="00BE5A13"/>
    <w:rsid w:val="00BE6236"/>
    <w:rsid w:val="00BF16F2"/>
    <w:rsid w:val="00BF2DC6"/>
    <w:rsid w:val="00BF397C"/>
    <w:rsid w:val="00BF62C7"/>
    <w:rsid w:val="00C03387"/>
    <w:rsid w:val="00C039A3"/>
    <w:rsid w:val="00C04748"/>
    <w:rsid w:val="00C05626"/>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17F49"/>
    <w:rsid w:val="00C20105"/>
    <w:rsid w:val="00C2127C"/>
    <w:rsid w:val="00C229AE"/>
    <w:rsid w:val="00C23807"/>
    <w:rsid w:val="00C246B7"/>
    <w:rsid w:val="00C2652C"/>
    <w:rsid w:val="00C26896"/>
    <w:rsid w:val="00C303D0"/>
    <w:rsid w:val="00C305F4"/>
    <w:rsid w:val="00C306EB"/>
    <w:rsid w:val="00C30E39"/>
    <w:rsid w:val="00C30E87"/>
    <w:rsid w:val="00C32D0D"/>
    <w:rsid w:val="00C3304B"/>
    <w:rsid w:val="00C33E74"/>
    <w:rsid w:val="00C342C9"/>
    <w:rsid w:val="00C3522A"/>
    <w:rsid w:val="00C35861"/>
    <w:rsid w:val="00C40B04"/>
    <w:rsid w:val="00C4134F"/>
    <w:rsid w:val="00C44F54"/>
    <w:rsid w:val="00C4534E"/>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27DC"/>
    <w:rsid w:val="00C6312A"/>
    <w:rsid w:val="00C63B19"/>
    <w:rsid w:val="00C64362"/>
    <w:rsid w:val="00C64922"/>
    <w:rsid w:val="00C64C4D"/>
    <w:rsid w:val="00C65E25"/>
    <w:rsid w:val="00C65ED0"/>
    <w:rsid w:val="00C706BF"/>
    <w:rsid w:val="00C70D7C"/>
    <w:rsid w:val="00C71783"/>
    <w:rsid w:val="00C7233C"/>
    <w:rsid w:val="00C72DB3"/>
    <w:rsid w:val="00C7506F"/>
    <w:rsid w:val="00C75B81"/>
    <w:rsid w:val="00C765ED"/>
    <w:rsid w:val="00C77858"/>
    <w:rsid w:val="00C77DD8"/>
    <w:rsid w:val="00C81797"/>
    <w:rsid w:val="00C91417"/>
    <w:rsid w:val="00C91AA1"/>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5FB0"/>
    <w:rsid w:val="00CB6127"/>
    <w:rsid w:val="00CB74A7"/>
    <w:rsid w:val="00CC03A6"/>
    <w:rsid w:val="00CC0541"/>
    <w:rsid w:val="00CC2D02"/>
    <w:rsid w:val="00CC3799"/>
    <w:rsid w:val="00CC3A85"/>
    <w:rsid w:val="00CC47C5"/>
    <w:rsid w:val="00CC7455"/>
    <w:rsid w:val="00CD03C2"/>
    <w:rsid w:val="00CD21E7"/>
    <w:rsid w:val="00CD3D7C"/>
    <w:rsid w:val="00CD7FFB"/>
    <w:rsid w:val="00CE0704"/>
    <w:rsid w:val="00CE3C43"/>
    <w:rsid w:val="00CE459F"/>
    <w:rsid w:val="00CE6E34"/>
    <w:rsid w:val="00CE769F"/>
    <w:rsid w:val="00CF032F"/>
    <w:rsid w:val="00CF194B"/>
    <w:rsid w:val="00CF1D0E"/>
    <w:rsid w:val="00CF2987"/>
    <w:rsid w:val="00CF2A15"/>
    <w:rsid w:val="00CF3FC4"/>
    <w:rsid w:val="00CF4CB1"/>
    <w:rsid w:val="00CF5999"/>
    <w:rsid w:val="00CF5E15"/>
    <w:rsid w:val="00D002F7"/>
    <w:rsid w:val="00D0117E"/>
    <w:rsid w:val="00D011E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27E26"/>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74E"/>
    <w:rsid w:val="00D64C1D"/>
    <w:rsid w:val="00D64DC5"/>
    <w:rsid w:val="00D70867"/>
    <w:rsid w:val="00D71B35"/>
    <w:rsid w:val="00D739AC"/>
    <w:rsid w:val="00D73BDF"/>
    <w:rsid w:val="00D7478C"/>
    <w:rsid w:val="00D74849"/>
    <w:rsid w:val="00D74CA2"/>
    <w:rsid w:val="00D7575D"/>
    <w:rsid w:val="00D7577C"/>
    <w:rsid w:val="00D76500"/>
    <w:rsid w:val="00D76F51"/>
    <w:rsid w:val="00D7721E"/>
    <w:rsid w:val="00D81B11"/>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2A0"/>
    <w:rsid w:val="00DB2C36"/>
    <w:rsid w:val="00DB42D1"/>
    <w:rsid w:val="00DB48FD"/>
    <w:rsid w:val="00DB62AD"/>
    <w:rsid w:val="00DB6633"/>
    <w:rsid w:val="00DB7A5C"/>
    <w:rsid w:val="00DC05F4"/>
    <w:rsid w:val="00DC0F11"/>
    <w:rsid w:val="00DC1072"/>
    <w:rsid w:val="00DC3CB2"/>
    <w:rsid w:val="00DC59D9"/>
    <w:rsid w:val="00DC5F6D"/>
    <w:rsid w:val="00DC68CC"/>
    <w:rsid w:val="00DC6913"/>
    <w:rsid w:val="00DD100C"/>
    <w:rsid w:val="00DD4799"/>
    <w:rsid w:val="00DD51B1"/>
    <w:rsid w:val="00DD5D9B"/>
    <w:rsid w:val="00DD6130"/>
    <w:rsid w:val="00DD63DF"/>
    <w:rsid w:val="00DD72E6"/>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2413"/>
    <w:rsid w:val="00E33321"/>
    <w:rsid w:val="00E34357"/>
    <w:rsid w:val="00E351CE"/>
    <w:rsid w:val="00E35258"/>
    <w:rsid w:val="00E35D72"/>
    <w:rsid w:val="00E35DE6"/>
    <w:rsid w:val="00E36394"/>
    <w:rsid w:val="00E3650F"/>
    <w:rsid w:val="00E37323"/>
    <w:rsid w:val="00E3732E"/>
    <w:rsid w:val="00E374D8"/>
    <w:rsid w:val="00E37521"/>
    <w:rsid w:val="00E42FA6"/>
    <w:rsid w:val="00E5038E"/>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65BC"/>
    <w:rsid w:val="00E77336"/>
    <w:rsid w:val="00E83F3B"/>
    <w:rsid w:val="00E84852"/>
    <w:rsid w:val="00E85065"/>
    <w:rsid w:val="00E86E64"/>
    <w:rsid w:val="00E92899"/>
    <w:rsid w:val="00E92A81"/>
    <w:rsid w:val="00E92D58"/>
    <w:rsid w:val="00E93A1E"/>
    <w:rsid w:val="00E93B79"/>
    <w:rsid w:val="00E96526"/>
    <w:rsid w:val="00EA36B8"/>
    <w:rsid w:val="00EA508A"/>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6FF9"/>
    <w:rsid w:val="00ED73EE"/>
    <w:rsid w:val="00ED75E9"/>
    <w:rsid w:val="00ED7EA1"/>
    <w:rsid w:val="00EE3C21"/>
    <w:rsid w:val="00EE5CCE"/>
    <w:rsid w:val="00EE5E42"/>
    <w:rsid w:val="00EE6CF1"/>
    <w:rsid w:val="00EF2401"/>
    <w:rsid w:val="00EF36D1"/>
    <w:rsid w:val="00EF47CB"/>
    <w:rsid w:val="00EF4804"/>
    <w:rsid w:val="00EF664D"/>
    <w:rsid w:val="00EF7733"/>
    <w:rsid w:val="00EF7B02"/>
    <w:rsid w:val="00F00539"/>
    <w:rsid w:val="00F02EB6"/>
    <w:rsid w:val="00F030AA"/>
    <w:rsid w:val="00F048B5"/>
    <w:rsid w:val="00F049AF"/>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23C0"/>
    <w:rsid w:val="00F43C92"/>
    <w:rsid w:val="00F46AAD"/>
    <w:rsid w:val="00F47390"/>
    <w:rsid w:val="00F47D77"/>
    <w:rsid w:val="00F47F49"/>
    <w:rsid w:val="00F519CC"/>
    <w:rsid w:val="00F51B6A"/>
    <w:rsid w:val="00F52332"/>
    <w:rsid w:val="00F52612"/>
    <w:rsid w:val="00F52745"/>
    <w:rsid w:val="00F54A06"/>
    <w:rsid w:val="00F54C9A"/>
    <w:rsid w:val="00F55EA9"/>
    <w:rsid w:val="00F56C38"/>
    <w:rsid w:val="00F56F8F"/>
    <w:rsid w:val="00F5758E"/>
    <w:rsid w:val="00F60B60"/>
    <w:rsid w:val="00F61091"/>
    <w:rsid w:val="00F614E7"/>
    <w:rsid w:val="00F63ADF"/>
    <w:rsid w:val="00F6505D"/>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01D4"/>
    <w:rsid w:val="00FB640B"/>
    <w:rsid w:val="00FB6A99"/>
    <w:rsid w:val="00FB6C42"/>
    <w:rsid w:val="00FB768D"/>
    <w:rsid w:val="00FB7B20"/>
    <w:rsid w:val="00FC0E05"/>
    <w:rsid w:val="00FC24EF"/>
    <w:rsid w:val="00FC2615"/>
    <w:rsid w:val="00FC263C"/>
    <w:rsid w:val="00FC40CF"/>
    <w:rsid w:val="00FC5C89"/>
    <w:rsid w:val="00FC6DD5"/>
    <w:rsid w:val="00FC6DF0"/>
    <w:rsid w:val="00FC76E9"/>
    <w:rsid w:val="00FD08F3"/>
    <w:rsid w:val="00FD12F7"/>
    <w:rsid w:val="00FD1534"/>
    <w:rsid w:val="00FD2557"/>
    <w:rsid w:val="00FD42B2"/>
    <w:rsid w:val="00FD5104"/>
    <w:rsid w:val="00FD71BE"/>
    <w:rsid w:val="00FE0A60"/>
    <w:rsid w:val="00FE135A"/>
    <w:rsid w:val="00FE2E3E"/>
    <w:rsid w:val="00FE4CC6"/>
    <w:rsid w:val="00FE5001"/>
    <w:rsid w:val="00FE6CC3"/>
    <w:rsid w:val="00FE6F20"/>
    <w:rsid w:val="00FF07A9"/>
    <w:rsid w:val="00FF2004"/>
    <w:rsid w:val="00FF24A1"/>
    <w:rsid w:val="00FF260E"/>
    <w:rsid w:val="00FF2B24"/>
    <w:rsid w:val="00FF416F"/>
    <w:rsid w:val="00FF4945"/>
    <w:rsid w:val="00FF4CDE"/>
    <w:rsid w:val="00FF509B"/>
    <w:rsid w:val="00FF6B69"/>
    <w:rsid w:val="00FF7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C06EBC4"/>
  <w15:docId w15:val="{5973B0A8-9409-445F-A457-EF2C9F06D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ial"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3E2C96"/>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C17F49"/>
    <w:pPr>
      <w:keepNext/>
      <w:keepLines/>
      <w:numPr>
        <w:ilvl w:val="2"/>
        <w:numId w:val="11"/>
      </w:numPr>
      <w:spacing w:before="100" w:beforeAutospacing="1" w:after="100" w:afterAutospacing="1"/>
      <w:ind w:left="864" w:hanging="864"/>
      <w:outlineLvl w:val="2"/>
    </w:pPr>
    <w:rPr>
      <w:rFonts w:cs="Calibri"/>
      <w:b/>
      <w:color w:val="000000"/>
      <w:sz w:val="24"/>
      <w:szCs w:val="24"/>
    </w:rPr>
  </w:style>
  <w:style w:type="paragraph" w:styleId="Heading4">
    <w:name w:val="heading 4"/>
    <w:aliases w:val="Heading 4 calibri"/>
    <w:basedOn w:val="Normal"/>
    <w:next w:val="Normal"/>
    <w:link w:val="Heading4Char"/>
    <w:autoRedefine/>
    <w:unhideWhenUsed/>
    <w:qFormat/>
    <w:rsid w:val="004E29C8"/>
    <w:pPr>
      <w:keepNext/>
      <w:keepLines/>
      <w:numPr>
        <w:ilvl w:val="3"/>
        <w:numId w:val="11"/>
      </w:numPr>
      <w:spacing w:before="240" w:after="120"/>
      <w:outlineLvl w:val="3"/>
    </w:pPr>
    <w:rPr>
      <w:rFonts w:cs="Calibri"/>
      <w:b/>
      <w:bCs/>
      <w:color w:val="000000"/>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i/>
      <w:iCs/>
      <w:color w:val="243F60"/>
    </w:rPr>
  </w:style>
  <w:style w:type="character" w:customStyle="1" w:styleId="Heading8Char">
    <w:name w:val="Heading 8 Char"/>
    <w:link w:val="Heading8"/>
    <w:rsid w:val="00E13E78"/>
    <w:rPr>
      <w:color w:val="272727"/>
      <w:sz w:val="21"/>
      <w:szCs w:val="21"/>
    </w:rPr>
  </w:style>
  <w:style w:type="character" w:customStyle="1" w:styleId="Heading9Char">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C4FA5"/>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2C4FA5"/>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link w:val="CaptionChar"/>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customStyle="1" w:styleId="CommentTextChar">
    <w:name w:val="Comment Text Char"/>
    <w:link w:val="CommentText"/>
    <w:uiPriority w:val="99"/>
    <w:rsid w:val="00A10C4D"/>
    <w:rPr>
      <w:rFonts w:ascii="Times New Roman" w:eastAsia="Times New Roman" w:hAnsi="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customStyle="1" w:styleId="FootnoteTextChar">
    <w:name w:val="Footnote Text Char"/>
    <w:link w:val="FootnoteText"/>
    <w:uiPriority w:val="99"/>
    <w:rsid w:val="00A10C4D"/>
    <w:rPr>
      <w:rFonts w:ascii="Times New Roman" w:eastAsia="Times New Roman" w:hAnsi="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0C4D"/>
    <w:pPr>
      <w:autoSpaceDE w:val="0"/>
      <w:autoSpaceDN w:val="0"/>
      <w:adjustRightInd w:val="0"/>
    </w:pPr>
    <w:rPr>
      <w:rFonts w:cs="Calibri"/>
      <w:color w:val="000000"/>
      <w:sz w:val="24"/>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cs="Calibri"/>
      <w:b/>
      <w:sz w:val="36"/>
    </w:rPr>
  </w:style>
  <w:style w:type="character" w:customStyle="1" w:styleId="Heading2Char">
    <w:name w:val="Heading 2 Char"/>
    <w:aliases w:val="Heading 2 calibri 14 Char,l2 Char"/>
    <w:link w:val="Heading2"/>
    <w:rsid w:val="003E2C96"/>
    <w:rPr>
      <w:rFonts w:cs="Calibri"/>
      <w:b/>
      <w:color w:val="000000"/>
      <w:sz w:val="32"/>
    </w:rPr>
  </w:style>
  <w:style w:type="character" w:customStyle="1" w:styleId="Heading3Char">
    <w:name w:val="Heading 3 Char"/>
    <w:aliases w:val="Heading 3 calibri 12 Char"/>
    <w:link w:val="Heading3"/>
    <w:uiPriority w:val="9"/>
    <w:rsid w:val="00C17F49"/>
    <w:rPr>
      <w:rFonts w:cs="Calibri"/>
      <w:b/>
      <w:color w:val="000000"/>
      <w:sz w:val="24"/>
      <w:szCs w:val="24"/>
    </w:rPr>
  </w:style>
  <w:style w:type="character" w:customStyle="1" w:styleId="Heading4Char">
    <w:name w:val="Heading 4 Char"/>
    <w:aliases w:val="Heading 4 calibri Char"/>
    <w:link w:val="Heading4"/>
    <w:rsid w:val="004E29C8"/>
    <w:rPr>
      <w:rFonts w:cs="Calibri"/>
      <w:b/>
      <w:bCs/>
      <w:color w:val="000000"/>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customStyle="1" w:styleId="BodyTextChar">
    <w:name w:val="Body Text Char"/>
    <w:link w:val="BodyText"/>
    <w:uiPriority w:val="1"/>
    <w:rsid w:val="00A10C4D"/>
    <w:rPr>
      <w:rFonts w:ascii="Calibri" w:eastAsia="Calibri" w:hAnsi="Calibri" w:cs="Calibri"/>
      <w:lang w:val="en-US" w:bidi="en-US"/>
    </w:rPr>
  </w:style>
  <w:style w:type="table" w:customStyle="1" w:styleId="ListTable3-Accent51">
    <w:name w:val="List Table 3 - Accent 51"/>
    <w:basedOn w:val="TableNormal"/>
    <w:uiPriority w:val="48"/>
    <w:rsid w:val="00A10C4D"/>
    <w:rPr>
      <w:rFonts w:ascii="Cambria" w:eastAsia="Cambria" w:hAnsi="Cambria"/>
      <w:sz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713C8D"/>
    <w:pPr>
      <w:keepNext/>
      <w:spacing w:before="40" w:after="120" w:line="260" w:lineRule="exact"/>
      <w:ind w:left="720"/>
    </w:pPr>
    <w:rPr>
      <w:rFonts w:ascii="Courier New" w:eastAsia="SimSun" w:hAnsi="Courier New" w:cs="Courier New"/>
      <w:lang w:eastAsia="zh-CN"/>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uiPriority w:val="99"/>
    <w:rsid w:val="00503FD4"/>
    <w:rPr>
      <w:rFonts w:ascii="Courier New" w:eastAsia="Times New Roman" w:hAnsi="Courier New" w:cs="Courier New"/>
      <w:sz w:val="20"/>
      <w:szCs w:val="20"/>
      <w:lang w:val="en-US"/>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9A427D"/>
    <w:pPr>
      <w:tabs>
        <w:tab w:val="left" w:pos="1080"/>
        <w:tab w:val="left" w:pos="1440"/>
      </w:tabs>
      <w:spacing w:after="120" w:line="260" w:lineRule="exact"/>
      <w:ind w:left="720"/>
    </w:pPr>
    <w:rPr>
      <w:rFonts w:ascii="Bookman Old Style" w:eastAsia="?l?r ??’c" w:hAnsi="Bookman Old Style"/>
      <w:noProof/>
    </w:rPr>
  </w:style>
  <w:style w:type="character" w:customStyle="1" w:styleId="BodyTextChar0">
    <w:name w:val="BodyText Char"/>
    <w:link w:val="BodyText0"/>
    <w:rsid w:val="009A427D"/>
    <w:rPr>
      <w:rFonts w:ascii="Bookman Old Style" w:eastAsia="?l?r ??’c" w:hAnsi="Bookman Old Style" w:cs="Times New Roman"/>
      <w:noProof/>
      <w:sz w:val="20"/>
      <w:szCs w:val="24"/>
      <w:lang w:val="en-US"/>
    </w:rPr>
  </w:style>
  <w:style w:type="table" w:customStyle="1" w:styleId="LightList2">
    <w:name w:val="Light List2"/>
    <w:uiPriority w:val="99"/>
    <w:rsid w:val="00E35258"/>
    <w:rPr>
      <w:rFonts w:eastAsia="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sz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 w:type="paragraph" w:customStyle="1" w:styleId="DocumentName">
    <w:name w:val="Document Name"/>
    <w:basedOn w:val="Normal"/>
    <w:rsid w:val="000B7CAC"/>
    <w:pPr>
      <w:jc w:val="right"/>
    </w:pPr>
    <w:rPr>
      <w:rFonts w:ascii="Arial Narrow" w:hAnsi="Arial Narrow" w:cs="Arial"/>
      <w:sz w:val="32"/>
      <w:szCs w:val="32"/>
      <w:lang w:val="pt-BR"/>
    </w:rPr>
  </w:style>
  <w:style w:type="paragraph" w:customStyle="1" w:styleId="TableText">
    <w:name w:val="TableText"/>
    <w:basedOn w:val="Normal"/>
    <w:link w:val="TableTextChar"/>
    <w:rsid w:val="008E2AAD"/>
    <w:pPr>
      <w:spacing w:before="40" w:after="120" w:line="220" w:lineRule="exact"/>
    </w:pPr>
    <w:rPr>
      <w:rFonts w:ascii="Bookman Old Style" w:hAnsi="Bookman Old Style"/>
      <w:sz w:val="18"/>
      <w:szCs w:val="18"/>
    </w:rPr>
  </w:style>
  <w:style w:type="character" w:customStyle="1" w:styleId="TableTextChar">
    <w:name w:val="TableText Char"/>
    <w:link w:val="TableText"/>
    <w:rsid w:val="008E2AAD"/>
    <w:rPr>
      <w:rFonts w:ascii="Bookman Old Style" w:eastAsia="Times New Roman" w:hAnsi="Bookman Old Style" w:cs="Times New Roman"/>
      <w:sz w:val="18"/>
      <w:szCs w:val="18"/>
    </w:rPr>
  </w:style>
  <w:style w:type="character" w:customStyle="1" w:styleId="HyperlinkText9pt">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customStyle="1" w:styleId="TitleChar">
    <w:name w:val="Title Char"/>
    <w:link w:val="Title"/>
    <w:rsid w:val="00E6512E"/>
    <w:rPr>
      <w:sz w:val="52"/>
      <w:szCs w:val="52"/>
    </w:rPr>
  </w:style>
  <w:style w:type="paragraph" w:customStyle="1" w:styleId="SubTitle0">
    <w:name w:val="Sub Title"/>
    <w:basedOn w:val="Title"/>
    <w:rsid w:val="00E6512E"/>
    <w:pPr>
      <w:keepNext w:val="0"/>
      <w:keepLines w:val="0"/>
      <w:spacing w:before="240"/>
      <w:jc w:val="center"/>
    </w:pPr>
    <w:rPr>
      <w:rFonts w:ascii="Arial" w:eastAsia="Times New Roman" w:hAnsi="Arial"/>
      <w:b/>
      <w:kern w:val="28"/>
      <w:sz w:val="24"/>
      <w:szCs w:val="24"/>
    </w:rPr>
  </w:style>
  <w:style w:type="character" w:customStyle="1" w:styleId="inline-comment-marker">
    <w:name w:val="inline-comment-marker"/>
    <w:basedOn w:val="DefaultParagraphFont"/>
    <w:rsid w:val="000E43B8"/>
  </w:style>
  <w:style w:type="paragraph" w:customStyle="1" w:styleId="Example">
    <w:name w:val="Example"/>
    <w:basedOn w:val="Normal"/>
    <w:link w:val="ExampleChar"/>
    <w:rsid w:val="00CC2D02"/>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eastAsia="Times New Roman" w:hAnsi="Courier New"/>
      <w:sz w:val="18"/>
    </w:rPr>
  </w:style>
  <w:style w:type="character" w:customStyle="1" w:styleId="ExampleChar">
    <w:name w:val="Example Char"/>
    <w:link w:val="Example"/>
    <w:rsid w:val="00CC2D02"/>
    <w:rPr>
      <w:rFonts w:ascii="Courier New" w:eastAsia="Times New Roman" w:hAnsi="Courier New"/>
      <w:sz w:val="18"/>
    </w:rPr>
  </w:style>
  <w:style w:type="character" w:customStyle="1" w:styleId="CaptionChar">
    <w:name w:val="Caption Char"/>
    <w:link w:val="Caption"/>
    <w:uiPriority w:val="35"/>
    <w:rsid w:val="00CC2D02"/>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5695731">
      <w:bodyDiv w:val="1"/>
      <w:marLeft w:val="0"/>
      <w:marRight w:val="0"/>
      <w:marTop w:val="0"/>
      <w:marBottom w:val="0"/>
      <w:divBdr>
        <w:top w:val="none" w:sz="0" w:space="0" w:color="auto"/>
        <w:left w:val="none" w:sz="0" w:space="0" w:color="auto"/>
        <w:bottom w:val="none" w:sz="0" w:space="0" w:color="auto"/>
        <w:right w:val="none" w:sz="0" w:space="0" w:color="auto"/>
      </w:divBdr>
    </w:div>
    <w:div w:id="15736228">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32384011">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64231001">
      <w:bodyDiv w:val="1"/>
      <w:marLeft w:val="0"/>
      <w:marRight w:val="0"/>
      <w:marTop w:val="0"/>
      <w:marBottom w:val="0"/>
      <w:divBdr>
        <w:top w:val="none" w:sz="0" w:space="0" w:color="auto"/>
        <w:left w:val="none" w:sz="0" w:space="0" w:color="auto"/>
        <w:bottom w:val="none" w:sz="0" w:space="0" w:color="auto"/>
        <w:right w:val="none" w:sz="0" w:space="0" w:color="auto"/>
      </w:divBdr>
    </w:div>
    <w:div w:id="69423462">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77213092">
      <w:bodyDiv w:val="1"/>
      <w:marLeft w:val="0"/>
      <w:marRight w:val="0"/>
      <w:marTop w:val="0"/>
      <w:marBottom w:val="0"/>
      <w:divBdr>
        <w:top w:val="none" w:sz="0" w:space="0" w:color="auto"/>
        <w:left w:val="none" w:sz="0" w:space="0" w:color="auto"/>
        <w:bottom w:val="none" w:sz="0" w:space="0" w:color="auto"/>
        <w:right w:val="none" w:sz="0" w:space="0" w:color="auto"/>
      </w:divBdr>
    </w:div>
    <w:div w:id="7728940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430050">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48600362">
      <w:bodyDiv w:val="1"/>
      <w:marLeft w:val="0"/>
      <w:marRight w:val="0"/>
      <w:marTop w:val="0"/>
      <w:marBottom w:val="0"/>
      <w:divBdr>
        <w:top w:val="none" w:sz="0" w:space="0" w:color="auto"/>
        <w:left w:val="none" w:sz="0" w:space="0" w:color="auto"/>
        <w:bottom w:val="none" w:sz="0" w:space="0" w:color="auto"/>
        <w:right w:val="none" w:sz="0" w:space="0" w:color="auto"/>
      </w:divBdr>
    </w:div>
    <w:div w:id="149247981">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102008">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519929">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68045824">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77876223">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298001158">
      <w:bodyDiv w:val="1"/>
      <w:marLeft w:val="0"/>
      <w:marRight w:val="0"/>
      <w:marTop w:val="0"/>
      <w:marBottom w:val="0"/>
      <w:divBdr>
        <w:top w:val="none" w:sz="0" w:space="0" w:color="auto"/>
        <w:left w:val="none" w:sz="0" w:space="0" w:color="auto"/>
        <w:bottom w:val="none" w:sz="0" w:space="0" w:color="auto"/>
        <w:right w:val="none" w:sz="0" w:space="0" w:color="auto"/>
      </w:divBdr>
    </w:div>
    <w:div w:id="30454754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12562063">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617343">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5254532">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2392101">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399063299">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0032037">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58689469">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6776338">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493763772">
      <w:bodyDiv w:val="1"/>
      <w:marLeft w:val="0"/>
      <w:marRight w:val="0"/>
      <w:marTop w:val="0"/>
      <w:marBottom w:val="0"/>
      <w:divBdr>
        <w:top w:val="none" w:sz="0" w:space="0" w:color="auto"/>
        <w:left w:val="none" w:sz="0" w:space="0" w:color="auto"/>
        <w:bottom w:val="none" w:sz="0" w:space="0" w:color="auto"/>
        <w:right w:val="none" w:sz="0" w:space="0" w:color="auto"/>
      </w:divBdr>
      <w:divsChild>
        <w:div w:id="551577057">
          <w:marLeft w:val="0"/>
          <w:marRight w:val="0"/>
          <w:marTop w:val="0"/>
          <w:marBottom w:val="0"/>
          <w:divBdr>
            <w:top w:val="none" w:sz="0" w:space="0" w:color="auto"/>
            <w:left w:val="none" w:sz="0" w:space="0" w:color="auto"/>
            <w:bottom w:val="none" w:sz="0" w:space="0" w:color="auto"/>
            <w:right w:val="none" w:sz="0" w:space="0" w:color="auto"/>
          </w:divBdr>
        </w:div>
      </w:divsChild>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2429438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3157637">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5839464">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0482022">
      <w:bodyDiv w:val="1"/>
      <w:marLeft w:val="0"/>
      <w:marRight w:val="0"/>
      <w:marTop w:val="0"/>
      <w:marBottom w:val="0"/>
      <w:divBdr>
        <w:top w:val="none" w:sz="0" w:space="0" w:color="auto"/>
        <w:left w:val="none" w:sz="0" w:space="0" w:color="auto"/>
        <w:bottom w:val="none" w:sz="0" w:space="0" w:color="auto"/>
        <w:right w:val="none" w:sz="0" w:space="0" w:color="auto"/>
      </w:divBdr>
    </w:div>
    <w:div w:id="630937746">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24136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1904472">
      <w:bodyDiv w:val="1"/>
      <w:marLeft w:val="0"/>
      <w:marRight w:val="0"/>
      <w:marTop w:val="0"/>
      <w:marBottom w:val="0"/>
      <w:divBdr>
        <w:top w:val="none" w:sz="0" w:space="0" w:color="auto"/>
        <w:left w:val="none" w:sz="0" w:space="0" w:color="auto"/>
        <w:bottom w:val="none" w:sz="0" w:space="0" w:color="auto"/>
        <w:right w:val="none" w:sz="0" w:space="0" w:color="auto"/>
      </w:divBdr>
    </w:div>
    <w:div w:id="683749258">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2653958">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2408099">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0544747">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42685169">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240082">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1976629">
      <w:bodyDiv w:val="1"/>
      <w:marLeft w:val="0"/>
      <w:marRight w:val="0"/>
      <w:marTop w:val="0"/>
      <w:marBottom w:val="0"/>
      <w:divBdr>
        <w:top w:val="none" w:sz="0" w:space="0" w:color="auto"/>
        <w:left w:val="none" w:sz="0" w:space="0" w:color="auto"/>
        <w:bottom w:val="none" w:sz="0" w:space="0" w:color="auto"/>
        <w:right w:val="none" w:sz="0" w:space="0" w:color="auto"/>
      </w:divBdr>
    </w:div>
    <w:div w:id="755902514">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785781147">
      <w:bodyDiv w:val="1"/>
      <w:marLeft w:val="0"/>
      <w:marRight w:val="0"/>
      <w:marTop w:val="0"/>
      <w:marBottom w:val="0"/>
      <w:divBdr>
        <w:top w:val="none" w:sz="0" w:space="0" w:color="auto"/>
        <w:left w:val="none" w:sz="0" w:space="0" w:color="auto"/>
        <w:bottom w:val="none" w:sz="0" w:space="0" w:color="auto"/>
        <w:right w:val="none" w:sz="0" w:space="0" w:color="auto"/>
      </w:divBdr>
    </w:div>
    <w:div w:id="799811213">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38890522">
      <w:bodyDiv w:val="1"/>
      <w:marLeft w:val="0"/>
      <w:marRight w:val="0"/>
      <w:marTop w:val="0"/>
      <w:marBottom w:val="0"/>
      <w:divBdr>
        <w:top w:val="none" w:sz="0" w:space="0" w:color="auto"/>
        <w:left w:val="none" w:sz="0" w:space="0" w:color="auto"/>
        <w:bottom w:val="none" w:sz="0" w:space="0" w:color="auto"/>
        <w:right w:val="none" w:sz="0" w:space="0" w:color="auto"/>
      </w:divBdr>
    </w:div>
    <w:div w:id="843668087">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56433272">
      <w:bodyDiv w:val="1"/>
      <w:marLeft w:val="0"/>
      <w:marRight w:val="0"/>
      <w:marTop w:val="0"/>
      <w:marBottom w:val="0"/>
      <w:divBdr>
        <w:top w:val="none" w:sz="0" w:space="0" w:color="auto"/>
        <w:left w:val="none" w:sz="0" w:space="0" w:color="auto"/>
        <w:bottom w:val="none" w:sz="0" w:space="0" w:color="auto"/>
        <w:right w:val="none" w:sz="0" w:space="0" w:color="auto"/>
      </w:divBdr>
    </w:div>
    <w:div w:id="861937004">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2130246">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3020097">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3571979">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373896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2327695">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8574689">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0996236">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76918502">
      <w:bodyDiv w:val="1"/>
      <w:marLeft w:val="0"/>
      <w:marRight w:val="0"/>
      <w:marTop w:val="0"/>
      <w:marBottom w:val="0"/>
      <w:divBdr>
        <w:top w:val="none" w:sz="0" w:space="0" w:color="auto"/>
        <w:left w:val="none" w:sz="0" w:space="0" w:color="auto"/>
        <w:bottom w:val="none" w:sz="0" w:space="0" w:color="auto"/>
        <w:right w:val="none" w:sz="0" w:space="0" w:color="auto"/>
      </w:divBdr>
    </w:div>
    <w:div w:id="1180925443">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4780635">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0900167">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08106300">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3737914">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287588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0798854">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23587626">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7096323">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388798346">
      <w:bodyDiv w:val="1"/>
      <w:marLeft w:val="0"/>
      <w:marRight w:val="0"/>
      <w:marTop w:val="0"/>
      <w:marBottom w:val="0"/>
      <w:divBdr>
        <w:top w:val="none" w:sz="0" w:space="0" w:color="auto"/>
        <w:left w:val="none" w:sz="0" w:space="0" w:color="auto"/>
        <w:bottom w:val="none" w:sz="0" w:space="0" w:color="auto"/>
        <w:right w:val="none" w:sz="0" w:space="0" w:color="auto"/>
      </w:divBdr>
    </w:div>
    <w:div w:id="1396851071">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5026665">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0298277">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58128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0955799">
      <w:bodyDiv w:val="1"/>
      <w:marLeft w:val="0"/>
      <w:marRight w:val="0"/>
      <w:marTop w:val="0"/>
      <w:marBottom w:val="0"/>
      <w:divBdr>
        <w:top w:val="none" w:sz="0" w:space="0" w:color="auto"/>
        <w:left w:val="none" w:sz="0" w:space="0" w:color="auto"/>
        <w:bottom w:val="none" w:sz="0" w:space="0" w:color="auto"/>
        <w:right w:val="none" w:sz="0" w:space="0" w:color="auto"/>
      </w:divBdr>
    </w:div>
    <w:div w:id="1443262065">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67359280">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095109">
      <w:bodyDiv w:val="1"/>
      <w:marLeft w:val="0"/>
      <w:marRight w:val="0"/>
      <w:marTop w:val="0"/>
      <w:marBottom w:val="0"/>
      <w:divBdr>
        <w:top w:val="none" w:sz="0" w:space="0" w:color="auto"/>
        <w:left w:val="none" w:sz="0" w:space="0" w:color="auto"/>
        <w:bottom w:val="none" w:sz="0" w:space="0" w:color="auto"/>
        <w:right w:val="none" w:sz="0" w:space="0" w:color="auto"/>
      </w:divBdr>
      <w:divsChild>
        <w:div w:id="1663045373">
          <w:marLeft w:val="0"/>
          <w:marRight w:val="0"/>
          <w:marTop w:val="0"/>
          <w:marBottom w:val="0"/>
          <w:divBdr>
            <w:top w:val="none" w:sz="0" w:space="0" w:color="auto"/>
            <w:left w:val="none" w:sz="0" w:space="0" w:color="auto"/>
            <w:bottom w:val="none" w:sz="0" w:space="0" w:color="auto"/>
            <w:right w:val="none" w:sz="0" w:space="0" w:color="auto"/>
          </w:divBdr>
        </w:div>
      </w:divsChild>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2525181">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14143958">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5360687">
      <w:bodyDiv w:val="1"/>
      <w:marLeft w:val="0"/>
      <w:marRight w:val="0"/>
      <w:marTop w:val="0"/>
      <w:marBottom w:val="0"/>
      <w:divBdr>
        <w:top w:val="none" w:sz="0" w:space="0" w:color="auto"/>
        <w:left w:val="none" w:sz="0" w:space="0" w:color="auto"/>
        <w:bottom w:val="none" w:sz="0" w:space="0" w:color="auto"/>
        <w:right w:val="none" w:sz="0" w:space="0" w:color="auto"/>
      </w:divBdr>
    </w:div>
    <w:div w:id="1548031501">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55701135">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0726276">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258047">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596282579">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19876432">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1956476">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50693029">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65413444">
      <w:bodyDiv w:val="1"/>
      <w:marLeft w:val="0"/>
      <w:marRight w:val="0"/>
      <w:marTop w:val="0"/>
      <w:marBottom w:val="0"/>
      <w:divBdr>
        <w:top w:val="none" w:sz="0" w:space="0" w:color="auto"/>
        <w:left w:val="none" w:sz="0" w:space="0" w:color="auto"/>
        <w:bottom w:val="none" w:sz="0" w:space="0" w:color="auto"/>
        <w:right w:val="none" w:sz="0" w:space="0" w:color="auto"/>
      </w:divBdr>
    </w:div>
    <w:div w:id="1766001482">
      <w:bodyDiv w:val="1"/>
      <w:marLeft w:val="0"/>
      <w:marRight w:val="0"/>
      <w:marTop w:val="0"/>
      <w:marBottom w:val="0"/>
      <w:divBdr>
        <w:top w:val="none" w:sz="0" w:space="0" w:color="auto"/>
        <w:left w:val="none" w:sz="0" w:space="0" w:color="auto"/>
        <w:bottom w:val="none" w:sz="0" w:space="0" w:color="auto"/>
        <w:right w:val="none" w:sz="0" w:space="0" w:color="auto"/>
      </w:divBdr>
    </w:div>
    <w:div w:id="1770656421">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79717061">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6825321">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2053268">
      <w:bodyDiv w:val="1"/>
      <w:marLeft w:val="0"/>
      <w:marRight w:val="0"/>
      <w:marTop w:val="0"/>
      <w:marBottom w:val="0"/>
      <w:divBdr>
        <w:top w:val="none" w:sz="0" w:space="0" w:color="auto"/>
        <w:left w:val="none" w:sz="0" w:space="0" w:color="auto"/>
        <w:bottom w:val="none" w:sz="0" w:space="0" w:color="auto"/>
        <w:right w:val="none" w:sz="0" w:space="0" w:color="auto"/>
      </w:divBdr>
    </w:div>
    <w:div w:id="1903904567">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6625631">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1868985">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2883085">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78341871">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5739139">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2537726">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76859089">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09542495">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18745537">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0663570">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076969">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jira.hl7.org/browse/CDA-20643" TargetMode="External"/><Relationship Id="rId13" Type="http://schemas.openxmlformats.org/officeDocument/2006/relationships/hyperlink" Target="https://jira.hl7.org/browse/CDA-20613" TargetMode="External"/><Relationship Id="rId18" Type="http://schemas.openxmlformats.org/officeDocument/2006/relationships/hyperlink" Target="https://jira.hl7.org/browse/CDA-20623" TargetMode="External"/><Relationship Id="rId26" Type="http://schemas.openxmlformats.org/officeDocument/2006/relationships/hyperlink" Target="https://jira.hl7.org/browse/CDA-20573" TargetMode="External"/><Relationship Id="rId3" Type="http://schemas.openxmlformats.org/officeDocument/2006/relationships/hyperlink" Target="https://jira.hl7.org/browse/CDA-20603" TargetMode="External"/><Relationship Id="rId21" Type="http://schemas.openxmlformats.org/officeDocument/2006/relationships/hyperlink" Target="https://jira.hl7.org/browse/CDA-20650" TargetMode="External"/><Relationship Id="rId7" Type="http://schemas.openxmlformats.org/officeDocument/2006/relationships/hyperlink" Target="https://jira.hl7.org/browse/CDA-20604" TargetMode="External"/><Relationship Id="rId12" Type="http://schemas.openxmlformats.org/officeDocument/2006/relationships/hyperlink" Target="https://jira.hl7.org/browse/CDA-20621" TargetMode="External"/><Relationship Id="rId17" Type="http://schemas.openxmlformats.org/officeDocument/2006/relationships/hyperlink" Target="https://jira.hl7.org/browse/CDA-20652" TargetMode="External"/><Relationship Id="rId25" Type="http://schemas.openxmlformats.org/officeDocument/2006/relationships/hyperlink" Target="https://jira.hl7.org/browse/CDA-20627" TargetMode="External"/><Relationship Id="rId2" Type="http://schemas.openxmlformats.org/officeDocument/2006/relationships/hyperlink" Target="https://jira.hl7.org/browse/CDA-20619" TargetMode="External"/><Relationship Id="rId16" Type="http://schemas.openxmlformats.org/officeDocument/2006/relationships/hyperlink" Target="https://jira.hl7.org/browse/CDA-20652" TargetMode="External"/><Relationship Id="rId20" Type="http://schemas.openxmlformats.org/officeDocument/2006/relationships/hyperlink" Target="https://jira.hl7.org/browse/CDA-20625" TargetMode="External"/><Relationship Id="rId29" Type="http://schemas.openxmlformats.org/officeDocument/2006/relationships/hyperlink" Target="https://jira.hl7.org/browse/CDA-20609" TargetMode="External"/><Relationship Id="rId1" Type="http://schemas.openxmlformats.org/officeDocument/2006/relationships/hyperlink" Target="https://jira.hl7.org/browse/CDA-20602" TargetMode="External"/><Relationship Id="rId6" Type="http://schemas.openxmlformats.org/officeDocument/2006/relationships/hyperlink" Target="https://jira.hl7.org/browse/CDA-20652" TargetMode="External"/><Relationship Id="rId11" Type="http://schemas.openxmlformats.org/officeDocument/2006/relationships/hyperlink" Target="https://jira.hl7.org/browse/CDA-20644" TargetMode="External"/><Relationship Id="rId24" Type="http://schemas.openxmlformats.org/officeDocument/2006/relationships/hyperlink" Target="https://jira.hl7.org/browse/CDA-20585" TargetMode="External"/><Relationship Id="rId5" Type="http://schemas.openxmlformats.org/officeDocument/2006/relationships/hyperlink" Target="https://jira.hl7.org/browse/CDA-20636" TargetMode="External"/><Relationship Id="rId15" Type="http://schemas.openxmlformats.org/officeDocument/2006/relationships/hyperlink" Target="https://jira.hl7.org/browse/CDA-20648" TargetMode="External"/><Relationship Id="rId23" Type="http://schemas.openxmlformats.org/officeDocument/2006/relationships/hyperlink" Target="https://jira.hl7.org/browse/CDA-20626" TargetMode="External"/><Relationship Id="rId28" Type="http://schemas.openxmlformats.org/officeDocument/2006/relationships/hyperlink" Target="https://jira.hl7.org/browse/CDA-20651" TargetMode="External"/><Relationship Id="rId10" Type="http://schemas.openxmlformats.org/officeDocument/2006/relationships/hyperlink" Target="https://jira.hl7.org/browse/CDA-20643" TargetMode="External"/><Relationship Id="rId19" Type="http://schemas.openxmlformats.org/officeDocument/2006/relationships/hyperlink" Target="https://jira.hl7.org/browse/CDA-20624" TargetMode="External"/><Relationship Id="rId31" Type="http://schemas.openxmlformats.org/officeDocument/2006/relationships/hyperlink" Target="https://github.com/HL7/cda-ccda-companion/examples" TargetMode="External"/><Relationship Id="rId4" Type="http://schemas.openxmlformats.org/officeDocument/2006/relationships/hyperlink" Target="https://jira.hl7.org/browse/CDA-20620" TargetMode="External"/><Relationship Id="rId9" Type="http://schemas.openxmlformats.org/officeDocument/2006/relationships/hyperlink" Target="https://jira.hl7.org/browse/CDA-20643" TargetMode="External"/><Relationship Id="rId14" Type="http://schemas.openxmlformats.org/officeDocument/2006/relationships/hyperlink" Target="https://jira.hl7.org/browse/CDA-20652" TargetMode="External"/><Relationship Id="rId22" Type="http://schemas.openxmlformats.org/officeDocument/2006/relationships/hyperlink" Target="https://jira.hl7.org/browse/CDA-20576" TargetMode="External"/><Relationship Id="rId27" Type="http://schemas.openxmlformats.org/officeDocument/2006/relationships/hyperlink" Target="https://jira.hl7.org/browse/CDA-20628" TargetMode="External"/><Relationship Id="rId30" Type="http://schemas.openxmlformats.org/officeDocument/2006/relationships/hyperlink" Target="https://jira.hl7.org/browse/CDA-20587"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healthit.gov/isa/taxonomy/term/1516/uscdi-v3" TargetMode="External"/><Relationship Id="rId21" Type="http://schemas.openxmlformats.org/officeDocument/2006/relationships/hyperlink" Target="https://confluence.hl7.org/download/attachments/58656440/POCD_HD000040-alternateIdentifier.xls?version=1&amp;modificationDate=1599159672937&amp;api=v2" TargetMode="External"/><Relationship Id="rId42" Type="http://schemas.openxmlformats.org/officeDocument/2006/relationships/footer" Target="footer2.xml"/><Relationship Id="rId63" Type="http://schemas.openxmlformats.org/officeDocument/2006/relationships/hyperlink" Target="http://hl7-c-cda-examples.herokuapp.com/sections/Problems" TargetMode="External"/><Relationship Id="rId84" Type="http://schemas.openxmlformats.org/officeDocument/2006/relationships/hyperlink" Target="https://www.healthit.gov/isa/taxonomy/term/1316/uscdi-v2" TargetMode="External"/><Relationship Id="rId138" Type="http://schemas.openxmlformats.org/officeDocument/2006/relationships/hyperlink" Target="http://www.hl7.org/Special/committees/cdamg/index.cfm" TargetMode="External"/><Relationship Id="rId159" Type="http://schemas.openxmlformats.org/officeDocument/2006/relationships/hyperlink" Target="https://projects.eclipse.org/projects/modeling.mdht" TargetMode="External"/><Relationship Id="rId170" Type="http://schemas.openxmlformats.org/officeDocument/2006/relationships/fontTable" Target="fontTable.xml"/><Relationship Id="rId107" Type="http://schemas.openxmlformats.org/officeDocument/2006/relationships/hyperlink" Target="https://www.healthit.gov/isa/taxonomy/term/1651/uscdi-v3" TargetMode="External"/><Relationship Id="rId11" Type="http://schemas.microsoft.com/office/2011/relationships/commentsExtended" Target="commentsExtended.xml"/><Relationship Id="rId32" Type="http://schemas.openxmlformats.org/officeDocument/2006/relationships/hyperlink" Target="https://www.hl7.org/implement/standards/product_brief.cfm?product_id=492" TargetMode="External"/><Relationship Id="rId53" Type="http://schemas.openxmlformats.org/officeDocument/2006/relationships/hyperlink" Target="http://hl7-c-cda-examples.herokuapp.com/examples/view/Encounters/Hospital%20Discharge%20Encounter%20with%20Billable%20Diagnoses" TargetMode="External"/><Relationship Id="rId74" Type="http://schemas.openxmlformats.org/officeDocument/2006/relationships/image" Target="media/image12.png"/><Relationship Id="rId128" Type="http://schemas.openxmlformats.org/officeDocument/2006/relationships/hyperlink" Target="https://www.hl7.org/implement/standards/product_brief.cfm?product_id=522" TargetMode="External"/><Relationship Id="rId149" Type="http://schemas.openxmlformats.org/officeDocument/2006/relationships/hyperlink" Target="http://ihe.net/uploadedFiles/Documents/PCC/IHE_PCC_Suppl_RECON.pdf" TargetMode="External"/><Relationship Id="rId5" Type="http://schemas.openxmlformats.org/officeDocument/2006/relationships/webSettings" Target="webSettings.xml"/><Relationship Id="rId95" Type="http://schemas.openxmlformats.org/officeDocument/2006/relationships/hyperlink" Target="https://www.healthit.gov/isa/taxonomy/term/1186/uscdi-v2" TargetMode="External"/><Relationship Id="rId160" Type="http://schemas.openxmlformats.org/officeDocument/2006/relationships/hyperlink" Target="http://www.hl7.org/implement/training.cfm?ref=nav" TargetMode="External"/><Relationship Id="rId22" Type="http://schemas.openxmlformats.org/officeDocument/2006/relationships/hyperlink" Target="https://confluence.hl7.org/download/attachments/58656440/C-CDA%20IAT%20Alternate%20Identifier%2020200904.pptx?version=1&amp;modificationDate=1599159663059&amp;api=v2" TargetMode="External"/><Relationship Id="rId43" Type="http://schemas.openxmlformats.org/officeDocument/2006/relationships/header" Target="header3.xml"/><Relationship Id="rId64" Type="http://schemas.openxmlformats.org/officeDocument/2006/relationships/hyperlink" Target="http://hl7-c-cda-examples.herokuapp.com/sections/Procedures" TargetMode="External"/><Relationship Id="rId118" Type="http://schemas.openxmlformats.org/officeDocument/2006/relationships/hyperlink" Target="https://www.healthit.gov/isa/taxonomy/term/1546/uscdi-v3" TargetMode="External"/><Relationship Id="rId139" Type="http://schemas.openxmlformats.org/officeDocument/2006/relationships/hyperlink" Target="http://www.hl7.org/implement/standards/product_brief.cfm?product_id=492" TargetMode="External"/><Relationship Id="rId85" Type="http://schemas.openxmlformats.org/officeDocument/2006/relationships/hyperlink" Target="https://www.healthit.gov/sites/default/files/page/2021-10/2021-09-09_USCDI_TF_2021_HITAC_Phase%203_%20Recommendations%20Report_Signed_508.pdf" TargetMode="External"/><Relationship Id="rId150" Type="http://schemas.openxmlformats.org/officeDocument/2006/relationships/hyperlink" Target="http://www.hl7.org/implement/standards/product_brief.cfm?product_id=410" TargetMode="External"/><Relationship Id="rId171" Type="http://schemas.microsoft.com/office/2011/relationships/people" Target="people.xml"/><Relationship Id="rId12" Type="http://schemas.microsoft.com/office/2016/09/relationships/commentsIds" Target="commentsIds.xml"/><Relationship Id="rId33" Type="http://schemas.openxmlformats.org/officeDocument/2006/relationships/hyperlink" Target="http://www.w3.org/TR/2004/REC-xml-20040204/" TargetMode="External"/><Relationship Id="rId108" Type="http://schemas.openxmlformats.org/officeDocument/2006/relationships/hyperlink" Target="http://cdasearch.hl7.org/examples/view/Functional%20Status/Functional%20Assessment%20-%20Glasgow%20Coma" TargetMode="External"/><Relationship Id="rId129" Type="http://schemas.openxmlformats.org/officeDocument/2006/relationships/hyperlink" Target="https://www.hl7.org/implement/standards/product_brief.cfm?product_id=522" TargetMode="External"/><Relationship Id="rId54" Type="http://schemas.openxmlformats.org/officeDocument/2006/relationships/hyperlink" Target="http://hl7-c-cda-examples.herokuapp.com/sections/Problems" TargetMode="External"/><Relationship Id="rId70" Type="http://schemas.openxmlformats.org/officeDocument/2006/relationships/hyperlink" Target="https://vsac.nlm.nih.gov/valueset/2.16.840.1.113762.1.4.1196.788/expansion" TargetMode="External"/><Relationship Id="rId75" Type="http://schemas.openxmlformats.org/officeDocument/2006/relationships/hyperlink" Target="https://www.healthit.gov/isa/taxonomy/term/1801/uscdi-v2" TargetMode="External"/><Relationship Id="rId91" Type="http://schemas.openxmlformats.org/officeDocument/2006/relationships/hyperlink" Target="https://www.healthit.gov/isa/taxonomy/term/1201/uscdi-v2" TargetMode="External"/><Relationship Id="rId96" Type="http://schemas.openxmlformats.org/officeDocument/2006/relationships/hyperlink" Target="https://www.healthit.gov/isa/taxonomy/term/1836/uscdi-v2" TargetMode="External"/><Relationship Id="rId140" Type="http://schemas.openxmlformats.org/officeDocument/2006/relationships/hyperlink" Target="https://www.hl7.org/implement/standards/product_brief.cfm?product_id=473" TargetMode="External"/><Relationship Id="rId145" Type="http://schemas.openxmlformats.org/officeDocument/2006/relationships/hyperlink" Target="http://www.hl7.org/implement/standards/product_brief.cfm?product_id=280%20" TargetMode="External"/><Relationship Id="rId161" Type="http://schemas.openxmlformats.org/officeDocument/2006/relationships/hyperlink" Target="http://www.amazon.com/The-CDA-book-Keith-Boone/dp/0857293354/ref=sr_1_1?ie=UTF8&amp;qid=1337020821&amp;sr=8-1" TargetMode="External"/><Relationship Id="rId16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confluence.hl7.org/download/attachments/58656440/POCD_HD000040-alternateIdentifier.xls?version=1&amp;modificationDate=1599159672937&amp;api=v2" TargetMode="External"/><Relationship Id="rId28" Type="http://schemas.openxmlformats.org/officeDocument/2006/relationships/image" Target="media/image8.png"/><Relationship Id="rId49" Type="http://schemas.openxmlformats.org/officeDocument/2006/relationships/hyperlink" Target="http://hl7-c-cda-examples.herokuapp.com/examples/view/Encounters/Outpatient%20Encounter%20with%20Diagnoses" TargetMode="External"/><Relationship Id="rId114" Type="http://schemas.openxmlformats.org/officeDocument/2006/relationships/hyperlink" Target="https://www.healthit.gov/isa/taxonomy/term/2491/uscdi-v3" TargetMode="External"/><Relationship Id="rId119" Type="http://schemas.openxmlformats.org/officeDocument/2006/relationships/hyperlink" Target="https://www.healthit.gov/isa/taxonomy/term/1586/uscdi-v3" TargetMode="External"/><Relationship Id="rId44" Type="http://schemas.openxmlformats.org/officeDocument/2006/relationships/footer" Target="footer3.xml"/><Relationship Id="rId60" Type="http://schemas.openxmlformats.org/officeDocument/2006/relationships/hyperlink" Target="https://vsac.nlm.nih.gov/valueset/2.16.840.1.113762.1.4.1196.788/expansion" TargetMode="External"/><Relationship Id="rId65" Type="http://schemas.openxmlformats.org/officeDocument/2006/relationships/hyperlink" Target="https://cdasearch.hl7.org/examples/view/Mental%20Status/Patient%20Health%20Questionnaire%20PHQ-9" TargetMode="External"/><Relationship Id="rId81" Type="http://schemas.openxmlformats.org/officeDocument/2006/relationships/hyperlink" Target="https://www.healthit.gov/isa/taxonomy/term/1291/uscdi-v2" TargetMode="External"/><Relationship Id="rId86" Type="http://schemas.openxmlformats.org/officeDocument/2006/relationships/hyperlink" Target="https://www.healthit.gov/isa/taxonomy/term/2456/uscdi-v2" TargetMode="External"/><Relationship Id="rId130" Type="http://schemas.openxmlformats.org/officeDocument/2006/relationships/hyperlink" Target="https://www.healthit.gov/isa/taxonomy/term/1806/uscdi-v2" TargetMode="External"/><Relationship Id="rId135" Type="http://schemas.openxmlformats.org/officeDocument/2006/relationships/hyperlink" Target="http://www.hl7.org/ccdasearch/templates/2.16.840.1.113883.10.20.22.4.19.html" TargetMode="External"/><Relationship Id="rId151" Type="http://schemas.openxmlformats.org/officeDocument/2006/relationships/hyperlink" Target="http://www.hl7.org/implement/standards/product_brief.cfm?product_id=35" TargetMode="External"/><Relationship Id="rId156" Type="http://schemas.openxmlformats.org/officeDocument/2006/relationships/hyperlink" Target="https://site.healthit.gov/sandbox-ccda" TargetMode="External"/><Relationship Id="rId172" Type="http://schemas.openxmlformats.org/officeDocument/2006/relationships/theme" Target="theme/theme1.xml"/><Relationship Id="rId13" Type="http://schemas.microsoft.com/office/2018/08/relationships/commentsExtensible" Target="commentsExtensible.xml"/><Relationship Id="rId18" Type="http://schemas.openxmlformats.org/officeDocument/2006/relationships/footer" Target="footer1.xml"/><Relationship Id="rId39" Type="http://schemas.openxmlformats.org/officeDocument/2006/relationships/hyperlink" Target="https://www.hl7.org/implement/standards/product_brief.cfm?product_id=522" TargetMode="External"/><Relationship Id="rId109" Type="http://schemas.openxmlformats.org/officeDocument/2006/relationships/hyperlink" Target="http://cdasearch.hl7.org/examples/view/Functional%20Status/Functional%20Impairment" TargetMode="External"/><Relationship Id="rId34" Type="http://schemas.openxmlformats.org/officeDocument/2006/relationships/hyperlink" Target="https://www.hl7.org/implement/standards/product_brief.cfm?product_id=492" TargetMode="External"/><Relationship Id="rId50" Type="http://schemas.openxmlformats.org/officeDocument/2006/relationships/hyperlink" Target="http://hl7-c-cda-examples.herokuapp.com/sections/Problems" TargetMode="External"/><Relationship Id="rId55" Type="http://schemas.openxmlformats.org/officeDocument/2006/relationships/hyperlink" Target="http://hl7-c-cda-examples.herokuapp.com/sections/Problems" TargetMode="External"/><Relationship Id="rId76" Type="http://schemas.openxmlformats.org/officeDocument/2006/relationships/hyperlink" Target="http://www.hl7.org/ccdasearch/templates/2.16.840.1.113883.10.20.22.4.69.html" TargetMode="External"/><Relationship Id="rId97" Type="http://schemas.openxmlformats.org/officeDocument/2006/relationships/hyperlink" Target="https://www.healthit.gov/isa/taxonomy/term/3601/uscdi-v3" TargetMode="External"/><Relationship Id="rId104" Type="http://schemas.openxmlformats.org/officeDocument/2006/relationships/hyperlink" Target="https://www.healthit.gov/isa/taxonomy/term/3241/uscdi-v3" TargetMode="External"/><Relationship Id="rId120" Type="http://schemas.openxmlformats.org/officeDocument/2006/relationships/hyperlink" Target="https://www.healthit.gov/isa/taxonomy/term/2726/uscdi-v3" TargetMode="External"/><Relationship Id="rId125" Type="http://schemas.openxmlformats.org/officeDocument/2006/relationships/hyperlink" Target="https://www.healthit.gov/isa/taxonomy/term/3381/uscdi-v3" TargetMode="External"/><Relationship Id="rId141" Type="http://schemas.openxmlformats.org/officeDocument/2006/relationships/hyperlink" Target="http://www.hl7.org/implement/standards/product_brief.cfm?product_id=478" TargetMode="External"/><Relationship Id="rId146" Type="http://schemas.openxmlformats.org/officeDocument/2006/relationships/hyperlink" Target="http://www.hl7.org/implement/standards/product_brief.cfm?product_id=354" TargetMode="External"/><Relationship Id="rId16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vsac.nlm.nih.gov/valueset/2.16.840.1.113762.1.4.1196.789/expansion" TargetMode="External"/><Relationship Id="rId92" Type="http://schemas.openxmlformats.org/officeDocument/2006/relationships/hyperlink" Target="https://www.healthit.gov/isa/taxonomy/term/1196/uscdi-v2" TargetMode="External"/><Relationship Id="rId162" Type="http://schemas.openxmlformats.org/officeDocument/2006/relationships/hyperlink" Target="https://confluence.hl7.org/display/CDA/CDA+Management+Group" TargetMode="External"/><Relationship Id="rId2" Type="http://schemas.openxmlformats.org/officeDocument/2006/relationships/numbering" Target="numbering.xml"/><Relationship Id="rId29" Type="http://schemas.openxmlformats.org/officeDocument/2006/relationships/hyperlink" Target="https://docs.google.com/document/d/1r1qBuzPQNkLiNpLkTOIv4RHXQHkyx7_N7_Es3MiHUek/edit" TargetMode="External"/><Relationship Id="rId24" Type="http://schemas.openxmlformats.org/officeDocument/2006/relationships/image" Target="media/image5.png"/><Relationship Id="rId40" Type="http://schemas.openxmlformats.org/officeDocument/2006/relationships/hyperlink" Target="https://www.hl7.org/implement/standards/product_brief.cfm?product_id=502" TargetMode="External"/><Relationship Id="rId45" Type="http://schemas.openxmlformats.org/officeDocument/2006/relationships/image" Target="media/image10.png"/><Relationship Id="rId66" Type="http://schemas.openxmlformats.org/officeDocument/2006/relationships/hyperlink" Target="http://hl7-c-cda-examples.herokuapp.com/sections/Problems" TargetMode="External"/><Relationship Id="rId87" Type="http://schemas.openxmlformats.org/officeDocument/2006/relationships/hyperlink" Target="https://www.healthit.gov/isa/taxonomy/term/3166/uscdi-v2" TargetMode="External"/><Relationship Id="rId110" Type="http://schemas.openxmlformats.org/officeDocument/2006/relationships/hyperlink" Target="https://vsac.nlm.nih.gov/valueset/2.16.840.1.113762.1.4.1099.49/expansion" TargetMode="External"/><Relationship Id="rId115" Type="http://schemas.openxmlformats.org/officeDocument/2006/relationships/hyperlink" Target="https://www.healthit.gov/isa/taxonomy/term/2441/uscdi-v3" TargetMode="External"/><Relationship Id="rId131" Type="http://schemas.openxmlformats.org/officeDocument/2006/relationships/hyperlink" Target="https://www.healthit.gov/isa/taxonomy/term/1241/uscdi-v2" TargetMode="External"/><Relationship Id="rId136" Type="http://schemas.openxmlformats.org/officeDocument/2006/relationships/hyperlink" Target="https://confluence.hl7.org/download/attachments/49645557/02%20DischargeSummary.xml?version=1&amp;modificationDate=1560380019472&amp;api=v2" TargetMode="External"/><Relationship Id="rId157" Type="http://schemas.openxmlformats.org/officeDocument/2006/relationships/hyperlink" Target="https://ccda.healthit.gov/scorecard/" TargetMode="External"/><Relationship Id="rId61" Type="http://schemas.openxmlformats.org/officeDocument/2006/relationships/hyperlink" Target="http://www.hl7.org/implement/standards/product_brief.cfm?product_id=494" TargetMode="External"/><Relationship Id="rId82" Type="http://schemas.openxmlformats.org/officeDocument/2006/relationships/hyperlink" Target="https://www.healthit.gov/isa/taxonomy/term/1301/uscdi-v2" TargetMode="External"/><Relationship Id="rId152" Type="http://schemas.openxmlformats.org/officeDocument/2006/relationships/hyperlink" Target="https://confluence.hl7.org/display/CQIWC/Clinical+Quality+Information+WG+%28CQI%29+Home" TargetMode="External"/><Relationship Id="rId19" Type="http://schemas.openxmlformats.org/officeDocument/2006/relationships/image" Target="media/image3.png"/><Relationship Id="rId14" Type="http://schemas.openxmlformats.org/officeDocument/2006/relationships/hyperlink" Target="file:///C:\Users\ggagi\Dropbox\C-CDA%20Companion%20Guide%20R4%20Jan%202023\BallotFilesForReconciliationEditingToPublish\CDAR2_IG_CCDA_COMPANION_R4_STU_2023JAN_BallotEdits.docx" TargetMode="External"/><Relationship Id="rId30" Type="http://schemas.openxmlformats.org/officeDocument/2006/relationships/hyperlink" Target="https://s3.amazonaws.com/seqprojectehex/wp-content/uploads/2018/09/12194149/eHealthExchange-Content-Testing-Guide-2018v1.pdf" TargetMode="External"/><Relationship Id="rId35" Type="http://schemas.openxmlformats.org/officeDocument/2006/relationships/hyperlink" Target="https://www.hl7.org/implement/standards/product_brief.cfm?product_id=492" TargetMode="External"/><Relationship Id="rId56" Type="http://schemas.openxmlformats.org/officeDocument/2006/relationships/hyperlink" Target="http://hl7-c-cda-examples.herokuapp.com/sections/Problems" TargetMode="External"/><Relationship Id="rId77" Type="http://schemas.openxmlformats.org/officeDocument/2006/relationships/hyperlink" Target="https://loinc.org/panels/" TargetMode="External"/><Relationship Id="rId100" Type="http://schemas.openxmlformats.org/officeDocument/2006/relationships/hyperlink" Target="https://www.healthit.gov/isa/taxonomy/term/2751/uscdi-v3" TargetMode="External"/><Relationship Id="rId105" Type="http://schemas.openxmlformats.org/officeDocument/2006/relationships/hyperlink" Target="https://www.healthit.gov/isa/taxonomy/term/3276/uscdi-v3" TargetMode="External"/><Relationship Id="rId126" Type="http://schemas.openxmlformats.org/officeDocument/2006/relationships/hyperlink" Target="https://www.healthit.gov/isa/taxonomy/term/3376/uscdi-v3" TargetMode="External"/><Relationship Id="rId147" Type="http://schemas.openxmlformats.org/officeDocument/2006/relationships/hyperlink" Target="https://www.ihe.net/uploadedFiles/Documents/PCC/IHE_PCC_Suppl_CDA_DSS.pdf" TargetMode="External"/><Relationship Id="rId16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yperlink" Target="http://cdasearch.hl7.org/examples/view/b45996a0828df13d805e978e6a57f4d509354641" TargetMode="External"/><Relationship Id="rId72" Type="http://schemas.openxmlformats.org/officeDocument/2006/relationships/hyperlink" Target="https://vsac.nlm.nih.gov/valueset/2.16.840.1.113762.1.4.1247.71/expansion" TargetMode="External"/><Relationship Id="rId93" Type="http://schemas.openxmlformats.org/officeDocument/2006/relationships/hyperlink" Target="https://www.healthit.gov/isa/taxonomy/term/1336/uscdi-v2" TargetMode="External"/><Relationship Id="rId98" Type="http://schemas.openxmlformats.org/officeDocument/2006/relationships/hyperlink" Target="https://www.healthit.gov/isa/taxonomy/term/2351/uscdi-v3" TargetMode="External"/><Relationship Id="rId121" Type="http://schemas.openxmlformats.org/officeDocument/2006/relationships/hyperlink" Target="https://confluence.hl7.org/display/SD/CDA+Extensions" TargetMode="External"/><Relationship Id="rId142" Type="http://schemas.openxmlformats.org/officeDocument/2006/relationships/hyperlink" Target="http://www.hl7.org/implement/standards/product_brief.cfm?product_id=494" TargetMode="External"/><Relationship Id="rId163" Type="http://schemas.openxmlformats.org/officeDocument/2006/relationships/hyperlink" Target="https://confluence.hl7.org/display/SD/Structured+Documents"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file:///\\netstorage.amgnet.net\Users\natashakreisle\Desktop\no_known" TargetMode="External"/><Relationship Id="rId67" Type="http://schemas.openxmlformats.org/officeDocument/2006/relationships/hyperlink" Target="http://hl7-c-cda-examples.herokuapp.com/examples/view/Quality/Quality%20Care%20Compliance%20in%20C-CDA" TargetMode="External"/><Relationship Id="rId116" Type="http://schemas.openxmlformats.org/officeDocument/2006/relationships/hyperlink" Target="https://www.healthit.gov/isa/taxonomy/term/1236/uscdi-v3" TargetMode="External"/><Relationship Id="rId137" Type="http://schemas.openxmlformats.org/officeDocument/2006/relationships/hyperlink" Target="https://www.hl7.org/implement/standards/product_brief.cfm?product_id=7" TargetMode="External"/><Relationship Id="rId158" Type="http://schemas.openxmlformats.org/officeDocument/2006/relationships/hyperlink" Target="https://github.com/mdht/mdht-models" TargetMode="External"/><Relationship Id="rId20" Type="http://schemas.openxmlformats.org/officeDocument/2006/relationships/image" Target="media/image4.png"/><Relationship Id="rId41" Type="http://schemas.openxmlformats.org/officeDocument/2006/relationships/header" Target="header2.xml"/><Relationship Id="rId62" Type="http://schemas.openxmlformats.org/officeDocument/2006/relationships/hyperlink" Target="http://s.details.loinc.org/LOINC/8889-8.html?sections=Comprehensive" TargetMode="External"/><Relationship Id="rId83" Type="http://schemas.openxmlformats.org/officeDocument/2006/relationships/hyperlink" Target="https://www.healthit.gov/isa/taxonomy/term/1296/uscdi-v2" TargetMode="External"/><Relationship Id="rId88" Type="http://schemas.openxmlformats.org/officeDocument/2006/relationships/hyperlink" Target="https://www.healthit.gov/isa/taxonomy/term/2466/uscdi-v2" TargetMode="External"/><Relationship Id="rId111" Type="http://schemas.openxmlformats.org/officeDocument/2006/relationships/hyperlink" Target="https://cdasearch.hl7.org/examples/view/Mental%20Status/Patient%20Health%20Questionnaire%20PHQ-9" TargetMode="External"/><Relationship Id="rId132" Type="http://schemas.openxmlformats.org/officeDocument/2006/relationships/hyperlink" Target="https://www.healthit.gov/isa/taxonomy/term/1251/uscdi-v2" TargetMode="External"/><Relationship Id="rId153" Type="http://schemas.openxmlformats.org/officeDocument/2006/relationships/hyperlink" Target="https://hl7.org/permalink/?CDAR2.0schema" TargetMode="External"/><Relationship Id="rId15" Type="http://schemas.openxmlformats.org/officeDocument/2006/relationships/image" Target="media/image2.png"/><Relationship Id="rId36" Type="http://schemas.openxmlformats.org/officeDocument/2006/relationships/hyperlink" Target="http://www.hl7.org/implement/standards/product_brief.cfm?product_id=473" TargetMode="External"/><Relationship Id="rId57" Type="http://schemas.openxmlformats.org/officeDocument/2006/relationships/hyperlink" Target="http://hl7-c-cda-examples.herokuapp.com/sections/Problems" TargetMode="External"/><Relationship Id="rId106" Type="http://schemas.openxmlformats.org/officeDocument/2006/relationships/hyperlink" Target="https://www.healthit.gov/isa/taxonomy/term/1616/uscdi-v3" TargetMode="External"/><Relationship Id="rId127" Type="http://schemas.openxmlformats.org/officeDocument/2006/relationships/hyperlink" Target="https://confluence.hl7.org/display/VOC/The+Gender+Harmony+Project" TargetMode="External"/><Relationship Id="rId10" Type="http://schemas.openxmlformats.org/officeDocument/2006/relationships/comments" Target="comments.xml"/><Relationship Id="rId31" Type="http://schemas.openxmlformats.org/officeDocument/2006/relationships/image" Target="media/image9.png"/><Relationship Id="rId52" Type="http://schemas.openxmlformats.org/officeDocument/2006/relationships/hyperlink" Target="http://hl7-c-cda-examples.herokuapp.com/sections/Problems" TargetMode="External"/><Relationship Id="rId73" Type="http://schemas.openxmlformats.org/officeDocument/2006/relationships/hyperlink" Target="https://vsac.nlm.nih.gov/valueset/2.16.840.1.113762.1.4.1196.790/expansion" TargetMode="External"/><Relationship Id="rId78" Type="http://schemas.openxmlformats.org/officeDocument/2006/relationships/hyperlink" Target="https://www.hl7.org/implement/standards/product_brief.cfm?product_id=522" TargetMode="External"/><Relationship Id="rId94" Type="http://schemas.openxmlformats.org/officeDocument/2006/relationships/hyperlink" Target="https://www.healthit.gov/isa/taxonomy/term/1191/uscdi-v2" TargetMode="External"/><Relationship Id="rId99" Type="http://schemas.openxmlformats.org/officeDocument/2006/relationships/hyperlink" Target="https://www.healthit.gov/isa/taxonomy/term/3581/uscdi-v3" TargetMode="External"/><Relationship Id="rId101" Type="http://schemas.openxmlformats.org/officeDocument/2006/relationships/hyperlink" Target="https://www.healthit.gov/isa/taxonomy/term/2341/uscdi-v3" TargetMode="External"/><Relationship Id="rId122" Type="http://schemas.openxmlformats.org/officeDocument/2006/relationships/hyperlink" Target="https://www.healthit.gov/isa/taxonomy/term/3691/uscdi-v3" TargetMode="External"/><Relationship Id="rId143" Type="http://schemas.openxmlformats.org/officeDocument/2006/relationships/hyperlink" Target="https://www.hl7.org/implement/standards/product_brief.cfm?product_id=522" TargetMode="External"/><Relationship Id="rId148" Type="http://schemas.openxmlformats.org/officeDocument/2006/relationships/hyperlink" Target="https://www.ihe.net/uploadedFiles/Documents/PCC/IHE_PCC_Suppl_MCV.pdf" TargetMode="External"/><Relationship Id="rId164" Type="http://schemas.openxmlformats.org/officeDocument/2006/relationships/hyperlink" Target="http://www.hl7.org/myhl7/managelistservs.cfm" TargetMode="External"/><Relationship Id="rId16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http://www.hl7.org/permalink/?SpecificationFeedback" TargetMode="External"/><Relationship Id="rId26" Type="http://schemas.openxmlformats.org/officeDocument/2006/relationships/image" Target="media/image7.png"/><Relationship Id="rId47" Type="http://schemas.openxmlformats.org/officeDocument/2006/relationships/image" Target="media/image11.png"/><Relationship Id="rId68" Type="http://schemas.openxmlformats.org/officeDocument/2006/relationships/hyperlink" Target="https://www.healthit.gov/isa/united-states-core-data-interoperability-uscdi" TargetMode="External"/><Relationship Id="rId89" Type="http://schemas.openxmlformats.org/officeDocument/2006/relationships/hyperlink" Target="https://www.healthit.gov/isa/taxonomy/term/2471/uscdi-v2" TargetMode="External"/><Relationship Id="rId112" Type="http://schemas.openxmlformats.org/officeDocument/2006/relationships/hyperlink" Target="https://cdasearch.hl7.org/examples/view/Mental%20Status/Memory%20Impairment" TargetMode="External"/><Relationship Id="rId133" Type="http://schemas.openxmlformats.org/officeDocument/2006/relationships/hyperlink" Target="https://www.healthit.gov/isa/taxonomy/term/1841/uscdi-v2" TargetMode="External"/><Relationship Id="rId154" Type="http://schemas.openxmlformats.org/officeDocument/2006/relationships/hyperlink" Target="https://github.com/HL7/cda-ccda-2.1/blob/master/schematron/Consolidation.sch" TargetMode="External"/><Relationship Id="rId16" Type="http://schemas.openxmlformats.org/officeDocument/2006/relationships/hyperlink" Target="https://confluence.hl7.org/display/HL7/Specification+Feedback" TargetMode="External"/><Relationship Id="rId37" Type="http://schemas.openxmlformats.org/officeDocument/2006/relationships/hyperlink" Target="http://www.hl7.org/implement/standards/product_brief.cfm?product_id=478" TargetMode="External"/><Relationship Id="rId58" Type="http://schemas.openxmlformats.org/officeDocument/2006/relationships/hyperlink" Target="http://hl7-c-cda-examples.herokuapp.com/sections/Problems" TargetMode="External"/><Relationship Id="rId79" Type="http://schemas.openxmlformats.org/officeDocument/2006/relationships/image" Target="media/image13.png"/><Relationship Id="rId102" Type="http://schemas.openxmlformats.org/officeDocument/2006/relationships/hyperlink" Target="https://www.healthit.gov/isa/taxonomy/term/2361/uscdi-v3" TargetMode="External"/><Relationship Id="rId123" Type="http://schemas.openxmlformats.org/officeDocument/2006/relationships/hyperlink" Target="https://www.healthit.gov/isa/taxonomy/term/2696/uscdi-v3" TargetMode="External"/><Relationship Id="rId144" Type="http://schemas.openxmlformats.org/officeDocument/2006/relationships/hyperlink" Target="https://www.hl7.org/implement/standards/product_brief.cfm?product_id=502" TargetMode="External"/><Relationship Id="rId90" Type="http://schemas.openxmlformats.org/officeDocument/2006/relationships/hyperlink" Target="https://cdasearch.hl7.org/examples/view/Results/Results%20Radiology%20with%20Image%20Narrative" TargetMode="External"/><Relationship Id="rId165" Type="http://schemas.openxmlformats.org/officeDocument/2006/relationships/hyperlink" Target="https://cdasearch.hl7.org/" TargetMode="External"/><Relationship Id="rId27" Type="http://schemas.openxmlformats.org/officeDocument/2006/relationships/hyperlink" Target="http://www.iso.org/iso/en/ISOOnline.frontpage" TargetMode="External"/><Relationship Id="rId48" Type="http://schemas.openxmlformats.org/officeDocument/2006/relationships/hyperlink" Target="http://hl7-c-cda-examples.herokuapp.com/sections/Problems" TargetMode="External"/><Relationship Id="rId69" Type="http://schemas.openxmlformats.org/officeDocument/2006/relationships/hyperlink" Target="https://www.hl7.org/gravity/" TargetMode="External"/><Relationship Id="rId113" Type="http://schemas.openxmlformats.org/officeDocument/2006/relationships/hyperlink" Target="https://trifolia.lantanagroup.com/TemplateManagement/View/II/2.16.840.1.113883.10.20.22.4.281/2018-04-01" TargetMode="External"/><Relationship Id="rId134" Type="http://schemas.openxmlformats.org/officeDocument/2006/relationships/hyperlink" Target="https://www.healthit.gov/isa/taxonomy/term/2631/uscdi-v3" TargetMode="External"/><Relationship Id="rId80" Type="http://schemas.openxmlformats.org/officeDocument/2006/relationships/hyperlink" Target="https://www.healthit.gov/isa/taxonomy/term/1286/uscdi-v2" TargetMode="External"/><Relationship Id="rId155" Type="http://schemas.openxmlformats.org/officeDocument/2006/relationships/hyperlink" Target="https://hl7.org/permalink/?CDAStyleSheet" TargetMode="External"/><Relationship Id="rId17" Type="http://schemas.openxmlformats.org/officeDocument/2006/relationships/header" Target="header1.xml"/><Relationship Id="rId38" Type="http://schemas.openxmlformats.org/officeDocument/2006/relationships/hyperlink" Target="http://www.hl7.org/implement/standards/product_brief.cfm?product_id=494" TargetMode="External"/><Relationship Id="rId59" Type="http://schemas.openxmlformats.org/officeDocument/2006/relationships/hyperlink" Target="http://www.hl7.org/implement/standards/product_brief.cfm?product_id=492" TargetMode="External"/><Relationship Id="rId103" Type="http://schemas.openxmlformats.org/officeDocument/2006/relationships/hyperlink" Target="https://www.healthit.gov/isa/taxonomy/term/2346/uscdi-v3" TargetMode="External"/><Relationship Id="rId124" Type="http://schemas.openxmlformats.org/officeDocument/2006/relationships/hyperlink" Target="https://www.healthit.gov/isa/taxonomy/term/2671/uscdi-v3"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www.commonwellalliance.org/wp-content/uploads/2018/07/Carequality_CommonWell_Improve_C-CDA_06-15-2018_V1.pdf" TargetMode="External"/><Relationship Id="rId18" Type="http://schemas.openxmlformats.org/officeDocument/2006/relationships/hyperlink" Target="http://www.commonwellalliance.org/wp-content/uploads/2018/07/Carequality_CommonWell_Improve_C-CDA_06-15-2018_V1.pdf" TargetMode="External"/><Relationship Id="rId26" Type="http://schemas.openxmlformats.org/officeDocument/2006/relationships/hyperlink" Target="https://www.hl7.org/implement/standards/product_matrix.cfm" TargetMode="External"/><Relationship Id="rId39" Type="http://schemas.openxmlformats.org/officeDocument/2006/relationships/hyperlink" Target="https://journals.lww.com/academicmedicine/toc/2019/01000" TargetMode="External"/><Relationship Id="rId21" Type="http://schemas.openxmlformats.org/officeDocument/2006/relationships/hyperlink" Target="https://www.hl7.org/documentcenter/public_temp_E3F202CB-1C23-BA17-0C6B02F543752C9B/standards/dstu/CDAR2_AIG_CCDA_EXCHANGE_R1_STU_2017AUG.pdf" TargetMode="External"/><Relationship Id="rId34" Type="http://schemas.openxmlformats.org/officeDocument/2006/relationships/hyperlink" Target="https://confluence.hl7.org/display/SEC/Basic+Provenance+Implementation+Guide" TargetMode="External"/><Relationship Id="rId42" Type="http://schemas.openxmlformats.org/officeDocument/2006/relationships/hyperlink" Target="http://hl7-c-cda-examples.herokuapp.com/sections/Quality" TargetMode="External"/><Relationship Id="rId47" Type="http://schemas.openxmlformats.org/officeDocument/2006/relationships/hyperlink" Target="http://cdasearch.hl7.org/examples/view/7353a215efda8dfe3fbacb19abbb90756ce14bab" TargetMode="External"/><Relationship Id="rId50" Type="http://schemas.openxmlformats.org/officeDocument/2006/relationships/hyperlink" Target="https://github.com/brettmarquard/HL7-C-CDA-Task-Force-Examples/blob/master/No_Implanted_Devices.xml" TargetMode="External"/><Relationship Id="rId55" Type="http://schemas.openxmlformats.org/officeDocument/2006/relationships/hyperlink" Target="https://github.com/jddamore/HL7-Task-Force-Examples/blob/master/MED_Med_Every_4-6_hrs.xml" TargetMode="External"/><Relationship Id="rId7" Type="http://schemas.openxmlformats.org/officeDocument/2006/relationships/hyperlink" Target="http://www.hl7.org/v3ballot/html/help/pfg/pfg.htm" TargetMode="External"/><Relationship Id="rId2" Type="http://schemas.openxmlformats.org/officeDocument/2006/relationships/hyperlink" Target="https://vsac.nlm.nih.gov/" TargetMode="External"/><Relationship Id="rId16" Type="http://schemas.openxmlformats.org/officeDocument/2006/relationships/hyperlink" Target="http://www.commonwellalliance.org/wp-content/uploads/2018/07/Carequality_CommonWell_Improve_C-CDA_06-15-2018_V1.pdf" TargetMode="External"/><Relationship Id="rId29" Type="http://schemas.openxmlformats.org/officeDocument/2006/relationships/hyperlink" Target="https://vsac.nlm.nih.gov/valueset/expansions?pr=ccda" TargetMode="External"/><Relationship Id="rId11" Type="http://schemas.openxmlformats.org/officeDocument/2006/relationships/hyperlink" Target="https://docs.google.com/document/d/1r1qBuzPQNkLiNpLkTOIv4RHXQHkyx7_N7_Es3MiHUek/edit"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hl7-c-cda-examples.herokuapp.com/examples/view/Header/Patient%20With%20Prior%20Addresses" TargetMode="External"/><Relationship Id="rId37" Type="http://schemas.openxmlformats.org/officeDocument/2006/relationships/hyperlink" Target="https://www.tabers.com/tabersonline/" TargetMode="External"/><Relationship Id="rId40" Type="http://schemas.openxmlformats.org/officeDocument/2006/relationships/hyperlink" Target="http://www.hl7.org/implement/standards/rim.cfm" TargetMode="External"/><Relationship Id="rId45" Type="http://schemas.openxmlformats.org/officeDocument/2006/relationships/hyperlink" Target="https://www.healthit.gov/isa/" TargetMode="External"/><Relationship Id="rId53" Type="http://schemas.openxmlformats.org/officeDocument/2006/relationships/hyperlink" Target="https://www.healthit.gov/isa/representing-patient-tobacco-use-smoking-status" TargetMode="External"/><Relationship Id="rId58" Type="http://schemas.openxmlformats.org/officeDocument/2006/relationships/hyperlink" Target="http://www.hl7.org/implement/standards/product_brief.cfm?product_id=35" TargetMode="External"/><Relationship Id="rId5" Type="http://schemas.openxmlformats.org/officeDocument/2006/relationships/hyperlink" Target="https://www.ihe.net/" TargetMode="External"/><Relationship Id="rId19" Type="http://schemas.openxmlformats.org/officeDocument/2006/relationships/hyperlink" Target="https://www.hl7.org/documentcenter/public_temp_E3F202CB-1C23-BA17-0C6B02F543752C9B/standards/dstu/CDAR2_AIG_CCDA_EXCHANGE_R1_STU_2017AUG.pdf" TargetMode="External"/><Relationship Id="rId4" Type="http://schemas.openxmlformats.org/officeDocument/2006/relationships/hyperlink" Target="http://www.w3.org/TR/xpath/" TargetMode="External"/><Relationship Id="rId9" Type="http://schemas.openxmlformats.org/officeDocument/2006/relationships/hyperlink" Target="http://www.commonwellalliance.org/wp-content/uploads/2018/07/Carequality_CommonWell_Improve_C-CDA_06-15-2018_V1.pdf" TargetMode="External"/><Relationship Id="rId14" Type="http://schemas.openxmlformats.org/officeDocument/2006/relationships/hyperlink" Target="http://www.commonwellalliance.org/wp-content/uploads/2018/07/Carequality_CommonWell_Improve_C-CDA_06-15-2018_V1.pdf"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s://loinc.org/" TargetMode="External"/><Relationship Id="rId30" Type="http://schemas.openxmlformats.org/officeDocument/2006/relationships/hyperlink" Target="http://www.hl7.org/implement/standards/product_brief.cfm?product_id=280" TargetMode="External"/><Relationship Id="rId35" Type="http://schemas.openxmlformats.org/officeDocument/2006/relationships/hyperlink" Target="http://www.hl7.org/implement/standards/product_brief.cfm?product_id=375" TargetMode="External"/><Relationship Id="rId43" Type="http://schemas.openxmlformats.org/officeDocument/2006/relationships/hyperlink" Target="https://github.com/HL7/cda-core-xsl" TargetMode="External"/><Relationship Id="rId48" Type="http://schemas.openxmlformats.org/officeDocument/2006/relationships/hyperlink" Target="http://cdasearch.hl7.org/examples/view/7353a215efda8dfe3fbacb19abbb90756ce14bab" TargetMode="External"/><Relationship Id="rId56" Type="http://schemas.openxmlformats.org/officeDocument/2006/relationships/hyperlink" Target="https://docs.google.com/document/d/1Y0Z458o_MrR2aPnpx6EygO6hpI88Bl95esjRWZ0agtY/edit" TargetMode="External"/><Relationship Id="rId8" Type="http://schemas.openxmlformats.org/officeDocument/2006/relationships/hyperlink" Target="http://www.commonwellalliance.org/wp-content/uploads/2018/07/Carequality_CommonWell_Improve_C-CDA_06-15-2018_V1.pdf" TargetMode="External"/><Relationship Id="rId51" Type="http://schemas.openxmlformats.org/officeDocument/2006/relationships/hyperlink" Target="http://www.hl7.org/dstucomments/showdetail.cfm?dstuid=168" TargetMode="External"/><Relationship Id="rId3" Type="http://schemas.openxmlformats.org/officeDocument/2006/relationships/hyperlink" Target="http://www.w3.org/TR/xml/" TargetMode="External"/><Relationship Id="rId12" Type="http://schemas.openxmlformats.org/officeDocument/2006/relationships/hyperlink" Target="http://cdasearch.hl7.org/" TargetMode="External"/><Relationship Id="rId17" Type="http://schemas.openxmlformats.org/officeDocument/2006/relationships/hyperlink" Target="https://www.hl7.org/implement/standards/product_matrix.cfm" TargetMode="External"/><Relationship Id="rId25" Type="http://schemas.openxmlformats.org/officeDocument/2006/relationships/hyperlink" Target="https://loinc.org" TargetMode="External"/><Relationship Id="rId33" Type="http://schemas.openxmlformats.org/officeDocument/2006/relationships/hyperlink" Target="https://vsac.nlm.nih.gov/download/ccda" TargetMode="External"/><Relationship Id="rId38" Type="http://schemas.openxmlformats.org/officeDocument/2006/relationships/hyperlink" Target="https://www.carecloud.com/continuum/how-soap-notes-paved-the-way-for-modern-medical-documentation/" TargetMode="External"/><Relationship Id="rId46" Type="http://schemas.openxmlformats.org/officeDocument/2006/relationships/hyperlink" Target="http://cdasearch.hl7.org/examples/view/7353a215efda8dfe3fbacb19abbb90756ce14bab" TargetMode="External"/><Relationship Id="rId59" Type="http://schemas.openxmlformats.org/officeDocument/2006/relationships/hyperlink" Target="https://github.com/chb/sample_ccdas"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www.hl7.org/implement/standards/product_brief.cfm?product_id=410" TargetMode="External"/><Relationship Id="rId54" Type="http://schemas.openxmlformats.org/officeDocument/2006/relationships/hyperlink" Target="https://github.com/jddamore/HL7-Task-Force-Examples/blob/master/SMOKING_Unknown_Smoker.xml" TargetMode="External"/><Relationship Id="rId1" Type="http://schemas.openxmlformats.org/officeDocument/2006/relationships/hyperlink" Target="https://www.hl7.org/fhir/versions.html" TargetMode="External"/><Relationship Id="rId6" Type="http://schemas.openxmlformats.org/officeDocument/2006/relationships/hyperlink" Target="https://www.directtrust.org/" TargetMode="External"/><Relationship Id="rId15" Type="http://schemas.openxmlformats.org/officeDocument/2006/relationships/hyperlink" Target="http://www.commonwellalliance.org/wp-content/uploads/2018/07/Carequality_CommonWell_Improve_C-CDA_06-15-2018_V1.pdf" TargetMode="External"/><Relationship Id="rId23" Type="http://schemas.openxmlformats.org/officeDocument/2006/relationships/hyperlink" Target="http://www.commonwellalliance.org/wp-content/uploads/2018/07/Carequality_CommonWell_Improve_C-CDA_06-15-2018_V1.pdf" TargetMode="External"/><Relationship Id="rId28" Type="http://schemas.openxmlformats.org/officeDocument/2006/relationships/hyperlink" Target="https://vsac.nlm.nih.gov/" TargetMode="External"/><Relationship Id="rId36" Type="http://schemas.openxmlformats.org/officeDocument/2006/relationships/hyperlink" Target="https://www.commonwellalliance.org/wp-content/uploads/2019/01/Improve-Joint-Document-Content-Whitepaper.pdf%20Section%205.1.3" TargetMode="External"/><Relationship Id="rId49" Type="http://schemas.openxmlformats.org/officeDocument/2006/relationships/hyperlink" Target="http://cdasearch.hl7.org/examples/view/7353a215efda8dfe3fbacb19abbb90756ce14bab" TargetMode="External"/><Relationship Id="rId57" Type="http://schemas.openxmlformats.org/officeDocument/2006/relationships/hyperlink" Target="https://github.com/brettmarquard/HL7-C-CDA-Task-Force-Examples/blob/master/Influenza_Immunization_Complete.xml" TargetMode="External"/><Relationship Id="rId10" Type="http://schemas.openxmlformats.org/officeDocument/2006/relationships/hyperlink" Target="http://www.commonwellalliance.org/wp-content/uploads/2018/07/Carequality_CommonWell_Improve_C-CDA_06-15-2018_V1.pdf" TargetMode="External"/><Relationship Id="rId31" Type="http://schemas.openxmlformats.org/officeDocument/2006/relationships/hyperlink" Target="https://cdasearch.hl7.org/examples/view/Header/Patient%20Demographic%20Information" TargetMode="External"/><Relationship Id="rId44" Type="http://schemas.openxmlformats.org/officeDocument/2006/relationships/hyperlink" Target="https://confluence.hl7.org/display/VOC/Vocabulary+WG+Policy+on+Use+of+translationCode+in+the+V3+%28and+CDA%29+Datatypes" TargetMode="External"/><Relationship Id="rId52" Type="http://schemas.openxmlformats.org/officeDocument/2006/relationships/hyperlink" Target="http://www.hl7.org/dstucomments/showdetail.cfm?dstuid=168" TargetMode="External"/><Relationship Id="rId60" Type="http://schemas.openxmlformats.org/officeDocument/2006/relationships/hyperlink" Target="https://www.commonwellalliance.org/wp-content/uploads/2019/01/Improve-Joint-Document-Content-White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216</Pages>
  <Words>91552</Words>
  <Characters>521850</Characters>
  <Application>Microsoft Office Word</Application>
  <DocSecurity>0</DocSecurity>
  <Lines>4348</Lines>
  <Paragraphs>1224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612178</CharactersWithSpaces>
  <SharedDoc>false</SharedDoc>
  <HLinks>
    <vt:vector size="2784" baseType="variant">
      <vt:variant>
        <vt:i4>4915272</vt:i4>
      </vt:variant>
      <vt:variant>
        <vt:i4>2712</vt:i4>
      </vt:variant>
      <vt:variant>
        <vt:i4>0</vt:i4>
      </vt:variant>
      <vt:variant>
        <vt:i4>5</vt:i4>
      </vt:variant>
      <vt:variant>
        <vt:lpwstr>http://hl7-c-cda-examples.herokuapp.com/</vt:lpwstr>
      </vt:variant>
      <vt:variant>
        <vt:lpwstr/>
      </vt:variant>
      <vt:variant>
        <vt:i4>4784214</vt:i4>
      </vt:variant>
      <vt:variant>
        <vt:i4>2709</vt:i4>
      </vt:variant>
      <vt:variant>
        <vt:i4>0</vt:i4>
      </vt:variant>
      <vt:variant>
        <vt:i4>5</vt:i4>
      </vt:variant>
      <vt:variant>
        <vt:lpwstr>http://www.hl7.org/myhl7/managelistservs.cfm</vt:lpwstr>
      </vt:variant>
      <vt:variant>
        <vt:lpwstr/>
      </vt:variant>
      <vt:variant>
        <vt:i4>5767272</vt:i4>
      </vt:variant>
      <vt:variant>
        <vt:i4>2706</vt:i4>
      </vt:variant>
      <vt:variant>
        <vt:i4>0</vt:i4>
      </vt:variant>
      <vt:variant>
        <vt:i4>5</vt:i4>
      </vt:variant>
      <vt:variant>
        <vt:lpwstr>http://wiki.hl7.org/index.php?title=Structured_Documents</vt:lpwstr>
      </vt:variant>
      <vt:variant>
        <vt:lpwstr/>
      </vt:variant>
      <vt:variant>
        <vt:i4>7864377</vt:i4>
      </vt:variant>
      <vt:variant>
        <vt:i4>2703</vt:i4>
      </vt:variant>
      <vt:variant>
        <vt:i4>0</vt:i4>
      </vt:variant>
      <vt:variant>
        <vt:i4>5</vt:i4>
      </vt:variant>
      <vt:variant>
        <vt:lpwstr>https://confluence.hl7.org/display/CDA/CDA+Management+Group</vt:lpwstr>
      </vt:variant>
      <vt:variant>
        <vt:lpwstr/>
      </vt:variant>
      <vt:variant>
        <vt:i4>5898259</vt:i4>
      </vt:variant>
      <vt:variant>
        <vt:i4>2700</vt:i4>
      </vt:variant>
      <vt:variant>
        <vt:i4>0</vt:i4>
      </vt:variant>
      <vt:variant>
        <vt:i4>5</vt:i4>
      </vt:variant>
      <vt:variant>
        <vt:lpwstr>http://www.amazon.com/The-CDA-book-Keith-Boone/dp/0857293354/ref=sr_1_1?ie=UTF8&amp;qid=1337020821&amp;sr=8-1</vt:lpwstr>
      </vt:variant>
      <vt:variant>
        <vt:lpwstr/>
      </vt:variant>
      <vt:variant>
        <vt:i4>4849667</vt:i4>
      </vt:variant>
      <vt:variant>
        <vt:i4>2697</vt:i4>
      </vt:variant>
      <vt:variant>
        <vt:i4>0</vt:i4>
      </vt:variant>
      <vt:variant>
        <vt:i4>5</vt:i4>
      </vt:variant>
      <vt:variant>
        <vt:lpwstr>http://www.hl7.org/implement/training.cfm?ref=nav</vt:lpwstr>
      </vt:variant>
      <vt:variant>
        <vt:lpwstr/>
      </vt:variant>
      <vt:variant>
        <vt:i4>2949155</vt:i4>
      </vt:variant>
      <vt:variant>
        <vt:i4>2694</vt:i4>
      </vt:variant>
      <vt:variant>
        <vt:i4>0</vt:i4>
      </vt:variant>
      <vt:variant>
        <vt:i4>5</vt:i4>
      </vt:variant>
      <vt:variant>
        <vt:lpwstr>https://projects.eclipse.org/projects/modeling.mdht</vt:lpwstr>
      </vt:variant>
      <vt:variant>
        <vt:lpwstr/>
      </vt:variant>
      <vt:variant>
        <vt:i4>2293882</vt:i4>
      </vt:variant>
      <vt:variant>
        <vt:i4>2691</vt:i4>
      </vt:variant>
      <vt:variant>
        <vt:i4>0</vt:i4>
      </vt:variant>
      <vt:variant>
        <vt:i4>5</vt:i4>
      </vt:variant>
      <vt:variant>
        <vt:lpwstr>https://github.com/mdht/mdht-models</vt:lpwstr>
      </vt:variant>
      <vt:variant>
        <vt:lpwstr/>
      </vt:variant>
      <vt:variant>
        <vt:i4>2031706</vt:i4>
      </vt:variant>
      <vt:variant>
        <vt:i4>2688</vt:i4>
      </vt:variant>
      <vt:variant>
        <vt:i4>0</vt:i4>
      </vt:variant>
      <vt:variant>
        <vt:i4>5</vt:i4>
      </vt:variant>
      <vt:variant>
        <vt:lpwstr>https://sitenv.org/scorecard/</vt:lpwstr>
      </vt:variant>
      <vt:variant>
        <vt:lpwstr/>
      </vt:variant>
      <vt:variant>
        <vt:i4>6488190</vt:i4>
      </vt:variant>
      <vt:variant>
        <vt:i4>2685</vt:i4>
      </vt:variant>
      <vt:variant>
        <vt:i4>0</vt:i4>
      </vt:variant>
      <vt:variant>
        <vt:i4>5</vt:i4>
      </vt:variant>
      <vt:variant>
        <vt:lpwstr>https://sitenv.org/sandbox-ccda</vt:lpwstr>
      </vt:variant>
      <vt:variant>
        <vt:lpwstr/>
      </vt:variant>
      <vt:variant>
        <vt:i4>1179729</vt:i4>
      </vt:variant>
      <vt:variant>
        <vt:i4>2682</vt:i4>
      </vt:variant>
      <vt:variant>
        <vt:i4>0</vt:i4>
      </vt:variant>
      <vt:variant>
        <vt:i4>5</vt:i4>
      </vt:variant>
      <vt:variant>
        <vt:lpwstr>https://gforge.hl7.org/gf/project/strucdoc/scmsvn/?action=browse&amp;path=%2Ftrunk%2FCDA%2Fprocessable%2F</vt:lpwstr>
      </vt:variant>
      <vt:variant>
        <vt:lpwstr/>
      </vt:variant>
      <vt:variant>
        <vt:i4>6291491</vt:i4>
      </vt:variant>
      <vt:variant>
        <vt:i4>2679</vt:i4>
      </vt:variant>
      <vt:variant>
        <vt:i4>0</vt:i4>
      </vt:variant>
      <vt:variant>
        <vt:i4>5</vt:i4>
      </vt:variant>
      <vt:variant>
        <vt:lpwstr>https://gforge.hl7.org/gf/project/strucdoc/scmsvn/?action=browse&amp;path=%2Ftrunk%2FC-CDAR2.1%2FSchematron%2F</vt:lpwstr>
      </vt:variant>
      <vt:variant>
        <vt:lpwstr/>
      </vt:variant>
      <vt:variant>
        <vt:i4>3014781</vt:i4>
      </vt:variant>
      <vt:variant>
        <vt:i4>2676</vt:i4>
      </vt:variant>
      <vt:variant>
        <vt:i4>0</vt:i4>
      </vt:variant>
      <vt:variant>
        <vt:i4>5</vt:i4>
      </vt:variant>
      <vt:variant>
        <vt:lpwstr>https://gforge.hl7.org/gf/project/strucdoc/scmsvn/?action=browse&amp;path=%2Ftrunk%2FCDA%2F</vt:lpwstr>
      </vt:variant>
      <vt:variant>
        <vt:lpwstr/>
      </vt:variant>
      <vt:variant>
        <vt:i4>4849747</vt:i4>
      </vt:variant>
      <vt:variant>
        <vt:i4>2673</vt:i4>
      </vt:variant>
      <vt:variant>
        <vt:i4>0</vt:i4>
      </vt:variant>
      <vt:variant>
        <vt:i4>5</vt:i4>
      </vt:variant>
      <vt:variant>
        <vt:lpwstr>https://www.govinfo.gov/content/pkg/FR-2019-03-04/pdf/2019-02224.pdf</vt:lpwstr>
      </vt:variant>
      <vt:variant>
        <vt:lpwstr/>
      </vt:variant>
      <vt:variant>
        <vt:i4>4849747</vt:i4>
      </vt:variant>
      <vt:variant>
        <vt:i4>2670</vt:i4>
      </vt:variant>
      <vt:variant>
        <vt:i4>0</vt:i4>
      </vt:variant>
      <vt:variant>
        <vt:i4>5</vt:i4>
      </vt:variant>
      <vt:variant>
        <vt:lpwstr>https://www.govinfo.gov/content/pkg/FR-2019-03-04/pdf/2019-02224.pdf</vt:lpwstr>
      </vt:variant>
      <vt:variant>
        <vt:lpwstr/>
      </vt:variant>
      <vt:variant>
        <vt:i4>6094931</vt:i4>
      </vt:variant>
      <vt:variant>
        <vt:i4>2667</vt:i4>
      </vt:variant>
      <vt:variant>
        <vt:i4>0</vt:i4>
      </vt:variant>
      <vt:variant>
        <vt:i4>5</vt:i4>
      </vt:variant>
      <vt:variant>
        <vt:lpwstr>https://www.healthit.gov/isa/section-i-vocabularycode-setterminology-standards-and-implementation-specifications</vt:lpwstr>
      </vt:variant>
      <vt:variant>
        <vt:lpwstr/>
      </vt:variant>
      <vt:variant>
        <vt:i4>6094931</vt:i4>
      </vt:variant>
      <vt:variant>
        <vt:i4>2664</vt:i4>
      </vt:variant>
      <vt:variant>
        <vt:i4>0</vt:i4>
      </vt:variant>
      <vt:variant>
        <vt:i4>5</vt:i4>
      </vt:variant>
      <vt:variant>
        <vt:lpwstr>https://www.healthit.gov/isa/section-i-vocabularycode-setterminology-standards-and-implementation-specifications</vt:lpwstr>
      </vt:variant>
      <vt:variant>
        <vt:lpwstr/>
      </vt:variant>
      <vt:variant>
        <vt:i4>4390981</vt:i4>
      </vt:variant>
      <vt:variant>
        <vt:i4>2661</vt:i4>
      </vt:variant>
      <vt:variant>
        <vt:i4>0</vt:i4>
      </vt:variant>
      <vt:variant>
        <vt:i4>5</vt:i4>
      </vt:variant>
      <vt:variant>
        <vt:lpwstr>https://www.healthit.gov/isa/sites/isa/files/inline-files/USCDIv12019revised.pdf</vt:lpwstr>
      </vt:variant>
      <vt:variant>
        <vt:lpwstr/>
      </vt:variant>
      <vt:variant>
        <vt:i4>4390981</vt:i4>
      </vt:variant>
      <vt:variant>
        <vt:i4>2658</vt:i4>
      </vt:variant>
      <vt:variant>
        <vt:i4>0</vt:i4>
      </vt:variant>
      <vt:variant>
        <vt:i4>5</vt:i4>
      </vt:variant>
      <vt:variant>
        <vt:lpwstr>https://www.healthit.gov/isa/sites/isa/files/inline-files/USCDIv12019revised.pdf</vt:lpwstr>
      </vt:variant>
      <vt:variant>
        <vt:lpwstr/>
      </vt:variant>
      <vt:variant>
        <vt:i4>851973</vt:i4>
      </vt:variant>
      <vt:variant>
        <vt:i4>2655</vt:i4>
      </vt:variant>
      <vt:variant>
        <vt:i4>0</vt:i4>
      </vt:variant>
      <vt:variant>
        <vt:i4>5</vt:i4>
      </vt:variant>
      <vt:variant>
        <vt:lpwstr>https://confluence.hl7.org/display/SEC/Basic+Provenance+Implementation+Guide</vt:lpwstr>
      </vt:variant>
      <vt:variant>
        <vt:lpwstr/>
      </vt:variant>
      <vt:variant>
        <vt:i4>5767258</vt:i4>
      </vt:variant>
      <vt:variant>
        <vt:i4>2652</vt:i4>
      </vt:variant>
      <vt:variant>
        <vt:i4>0</vt:i4>
      </vt:variant>
      <vt:variant>
        <vt:i4>5</vt:i4>
      </vt:variant>
      <vt:variant>
        <vt:lpwstr>https://confluence.hl7.org/display/SOA/Project+Documents</vt:lpwstr>
      </vt:variant>
      <vt:variant>
        <vt:lpwstr/>
      </vt:variant>
      <vt:variant>
        <vt:i4>5767258</vt:i4>
      </vt:variant>
      <vt:variant>
        <vt:i4>2649</vt:i4>
      </vt:variant>
      <vt:variant>
        <vt:i4>0</vt:i4>
      </vt:variant>
      <vt:variant>
        <vt:i4>5</vt:i4>
      </vt:variant>
      <vt:variant>
        <vt:lpwstr>https://confluence.hl7.org/display/SOA/Project+Documents</vt:lpwstr>
      </vt:variant>
      <vt:variant>
        <vt:lpwstr/>
      </vt:variant>
      <vt:variant>
        <vt:i4>458836</vt:i4>
      </vt:variant>
      <vt:variant>
        <vt:i4>2646</vt:i4>
      </vt:variant>
      <vt:variant>
        <vt:i4>0</vt:i4>
      </vt:variant>
      <vt:variant>
        <vt:i4>5</vt:i4>
      </vt:variant>
      <vt:variant>
        <vt:lpwstr>http://hl7.org/fhir/us/ccda/</vt:lpwstr>
      </vt:variant>
      <vt:variant>
        <vt:lpwstr/>
      </vt:variant>
      <vt:variant>
        <vt:i4>458836</vt:i4>
      </vt:variant>
      <vt:variant>
        <vt:i4>2643</vt:i4>
      </vt:variant>
      <vt:variant>
        <vt:i4>0</vt:i4>
      </vt:variant>
      <vt:variant>
        <vt:i4>5</vt:i4>
      </vt:variant>
      <vt:variant>
        <vt:lpwstr>http://hl7.org/fhir/us/ccda/</vt:lpwstr>
      </vt:variant>
      <vt:variant>
        <vt:lpwstr/>
      </vt:variant>
      <vt:variant>
        <vt:i4>4128796</vt:i4>
      </vt:variant>
      <vt:variant>
        <vt:i4>2640</vt:i4>
      </vt:variant>
      <vt:variant>
        <vt:i4>0</vt:i4>
      </vt:variant>
      <vt:variant>
        <vt:i4>5</vt:i4>
      </vt:variant>
      <vt:variant>
        <vt:lpwstr>http://www.hl7.org/documentcenter/public_temp_5B7B5781-1C23-BA17-0C35A21F345357EA/ballots/2019MAY/downloads/HL7_C-CDA_RUBRIC_R1_I1_2019MAY.pdf</vt:lpwstr>
      </vt:variant>
      <vt:variant>
        <vt:lpwstr/>
      </vt:variant>
      <vt:variant>
        <vt:i4>3670034</vt:i4>
      </vt:variant>
      <vt:variant>
        <vt:i4>2637</vt:i4>
      </vt:variant>
      <vt:variant>
        <vt:i4>0</vt:i4>
      </vt:variant>
      <vt:variant>
        <vt:i4>5</vt:i4>
      </vt:variant>
      <vt:variant>
        <vt:lpwstr>http://www.hl7.org/documentcenter/public_temp_D4E3B47C-1C23-BA17-0C36FE0A5632C2DA/ballots/2019MAY/downloads/HL7_C-CDA_RUBRIC_R1_I1_2019MAY.pdf</vt:lpwstr>
      </vt:variant>
      <vt:variant>
        <vt:lpwstr/>
      </vt:variant>
      <vt:variant>
        <vt:i4>8061036</vt:i4>
      </vt:variant>
      <vt:variant>
        <vt:i4>2634</vt:i4>
      </vt:variant>
      <vt:variant>
        <vt:i4>0</vt:i4>
      </vt:variant>
      <vt:variant>
        <vt:i4>5</vt:i4>
      </vt:variant>
      <vt:variant>
        <vt:lpwstr>https://confluence.hl7.org/display/CQIWC/Clinical+Quality+Information+WG+%28CQI%29+Home</vt:lpwstr>
      </vt:variant>
      <vt:variant>
        <vt:lpwstr/>
      </vt:variant>
      <vt:variant>
        <vt:i4>6553701</vt:i4>
      </vt:variant>
      <vt:variant>
        <vt:i4>2631</vt:i4>
      </vt:variant>
      <vt:variant>
        <vt:i4>0</vt:i4>
      </vt:variant>
      <vt:variant>
        <vt:i4>5</vt:i4>
      </vt:variant>
      <vt:variant>
        <vt:lpwstr>http://www.hl7.org/implement/standards/product_brief.cfm?product_id=35</vt:lpwstr>
      </vt:variant>
      <vt:variant>
        <vt:lpwstr/>
      </vt:variant>
      <vt:variant>
        <vt:i4>6291554</vt:i4>
      </vt:variant>
      <vt:variant>
        <vt:i4>2628</vt:i4>
      </vt:variant>
      <vt:variant>
        <vt:i4>0</vt:i4>
      </vt:variant>
      <vt:variant>
        <vt:i4>5</vt:i4>
      </vt:variant>
      <vt:variant>
        <vt:lpwstr>http://www.hl7.org/implement/standards/product_brief.cfm?product_id=410</vt:lpwstr>
      </vt:variant>
      <vt:variant>
        <vt:lpwstr/>
      </vt:variant>
      <vt:variant>
        <vt:i4>65554</vt:i4>
      </vt:variant>
      <vt:variant>
        <vt:i4>2625</vt:i4>
      </vt:variant>
      <vt:variant>
        <vt:i4>0</vt:i4>
      </vt:variant>
      <vt:variant>
        <vt:i4>5</vt:i4>
      </vt:variant>
      <vt:variant>
        <vt:lpwstr>https://www.himss.org/library/style-standards-improve-health-it-usability-and-reduce-physician-burden</vt:lpwstr>
      </vt:variant>
      <vt:variant>
        <vt:lpwstr/>
      </vt:variant>
      <vt:variant>
        <vt:i4>6488169</vt:i4>
      </vt:variant>
      <vt:variant>
        <vt:i4>2622</vt:i4>
      </vt:variant>
      <vt:variant>
        <vt:i4>0</vt:i4>
      </vt:variant>
      <vt:variant>
        <vt:i4>5</vt:i4>
      </vt:variant>
      <vt:variant>
        <vt:lpwstr>https://www.himss.org/library/storytelling-power-c-cda</vt:lpwstr>
      </vt:variant>
      <vt:variant>
        <vt:lpwstr/>
      </vt:variant>
      <vt:variant>
        <vt:i4>2359360</vt:i4>
      </vt:variant>
      <vt:variant>
        <vt:i4>2619</vt:i4>
      </vt:variant>
      <vt:variant>
        <vt:i4>0</vt:i4>
      </vt:variant>
      <vt:variant>
        <vt:i4>5</vt:i4>
      </vt:variant>
      <vt:variant>
        <vt:lpwstr>http://ihe.net/uploadedFiles/Documents/PCC/IHE_PCC_Suppl_RECON.pdf</vt:lpwstr>
      </vt:variant>
      <vt:variant>
        <vt:lpwstr/>
      </vt:variant>
      <vt:variant>
        <vt:i4>6815821</vt:i4>
      </vt:variant>
      <vt:variant>
        <vt:i4>2616</vt:i4>
      </vt:variant>
      <vt:variant>
        <vt:i4>0</vt:i4>
      </vt:variant>
      <vt:variant>
        <vt:i4>5</vt:i4>
      </vt:variant>
      <vt:variant>
        <vt:lpwstr>https://www.ihe.net/uploadedFiles/Documents/PCC/IHE_PCC_Suppl_MCV.pdf</vt:lpwstr>
      </vt:variant>
      <vt:variant>
        <vt:lpwstr/>
      </vt:variant>
      <vt:variant>
        <vt:i4>4390979</vt:i4>
      </vt:variant>
      <vt:variant>
        <vt:i4>2613</vt:i4>
      </vt:variant>
      <vt:variant>
        <vt:i4>0</vt:i4>
      </vt:variant>
      <vt:variant>
        <vt:i4>5</vt:i4>
      </vt:variant>
      <vt:variant>
        <vt:lpwstr>https://www.ihe.net/uploadedFiles/Documents/PCC/IHE_PCC_Suppl_CDA_DSS.pdf</vt:lpwstr>
      </vt:variant>
      <vt:variant>
        <vt:lpwstr/>
      </vt:variant>
      <vt:variant>
        <vt:i4>5963876</vt:i4>
      </vt:variant>
      <vt:variant>
        <vt:i4>2610</vt:i4>
      </vt:variant>
      <vt:variant>
        <vt:i4>0</vt:i4>
      </vt:variant>
      <vt:variant>
        <vt:i4>5</vt:i4>
      </vt:variant>
      <vt:variant>
        <vt:lpwstr>http://www.commonwellalliance.org/wp-content/uploads/2018/07/Carequality_CommonWell_Improve_C-CDA_06-15-2018_V1.pdf</vt:lpwstr>
      </vt:variant>
      <vt:variant>
        <vt:lpwstr/>
      </vt:variant>
      <vt:variant>
        <vt:i4>6881380</vt:i4>
      </vt:variant>
      <vt:variant>
        <vt:i4>2607</vt:i4>
      </vt:variant>
      <vt:variant>
        <vt:i4>0</vt:i4>
      </vt:variant>
      <vt:variant>
        <vt:i4>5</vt:i4>
      </vt:variant>
      <vt:variant>
        <vt:lpwstr>http://www.hl7.org/implement/standards/product_brief.cfm?product_id=280</vt:lpwstr>
      </vt:variant>
      <vt:variant>
        <vt:lpwstr/>
      </vt:variant>
      <vt:variant>
        <vt:i4>6815842</vt:i4>
      </vt:variant>
      <vt:variant>
        <vt:i4>2604</vt:i4>
      </vt:variant>
      <vt:variant>
        <vt:i4>0</vt:i4>
      </vt:variant>
      <vt:variant>
        <vt:i4>5</vt:i4>
      </vt:variant>
      <vt:variant>
        <vt:lpwstr>http://www.hl7.org/implement/standards/product_brief.cfm?product_id=494</vt:lpwstr>
      </vt:variant>
      <vt:variant>
        <vt:lpwstr/>
      </vt:variant>
      <vt:variant>
        <vt:i4>6684770</vt:i4>
      </vt:variant>
      <vt:variant>
        <vt:i4>2601</vt:i4>
      </vt:variant>
      <vt:variant>
        <vt:i4>0</vt:i4>
      </vt:variant>
      <vt:variant>
        <vt:i4>5</vt:i4>
      </vt:variant>
      <vt:variant>
        <vt:lpwstr>http://www.hl7.org/implement/standards/product_brief.cfm?product_id=478</vt:lpwstr>
      </vt:variant>
      <vt:variant>
        <vt:lpwstr/>
      </vt:variant>
      <vt:variant>
        <vt:i4>6684770</vt:i4>
      </vt:variant>
      <vt:variant>
        <vt:i4>2598</vt:i4>
      </vt:variant>
      <vt:variant>
        <vt:i4>0</vt:i4>
      </vt:variant>
      <vt:variant>
        <vt:i4>5</vt:i4>
      </vt:variant>
      <vt:variant>
        <vt:lpwstr>http://www.hl7.org/implement/standards/product_brief.cfm?product_id=478</vt:lpwstr>
      </vt:variant>
      <vt:variant>
        <vt:lpwstr/>
      </vt:variant>
      <vt:variant>
        <vt:i4>4784141</vt:i4>
      </vt:variant>
      <vt:variant>
        <vt:i4>2595</vt:i4>
      </vt:variant>
      <vt:variant>
        <vt:i4>0</vt:i4>
      </vt:variant>
      <vt:variant>
        <vt:i4>5</vt:i4>
      </vt:variant>
      <vt:variant>
        <vt:lpwstr>https://www.hl7.org/implement/standards/product_brief.cfm?product_id=473</vt:lpwstr>
      </vt:variant>
      <vt:variant>
        <vt:lpwstr/>
      </vt:variant>
      <vt:variant>
        <vt:i4>6815842</vt:i4>
      </vt:variant>
      <vt:variant>
        <vt:i4>2592</vt:i4>
      </vt:variant>
      <vt:variant>
        <vt:i4>0</vt:i4>
      </vt:variant>
      <vt:variant>
        <vt:i4>5</vt:i4>
      </vt:variant>
      <vt:variant>
        <vt:lpwstr>http://www.hl7.org/implement/standards/product_brief.cfm?product_id=492</vt:lpwstr>
      </vt:variant>
      <vt:variant>
        <vt:lpwstr/>
      </vt:variant>
      <vt:variant>
        <vt:i4>5439489</vt:i4>
      </vt:variant>
      <vt:variant>
        <vt:i4>2589</vt:i4>
      </vt:variant>
      <vt:variant>
        <vt:i4>0</vt:i4>
      </vt:variant>
      <vt:variant>
        <vt:i4>5</vt:i4>
      </vt:variant>
      <vt:variant>
        <vt:lpwstr>http://www.hl7.org/Special/committees/cdamg/index.cfm</vt:lpwstr>
      </vt:variant>
      <vt:variant>
        <vt:lpwstr/>
      </vt:variant>
      <vt:variant>
        <vt:i4>7929914</vt:i4>
      </vt:variant>
      <vt:variant>
        <vt:i4>2586</vt:i4>
      </vt:variant>
      <vt:variant>
        <vt:i4>0</vt:i4>
      </vt:variant>
      <vt:variant>
        <vt:i4>5</vt:i4>
      </vt:variant>
      <vt:variant>
        <vt:lpwstr>https://www.hl7.org/implement/standards/product_brief.cfm?product_id=7</vt:lpwstr>
      </vt:variant>
      <vt:variant>
        <vt:lpwstr/>
      </vt:variant>
      <vt:variant>
        <vt:i4>1048665</vt:i4>
      </vt:variant>
      <vt:variant>
        <vt:i4>2580</vt:i4>
      </vt:variant>
      <vt:variant>
        <vt:i4>0</vt:i4>
      </vt:variant>
      <vt:variant>
        <vt:i4>5</vt:i4>
      </vt:variant>
      <vt:variant>
        <vt:lpwstr>https://confluence.hl7.org/download/attachments/49645557/02 DischargeSummary.xml?version=1&amp;modificationDate=1560380019472&amp;api=v2</vt:lpwstr>
      </vt:variant>
      <vt:variant>
        <vt:lpwstr/>
      </vt:variant>
      <vt:variant>
        <vt:i4>3473460</vt:i4>
      </vt:variant>
      <vt:variant>
        <vt:i4>2577</vt:i4>
      </vt:variant>
      <vt:variant>
        <vt:i4>0</vt:i4>
      </vt:variant>
      <vt:variant>
        <vt:i4>5</vt:i4>
      </vt:variant>
      <vt:variant>
        <vt:lpwstr>https://github.com/onc-healthit/ccda-scorecard</vt:lpwstr>
      </vt:variant>
      <vt:variant>
        <vt:lpwstr/>
      </vt:variant>
      <vt:variant>
        <vt:i4>3735588</vt:i4>
      </vt:variant>
      <vt:variant>
        <vt:i4>2568</vt:i4>
      </vt:variant>
      <vt:variant>
        <vt:i4>0</vt:i4>
      </vt:variant>
      <vt:variant>
        <vt:i4>5</vt:i4>
      </vt:variant>
      <vt:variant>
        <vt:lpwstr>http://hl7-c-cda-examples.herokuapp.com/examples/view/Quality/Quality Care Compliance in C-CDA</vt:lpwstr>
      </vt:variant>
      <vt:variant>
        <vt:lpwstr/>
      </vt:variant>
      <vt:variant>
        <vt:i4>5767173</vt:i4>
      </vt:variant>
      <vt:variant>
        <vt:i4>2565</vt:i4>
      </vt:variant>
      <vt:variant>
        <vt:i4>0</vt:i4>
      </vt:variant>
      <vt:variant>
        <vt:i4>5</vt:i4>
      </vt:variant>
      <vt:variant>
        <vt:lpwstr>http://hl7-c-cda-examples.herokuapp.com/sections/Problems</vt:lpwstr>
      </vt:variant>
      <vt:variant>
        <vt:lpwstr/>
      </vt:variant>
      <vt:variant>
        <vt:i4>1048627</vt:i4>
      </vt:variant>
      <vt:variant>
        <vt:i4>2541</vt:i4>
      </vt:variant>
      <vt:variant>
        <vt:i4>0</vt:i4>
      </vt:variant>
      <vt:variant>
        <vt:i4>5</vt:i4>
      </vt:variant>
      <vt:variant>
        <vt:lpwstr/>
      </vt:variant>
      <vt:variant>
        <vt:lpwstr>_Sections_Defined_in</vt:lpwstr>
      </vt:variant>
      <vt:variant>
        <vt:i4>393264</vt:i4>
      </vt:variant>
      <vt:variant>
        <vt:i4>2538</vt:i4>
      </vt:variant>
      <vt:variant>
        <vt:i4>0</vt:i4>
      </vt:variant>
      <vt:variant>
        <vt:i4>5</vt:i4>
      </vt:variant>
      <vt:variant>
        <vt:lpwstr/>
      </vt:variant>
      <vt:variant>
        <vt:lpwstr>_Goal</vt:lpwstr>
      </vt:variant>
      <vt:variant>
        <vt:i4>6881358</vt:i4>
      </vt:variant>
      <vt:variant>
        <vt:i4>2535</vt:i4>
      </vt:variant>
      <vt:variant>
        <vt:i4>0</vt:i4>
      </vt:variant>
      <vt:variant>
        <vt:i4>5</vt:i4>
      </vt:variant>
      <vt:variant>
        <vt:lpwstr/>
      </vt:variant>
      <vt:variant>
        <vt:lpwstr>_C-CDA_R2.1_Document</vt:lpwstr>
      </vt:variant>
      <vt:variant>
        <vt:i4>2883703</vt:i4>
      </vt:variant>
      <vt:variant>
        <vt:i4>2526</vt:i4>
      </vt:variant>
      <vt:variant>
        <vt:i4>0</vt:i4>
      </vt:variant>
      <vt:variant>
        <vt:i4>5</vt:i4>
      </vt:variant>
      <vt:variant>
        <vt:lpwstr>http://hl7-c-cda-examples.herokuapp.com/sections/Procedures</vt:lpwstr>
      </vt:variant>
      <vt:variant>
        <vt:lpwstr/>
      </vt:variant>
      <vt:variant>
        <vt:i4>5767173</vt:i4>
      </vt:variant>
      <vt:variant>
        <vt:i4>2523</vt:i4>
      </vt:variant>
      <vt:variant>
        <vt:i4>0</vt:i4>
      </vt:variant>
      <vt:variant>
        <vt:i4>5</vt:i4>
      </vt:variant>
      <vt:variant>
        <vt:lpwstr>http://hl7-c-cda-examples.herokuapp.com/sections/Problems</vt:lpwstr>
      </vt:variant>
      <vt:variant>
        <vt:lpwstr/>
      </vt:variant>
      <vt:variant>
        <vt:i4>2687076</vt:i4>
      </vt:variant>
      <vt:variant>
        <vt:i4>2517</vt:i4>
      </vt:variant>
      <vt:variant>
        <vt:i4>0</vt:i4>
      </vt:variant>
      <vt:variant>
        <vt:i4>5</vt:i4>
      </vt:variant>
      <vt:variant>
        <vt:lpwstr/>
      </vt:variant>
      <vt:variant>
        <vt:lpwstr>_Plan/Planning_Information</vt:lpwstr>
      </vt:variant>
      <vt:variant>
        <vt:i4>4718608</vt:i4>
      </vt:variant>
      <vt:variant>
        <vt:i4>2511</vt:i4>
      </vt:variant>
      <vt:variant>
        <vt:i4>0</vt:i4>
      </vt:variant>
      <vt:variant>
        <vt:i4>5</vt:i4>
      </vt:variant>
      <vt:variant>
        <vt:lpwstr/>
      </vt:variant>
      <vt:variant>
        <vt:lpwstr>_Date/Time_Precision</vt:lpwstr>
      </vt:variant>
      <vt:variant>
        <vt:i4>7405600</vt:i4>
      </vt:variant>
      <vt:variant>
        <vt:i4>2493</vt:i4>
      </vt:variant>
      <vt:variant>
        <vt:i4>0</vt:i4>
      </vt:variant>
      <vt:variant>
        <vt:i4>5</vt:i4>
      </vt:variant>
      <vt:variant>
        <vt:lpwstr>http://s.details.loinc.org/LOINC/8889-8.html?sections=Comprehensive</vt:lpwstr>
      </vt:variant>
      <vt:variant>
        <vt:lpwstr/>
      </vt:variant>
      <vt:variant>
        <vt:i4>6946904</vt:i4>
      </vt:variant>
      <vt:variant>
        <vt:i4>2481</vt:i4>
      </vt:variant>
      <vt:variant>
        <vt:i4>0</vt:i4>
      </vt:variant>
      <vt:variant>
        <vt:i4>5</vt:i4>
      </vt:variant>
      <vt:variant>
        <vt:lpwstr/>
      </vt:variant>
      <vt:variant>
        <vt:lpwstr>_Procedure</vt:lpwstr>
      </vt:variant>
      <vt:variant>
        <vt:i4>6946904</vt:i4>
      </vt:variant>
      <vt:variant>
        <vt:i4>2463</vt:i4>
      </vt:variant>
      <vt:variant>
        <vt:i4>0</vt:i4>
      </vt:variant>
      <vt:variant>
        <vt:i4>5</vt:i4>
      </vt:variant>
      <vt:variant>
        <vt:lpwstr/>
      </vt:variant>
      <vt:variant>
        <vt:lpwstr>_Procedure</vt:lpwstr>
      </vt:variant>
      <vt:variant>
        <vt:i4>5767173</vt:i4>
      </vt:variant>
      <vt:variant>
        <vt:i4>2331</vt:i4>
      </vt:variant>
      <vt:variant>
        <vt:i4>0</vt:i4>
      </vt:variant>
      <vt:variant>
        <vt:i4>5</vt:i4>
      </vt:variant>
      <vt:variant>
        <vt:lpwstr>http://hl7-c-cda-examples.herokuapp.com/sections/Problems</vt:lpwstr>
      </vt:variant>
      <vt:variant>
        <vt:lpwstr/>
      </vt:variant>
      <vt:variant>
        <vt:i4>5767173</vt:i4>
      </vt:variant>
      <vt:variant>
        <vt:i4>2322</vt:i4>
      </vt:variant>
      <vt:variant>
        <vt:i4>0</vt:i4>
      </vt:variant>
      <vt:variant>
        <vt:i4>5</vt:i4>
      </vt:variant>
      <vt:variant>
        <vt:lpwstr>http://hl7-c-cda-examples.herokuapp.com/sections/Problems</vt:lpwstr>
      </vt:variant>
      <vt:variant>
        <vt:lpwstr/>
      </vt:variant>
      <vt:variant>
        <vt:i4>5767173</vt:i4>
      </vt:variant>
      <vt:variant>
        <vt:i4>2310</vt:i4>
      </vt:variant>
      <vt:variant>
        <vt:i4>0</vt:i4>
      </vt:variant>
      <vt:variant>
        <vt:i4>5</vt:i4>
      </vt:variant>
      <vt:variant>
        <vt:lpwstr>http://hl7-c-cda-examples.herokuapp.com/sections/Problems</vt:lpwstr>
      </vt:variant>
      <vt:variant>
        <vt:lpwstr/>
      </vt:variant>
      <vt:variant>
        <vt:i4>5767173</vt:i4>
      </vt:variant>
      <vt:variant>
        <vt:i4>2298</vt:i4>
      </vt:variant>
      <vt:variant>
        <vt:i4>0</vt:i4>
      </vt:variant>
      <vt:variant>
        <vt:i4>5</vt:i4>
      </vt:variant>
      <vt:variant>
        <vt:lpwstr>http://hl7-c-cda-examples.herokuapp.com/sections/Problems</vt:lpwstr>
      </vt:variant>
      <vt:variant>
        <vt:lpwstr/>
      </vt:variant>
      <vt:variant>
        <vt:i4>5767173</vt:i4>
      </vt:variant>
      <vt:variant>
        <vt:i4>2259</vt:i4>
      </vt:variant>
      <vt:variant>
        <vt:i4>0</vt:i4>
      </vt:variant>
      <vt:variant>
        <vt:i4>5</vt:i4>
      </vt:variant>
      <vt:variant>
        <vt:lpwstr>http://hl7-c-cda-examples.herokuapp.com/sections/Problems</vt:lpwstr>
      </vt:variant>
      <vt:variant>
        <vt:lpwstr/>
      </vt:variant>
      <vt:variant>
        <vt:i4>8257600</vt:i4>
      </vt:variant>
      <vt:variant>
        <vt:i4>2256</vt:i4>
      </vt:variant>
      <vt:variant>
        <vt:i4>0</vt:i4>
      </vt:variant>
      <vt:variant>
        <vt:i4>5</vt:i4>
      </vt:variant>
      <vt:variant>
        <vt:lpwstr/>
      </vt:variant>
      <vt:variant>
        <vt:lpwstr>_Declaring_Section_Template</vt:lpwstr>
      </vt:variant>
      <vt:variant>
        <vt:i4>6029437</vt:i4>
      </vt:variant>
      <vt:variant>
        <vt:i4>2253</vt:i4>
      </vt:variant>
      <vt:variant>
        <vt:i4>0</vt:i4>
      </vt:variant>
      <vt:variant>
        <vt:i4>5</vt:i4>
      </vt:variant>
      <vt:variant>
        <vt:lpwstr/>
      </vt:variant>
      <vt:variant>
        <vt:lpwstr>_Plan_of_Treatment</vt:lpwstr>
      </vt:variant>
      <vt:variant>
        <vt:i4>6946904</vt:i4>
      </vt:variant>
      <vt:variant>
        <vt:i4>2250</vt:i4>
      </vt:variant>
      <vt:variant>
        <vt:i4>0</vt:i4>
      </vt:variant>
      <vt:variant>
        <vt:i4>5</vt:i4>
      </vt:variant>
      <vt:variant>
        <vt:lpwstr/>
      </vt:variant>
      <vt:variant>
        <vt:lpwstr>_Procedure</vt:lpwstr>
      </vt:variant>
      <vt:variant>
        <vt:i4>7405659</vt:i4>
      </vt:variant>
      <vt:variant>
        <vt:i4>2247</vt:i4>
      </vt:variant>
      <vt:variant>
        <vt:i4>0</vt:i4>
      </vt:variant>
      <vt:variant>
        <vt:i4>5</vt:i4>
      </vt:variant>
      <vt:variant>
        <vt:lpwstr/>
      </vt:variant>
      <vt:variant>
        <vt:lpwstr>_Medication</vt:lpwstr>
      </vt:variant>
      <vt:variant>
        <vt:i4>1507345</vt:i4>
      </vt:variant>
      <vt:variant>
        <vt:i4>2241</vt:i4>
      </vt:variant>
      <vt:variant>
        <vt:i4>0</vt:i4>
      </vt:variant>
      <vt:variant>
        <vt:i4>5</vt:i4>
      </vt:variant>
      <vt:variant>
        <vt:lpwstr>http://hl7-c-cda-examples.herokuapp.com/examples/view/Encounters/Hospital Discharge Encounter with Billable Diagnoses</vt:lpwstr>
      </vt:variant>
      <vt:variant>
        <vt:lpwstr/>
      </vt:variant>
      <vt:variant>
        <vt:i4>5767173</vt:i4>
      </vt:variant>
      <vt:variant>
        <vt:i4>2238</vt:i4>
      </vt:variant>
      <vt:variant>
        <vt:i4>0</vt:i4>
      </vt:variant>
      <vt:variant>
        <vt:i4>5</vt:i4>
      </vt:variant>
      <vt:variant>
        <vt:lpwstr>http://hl7-c-cda-examples.herokuapp.com/sections/Problems</vt:lpwstr>
      </vt:variant>
      <vt:variant>
        <vt:lpwstr/>
      </vt:variant>
      <vt:variant>
        <vt:i4>7667833</vt:i4>
      </vt:variant>
      <vt:variant>
        <vt:i4>2223</vt:i4>
      </vt:variant>
      <vt:variant>
        <vt:i4>0</vt:i4>
      </vt:variant>
      <vt:variant>
        <vt:i4>5</vt:i4>
      </vt:variant>
      <vt:variant>
        <vt:lpwstr>http://cdasearch.hl7.org/examples/view/b45996a0828df13d805e978e6a57f4d509354641</vt:lpwstr>
      </vt:variant>
      <vt:variant>
        <vt:lpwstr/>
      </vt:variant>
      <vt:variant>
        <vt:i4>5767173</vt:i4>
      </vt:variant>
      <vt:variant>
        <vt:i4>2220</vt:i4>
      </vt:variant>
      <vt:variant>
        <vt:i4>0</vt:i4>
      </vt:variant>
      <vt:variant>
        <vt:i4>5</vt:i4>
      </vt:variant>
      <vt:variant>
        <vt:lpwstr>http://hl7-c-cda-examples.herokuapp.com/sections/Problems</vt:lpwstr>
      </vt:variant>
      <vt:variant>
        <vt:lpwstr/>
      </vt:variant>
      <vt:variant>
        <vt:i4>1638400</vt:i4>
      </vt:variant>
      <vt:variant>
        <vt:i4>2214</vt:i4>
      </vt:variant>
      <vt:variant>
        <vt:i4>0</vt:i4>
      </vt:variant>
      <vt:variant>
        <vt:i4>5</vt:i4>
      </vt:variant>
      <vt:variant>
        <vt:lpwstr>http://hl7-c-cda-examples.herokuapp.com/examples/view/Encounters/Outpatient Encounter with Diagnoses</vt:lpwstr>
      </vt:variant>
      <vt:variant>
        <vt:lpwstr/>
      </vt:variant>
      <vt:variant>
        <vt:i4>5767173</vt:i4>
      </vt:variant>
      <vt:variant>
        <vt:i4>2211</vt:i4>
      </vt:variant>
      <vt:variant>
        <vt:i4>0</vt:i4>
      </vt:variant>
      <vt:variant>
        <vt:i4>5</vt:i4>
      </vt:variant>
      <vt:variant>
        <vt:lpwstr>http://hl7-c-cda-examples.herokuapp.com/sections/Problems</vt:lpwstr>
      </vt:variant>
      <vt:variant>
        <vt:lpwstr/>
      </vt:variant>
      <vt:variant>
        <vt:i4>7282732</vt:i4>
      </vt:variant>
      <vt:variant>
        <vt:i4>2160</vt:i4>
      </vt:variant>
      <vt:variant>
        <vt:i4>0</vt:i4>
      </vt:variant>
      <vt:variant>
        <vt:i4>5</vt:i4>
      </vt:variant>
      <vt:variant>
        <vt:lpwstr/>
      </vt:variant>
      <vt:variant>
        <vt:lpwstr>_Representing_“no_known</vt:lpwstr>
      </vt:variant>
      <vt:variant>
        <vt:i4>2818049</vt:i4>
      </vt:variant>
      <vt:variant>
        <vt:i4>2139</vt:i4>
      </vt:variant>
      <vt:variant>
        <vt:i4>0</vt:i4>
      </vt:variant>
      <vt:variant>
        <vt:i4>5</vt:i4>
      </vt:variant>
      <vt:variant>
        <vt:lpwstr/>
      </vt:variant>
      <vt:variant>
        <vt:lpwstr>_Declaring_Business_Rules</vt:lpwstr>
      </vt:variant>
      <vt:variant>
        <vt:i4>1048627</vt:i4>
      </vt:variant>
      <vt:variant>
        <vt:i4>2085</vt:i4>
      </vt:variant>
      <vt:variant>
        <vt:i4>0</vt:i4>
      </vt:variant>
      <vt:variant>
        <vt:i4>5</vt:i4>
      </vt:variant>
      <vt:variant>
        <vt:lpwstr/>
      </vt:variant>
      <vt:variant>
        <vt:lpwstr>_Sections_Defined_in</vt:lpwstr>
      </vt:variant>
      <vt:variant>
        <vt:i4>1048627</vt:i4>
      </vt:variant>
      <vt:variant>
        <vt:i4>2079</vt:i4>
      </vt:variant>
      <vt:variant>
        <vt:i4>0</vt:i4>
      </vt:variant>
      <vt:variant>
        <vt:i4>5</vt:i4>
      </vt:variant>
      <vt:variant>
        <vt:lpwstr/>
      </vt:variant>
      <vt:variant>
        <vt:lpwstr>_Sections_Defined_in</vt:lpwstr>
      </vt:variant>
      <vt:variant>
        <vt:i4>7798902</vt:i4>
      </vt:variant>
      <vt:variant>
        <vt:i4>2073</vt:i4>
      </vt:variant>
      <vt:variant>
        <vt:i4>0</vt:i4>
      </vt:variant>
      <vt:variant>
        <vt:i4>5</vt:i4>
      </vt:variant>
      <vt:variant>
        <vt:lpwstr/>
      </vt:variant>
      <vt:variant>
        <vt:lpwstr>_Medical_Equipment</vt:lpwstr>
      </vt:variant>
      <vt:variant>
        <vt:i4>1048627</vt:i4>
      </vt:variant>
      <vt:variant>
        <vt:i4>2067</vt:i4>
      </vt:variant>
      <vt:variant>
        <vt:i4>0</vt:i4>
      </vt:variant>
      <vt:variant>
        <vt:i4>5</vt:i4>
      </vt:variant>
      <vt:variant>
        <vt:lpwstr/>
      </vt:variant>
      <vt:variant>
        <vt:lpwstr>_Sections_Defined_in</vt:lpwstr>
      </vt:variant>
      <vt:variant>
        <vt:i4>1966170</vt:i4>
      </vt:variant>
      <vt:variant>
        <vt:i4>2037</vt:i4>
      </vt:variant>
      <vt:variant>
        <vt:i4>0</vt:i4>
      </vt:variant>
      <vt:variant>
        <vt:i4>5</vt:i4>
      </vt:variant>
      <vt:variant>
        <vt:lpwstr>http://www.w3.org/TR/2004/REC-xml-20040204/</vt:lpwstr>
      </vt:variant>
      <vt:variant>
        <vt:lpwstr>id</vt:lpwstr>
      </vt:variant>
      <vt:variant>
        <vt:i4>4522092</vt:i4>
      </vt:variant>
      <vt:variant>
        <vt:i4>2034</vt:i4>
      </vt:variant>
      <vt:variant>
        <vt:i4>0</vt:i4>
      </vt:variant>
      <vt:variant>
        <vt:i4>5</vt:i4>
      </vt:variant>
      <vt:variant>
        <vt:lpwstr/>
      </vt:variant>
      <vt:variant>
        <vt:lpwstr>_Representation_of_Discrete</vt:lpwstr>
      </vt:variant>
      <vt:variant>
        <vt:i4>4587635</vt:i4>
      </vt:variant>
      <vt:variant>
        <vt:i4>2016</vt:i4>
      </vt:variant>
      <vt:variant>
        <vt:i4>0</vt:i4>
      </vt:variant>
      <vt:variant>
        <vt:i4>5</vt:i4>
      </vt:variant>
      <vt:variant>
        <vt:lpwstr/>
      </vt:variant>
      <vt:variant>
        <vt:lpwstr>_Specifying_Time_Intervals</vt:lpwstr>
      </vt:variant>
      <vt:variant>
        <vt:i4>2818049</vt:i4>
      </vt:variant>
      <vt:variant>
        <vt:i4>2013</vt:i4>
      </vt:variant>
      <vt:variant>
        <vt:i4>0</vt:i4>
      </vt:variant>
      <vt:variant>
        <vt:i4>5</vt:i4>
      </vt:variant>
      <vt:variant>
        <vt:lpwstr/>
      </vt:variant>
      <vt:variant>
        <vt:lpwstr>_Declaring_Business_Rules</vt:lpwstr>
      </vt:variant>
      <vt:variant>
        <vt:i4>4522092</vt:i4>
      </vt:variant>
      <vt:variant>
        <vt:i4>1968</vt:i4>
      </vt:variant>
      <vt:variant>
        <vt:i4>0</vt:i4>
      </vt:variant>
      <vt:variant>
        <vt:i4>5</vt:i4>
      </vt:variant>
      <vt:variant>
        <vt:lpwstr/>
      </vt:variant>
      <vt:variant>
        <vt:lpwstr>_Representation_of_Discrete</vt:lpwstr>
      </vt:variant>
      <vt:variant>
        <vt:i4>7143518</vt:i4>
      </vt:variant>
      <vt:variant>
        <vt:i4>1965</vt:i4>
      </vt:variant>
      <vt:variant>
        <vt:i4>0</vt:i4>
      </vt:variant>
      <vt:variant>
        <vt:i4>5</vt:i4>
      </vt:variant>
      <vt:variant>
        <vt:lpwstr/>
      </vt:variant>
      <vt:variant>
        <vt:lpwstr>_Section_Level_Guidance</vt:lpwstr>
      </vt:variant>
      <vt:variant>
        <vt:i4>1966125</vt:i4>
      </vt:variant>
      <vt:variant>
        <vt:i4>1959</vt:i4>
      </vt:variant>
      <vt:variant>
        <vt:i4>0</vt:i4>
      </vt:variant>
      <vt:variant>
        <vt:i4>5</vt:i4>
      </vt:variant>
      <vt:variant>
        <vt:lpwstr/>
      </vt:variant>
      <vt:variant>
        <vt:lpwstr>_Content_Creator_Responsibilities</vt:lpwstr>
      </vt:variant>
      <vt:variant>
        <vt:i4>4063262</vt:i4>
      </vt:variant>
      <vt:variant>
        <vt:i4>1881</vt:i4>
      </vt:variant>
      <vt:variant>
        <vt:i4>0</vt:i4>
      </vt:variant>
      <vt:variant>
        <vt:i4>5</vt:i4>
      </vt:variant>
      <vt:variant>
        <vt:lpwstr/>
      </vt:variant>
      <vt:variant>
        <vt:lpwstr>_Unknown_Data_in</vt:lpwstr>
      </vt:variant>
      <vt:variant>
        <vt:i4>7864411</vt:i4>
      </vt:variant>
      <vt:variant>
        <vt:i4>1878</vt:i4>
      </vt:variant>
      <vt:variant>
        <vt:i4>0</vt:i4>
      </vt:variant>
      <vt:variant>
        <vt:i4>5</vt:i4>
      </vt:variant>
      <vt:variant>
        <vt:lpwstr/>
      </vt:variant>
      <vt:variant>
        <vt:lpwstr>_Provenance</vt:lpwstr>
      </vt:variant>
      <vt:variant>
        <vt:i4>6422601</vt:i4>
      </vt:variant>
      <vt:variant>
        <vt:i4>1848</vt:i4>
      </vt:variant>
      <vt:variant>
        <vt:i4>0</vt:i4>
      </vt:variant>
      <vt:variant>
        <vt:i4>5</vt:i4>
      </vt:variant>
      <vt:variant>
        <vt:lpwstr/>
      </vt:variant>
      <vt:variant>
        <vt:lpwstr>_The_Joint_Document</vt:lpwstr>
      </vt:variant>
      <vt:variant>
        <vt:i4>5701704</vt:i4>
      </vt:variant>
      <vt:variant>
        <vt:i4>1845</vt:i4>
      </vt:variant>
      <vt:variant>
        <vt:i4>0</vt:i4>
      </vt:variant>
      <vt:variant>
        <vt:i4>5</vt:i4>
      </vt:variant>
      <vt:variant>
        <vt:lpwstr/>
      </vt:variant>
      <vt:variant>
        <vt:lpwstr>_Clinical_Note</vt:lpwstr>
      </vt:variant>
      <vt:variant>
        <vt:i4>1245208</vt:i4>
      </vt:variant>
      <vt:variant>
        <vt:i4>1839</vt:i4>
      </vt:variant>
      <vt:variant>
        <vt:i4>0</vt:i4>
      </vt:variant>
      <vt:variant>
        <vt:i4>5</vt:i4>
      </vt:variant>
      <vt:variant>
        <vt:lpwstr>https://s3.amazonaws.com/seqprojectehex/wp-content/uploads/2018/09/12194149/eHealthExchange-Content-Testing-Guide-2018v1.pdf</vt:lpwstr>
      </vt:variant>
      <vt:variant>
        <vt:lpwstr/>
      </vt:variant>
      <vt:variant>
        <vt:i4>1310782</vt:i4>
      </vt:variant>
      <vt:variant>
        <vt:i4>1836</vt:i4>
      </vt:variant>
      <vt:variant>
        <vt:i4>0</vt:i4>
      </vt:variant>
      <vt:variant>
        <vt:i4>5</vt:i4>
      </vt:variant>
      <vt:variant>
        <vt:lpwstr/>
      </vt:variant>
      <vt:variant>
        <vt:lpwstr>_Options_for_Temporarily</vt:lpwstr>
      </vt:variant>
      <vt:variant>
        <vt:i4>4587635</vt:i4>
      </vt:variant>
      <vt:variant>
        <vt:i4>1833</vt:i4>
      </vt:variant>
      <vt:variant>
        <vt:i4>0</vt:i4>
      </vt:variant>
      <vt:variant>
        <vt:i4>5</vt:i4>
      </vt:variant>
      <vt:variant>
        <vt:lpwstr/>
      </vt:variant>
      <vt:variant>
        <vt:lpwstr>_Specifying_Time_Intervals</vt:lpwstr>
      </vt:variant>
      <vt:variant>
        <vt:i4>2818049</vt:i4>
      </vt:variant>
      <vt:variant>
        <vt:i4>1830</vt:i4>
      </vt:variant>
      <vt:variant>
        <vt:i4>0</vt:i4>
      </vt:variant>
      <vt:variant>
        <vt:i4>5</vt:i4>
      </vt:variant>
      <vt:variant>
        <vt:lpwstr/>
      </vt:variant>
      <vt:variant>
        <vt:lpwstr>_Declaring_Business_Rules</vt:lpwstr>
      </vt:variant>
      <vt:variant>
        <vt:i4>3145838</vt:i4>
      </vt:variant>
      <vt:variant>
        <vt:i4>1821</vt:i4>
      </vt:variant>
      <vt:variant>
        <vt:i4>0</vt:i4>
      </vt:variant>
      <vt:variant>
        <vt:i4>5</vt:i4>
      </vt:variant>
      <vt:variant>
        <vt:lpwstr>https://docs.google.com/document/d/1r1qBuzPQNkLiNpLkTOIv4RHXQHkyx7_N7_Es3MiHUek/edit</vt:lpwstr>
      </vt:variant>
      <vt:variant>
        <vt:lpwstr/>
      </vt:variant>
      <vt:variant>
        <vt:i4>6422601</vt:i4>
      </vt:variant>
      <vt:variant>
        <vt:i4>1812</vt:i4>
      </vt:variant>
      <vt:variant>
        <vt:i4>0</vt:i4>
      </vt:variant>
      <vt:variant>
        <vt:i4>5</vt:i4>
      </vt:variant>
      <vt:variant>
        <vt:lpwstr/>
      </vt:variant>
      <vt:variant>
        <vt:lpwstr>_The_Joint_Document</vt:lpwstr>
      </vt:variant>
      <vt:variant>
        <vt:i4>3473440</vt:i4>
      </vt:variant>
      <vt:variant>
        <vt:i4>1785</vt:i4>
      </vt:variant>
      <vt:variant>
        <vt:i4>0</vt:i4>
      </vt:variant>
      <vt:variant>
        <vt:i4>5</vt:i4>
      </vt:variant>
      <vt:variant>
        <vt:lpwstr>http://gforge.hl7.org/gf/project/strucdoc/scmsvn/?action=browse&amp;path=%2Ftrunk%2FCDA_SDTC%2Finfrastructure%2Fcda%2FCDA_SDTC.xsd&amp;view=log</vt:lpwstr>
      </vt:variant>
      <vt:variant>
        <vt:lpwstr/>
      </vt:variant>
      <vt:variant>
        <vt:i4>6553666</vt:i4>
      </vt:variant>
      <vt:variant>
        <vt:i4>1746</vt:i4>
      </vt:variant>
      <vt:variant>
        <vt:i4>0</vt:i4>
      </vt:variant>
      <vt:variant>
        <vt:i4>5</vt:i4>
      </vt:variant>
      <vt:variant>
        <vt:lpwstr/>
      </vt:variant>
      <vt:variant>
        <vt:lpwstr>_Resources</vt:lpwstr>
      </vt:variant>
      <vt:variant>
        <vt:i4>6553666</vt:i4>
      </vt:variant>
      <vt:variant>
        <vt:i4>1719</vt:i4>
      </vt:variant>
      <vt:variant>
        <vt:i4>0</vt:i4>
      </vt:variant>
      <vt:variant>
        <vt:i4>5</vt:i4>
      </vt:variant>
      <vt:variant>
        <vt:lpwstr/>
      </vt:variant>
      <vt:variant>
        <vt:lpwstr>_Resources</vt:lpwstr>
      </vt:variant>
      <vt:variant>
        <vt:i4>1048633</vt:i4>
      </vt:variant>
      <vt:variant>
        <vt:i4>1709</vt:i4>
      </vt:variant>
      <vt:variant>
        <vt:i4>0</vt:i4>
      </vt:variant>
      <vt:variant>
        <vt:i4>5</vt:i4>
      </vt:variant>
      <vt:variant>
        <vt:lpwstr/>
      </vt:variant>
      <vt:variant>
        <vt:lpwstr>_Toc21927054</vt:lpwstr>
      </vt:variant>
      <vt:variant>
        <vt:i4>1507385</vt:i4>
      </vt:variant>
      <vt:variant>
        <vt:i4>1703</vt:i4>
      </vt:variant>
      <vt:variant>
        <vt:i4>0</vt:i4>
      </vt:variant>
      <vt:variant>
        <vt:i4>5</vt:i4>
      </vt:variant>
      <vt:variant>
        <vt:lpwstr/>
      </vt:variant>
      <vt:variant>
        <vt:lpwstr>_Toc21927053</vt:lpwstr>
      </vt:variant>
      <vt:variant>
        <vt:i4>1441849</vt:i4>
      </vt:variant>
      <vt:variant>
        <vt:i4>1697</vt:i4>
      </vt:variant>
      <vt:variant>
        <vt:i4>0</vt:i4>
      </vt:variant>
      <vt:variant>
        <vt:i4>5</vt:i4>
      </vt:variant>
      <vt:variant>
        <vt:lpwstr/>
      </vt:variant>
      <vt:variant>
        <vt:lpwstr>_Toc21927052</vt:lpwstr>
      </vt:variant>
      <vt:variant>
        <vt:i4>1376313</vt:i4>
      </vt:variant>
      <vt:variant>
        <vt:i4>1691</vt:i4>
      </vt:variant>
      <vt:variant>
        <vt:i4>0</vt:i4>
      </vt:variant>
      <vt:variant>
        <vt:i4>5</vt:i4>
      </vt:variant>
      <vt:variant>
        <vt:lpwstr/>
      </vt:variant>
      <vt:variant>
        <vt:lpwstr>_Toc21927051</vt:lpwstr>
      </vt:variant>
      <vt:variant>
        <vt:i4>1310777</vt:i4>
      </vt:variant>
      <vt:variant>
        <vt:i4>1685</vt:i4>
      </vt:variant>
      <vt:variant>
        <vt:i4>0</vt:i4>
      </vt:variant>
      <vt:variant>
        <vt:i4>5</vt:i4>
      </vt:variant>
      <vt:variant>
        <vt:lpwstr/>
      </vt:variant>
      <vt:variant>
        <vt:lpwstr>_Toc21927050</vt:lpwstr>
      </vt:variant>
      <vt:variant>
        <vt:i4>1900600</vt:i4>
      </vt:variant>
      <vt:variant>
        <vt:i4>1679</vt:i4>
      </vt:variant>
      <vt:variant>
        <vt:i4>0</vt:i4>
      </vt:variant>
      <vt:variant>
        <vt:i4>5</vt:i4>
      </vt:variant>
      <vt:variant>
        <vt:lpwstr/>
      </vt:variant>
      <vt:variant>
        <vt:lpwstr>_Toc21927049</vt:lpwstr>
      </vt:variant>
      <vt:variant>
        <vt:i4>1835064</vt:i4>
      </vt:variant>
      <vt:variant>
        <vt:i4>1673</vt:i4>
      </vt:variant>
      <vt:variant>
        <vt:i4>0</vt:i4>
      </vt:variant>
      <vt:variant>
        <vt:i4>5</vt:i4>
      </vt:variant>
      <vt:variant>
        <vt:lpwstr/>
      </vt:variant>
      <vt:variant>
        <vt:lpwstr>_Toc21927048</vt:lpwstr>
      </vt:variant>
      <vt:variant>
        <vt:i4>1245240</vt:i4>
      </vt:variant>
      <vt:variant>
        <vt:i4>1667</vt:i4>
      </vt:variant>
      <vt:variant>
        <vt:i4>0</vt:i4>
      </vt:variant>
      <vt:variant>
        <vt:i4>5</vt:i4>
      </vt:variant>
      <vt:variant>
        <vt:lpwstr/>
      </vt:variant>
      <vt:variant>
        <vt:lpwstr>_Toc21927047</vt:lpwstr>
      </vt:variant>
      <vt:variant>
        <vt:i4>1179704</vt:i4>
      </vt:variant>
      <vt:variant>
        <vt:i4>1661</vt:i4>
      </vt:variant>
      <vt:variant>
        <vt:i4>0</vt:i4>
      </vt:variant>
      <vt:variant>
        <vt:i4>5</vt:i4>
      </vt:variant>
      <vt:variant>
        <vt:lpwstr/>
      </vt:variant>
      <vt:variant>
        <vt:lpwstr>_Toc21927046</vt:lpwstr>
      </vt:variant>
      <vt:variant>
        <vt:i4>1114168</vt:i4>
      </vt:variant>
      <vt:variant>
        <vt:i4>1655</vt:i4>
      </vt:variant>
      <vt:variant>
        <vt:i4>0</vt:i4>
      </vt:variant>
      <vt:variant>
        <vt:i4>5</vt:i4>
      </vt:variant>
      <vt:variant>
        <vt:lpwstr/>
      </vt:variant>
      <vt:variant>
        <vt:lpwstr>_Toc21927045</vt:lpwstr>
      </vt:variant>
      <vt:variant>
        <vt:i4>1048632</vt:i4>
      </vt:variant>
      <vt:variant>
        <vt:i4>1649</vt:i4>
      </vt:variant>
      <vt:variant>
        <vt:i4>0</vt:i4>
      </vt:variant>
      <vt:variant>
        <vt:i4>5</vt:i4>
      </vt:variant>
      <vt:variant>
        <vt:lpwstr/>
      </vt:variant>
      <vt:variant>
        <vt:lpwstr>_Toc21927044</vt:lpwstr>
      </vt:variant>
      <vt:variant>
        <vt:i4>1507384</vt:i4>
      </vt:variant>
      <vt:variant>
        <vt:i4>1643</vt:i4>
      </vt:variant>
      <vt:variant>
        <vt:i4>0</vt:i4>
      </vt:variant>
      <vt:variant>
        <vt:i4>5</vt:i4>
      </vt:variant>
      <vt:variant>
        <vt:lpwstr/>
      </vt:variant>
      <vt:variant>
        <vt:lpwstr>_Toc21927043</vt:lpwstr>
      </vt:variant>
      <vt:variant>
        <vt:i4>1441848</vt:i4>
      </vt:variant>
      <vt:variant>
        <vt:i4>1637</vt:i4>
      </vt:variant>
      <vt:variant>
        <vt:i4>0</vt:i4>
      </vt:variant>
      <vt:variant>
        <vt:i4>5</vt:i4>
      </vt:variant>
      <vt:variant>
        <vt:lpwstr/>
      </vt:variant>
      <vt:variant>
        <vt:lpwstr>_Toc21927042</vt:lpwstr>
      </vt:variant>
      <vt:variant>
        <vt:i4>1376312</vt:i4>
      </vt:variant>
      <vt:variant>
        <vt:i4>1631</vt:i4>
      </vt:variant>
      <vt:variant>
        <vt:i4>0</vt:i4>
      </vt:variant>
      <vt:variant>
        <vt:i4>5</vt:i4>
      </vt:variant>
      <vt:variant>
        <vt:lpwstr/>
      </vt:variant>
      <vt:variant>
        <vt:lpwstr>_Toc21927041</vt:lpwstr>
      </vt:variant>
      <vt:variant>
        <vt:i4>1310776</vt:i4>
      </vt:variant>
      <vt:variant>
        <vt:i4>1625</vt:i4>
      </vt:variant>
      <vt:variant>
        <vt:i4>0</vt:i4>
      </vt:variant>
      <vt:variant>
        <vt:i4>5</vt:i4>
      </vt:variant>
      <vt:variant>
        <vt:lpwstr/>
      </vt:variant>
      <vt:variant>
        <vt:lpwstr>_Toc21927040</vt:lpwstr>
      </vt:variant>
      <vt:variant>
        <vt:i4>1900607</vt:i4>
      </vt:variant>
      <vt:variant>
        <vt:i4>1619</vt:i4>
      </vt:variant>
      <vt:variant>
        <vt:i4>0</vt:i4>
      </vt:variant>
      <vt:variant>
        <vt:i4>5</vt:i4>
      </vt:variant>
      <vt:variant>
        <vt:lpwstr/>
      </vt:variant>
      <vt:variant>
        <vt:lpwstr>_Toc21927039</vt:lpwstr>
      </vt:variant>
      <vt:variant>
        <vt:i4>1835071</vt:i4>
      </vt:variant>
      <vt:variant>
        <vt:i4>1613</vt:i4>
      </vt:variant>
      <vt:variant>
        <vt:i4>0</vt:i4>
      </vt:variant>
      <vt:variant>
        <vt:i4>5</vt:i4>
      </vt:variant>
      <vt:variant>
        <vt:lpwstr/>
      </vt:variant>
      <vt:variant>
        <vt:lpwstr>_Toc21927038</vt:lpwstr>
      </vt:variant>
      <vt:variant>
        <vt:i4>1245247</vt:i4>
      </vt:variant>
      <vt:variant>
        <vt:i4>1607</vt:i4>
      </vt:variant>
      <vt:variant>
        <vt:i4>0</vt:i4>
      </vt:variant>
      <vt:variant>
        <vt:i4>5</vt:i4>
      </vt:variant>
      <vt:variant>
        <vt:lpwstr/>
      </vt:variant>
      <vt:variant>
        <vt:lpwstr>_Toc21927037</vt:lpwstr>
      </vt:variant>
      <vt:variant>
        <vt:i4>1179711</vt:i4>
      </vt:variant>
      <vt:variant>
        <vt:i4>1601</vt:i4>
      </vt:variant>
      <vt:variant>
        <vt:i4>0</vt:i4>
      </vt:variant>
      <vt:variant>
        <vt:i4>5</vt:i4>
      </vt:variant>
      <vt:variant>
        <vt:lpwstr/>
      </vt:variant>
      <vt:variant>
        <vt:lpwstr>_Toc21927036</vt:lpwstr>
      </vt:variant>
      <vt:variant>
        <vt:i4>1114175</vt:i4>
      </vt:variant>
      <vt:variant>
        <vt:i4>1595</vt:i4>
      </vt:variant>
      <vt:variant>
        <vt:i4>0</vt:i4>
      </vt:variant>
      <vt:variant>
        <vt:i4>5</vt:i4>
      </vt:variant>
      <vt:variant>
        <vt:lpwstr/>
      </vt:variant>
      <vt:variant>
        <vt:lpwstr>_Toc21927035</vt:lpwstr>
      </vt:variant>
      <vt:variant>
        <vt:i4>1048639</vt:i4>
      </vt:variant>
      <vt:variant>
        <vt:i4>1589</vt:i4>
      </vt:variant>
      <vt:variant>
        <vt:i4>0</vt:i4>
      </vt:variant>
      <vt:variant>
        <vt:i4>5</vt:i4>
      </vt:variant>
      <vt:variant>
        <vt:lpwstr/>
      </vt:variant>
      <vt:variant>
        <vt:lpwstr>_Toc21927034</vt:lpwstr>
      </vt:variant>
      <vt:variant>
        <vt:i4>1507391</vt:i4>
      </vt:variant>
      <vt:variant>
        <vt:i4>1583</vt:i4>
      </vt:variant>
      <vt:variant>
        <vt:i4>0</vt:i4>
      </vt:variant>
      <vt:variant>
        <vt:i4>5</vt:i4>
      </vt:variant>
      <vt:variant>
        <vt:lpwstr/>
      </vt:variant>
      <vt:variant>
        <vt:lpwstr>_Toc21927033</vt:lpwstr>
      </vt:variant>
      <vt:variant>
        <vt:i4>1441855</vt:i4>
      </vt:variant>
      <vt:variant>
        <vt:i4>1577</vt:i4>
      </vt:variant>
      <vt:variant>
        <vt:i4>0</vt:i4>
      </vt:variant>
      <vt:variant>
        <vt:i4>5</vt:i4>
      </vt:variant>
      <vt:variant>
        <vt:lpwstr/>
      </vt:variant>
      <vt:variant>
        <vt:lpwstr>_Toc21927032</vt:lpwstr>
      </vt:variant>
      <vt:variant>
        <vt:i4>1376319</vt:i4>
      </vt:variant>
      <vt:variant>
        <vt:i4>1571</vt:i4>
      </vt:variant>
      <vt:variant>
        <vt:i4>0</vt:i4>
      </vt:variant>
      <vt:variant>
        <vt:i4>5</vt:i4>
      </vt:variant>
      <vt:variant>
        <vt:lpwstr/>
      </vt:variant>
      <vt:variant>
        <vt:lpwstr>_Toc21927031</vt:lpwstr>
      </vt:variant>
      <vt:variant>
        <vt:i4>1310783</vt:i4>
      </vt:variant>
      <vt:variant>
        <vt:i4>1565</vt:i4>
      </vt:variant>
      <vt:variant>
        <vt:i4>0</vt:i4>
      </vt:variant>
      <vt:variant>
        <vt:i4>5</vt:i4>
      </vt:variant>
      <vt:variant>
        <vt:lpwstr/>
      </vt:variant>
      <vt:variant>
        <vt:lpwstr>_Toc21927030</vt:lpwstr>
      </vt:variant>
      <vt:variant>
        <vt:i4>1900606</vt:i4>
      </vt:variant>
      <vt:variant>
        <vt:i4>1559</vt:i4>
      </vt:variant>
      <vt:variant>
        <vt:i4>0</vt:i4>
      </vt:variant>
      <vt:variant>
        <vt:i4>5</vt:i4>
      </vt:variant>
      <vt:variant>
        <vt:lpwstr/>
      </vt:variant>
      <vt:variant>
        <vt:lpwstr>_Toc21927029</vt:lpwstr>
      </vt:variant>
      <vt:variant>
        <vt:i4>1835070</vt:i4>
      </vt:variant>
      <vt:variant>
        <vt:i4>1553</vt:i4>
      </vt:variant>
      <vt:variant>
        <vt:i4>0</vt:i4>
      </vt:variant>
      <vt:variant>
        <vt:i4>5</vt:i4>
      </vt:variant>
      <vt:variant>
        <vt:lpwstr/>
      </vt:variant>
      <vt:variant>
        <vt:lpwstr>_Toc21927028</vt:lpwstr>
      </vt:variant>
      <vt:variant>
        <vt:i4>1245246</vt:i4>
      </vt:variant>
      <vt:variant>
        <vt:i4>1547</vt:i4>
      </vt:variant>
      <vt:variant>
        <vt:i4>0</vt:i4>
      </vt:variant>
      <vt:variant>
        <vt:i4>5</vt:i4>
      </vt:variant>
      <vt:variant>
        <vt:lpwstr/>
      </vt:variant>
      <vt:variant>
        <vt:lpwstr>_Toc21927027</vt:lpwstr>
      </vt:variant>
      <vt:variant>
        <vt:i4>1179710</vt:i4>
      </vt:variant>
      <vt:variant>
        <vt:i4>1541</vt:i4>
      </vt:variant>
      <vt:variant>
        <vt:i4>0</vt:i4>
      </vt:variant>
      <vt:variant>
        <vt:i4>5</vt:i4>
      </vt:variant>
      <vt:variant>
        <vt:lpwstr/>
      </vt:variant>
      <vt:variant>
        <vt:lpwstr>_Toc21927026</vt:lpwstr>
      </vt:variant>
      <vt:variant>
        <vt:i4>1114174</vt:i4>
      </vt:variant>
      <vt:variant>
        <vt:i4>1535</vt:i4>
      </vt:variant>
      <vt:variant>
        <vt:i4>0</vt:i4>
      </vt:variant>
      <vt:variant>
        <vt:i4>5</vt:i4>
      </vt:variant>
      <vt:variant>
        <vt:lpwstr/>
      </vt:variant>
      <vt:variant>
        <vt:lpwstr>_Toc21927025</vt:lpwstr>
      </vt:variant>
      <vt:variant>
        <vt:i4>1048638</vt:i4>
      </vt:variant>
      <vt:variant>
        <vt:i4>1529</vt:i4>
      </vt:variant>
      <vt:variant>
        <vt:i4>0</vt:i4>
      </vt:variant>
      <vt:variant>
        <vt:i4>5</vt:i4>
      </vt:variant>
      <vt:variant>
        <vt:lpwstr/>
      </vt:variant>
      <vt:variant>
        <vt:lpwstr>_Toc21927024</vt:lpwstr>
      </vt:variant>
      <vt:variant>
        <vt:i4>1507390</vt:i4>
      </vt:variant>
      <vt:variant>
        <vt:i4>1523</vt:i4>
      </vt:variant>
      <vt:variant>
        <vt:i4>0</vt:i4>
      </vt:variant>
      <vt:variant>
        <vt:i4>5</vt:i4>
      </vt:variant>
      <vt:variant>
        <vt:lpwstr/>
      </vt:variant>
      <vt:variant>
        <vt:lpwstr>_Toc21927023</vt:lpwstr>
      </vt:variant>
      <vt:variant>
        <vt:i4>1441854</vt:i4>
      </vt:variant>
      <vt:variant>
        <vt:i4>1517</vt:i4>
      </vt:variant>
      <vt:variant>
        <vt:i4>0</vt:i4>
      </vt:variant>
      <vt:variant>
        <vt:i4>5</vt:i4>
      </vt:variant>
      <vt:variant>
        <vt:lpwstr/>
      </vt:variant>
      <vt:variant>
        <vt:lpwstr>_Toc21927022</vt:lpwstr>
      </vt:variant>
      <vt:variant>
        <vt:i4>1376318</vt:i4>
      </vt:variant>
      <vt:variant>
        <vt:i4>1511</vt:i4>
      </vt:variant>
      <vt:variant>
        <vt:i4>0</vt:i4>
      </vt:variant>
      <vt:variant>
        <vt:i4>5</vt:i4>
      </vt:variant>
      <vt:variant>
        <vt:lpwstr/>
      </vt:variant>
      <vt:variant>
        <vt:lpwstr>_Toc21927021</vt:lpwstr>
      </vt:variant>
      <vt:variant>
        <vt:i4>1310782</vt:i4>
      </vt:variant>
      <vt:variant>
        <vt:i4>1505</vt:i4>
      </vt:variant>
      <vt:variant>
        <vt:i4>0</vt:i4>
      </vt:variant>
      <vt:variant>
        <vt:i4>5</vt:i4>
      </vt:variant>
      <vt:variant>
        <vt:lpwstr/>
      </vt:variant>
      <vt:variant>
        <vt:lpwstr>_Toc21927020</vt:lpwstr>
      </vt:variant>
      <vt:variant>
        <vt:i4>1900605</vt:i4>
      </vt:variant>
      <vt:variant>
        <vt:i4>1499</vt:i4>
      </vt:variant>
      <vt:variant>
        <vt:i4>0</vt:i4>
      </vt:variant>
      <vt:variant>
        <vt:i4>5</vt:i4>
      </vt:variant>
      <vt:variant>
        <vt:lpwstr/>
      </vt:variant>
      <vt:variant>
        <vt:lpwstr>_Toc21927019</vt:lpwstr>
      </vt:variant>
      <vt:variant>
        <vt:i4>1835069</vt:i4>
      </vt:variant>
      <vt:variant>
        <vt:i4>1493</vt:i4>
      </vt:variant>
      <vt:variant>
        <vt:i4>0</vt:i4>
      </vt:variant>
      <vt:variant>
        <vt:i4>5</vt:i4>
      </vt:variant>
      <vt:variant>
        <vt:lpwstr/>
      </vt:variant>
      <vt:variant>
        <vt:lpwstr>_Toc21927018</vt:lpwstr>
      </vt:variant>
      <vt:variant>
        <vt:i4>1245245</vt:i4>
      </vt:variant>
      <vt:variant>
        <vt:i4>1487</vt:i4>
      </vt:variant>
      <vt:variant>
        <vt:i4>0</vt:i4>
      </vt:variant>
      <vt:variant>
        <vt:i4>5</vt:i4>
      </vt:variant>
      <vt:variant>
        <vt:lpwstr/>
      </vt:variant>
      <vt:variant>
        <vt:lpwstr>_Toc21927017</vt:lpwstr>
      </vt:variant>
      <vt:variant>
        <vt:i4>1179709</vt:i4>
      </vt:variant>
      <vt:variant>
        <vt:i4>1481</vt:i4>
      </vt:variant>
      <vt:variant>
        <vt:i4>0</vt:i4>
      </vt:variant>
      <vt:variant>
        <vt:i4>5</vt:i4>
      </vt:variant>
      <vt:variant>
        <vt:lpwstr/>
      </vt:variant>
      <vt:variant>
        <vt:lpwstr>_Toc21927016</vt:lpwstr>
      </vt:variant>
      <vt:variant>
        <vt:i4>1114173</vt:i4>
      </vt:variant>
      <vt:variant>
        <vt:i4>1475</vt:i4>
      </vt:variant>
      <vt:variant>
        <vt:i4>0</vt:i4>
      </vt:variant>
      <vt:variant>
        <vt:i4>5</vt:i4>
      </vt:variant>
      <vt:variant>
        <vt:lpwstr/>
      </vt:variant>
      <vt:variant>
        <vt:lpwstr>_Toc21927015</vt:lpwstr>
      </vt:variant>
      <vt:variant>
        <vt:i4>1048637</vt:i4>
      </vt:variant>
      <vt:variant>
        <vt:i4>1469</vt:i4>
      </vt:variant>
      <vt:variant>
        <vt:i4>0</vt:i4>
      </vt:variant>
      <vt:variant>
        <vt:i4>5</vt:i4>
      </vt:variant>
      <vt:variant>
        <vt:lpwstr/>
      </vt:variant>
      <vt:variant>
        <vt:lpwstr>_Toc21927014</vt:lpwstr>
      </vt:variant>
      <vt:variant>
        <vt:i4>1507389</vt:i4>
      </vt:variant>
      <vt:variant>
        <vt:i4>1463</vt:i4>
      </vt:variant>
      <vt:variant>
        <vt:i4>0</vt:i4>
      </vt:variant>
      <vt:variant>
        <vt:i4>5</vt:i4>
      </vt:variant>
      <vt:variant>
        <vt:lpwstr/>
      </vt:variant>
      <vt:variant>
        <vt:lpwstr>_Toc21927013</vt:lpwstr>
      </vt:variant>
      <vt:variant>
        <vt:i4>1441853</vt:i4>
      </vt:variant>
      <vt:variant>
        <vt:i4>1457</vt:i4>
      </vt:variant>
      <vt:variant>
        <vt:i4>0</vt:i4>
      </vt:variant>
      <vt:variant>
        <vt:i4>5</vt:i4>
      </vt:variant>
      <vt:variant>
        <vt:lpwstr/>
      </vt:variant>
      <vt:variant>
        <vt:lpwstr>_Toc21927012</vt:lpwstr>
      </vt:variant>
      <vt:variant>
        <vt:i4>1376317</vt:i4>
      </vt:variant>
      <vt:variant>
        <vt:i4>1451</vt:i4>
      </vt:variant>
      <vt:variant>
        <vt:i4>0</vt:i4>
      </vt:variant>
      <vt:variant>
        <vt:i4>5</vt:i4>
      </vt:variant>
      <vt:variant>
        <vt:lpwstr/>
      </vt:variant>
      <vt:variant>
        <vt:lpwstr>_Toc21927011</vt:lpwstr>
      </vt:variant>
      <vt:variant>
        <vt:i4>1310781</vt:i4>
      </vt:variant>
      <vt:variant>
        <vt:i4>1445</vt:i4>
      </vt:variant>
      <vt:variant>
        <vt:i4>0</vt:i4>
      </vt:variant>
      <vt:variant>
        <vt:i4>5</vt:i4>
      </vt:variant>
      <vt:variant>
        <vt:lpwstr/>
      </vt:variant>
      <vt:variant>
        <vt:lpwstr>_Toc21927010</vt:lpwstr>
      </vt:variant>
      <vt:variant>
        <vt:i4>1900604</vt:i4>
      </vt:variant>
      <vt:variant>
        <vt:i4>1439</vt:i4>
      </vt:variant>
      <vt:variant>
        <vt:i4>0</vt:i4>
      </vt:variant>
      <vt:variant>
        <vt:i4>5</vt:i4>
      </vt:variant>
      <vt:variant>
        <vt:lpwstr/>
      </vt:variant>
      <vt:variant>
        <vt:lpwstr>_Toc21927009</vt:lpwstr>
      </vt:variant>
      <vt:variant>
        <vt:i4>1835068</vt:i4>
      </vt:variant>
      <vt:variant>
        <vt:i4>1433</vt:i4>
      </vt:variant>
      <vt:variant>
        <vt:i4>0</vt:i4>
      </vt:variant>
      <vt:variant>
        <vt:i4>5</vt:i4>
      </vt:variant>
      <vt:variant>
        <vt:lpwstr/>
      </vt:variant>
      <vt:variant>
        <vt:lpwstr>_Toc21927008</vt:lpwstr>
      </vt:variant>
      <vt:variant>
        <vt:i4>1245244</vt:i4>
      </vt:variant>
      <vt:variant>
        <vt:i4>1427</vt:i4>
      </vt:variant>
      <vt:variant>
        <vt:i4>0</vt:i4>
      </vt:variant>
      <vt:variant>
        <vt:i4>5</vt:i4>
      </vt:variant>
      <vt:variant>
        <vt:lpwstr/>
      </vt:variant>
      <vt:variant>
        <vt:lpwstr>_Toc21927007</vt:lpwstr>
      </vt:variant>
      <vt:variant>
        <vt:i4>1179708</vt:i4>
      </vt:variant>
      <vt:variant>
        <vt:i4>1421</vt:i4>
      </vt:variant>
      <vt:variant>
        <vt:i4>0</vt:i4>
      </vt:variant>
      <vt:variant>
        <vt:i4>5</vt:i4>
      </vt:variant>
      <vt:variant>
        <vt:lpwstr/>
      </vt:variant>
      <vt:variant>
        <vt:lpwstr>_Toc21927006</vt:lpwstr>
      </vt:variant>
      <vt:variant>
        <vt:i4>1114172</vt:i4>
      </vt:variant>
      <vt:variant>
        <vt:i4>1415</vt:i4>
      </vt:variant>
      <vt:variant>
        <vt:i4>0</vt:i4>
      </vt:variant>
      <vt:variant>
        <vt:i4>5</vt:i4>
      </vt:variant>
      <vt:variant>
        <vt:lpwstr/>
      </vt:variant>
      <vt:variant>
        <vt:lpwstr>_Toc21927005</vt:lpwstr>
      </vt:variant>
      <vt:variant>
        <vt:i4>1048636</vt:i4>
      </vt:variant>
      <vt:variant>
        <vt:i4>1409</vt:i4>
      </vt:variant>
      <vt:variant>
        <vt:i4>0</vt:i4>
      </vt:variant>
      <vt:variant>
        <vt:i4>5</vt:i4>
      </vt:variant>
      <vt:variant>
        <vt:lpwstr/>
      </vt:variant>
      <vt:variant>
        <vt:lpwstr>_Toc21927004</vt:lpwstr>
      </vt:variant>
      <vt:variant>
        <vt:i4>1507388</vt:i4>
      </vt:variant>
      <vt:variant>
        <vt:i4>1403</vt:i4>
      </vt:variant>
      <vt:variant>
        <vt:i4>0</vt:i4>
      </vt:variant>
      <vt:variant>
        <vt:i4>5</vt:i4>
      </vt:variant>
      <vt:variant>
        <vt:lpwstr/>
      </vt:variant>
      <vt:variant>
        <vt:lpwstr>_Toc21927003</vt:lpwstr>
      </vt:variant>
      <vt:variant>
        <vt:i4>1441852</vt:i4>
      </vt:variant>
      <vt:variant>
        <vt:i4>1397</vt:i4>
      </vt:variant>
      <vt:variant>
        <vt:i4>0</vt:i4>
      </vt:variant>
      <vt:variant>
        <vt:i4>5</vt:i4>
      </vt:variant>
      <vt:variant>
        <vt:lpwstr/>
      </vt:variant>
      <vt:variant>
        <vt:lpwstr>_Toc21927002</vt:lpwstr>
      </vt:variant>
      <vt:variant>
        <vt:i4>1376316</vt:i4>
      </vt:variant>
      <vt:variant>
        <vt:i4>1391</vt:i4>
      </vt:variant>
      <vt:variant>
        <vt:i4>0</vt:i4>
      </vt:variant>
      <vt:variant>
        <vt:i4>5</vt:i4>
      </vt:variant>
      <vt:variant>
        <vt:lpwstr/>
      </vt:variant>
      <vt:variant>
        <vt:lpwstr>_Toc21927001</vt:lpwstr>
      </vt:variant>
      <vt:variant>
        <vt:i4>1310780</vt:i4>
      </vt:variant>
      <vt:variant>
        <vt:i4>1385</vt:i4>
      </vt:variant>
      <vt:variant>
        <vt:i4>0</vt:i4>
      </vt:variant>
      <vt:variant>
        <vt:i4>5</vt:i4>
      </vt:variant>
      <vt:variant>
        <vt:lpwstr/>
      </vt:variant>
      <vt:variant>
        <vt:lpwstr>_Toc21927000</vt:lpwstr>
      </vt:variant>
      <vt:variant>
        <vt:i4>1310772</vt:i4>
      </vt:variant>
      <vt:variant>
        <vt:i4>1379</vt:i4>
      </vt:variant>
      <vt:variant>
        <vt:i4>0</vt:i4>
      </vt:variant>
      <vt:variant>
        <vt:i4>5</vt:i4>
      </vt:variant>
      <vt:variant>
        <vt:lpwstr/>
      </vt:variant>
      <vt:variant>
        <vt:lpwstr>_Toc21926999</vt:lpwstr>
      </vt:variant>
      <vt:variant>
        <vt:i4>1376308</vt:i4>
      </vt:variant>
      <vt:variant>
        <vt:i4>1373</vt:i4>
      </vt:variant>
      <vt:variant>
        <vt:i4>0</vt:i4>
      </vt:variant>
      <vt:variant>
        <vt:i4>5</vt:i4>
      </vt:variant>
      <vt:variant>
        <vt:lpwstr/>
      </vt:variant>
      <vt:variant>
        <vt:lpwstr>_Toc21926998</vt:lpwstr>
      </vt:variant>
      <vt:variant>
        <vt:i4>1703988</vt:i4>
      </vt:variant>
      <vt:variant>
        <vt:i4>1367</vt:i4>
      </vt:variant>
      <vt:variant>
        <vt:i4>0</vt:i4>
      </vt:variant>
      <vt:variant>
        <vt:i4>5</vt:i4>
      </vt:variant>
      <vt:variant>
        <vt:lpwstr/>
      </vt:variant>
      <vt:variant>
        <vt:lpwstr>_Toc21926997</vt:lpwstr>
      </vt:variant>
      <vt:variant>
        <vt:i4>1769524</vt:i4>
      </vt:variant>
      <vt:variant>
        <vt:i4>1361</vt:i4>
      </vt:variant>
      <vt:variant>
        <vt:i4>0</vt:i4>
      </vt:variant>
      <vt:variant>
        <vt:i4>5</vt:i4>
      </vt:variant>
      <vt:variant>
        <vt:lpwstr/>
      </vt:variant>
      <vt:variant>
        <vt:lpwstr>_Toc21926996</vt:lpwstr>
      </vt:variant>
      <vt:variant>
        <vt:i4>1572916</vt:i4>
      </vt:variant>
      <vt:variant>
        <vt:i4>1355</vt:i4>
      </vt:variant>
      <vt:variant>
        <vt:i4>0</vt:i4>
      </vt:variant>
      <vt:variant>
        <vt:i4>5</vt:i4>
      </vt:variant>
      <vt:variant>
        <vt:lpwstr/>
      </vt:variant>
      <vt:variant>
        <vt:lpwstr>_Toc21926995</vt:lpwstr>
      </vt:variant>
      <vt:variant>
        <vt:i4>1638452</vt:i4>
      </vt:variant>
      <vt:variant>
        <vt:i4>1349</vt:i4>
      </vt:variant>
      <vt:variant>
        <vt:i4>0</vt:i4>
      </vt:variant>
      <vt:variant>
        <vt:i4>5</vt:i4>
      </vt:variant>
      <vt:variant>
        <vt:lpwstr/>
      </vt:variant>
      <vt:variant>
        <vt:lpwstr>_Toc21926994</vt:lpwstr>
      </vt:variant>
      <vt:variant>
        <vt:i4>1966132</vt:i4>
      </vt:variant>
      <vt:variant>
        <vt:i4>1343</vt:i4>
      </vt:variant>
      <vt:variant>
        <vt:i4>0</vt:i4>
      </vt:variant>
      <vt:variant>
        <vt:i4>5</vt:i4>
      </vt:variant>
      <vt:variant>
        <vt:lpwstr/>
      </vt:variant>
      <vt:variant>
        <vt:lpwstr>_Toc21926993</vt:lpwstr>
      </vt:variant>
      <vt:variant>
        <vt:i4>2031668</vt:i4>
      </vt:variant>
      <vt:variant>
        <vt:i4>1337</vt:i4>
      </vt:variant>
      <vt:variant>
        <vt:i4>0</vt:i4>
      </vt:variant>
      <vt:variant>
        <vt:i4>5</vt:i4>
      </vt:variant>
      <vt:variant>
        <vt:lpwstr/>
      </vt:variant>
      <vt:variant>
        <vt:lpwstr>_Toc21926992</vt:lpwstr>
      </vt:variant>
      <vt:variant>
        <vt:i4>1835060</vt:i4>
      </vt:variant>
      <vt:variant>
        <vt:i4>1331</vt:i4>
      </vt:variant>
      <vt:variant>
        <vt:i4>0</vt:i4>
      </vt:variant>
      <vt:variant>
        <vt:i4>5</vt:i4>
      </vt:variant>
      <vt:variant>
        <vt:lpwstr/>
      </vt:variant>
      <vt:variant>
        <vt:lpwstr>_Toc21926991</vt:lpwstr>
      </vt:variant>
      <vt:variant>
        <vt:i4>1900596</vt:i4>
      </vt:variant>
      <vt:variant>
        <vt:i4>1325</vt:i4>
      </vt:variant>
      <vt:variant>
        <vt:i4>0</vt:i4>
      </vt:variant>
      <vt:variant>
        <vt:i4>5</vt:i4>
      </vt:variant>
      <vt:variant>
        <vt:lpwstr/>
      </vt:variant>
      <vt:variant>
        <vt:lpwstr>_Toc21926990</vt:lpwstr>
      </vt:variant>
      <vt:variant>
        <vt:i4>1310773</vt:i4>
      </vt:variant>
      <vt:variant>
        <vt:i4>1319</vt:i4>
      </vt:variant>
      <vt:variant>
        <vt:i4>0</vt:i4>
      </vt:variant>
      <vt:variant>
        <vt:i4>5</vt:i4>
      </vt:variant>
      <vt:variant>
        <vt:lpwstr/>
      </vt:variant>
      <vt:variant>
        <vt:lpwstr>_Toc21926989</vt:lpwstr>
      </vt:variant>
      <vt:variant>
        <vt:i4>1376309</vt:i4>
      </vt:variant>
      <vt:variant>
        <vt:i4>1313</vt:i4>
      </vt:variant>
      <vt:variant>
        <vt:i4>0</vt:i4>
      </vt:variant>
      <vt:variant>
        <vt:i4>5</vt:i4>
      </vt:variant>
      <vt:variant>
        <vt:lpwstr/>
      </vt:variant>
      <vt:variant>
        <vt:lpwstr>_Toc21926988</vt:lpwstr>
      </vt:variant>
      <vt:variant>
        <vt:i4>1703989</vt:i4>
      </vt:variant>
      <vt:variant>
        <vt:i4>1307</vt:i4>
      </vt:variant>
      <vt:variant>
        <vt:i4>0</vt:i4>
      </vt:variant>
      <vt:variant>
        <vt:i4>5</vt:i4>
      </vt:variant>
      <vt:variant>
        <vt:lpwstr/>
      </vt:variant>
      <vt:variant>
        <vt:lpwstr>_Toc21926987</vt:lpwstr>
      </vt:variant>
      <vt:variant>
        <vt:i4>1769525</vt:i4>
      </vt:variant>
      <vt:variant>
        <vt:i4>1301</vt:i4>
      </vt:variant>
      <vt:variant>
        <vt:i4>0</vt:i4>
      </vt:variant>
      <vt:variant>
        <vt:i4>5</vt:i4>
      </vt:variant>
      <vt:variant>
        <vt:lpwstr/>
      </vt:variant>
      <vt:variant>
        <vt:lpwstr>_Toc21926986</vt:lpwstr>
      </vt:variant>
      <vt:variant>
        <vt:i4>1572917</vt:i4>
      </vt:variant>
      <vt:variant>
        <vt:i4>1295</vt:i4>
      </vt:variant>
      <vt:variant>
        <vt:i4>0</vt:i4>
      </vt:variant>
      <vt:variant>
        <vt:i4>5</vt:i4>
      </vt:variant>
      <vt:variant>
        <vt:lpwstr/>
      </vt:variant>
      <vt:variant>
        <vt:lpwstr>_Toc21926985</vt:lpwstr>
      </vt:variant>
      <vt:variant>
        <vt:i4>1638453</vt:i4>
      </vt:variant>
      <vt:variant>
        <vt:i4>1289</vt:i4>
      </vt:variant>
      <vt:variant>
        <vt:i4>0</vt:i4>
      </vt:variant>
      <vt:variant>
        <vt:i4>5</vt:i4>
      </vt:variant>
      <vt:variant>
        <vt:lpwstr/>
      </vt:variant>
      <vt:variant>
        <vt:lpwstr>_Toc21926984</vt:lpwstr>
      </vt:variant>
      <vt:variant>
        <vt:i4>1966133</vt:i4>
      </vt:variant>
      <vt:variant>
        <vt:i4>1283</vt:i4>
      </vt:variant>
      <vt:variant>
        <vt:i4>0</vt:i4>
      </vt:variant>
      <vt:variant>
        <vt:i4>5</vt:i4>
      </vt:variant>
      <vt:variant>
        <vt:lpwstr/>
      </vt:variant>
      <vt:variant>
        <vt:lpwstr>_Toc21926983</vt:lpwstr>
      </vt:variant>
      <vt:variant>
        <vt:i4>2031669</vt:i4>
      </vt:variant>
      <vt:variant>
        <vt:i4>1277</vt:i4>
      </vt:variant>
      <vt:variant>
        <vt:i4>0</vt:i4>
      </vt:variant>
      <vt:variant>
        <vt:i4>5</vt:i4>
      </vt:variant>
      <vt:variant>
        <vt:lpwstr/>
      </vt:variant>
      <vt:variant>
        <vt:lpwstr>_Toc21926982</vt:lpwstr>
      </vt:variant>
      <vt:variant>
        <vt:i4>1572925</vt:i4>
      </vt:variant>
      <vt:variant>
        <vt:i4>1268</vt:i4>
      </vt:variant>
      <vt:variant>
        <vt:i4>0</vt:i4>
      </vt:variant>
      <vt:variant>
        <vt:i4>5</vt:i4>
      </vt:variant>
      <vt:variant>
        <vt:lpwstr/>
      </vt:variant>
      <vt:variant>
        <vt:lpwstr>_Toc21927519</vt:lpwstr>
      </vt:variant>
      <vt:variant>
        <vt:i4>1638461</vt:i4>
      </vt:variant>
      <vt:variant>
        <vt:i4>1262</vt:i4>
      </vt:variant>
      <vt:variant>
        <vt:i4>0</vt:i4>
      </vt:variant>
      <vt:variant>
        <vt:i4>5</vt:i4>
      </vt:variant>
      <vt:variant>
        <vt:lpwstr/>
      </vt:variant>
      <vt:variant>
        <vt:lpwstr>_Toc21927518</vt:lpwstr>
      </vt:variant>
      <vt:variant>
        <vt:i4>1441853</vt:i4>
      </vt:variant>
      <vt:variant>
        <vt:i4>1256</vt:i4>
      </vt:variant>
      <vt:variant>
        <vt:i4>0</vt:i4>
      </vt:variant>
      <vt:variant>
        <vt:i4>5</vt:i4>
      </vt:variant>
      <vt:variant>
        <vt:lpwstr/>
      </vt:variant>
      <vt:variant>
        <vt:lpwstr>_Toc21927517</vt:lpwstr>
      </vt:variant>
      <vt:variant>
        <vt:i4>1507389</vt:i4>
      </vt:variant>
      <vt:variant>
        <vt:i4>1250</vt:i4>
      </vt:variant>
      <vt:variant>
        <vt:i4>0</vt:i4>
      </vt:variant>
      <vt:variant>
        <vt:i4>5</vt:i4>
      </vt:variant>
      <vt:variant>
        <vt:lpwstr/>
      </vt:variant>
      <vt:variant>
        <vt:lpwstr>_Toc21927516</vt:lpwstr>
      </vt:variant>
      <vt:variant>
        <vt:i4>1310781</vt:i4>
      </vt:variant>
      <vt:variant>
        <vt:i4>1244</vt:i4>
      </vt:variant>
      <vt:variant>
        <vt:i4>0</vt:i4>
      </vt:variant>
      <vt:variant>
        <vt:i4>5</vt:i4>
      </vt:variant>
      <vt:variant>
        <vt:lpwstr/>
      </vt:variant>
      <vt:variant>
        <vt:lpwstr>_Toc21927515</vt:lpwstr>
      </vt:variant>
      <vt:variant>
        <vt:i4>1376317</vt:i4>
      </vt:variant>
      <vt:variant>
        <vt:i4>1238</vt:i4>
      </vt:variant>
      <vt:variant>
        <vt:i4>0</vt:i4>
      </vt:variant>
      <vt:variant>
        <vt:i4>5</vt:i4>
      </vt:variant>
      <vt:variant>
        <vt:lpwstr/>
      </vt:variant>
      <vt:variant>
        <vt:lpwstr>_Toc21927514</vt:lpwstr>
      </vt:variant>
      <vt:variant>
        <vt:i4>1179709</vt:i4>
      </vt:variant>
      <vt:variant>
        <vt:i4>1232</vt:i4>
      </vt:variant>
      <vt:variant>
        <vt:i4>0</vt:i4>
      </vt:variant>
      <vt:variant>
        <vt:i4>5</vt:i4>
      </vt:variant>
      <vt:variant>
        <vt:lpwstr/>
      </vt:variant>
      <vt:variant>
        <vt:lpwstr>_Toc21927513</vt:lpwstr>
      </vt:variant>
      <vt:variant>
        <vt:i4>1245245</vt:i4>
      </vt:variant>
      <vt:variant>
        <vt:i4>1226</vt:i4>
      </vt:variant>
      <vt:variant>
        <vt:i4>0</vt:i4>
      </vt:variant>
      <vt:variant>
        <vt:i4>5</vt:i4>
      </vt:variant>
      <vt:variant>
        <vt:lpwstr/>
      </vt:variant>
      <vt:variant>
        <vt:lpwstr>_Toc21927512</vt:lpwstr>
      </vt:variant>
      <vt:variant>
        <vt:i4>1048637</vt:i4>
      </vt:variant>
      <vt:variant>
        <vt:i4>1220</vt:i4>
      </vt:variant>
      <vt:variant>
        <vt:i4>0</vt:i4>
      </vt:variant>
      <vt:variant>
        <vt:i4>5</vt:i4>
      </vt:variant>
      <vt:variant>
        <vt:lpwstr/>
      </vt:variant>
      <vt:variant>
        <vt:lpwstr>_Toc21927511</vt:lpwstr>
      </vt:variant>
      <vt:variant>
        <vt:i4>1114173</vt:i4>
      </vt:variant>
      <vt:variant>
        <vt:i4>1214</vt:i4>
      </vt:variant>
      <vt:variant>
        <vt:i4>0</vt:i4>
      </vt:variant>
      <vt:variant>
        <vt:i4>5</vt:i4>
      </vt:variant>
      <vt:variant>
        <vt:lpwstr/>
      </vt:variant>
      <vt:variant>
        <vt:lpwstr>_Toc21927510</vt:lpwstr>
      </vt:variant>
      <vt:variant>
        <vt:i4>1572924</vt:i4>
      </vt:variant>
      <vt:variant>
        <vt:i4>1208</vt:i4>
      </vt:variant>
      <vt:variant>
        <vt:i4>0</vt:i4>
      </vt:variant>
      <vt:variant>
        <vt:i4>5</vt:i4>
      </vt:variant>
      <vt:variant>
        <vt:lpwstr/>
      </vt:variant>
      <vt:variant>
        <vt:lpwstr>_Toc21927509</vt:lpwstr>
      </vt:variant>
      <vt:variant>
        <vt:i4>1638460</vt:i4>
      </vt:variant>
      <vt:variant>
        <vt:i4>1202</vt:i4>
      </vt:variant>
      <vt:variant>
        <vt:i4>0</vt:i4>
      </vt:variant>
      <vt:variant>
        <vt:i4>5</vt:i4>
      </vt:variant>
      <vt:variant>
        <vt:lpwstr/>
      </vt:variant>
      <vt:variant>
        <vt:lpwstr>_Toc21927508</vt:lpwstr>
      </vt:variant>
      <vt:variant>
        <vt:i4>1441852</vt:i4>
      </vt:variant>
      <vt:variant>
        <vt:i4>1196</vt:i4>
      </vt:variant>
      <vt:variant>
        <vt:i4>0</vt:i4>
      </vt:variant>
      <vt:variant>
        <vt:i4>5</vt:i4>
      </vt:variant>
      <vt:variant>
        <vt:lpwstr/>
      </vt:variant>
      <vt:variant>
        <vt:lpwstr>_Toc21927507</vt:lpwstr>
      </vt:variant>
      <vt:variant>
        <vt:i4>1507388</vt:i4>
      </vt:variant>
      <vt:variant>
        <vt:i4>1190</vt:i4>
      </vt:variant>
      <vt:variant>
        <vt:i4>0</vt:i4>
      </vt:variant>
      <vt:variant>
        <vt:i4>5</vt:i4>
      </vt:variant>
      <vt:variant>
        <vt:lpwstr/>
      </vt:variant>
      <vt:variant>
        <vt:lpwstr>_Toc21927506</vt:lpwstr>
      </vt:variant>
      <vt:variant>
        <vt:i4>1310780</vt:i4>
      </vt:variant>
      <vt:variant>
        <vt:i4>1184</vt:i4>
      </vt:variant>
      <vt:variant>
        <vt:i4>0</vt:i4>
      </vt:variant>
      <vt:variant>
        <vt:i4>5</vt:i4>
      </vt:variant>
      <vt:variant>
        <vt:lpwstr/>
      </vt:variant>
      <vt:variant>
        <vt:lpwstr>_Toc21927505</vt:lpwstr>
      </vt:variant>
      <vt:variant>
        <vt:i4>1376316</vt:i4>
      </vt:variant>
      <vt:variant>
        <vt:i4>1178</vt:i4>
      </vt:variant>
      <vt:variant>
        <vt:i4>0</vt:i4>
      </vt:variant>
      <vt:variant>
        <vt:i4>5</vt:i4>
      </vt:variant>
      <vt:variant>
        <vt:lpwstr/>
      </vt:variant>
      <vt:variant>
        <vt:lpwstr>_Toc21927504</vt:lpwstr>
      </vt:variant>
      <vt:variant>
        <vt:i4>1179708</vt:i4>
      </vt:variant>
      <vt:variant>
        <vt:i4>1172</vt:i4>
      </vt:variant>
      <vt:variant>
        <vt:i4>0</vt:i4>
      </vt:variant>
      <vt:variant>
        <vt:i4>5</vt:i4>
      </vt:variant>
      <vt:variant>
        <vt:lpwstr/>
      </vt:variant>
      <vt:variant>
        <vt:lpwstr>_Toc21927503</vt:lpwstr>
      </vt:variant>
      <vt:variant>
        <vt:i4>1245244</vt:i4>
      </vt:variant>
      <vt:variant>
        <vt:i4>1166</vt:i4>
      </vt:variant>
      <vt:variant>
        <vt:i4>0</vt:i4>
      </vt:variant>
      <vt:variant>
        <vt:i4>5</vt:i4>
      </vt:variant>
      <vt:variant>
        <vt:lpwstr/>
      </vt:variant>
      <vt:variant>
        <vt:lpwstr>_Toc21927502</vt:lpwstr>
      </vt:variant>
      <vt:variant>
        <vt:i4>1048636</vt:i4>
      </vt:variant>
      <vt:variant>
        <vt:i4>1160</vt:i4>
      </vt:variant>
      <vt:variant>
        <vt:i4>0</vt:i4>
      </vt:variant>
      <vt:variant>
        <vt:i4>5</vt:i4>
      </vt:variant>
      <vt:variant>
        <vt:lpwstr/>
      </vt:variant>
      <vt:variant>
        <vt:lpwstr>_Toc21927501</vt:lpwstr>
      </vt:variant>
      <vt:variant>
        <vt:i4>1114172</vt:i4>
      </vt:variant>
      <vt:variant>
        <vt:i4>1154</vt:i4>
      </vt:variant>
      <vt:variant>
        <vt:i4>0</vt:i4>
      </vt:variant>
      <vt:variant>
        <vt:i4>5</vt:i4>
      </vt:variant>
      <vt:variant>
        <vt:lpwstr/>
      </vt:variant>
      <vt:variant>
        <vt:lpwstr>_Toc21927500</vt:lpwstr>
      </vt:variant>
      <vt:variant>
        <vt:i4>1638453</vt:i4>
      </vt:variant>
      <vt:variant>
        <vt:i4>1148</vt:i4>
      </vt:variant>
      <vt:variant>
        <vt:i4>0</vt:i4>
      </vt:variant>
      <vt:variant>
        <vt:i4>5</vt:i4>
      </vt:variant>
      <vt:variant>
        <vt:lpwstr/>
      </vt:variant>
      <vt:variant>
        <vt:lpwstr>_Toc21927499</vt:lpwstr>
      </vt:variant>
      <vt:variant>
        <vt:i4>1572917</vt:i4>
      </vt:variant>
      <vt:variant>
        <vt:i4>1142</vt:i4>
      </vt:variant>
      <vt:variant>
        <vt:i4>0</vt:i4>
      </vt:variant>
      <vt:variant>
        <vt:i4>5</vt:i4>
      </vt:variant>
      <vt:variant>
        <vt:lpwstr/>
      </vt:variant>
      <vt:variant>
        <vt:lpwstr>_Toc21927498</vt:lpwstr>
      </vt:variant>
      <vt:variant>
        <vt:i4>1507381</vt:i4>
      </vt:variant>
      <vt:variant>
        <vt:i4>1136</vt:i4>
      </vt:variant>
      <vt:variant>
        <vt:i4>0</vt:i4>
      </vt:variant>
      <vt:variant>
        <vt:i4>5</vt:i4>
      </vt:variant>
      <vt:variant>
        <vt:lpwstr/>
      </vt:variant>
      <vt:variant>
        <vt:lpwstr>_Toc21927497</vt:lpwstr>
      </vt:variant>
      <vt:variant>
        <vt:i4>1441845</vt:i4>
      </vt:variant>
      <vt:variant>
        <vt:i4>1130</vt:i4>
      </vt:variant>
      <vt:variant>
        <vt:i4>0</vt:i4>
      </vt:variant>
      <vt:variant>
        <vt:i4>5</vt:i4>
      </vt:variant>
      <vt:variant>
        <vt:lpwstr/>
      </vt:variant>
      <vt:variant>
        <vt:lpwstr>_Toc21927496</vt:lpwstr>
      </vt:variant>
      <vt:variant>
        <vt:i4>1376309</vt:i4>
      </vt:variant>
      <vt:variant>
        <vt:i4>1124</vt:i4>
      </vt:variant>
      <vt:variant>
        <vt:i4>0</vt:i4>
      </vt:variant>
      <vt:variant>
        <vt:i4>5</vt:i4>
      </vt:variant>
      <vt:variant>
        <vt:lpwstr/>
      </vt:variant>
      <vt:variant>
        <vt:lpwstr>_Toc21927495</vt:lpwstr>
      </vt:variant>
      <vt:variant>
        <vt:i4>1310773</vt:i4>
      </vt:variant>
      <vt:variant>
        <vt:i4>1118</vt:i4>
      </vt:variant>
      <vt:variant>
        <vt:i4>0</vt:i4>
      </vt:variant>
      <vt:variant>
        <vt:i4>5</vt:i4>
      </vt:variant>
      <vt:variant>
        <vt:lpwstr/>
      </vt:variant>
      <vt:variant>
        <vt:lpwstr>_Toc21927494</vt:lpwstr>
      </vt:variant>
      <vt:variant>
        <vt:i4>1245237</vt:i4>
      </vt:variant>
      <vt:variant>
        <vt:i4>1112</vt:i4>
      </vt:variant>
      <vt:variant>
        <vt:i4>0</vt:i4>
      </vt:variant>
      <vt:variant>
        <vt:i4>5</vt:i4>
      </vt:variant>
      <vt:variant>
        <vt:lpwstr/>
      </vt:variant>
      <vt:variant>
        <vt:lpwstr>_Toc21927493</vt:lpwstr>
      </vt:variant>
      <vt:variant>
        <vt:i4>1179701</vt:i4>
      </vt:variant>
      <vt:variant>
        <vt:i4>1106</vt:i4>
      </vt:variant>
      <vt:variant>
        <vt:i4>0</vt:i4>
      </vt:variant>
      <vt:variant>
        <vt:i4>5</vt:i4>
      </vt:variant>
      <vt:variant>
        <vt:lpwstr/>
      </vt:variant>
      <vt:variant>
        <vt:lpwstr>_Toc21927492</vt:lpwstr>
      </vt:variant>
      <vt:variant>
        <vt:i4>1114165</vt:i4>
      </vt:variant>
      <vt:variant>
        <vt:i4>1100</vt:i4>
      </vt:variant>
      <vt:variant>
        <vt:i4>0</vt:i4>
      </vt:variant>
      <vt:variant>
        <vt:i4>5</vt:i4>
      </vt:variant>
      <vt:variant>
        <vt:lpwstr/>
      </vt:variant>
      <vt:variant>
        <vt:lpwstr>_Toc21927491</vt:lpwstr>
      </vt:variant>
      <vt:variant>
        <vt:i4>1048629</vt:i4>
      </vt:variant>
      <vt:variant>
        <vt:i4>1094</vt:i4>
      </vt:variant>
      <vt:variant>
        <vt:i4>0</vt:i4>
      </vt:variant>
      <vt:variant>
        <vt:i4>5</vt:i4>
      </vt:variant>
      <vt:variant>
        <vt:lpwstr/>
      </vt:variant>
      <vt:variant>
        <vt:lpwstr>_Toc21927490</vt:lpwstr>
      </vt:variant>
      <vt:variant>
        <vt:i4>1638452</vt:i4>
      </vt:variant>
      <vt:variant>
        <vt:i4>1088</vt:i4>
      </vt:variant>
      <vt:variant>
        <vt:i4>0</vt:i4>
      </vt:variant>
      <vt:variant>
        <vt:i4>5</vt:i4>
      </vt:variant>
      <vt:variant>
        <vt:lpwstr/>
      </vt:variant>
      <vt:variant>
        <vt:lpwstr>_Toc21927489</vt:lpwstr>
      </vt:variant>
      <vt:variant>
        <vt:i4>1572916</vt:i4>
      </vt:variant>
      <vt:variant>
        <vt:i4>1082</vt:i4>
      </vt:variant>
      <vt:variant>
        <vt:i4>0</vt:i4>
      </vt:variant>
      <vt:variant>
        <vt:i4>5</vt:i4>
      </vt:variant>
      <vt:variant>
        <vt:lpwstr/>
      </vt:variant>
      <vt:variant>
        <vt:lpwstr>_Toc21927488</vt:lpwstr>
      </vt:variant>
      <vt:variant>
        <vt:i4>1507380</vt:i4>
      </vt:variant>
      <vt:variant>
        <vt:i4>1076</vt:i4>
      </vt:variant>
      <vt:variant>
        <vt:i4>0</vt:i4>
      </vt:variant>
      <vt:variant>
        <vt:i4>5</vt:i4>
      </vt:variant>
      <vt:variant>
        <vt:lpwstr/>
      </vt:variant>
      <vt:variant>
        <vt:lpwstr>_Toc21927487</vt:lpwstr>
      </vt:variant>
      <vt:variant>
        <vt:i4>1441844</vt:i4>
      </vt:variant>
      <vt:variant>
        <vt:i4>1070</vt:i4>
      </vt:variant>
      <vt:variant>
        <vt:i4>0</vt:i4>
      </vt:variant>
      <vt:variant>
        <vt:i4>5</vt:i4>
      </vt:variant>
      <vt:variant>
        <vt:lpwstr/>
      </vt:variant>
      <vt:variant>
        <vt:lpwstr>_Toc21927486</vt:lpwstr>
      </vt:variant>
      <vt:variant>
        <vt:i4>1376308</vt:i4>
      </vt:variant>
      <vt:variant>
        <vt:i4>1064</vt:i4>
      </vt:variant>
      <vt:variant>
        <vt:i4>0</vt:i4>
      </vt:variant>
      <vt:variant>
        <vt:i4>5</vt:i4>
      </vt:variant>
      <vt:variant>
        <vt:lpwstr/>
      </vt:variant>
      <vt:variant>
        <vt:lpwstr>_Toc21927485</vt:lpwstr>
      </vt:variant>
      <vt:variant>
        <vt:i4>1310772</vt:i4>
      </vt:variant>
      <vt:variant>
        <vt:i4>1058</vt:i4>
      </vt:variant>
      <vt:variant>
        <vt:i4>0</vt:i4>
      </vt:variant>
      <vt:variant>
        <vt:i4>5</vt:i4>
      </vt:variant>
      <vt:variant>
        <vt:lpwstr/>
      </vt:variant>
      <vt:variant>
        <vt:lpwstr>_Toc21927484</vt:lpwstr>
      </vt:variant>
      <vt:variant>
        <vt:i4>1245236</vt:i4>
      </vt:variant>
      <vt:variant>
        <vt:i4>1052</vt:i4>
      </vt:variant>
      <vt:variant>
        <vt:i4>0</vt:i4>
      </vt:variant>
      <vt:variant>
        <vt:i4>5</vt:i4>
      </vt:variant>
      <vt:variant>
        <vt:lpwstr/>
      </vt:variant>
      <vt:variant>
        <vt:lpwstr>_Toc21927483</vt:lpwstr>
      </vt:variant>
      <vt:variant>
        <vt:i4>1179700</vt:i4>
      </vt:variant>
      <vt:variant>
        <vt:i4>1046</vt:i4>
      </vt:variant>
      <vt:variant>
        <vt:i4>0</vt:i4>
      </vt:variant>
      <vt:variant>
        <vt:i4>5</vt:i4>
      </vt:variant>
      <vt:variant>
        <vt:lpwstr/>
      </vt:variant>
      <vt:variant>
        <vt:lpwstr>_Toc21927482</vt:lpwstr>
      </vt:variant>
      <vt:variant>
        <vt:i4>1114164</vt:i4>
      </vt:variant>
      <vt:variant>
        <vt:i4>1040</vt:i4>
      </vt:variant>
      <vt:variant>
        <vt:i4>0</vt:i4>
      </vt:variant>
      <vt:variant>
        <vt:i4>5</vt:i4>
      </vt:variant>
      <vt:variant>
        <vt:lpwstr/>
      </vt:variant>
      <vt:variant>
        <vt:lpwstr>_Toc21927481</vt:lpwstr>
      </vt:variant>
      <vt:variant>
        <vt:i4>1048628</vt:i4>
      </vt:variant>
      <vt:variant>
        <vt:i4>1034</vt:i4>
      </vt:variant>
      <vt:variant>
        <vt:i4>0</vt:i4>
      </vt:variant>
      <vt:variant>
        <vt:i4>5</vt:i4>
      </vt:variant>
      <vt:variant>
        <vt:lpwstr/>
      </vt:variant>
      <vt:variant>
        <vt:lpwstr>_Toc21927480</vt:lpwstr>
      </vt:variant>
      <vt:variant>
        <vt:i4>1638459</vt:i4>
      </vt:variant>
      <vt:variant>
        <vt:i4>1028</vt:i4>
      </vt:variant>
      <vt:variant>
        <vt:i4>0</vt:i4>
      </vt:variant>
      <vt:variant>
        <vt:i4>5</vt:i4>
      </vt:variant>
      <vt:variant>
        <vt:lpwstr/>
      </vt:variant>
      <vt:variant>
        <vt:lpwstr>_Toc21927479</vt:lpwstr>
      </vt:variant>
      <vt:variant>
        <vt:i4>1572923</vt:i4>
      </vt:variant>
      <vt:variant>
        <vt:i4>1022</vt:i4>
      </vt:variant>
      <vt:variant>
        <vt:i4>0</vt:i4>
      </vt:variant>
      <vt:variant>
        <vt:i4>5</vt:i4>
      </vt:variant>
      <vt:variant>
        <vt:lpwstr/>
      </vt:variant>
      <vt:variant>
        <vt:lpwstr>_Toc21927478</vt:lpwstr>
      </vt:variant>
      <vt:variant>
        <vt:i4>1507387</vt:i4>
      </vt:variant>
      <vt:variant>
        <vt:i4>1016</vt:i4>
      </vt:variant>
      <vt:variant>
        <vt:i4>0</vt:i4>
      </vt:variant>
      <vt:variant>
        <vt:i4>5</vt:i4>
      </vt:variant>
      <vt:variant>
        <vt:lpwstr/>
      </vt:variant>
      <vt:variant>
        <vt:lpwstr>_Toc21927477</vt:lpwstr>
      </vt:variant>
      <vt:variant>
        <vt:i4>1441851</vt:i4>
      </vt:variant>
      <vt:variant>
        <vt:i4>1010</vt:i4>
      </vt:variant>
      <vt:variant>
        <vt:i4>0</vt:i4>
      </vt:variant>
      <vt:variant>
        <vt:i4>5</vt:i4>
      </vt:variant>
      <vt:variant>
        <vt:lpwstr/>
      </vt:variant>
      <vt:variant>
        <vt:lpwstr>_Toc21927476</vt:lpwstr>
      </vt:variant>
      <vt:variant>
        <vt:i4>1376315</vt:i4>
      </vt:variant>
      <vt:variant>
        <vt:i4>1004</vt:i4>
      </vt:variant>
      <vt:variant>
        <vt:i4>0</vt:i4>
      </vt:variant>
      <vt:variant>
        <vt:i4>5</vt:i4>
      </vt:variant>
      <vt:variant>
        <vt:lpwstr/>
      </vt:variant>
      <vt:variant>
        <vt:lpwstr>_Toc21927475</vt:lpwstr>
      </vt:variant>
      <vt:variant>
        <vt:i4>1310779</vt:i4>
      </vt:variant>
      <vt:variant>
        <vt:i4>998</vt:i4>
      </vt:variant>
      <vt:variant>
        <vt:i4>0</vt:i4>
      </vt:variant>
      <vt:variant>
        <vt:i4>5</vt:i4>
      </vt:variant>
      <vt:variant>
        <vt:lpwstr/>
      </vt:variant>
      <vt:variant>
        <vt:lpwstr>_Toc21927474</vt:lpwstr>
      </vt:variant>
      <vt:variant>
        <vt:i4>1245243</vt:i4>
      </vt:variant>
      <vt:variant>
        <vt:i4>992</vt:i4>
      </vt:variant>
      <vt:variant>
        <vt:i4>0</vt:i4>
      </vt:variant>
      <vt:variant>
        <vt:i4>5</vt:i4>
      </vt:variant>
      <vt:variant>
        <vt:lpwstr/>
      </vt:variant>
      <vt:variant>
        <vt:lpwstr>_Toc21927473</vt:lpwstr>
      </vt:variant>
      <vt:variant>
        <vt:i4>1179707</vt:i4>
      </vt:variant>
      <vt:variant>
        <vt:i4>986</vt:i4>
      </vt:variant>
      <vt:variant>
        <vt:i4>0</vt:i4>
      </vt:variant>
      <vt:variant>
        <vt:i4>5</vt:i4>
      </vt:variant>
      <vt:variant>
        <vt:lpwstr/>
      </vt:variant>
      <vt:variant>
        <vt:lpwstr>_Toc21927472</vt:lpwstr>
      </vt:variant>
      <vt:variant>
        <vt:i4>1114171</vt:i4>
      </vt:variant>
      <vt:variant>
        <vt:i4>980</vt:i4>
      </vt:variant>
      <vt:variant>
        <vt:i4>0</vt:i4>
      </vt:variant>
      <vt:variant>
        <vt:i4>5</vt:i4>
      </vt:variant>
      <vt:variant>
        <vt:lpwstr/>
      </vt:variant>
      <vt:variant>
        <vt:lpwstr>_Toc21927471</vt:lpwstr>
      </vt:variant>
      <vt:variant>
        <vt:i4>1048635</vt:i4>
      </vt:variant>
      <vt:variant>
        <vt:i4>974</vt:i4>
      </vt:variant>
      <vt:variant>
        <vt:i4>0</vt:i4>
      </vt:variant>
      <vt:variant>
        <vt:i4>5</vt:i4>
      </vt:variant>
      <vt:variant>
        <vt:lpwstr/>
      </vt:variant>
      <vt:variant>
        <vt:lpwstr>_Toc21927470</vt:lpwstr>
      </vt:variant>
      <vt:variant>
        <vt:i4>1638458</vt:i4>
      </vt:variant>
      <vt:variant>
        <vt:i4>968</vt:i4>
      </vt:variant>
      <vt:variant>
        <vt:i4>0</vt:i4>
      </vt:variant>
      <vt:variant>
        <vt:i4>5</vt:i4>
      </vt:variant>
      <vt:variant>
        <vt:lpwstr/>
      </vt:variant>
      <vt:variant>
        <vt:lpwstr>_Toc21927469</vt:lpwstr>
      </vt:variant>
      <vt:variant>
        <vt:i4>1572922</vt:i4>
      </vt:variant>
      <vt:variant>
        <vt:i4>962</vt:i4>
      </vt:variant>
      <vt:variant>
        <vt:i4>0</vt:i4>
      </vt:variant>
      <vt:variant>
        <vt:i4>5</vt:i4>
      </vt:variant>
      <vt:variant>
        <vt:lpwstr/>
      </vt:variant>
      <vt:variant>
        <vt:lpwstr>_Toc21927468</vt:lpwstr>
      </vt:variant>
      <vt:variant>
        <vt:i4>1507386</vt:i4>
      </vt:variant>
      <vt:variant>
        <vt:i4>956</vt:i4>
      </vt:variant>
      <vt:variant>
        <vt:i4>0</vt:i4>
      </vt:variant>
      <vt:variant>
        <vt:i4>5</vt:i4>
      </vt:variant>
      <vt:variant>
        <vt:lpwstr/>
      </vt:variant>
      <vt:variant>
        <vt:lpwstr>_Toc21927467</vt:lpwstr>
      </vt:variant>
      <vt:variant>
        <vt:i4>1441850</vt:i4>
      </vt:variant>
      <vt:variant>
        <vt:i4>950</vt:i4>
      </vt:variant>
      <vt:variant>
        <vt:i4>0</vt:i4>
      </vt:variant>
      <vt:variant>
        <vt:i4>5</vt:i4>
      </vt:variant>
      <vt:variant>
        <vt:lpwstr/>
      </vt:variant>
      <vt:variant>
        <vt:lpwstr>_Toc21927466</vt:lpwstr>
      </vt:variant>
      <vt:variant>
        <vt:i4>1376314</vt:i4>
      </vt:variant>
      <vt:variant>
        <vt:i4>944</vt:i4>
      </vt:variant>
      <vt:variant>
        <vt:i4>0</vt:i4>
      </vt:variant>
      <vt:variant>
        <vt:i4>5</vt:i4>
      </vt:variant>
      <vt:variant>
        <vt:lpwstr/>
      </vt:variant>
      <vt:variant>
        <vt:lpwstr>_Toc21927465</vt:lpwstr>
      </vt:variant>
      <vt:variant>
        <vt:i4>1310778</vt:i4>
      </vt:variant>
      <vt:variant>
        <vt:i4>938</vt:i4>
      </vt:variant>
      <vt:variant>
        <vt:i4>0</vt:i4>
      </vt:variant>
      <vt:variant>
        <vt:i4>5</vt:i4>
      </vt:variant>
      <vt:variant>
        <vt:lpwstr/>
      </vt:variant>
      <vt:variant>
        <vt:lpwstr>_Toc21927464</vt:lpwstr>
      </vt:variant>
      <vt:variant>
        <vt:i4>1245242</vt:i4>
      </vt:variant>
      <vt:variant>
        <vt:i4>932</vt:i4>
      </vt:variant>
      <vt:variant>
        <vt:i4>0</vt:i4>
      </vt:variant>
      <vt:variant>
        <vt:i4>5</vt:i4>
      </vt:variant>
      <vt:variant>
        <vt:lpwstr/>
      </vt:variant>
      <vt:variant>
        <vt:lpwstr>_Toc21927463</vt:lpwstr>
      </vt:variant>
      <vt:variant>
        <vt:i4>1179706</vt:i4>
      </vt:variant>
      <vt:variant>
        <vt:i4>926</vt:i4>
      </vt:variant>
      <vt:variant>
        <vt:i4>0</vt:i4>
      </vt:variant>
      <vt:variant>
        <vt:i4>5</vt:i4>
      </vt:variant>
      <vt:variant>
        <vt:lpwstr/>
      </vt:variant>
      <vt:variant>
        <vt:lpwstr>_Toc21927462</vt:lpwstr>
      </vt:variant>
      <vt:variant>
        <vt:i4>1114170</vt:i4>
      </vt:variant>
      <vt:variant>
        <vt:i4>920</vt:i4>
      </vt:variant>
      <vt:variant>
        <vt:i4>0</vt:i4>
      </vt:variant>
      <vt:variant>
        <vt:i4>5</vt:i4>
      </vt:variant>
      <vt:variant>
        <vt:lpwstr/>
      </vt:variant>
      <vt:variant>
        <vt:lpwstr>_Toc21927461</vt:lpwstr>
      </vt:variant>
      <vt:variant>
        <vt:i4>1048634</vt:i4>
      </vt:variant>
      <vt:variant>
        <vt:i4>914</vt:i4>
      </vt:variant>
      <vt:variant>
        <vt:i4>0</vt:i4>
      </vt:variant>
      <vt:variant>
        <vt:i4>5</vt:i4>
      </vt:variant>
      <vt:variant>
        <vt:lpwstr/>
      </vt:variant>
      <vt:variant>
        <vt:lpwstr>_Toc21927460</vt:lpwstr>
      </vt:variant>
      <vt:variant>
        <vt:i4>1638457</vt:i4>
      </vt:variant>
      <vt:variant>
        <vt:i4>908</vt:i4>
      </vt:variant>
      <vt:variant>
        <vt:i4>0</vt:i4>
      </vt:variant>
      <vt:variant>
        <vt:i4>5</vt:i4>
      </vt:variant>
      <vt:variant>
        <vt:lpwstr/>
      </vt:variant>
      <vt:variant>
        <vt:lpwstr>_Toc21927459</vt:lpwstr>
      </vt:variant>
      <vt:variant>
        <vt:i4>1572921</vt:i4>
      </vt:variant>
      <vt:variant>
        <vt:i4>902</vt:i4>
      </vt:variant>
      <vt:variant>
        <vt:i4>0</vt:i4>
      </vt:variant>
      <vt:variant>
        <vt:i4>5</vt:i4>
      </vt:variant>
      <vt:variant>
        <vt:lpwstr/>
      </vt:variant>
      <vt:variant>
        <vt:lpwstr>_Toc21927458</vt:lpwstr>
      </vt:variant>
      <vt:variant>
        <vt:i4>1507385</vt:i4>
      </vt:variant>
      <vt:variant>
        <vt:i4>896</vt:i4>
      </vt:variant>
      <vt:variant>
        <vt:i4>0</vt:i4>
      </vt:variant>
      <vt:variant>
        <vt:i4>5</vt:i4>
      </vt:variant>
      <vt:variant>
        <vt:lpwstr/>
      </vt:variant>
      <vt:variant>
        <vt:lpwstr>_Toc21927457</vt:lpwstr>
      </vt:variant>
      <vt:variant>
        <vt:i4>1441849</vt:i4>
      </vt:variant>
      <vt:variant>
        <vt:i4>890</vt:i4>
      </vt:variant>
      <vt:variant>
        <vt:i4>0</vt:i4>
      </vt:variant>
      <vt:variant>
        <vt:i4>5</vt:i4>
      </vt:variant>
      <vt:variant>
        <vt:lpwstr/>
      </vt:variant>
      <vt:variant>
        <vt:lpwstr>_Toc21927456</vt:lpwstr>
      </vt:variant>
      <vt:variant>
        <vt:i4>1376313</vt:i4>
      </vt:variant>
      <vt:variant>
        <vt:i4>884</vt:i4>
      </vt:variant>
      <vt:variant>
        <vt:i4>0</vt:i4>
      </vt:variant>
      <vt:variant>
        <vt:i4>5</vt:i4>
      </vt:variant>
      <vt:variant>
        <vt:lpwstr/>
      </vt:variant>
      <vt:variant>
        <vt:lpwstr>_Toc21927455</vt:lpwstr>
      </vt:variant>
      <vt:variant>
        <vt:i4>1310777</vt:i4>
      </vt:variant>
      <vt:variant>
        <vt:i4>878</vt:i4>
      </vt:variant>
      <vt:variant>
        <vt:i4>0</vt:i4>
      </vt:variant>
      <vt:variant>
        <vt:i4>5</vt:i4>
      </vt:variant>
      <vt:variant>
        <vt:lpwstr/>
      </vt:variant>
      <vt:variant>
        <vt:lpwstr>_Toc21927454</vt:lpwstr>
      </vt:variant>
      <vt:variant>
        <vt:i4>1245241</vt:i4>
      </vt:variant>
      <vt:variant>
        <vt:i4>872</vt:i4>
      </vt:variant>
      <vt:variant>
        <vt:i4>0</vt:i4>
      </vt:variant>
      <vt:variant>
        <vt:i4>5</vt:i4>
      </vt:variant>
      <vt:variant>
        <vt:lpwstr/>
      </vt:variant>
      <vt:variant>
        <vt:lpwstr>_Toc21927453</vt:lpwstr>
      </vt:variant>
      <vt:variant>
        <vt:i4>1638460</vt:i4>
      </vt:variant>
      <vt:variant>
        <vt:i4>863</vt:i4>
      </vt:variant>
      <vt:variant>
        <vt:i4>0</vt:i4>
      </vt:variant>
      <vt:variant>
        <vt:i4>5</vt:i4>
      </vt:variant>
      <vt:variant>
        <vt:lpwstr/>
      </vt:variant>
      <vt:variant>
        <vt:lpwstr>_Toc21926914</vt:lpwstr>
      </vt:variant>
      <vt:variant>
        <vt:i4>1966140</vt:i4>
      </vt:variant>
      <vt:variant>
        <vt:i4>857</vt:i4>
      </vt:variant>
      <vt:variant>
        <vt:i4>0</vt:i4>
      </vt:variant>
      <vt:variant>
        <vt:i4>5</vt:i4>
      </vt:variant>
      <vt:variant>
        <vt:lpwstr/>
      </vt:variant>
      <vt:variant>
        <vt:lpwstr>_Toc21926913</vt:lpwstr>
      </vt:variant>
      <vt:variant>
        <vt:i4>2031676</vt:i4>
      </vt:variant>
      <vt:variant>
        <vt:i4>851</vt:i4>
      </vt:variant>
      <vt:variant>
        <vt:i4>0</vt:i4>
      </vt:variant>
      <vt:variant>
        <vt:i4>5</vt:i4>
      </vt:variant>
      <vt:variant>
        <vt:lpwstr/>
      </vt:variant>
      <vt:variant>
        <vt:lpwstr>_Toc21926912</vt:lpwstr>
      </vt:variant>
      <vt:variant>
        <vt:i4>4063259</vt:i4>
      </vt:variant>
      <vt:variant>
        <vt:i4>845</vt:i4>
      </vt:variant>
      <vt:variant>
        <vt:i4>0</vt:i4>
      </vt:variant>
      <vt:variant>
        <vt:i4>5</vt:i4>
      </vt:variant>
      <vt:variant>
        <vt:lpwstr>with edits CDAR_IG_CCDA_COMPANION_R2_D1_2019SEPT 10.13.2019.doc</vt:lpwstr>
      </vt:variant>
      <vt:variant>
        <vt:lpwstr>_Toc21926911</vt:lpwstr>
      </vt:variant>
      <vt:variant>
        <vt:i4>4128795</vt:i4>
      </vt:variant>
      <vt:variant>
        <vt:i4>839</vt:i4>
      </vt:variant>
      <vt:variant>
        <vt:i4>0</vt:i4>
      </vt:variant>
      <vt:variant>
        <vt:i4>5</vt:i4>
      </vt:variant>
      <vt:variant>
        <vt:lpwstr>with edits CDAR_IG_CCDA_COMPANION_R2_D1_2019SEPT 10.13.2019.doc</vt:lpwstr>
      </vt:variant>
      <vt:variant>
        <vt:lpwstr>_Toc21926910</vt:lpwstr>
      </vt:variant>
      <vt:variant>
        <vt:i4>3538970</vt:i4>
      </vt:variant>
      <vt:variant>
        <vt:i4>833</vt:i4>
      </vt:variant>
      <vt:variant>
        <vt:i4>0</vt:i4>
      </vt:variant>
      <vt:variant>
        <vt:i4>5</vt:i4>
      </vt:variant>
      <vt:variant>
        <vt:lpwstr>with edits CDAR_IG_CCDA_COMPANION_R2_D1_2019SEPT 10.13.2019.doc</vt:lpwstr>
      </vt:variant>
      <vt:variant>
        <vt:lpwstr>_Toc21926909</vt:lpwstr>
      </vt:variant>
      <vt:variant>
        <vt:i4>3604506</vt:i4>
      </vt:variant>
      <vt:variant>
        <vt:i4>827</vt:i4>
      </vt:variant>
      <vt:variant>
        <vt:i4>0</vt:i4>
      </vt:variant>
      <vt:variant>
        <vt:i4>5</vt:i4>
      </vt:variant>
      <vt:variant>
        <vt:lpwstr>with edits CDAR_IG_CCDA_COMPANION_R2_D1_2019SEPT 10.13.2019.doc</vt:lpwstr>
      </vt:variant>
      <vt:variant>
        <vt:lpwstr>_Toc21926908</vt:lpwstr>
      </vt:variant>
      <vt:variant>
        <vt:i4>3670042</vt:i4>
      </vt:variant>
      <vt:variant>
        <vt:i4>821</vt:i4>
      </vt:variant>
      <vt:variant>
        <vt:i4>0</vt:i4>
      </vt:variant>
      <vt:variant>
        <vt:i4>5</vt:i4>
      </vt:variant>
      <vt:variant>
        <vt:lpwstr>with edits CDAR_IG_CCDA_COMPANION_R2_D1_2019SEPT 10.13.2019.doc</vt:lpwstr>
      </vt:variant>
      <vt:variant>
        <vt:lpwstr>_Toc21926907</vt:lpwstr>
      </vt:variant>
      <vt:variant>
        <vt:i4>1769533</vt:i4>
      </vt:variant>
      <vt:variant>
        <vt:i4>812</vt:i4>
      </vt:variant>
      <vt:variant>
        <vt:i4>0</vt:i4>
      </vt:variant>
      <vt:variant>
        <vt:i4>5</vt:i4>
      </vt:variant>
      <vt:variant>
        <vt:lpwstr/>
      </vt:variant>
      <vt:variant>
        <vt:lpwstr>_Toc21926906</vt:lpwstr>
      </vt:variant>
      <vt:variant>
        <vt:i4>1572925</vt:i4>
      </vt:variant>
      <vt:variant>
        <vt:i4>806</vt:i4>
      </vt:variant>
      <vt:variant>
        <vt:i4>0</vt:i4>
      </vt:variant>
      <vt:variant>
        <vt:i4>5</vt:i4>
      </vt:variant>
      <vt:variant>
        <vt:lpwstr/>
      </vt:variant>
      <vt:variant>
        <vt:lpwstr>_Toc21926905</vt:lpwstr>
      </vt:variant>
      <vt:variant>
        <vt:i4>1638461</vt:i4>
      </vt:variant>
      <vt:variant>
        <vt:i4>800</vt:i4>
      </vt:variant>
      <vt:variant>
        <vt:i4>0</vt:i4>
      </vt:variant>
      <vt:variant>
        <vt:i4>5</vt:i4>
      </vt:variant>
      <vt:variant>
        <vt:lpwstr/>
      </vt:variant>
      <vt:variant>
        <vt:lpwstr>_Toc21926904</vt:lpwstr>
      </vt:variant>
      <vt:variant>
        <vt:i4>1966141</vt:i4>
      </vt:variant>
      <vt:variant>
        <vt:i4>794</vt:i4>
      </vt:variant>
      <vt:variant>
        <vt:i4>0</vt:i4>
      </vt:variant>
      <vt:variant>
        <vt:i4>5</vt:i4>
      </vt:variant>
      <vt:variant>
        <vt:lpwstr/>
      </vt:variant>
      <vt:variant>
        <vt:lpwstr>_Toc21926903</vt:lpwstr>
      </vt:variant>
      <vt:variant>
        <vt:i4>1310772</vt:i4>
      </vt:variant>
      <vt:variant>
        <vt:i4>788</vt:i4>
      </vt:variant>
      <vt:variant>
        <vt:i4>0</vt:i4>
      </vt:variant>
      <vt:variant>
        <vt:i4>5</vt:i4>
      </vt:variant>
      <vt:variant>
        <vt:lpwstr/>
      </vt:variant>
      <vt:variant>
        <vt:lpwstr>_Toc21926898</vt:lpwstr>
      </vt:variant>
      <vt:variant>
        <vt:i4>1769524</vt:i4>
      </vt:variant>
      <vt:variant>
        <vt:i4>782</vt:i4>
      </vt:variant>
      <vt:variant>
        <vt:i4>0</vt:i4>
      </vt:variant>
      <vt:variant>
        <vt:i4>5</vt:i4>
      </vt:variant>
      <vt:variant>
        <vt:lpwstr/>
      </vt:variant>
      <vt:variant>
        <vt:lpwstr>_Toc21926897</vt:lpwstr>
      </vt:variant>
      <vt:variant>
        <vt:i4>1703988</vt:i4>
      </vt:variant>
      <vt:variant>
        <vt:i4>776</vt:i4>
      </vt:variant>
      <vt:variant>
        <vt:i4>0</vt:i4>
      </vt:variant>
      <vt:variant>
        <vt:i4>5</vt:i4>
      </vt:variant>
      <vt:variant>
        <vt:lpwstr/>
      </vt:variant>
      <vt:variant>
        <vt:lpwstr>_Toc21926896</vt:lpwstr>
      </vt:variant>
      <vt:variant>
        <vt:i4>1638452</vt:i4>
      </vt:variant>
      <vt:variant>
        <vt:i4>770</vt:i4>
      </vt:variant>
      <vt:variant>
        <vt:i4>0</vt:i4>
      </vt:variant>
      <vt:variant>
        <vt:i4>5</vt:i4>
      </vt:variant>
      <vt:variant>
        <vt:lpwstr/>
      </vt:variant>
      <vt:variant>
        <vt:lpwstr>_Toc21926895</vt:lpwstr>
      </vt:variant>
      <vt:variant>
        <vt:i4>1572916</vt:i4>
      </vt:variant>
      <vt:variant>
        <vt:i4>764</vt:i4>
      </vt:variant>
      <vt:variant>
        <vt:i4>0</vt:i4>
      </vt:variant>
      <vt:variant>
        <vt:i4>5</vt:i4>
      </vt:variant>
      <vt:variant>
        <vt:lpwstr/>
      </vt:variant>
      <vt:variant>
        <vt:lpwstr>_Toc21926894</vt:lpwstr>
      </vt:variant>
      <vt:variant>
        <vt:i4>2031668</vt:i4>
      </vt:variant>
      <vt:variant>
        <vt:i4>758</vt:i4>
      </vt:variant>
      <vt:variant>
        <vt:i4>0</vt:i4>
      </vt:variant>
      <vt:variant>
        <vt:i4>5</vt:i4>
      </vt:variant>
      <vt:variant>
        <vt:lpwstr/>
      </vt:variant>
      <vt:variant>
        <vt:lpwstr>_Toc21926893</vt:lpwstr>
      </vt:variant>
      <vt:variant>
        <vt:i4>1966132</vt:i4>
      </vt:variant>
      <vt:variant>
        <vt:i4>752</vt:i4>
      </vt:variant>
      <vt:variant>
        <vt:i4>0</vt:i4>
      </vt:variant>
      <vt:variant>
        <vt:i4>5</vt:i4>
      </vt:variant>
      <vt:variant>
        <vt:lpwstr/>
      </vt:variant>
      <vt:variant>
        <vt:lpwstr>_Toc21926892</vt:lpwstr>
      </vt:variant>
      <vt:variant>
        <vt:i4>1900596</vt:i4>
      </vt:variant>
      <vt:variant>
        <vt:i4>746</vt:i4>
      </vt:variant>
      <vt:variant>
        <vt:i4>0</vt:i4>
      </vt:variant>
      <vt:variant>
        <vt:i4>5</vt:i4>
      </vt:variant>
      <vt:variant>
        <vt:lpwstr/>
      </vt:variant>
      <vt:variant>
        <vt:lpwstr>_Toc21926891</vt:lpwstr>
      </vt:variant>
      <vt:variant>
        <vt:i4>1835060</vt:i4>
      </vt:variant>
      <vt:variant>
        <vt:i4>740</vt:i4>
      </vt:variant>
      <vt:variant>
        <vt:i4>0</vt:i4>
      </vt:variant>
      <vt:variant>
        <vt:i4>5</vt:i4>
      </vt:variant>
      <vt:variant>
        <vt:lpwstr/>
      </vt:variant>
      <vt:variant>
        <vt:lpwstr>_Toc21926890</vt:lpwstr>
      </vt:variant>
      <vt:variant>
        <vt:i4>1376309</vt:i4>
      </vt:variant>
      <vt:variant>
        <vt:i4>734</vt:i4>
      </vt:variant>
      <vt:variant>
        <vt:i4>0</vt:i4>
      </vt:variant>
      <vt:variant>
        <vt:i4>5</vt:i4>
      </vt:variant>
      <vt:variant>
        <vt:lpwstr/>
      </vt:variant>
      <vt:variant>
        <vt:lpwstr>_Toc21926889</vt:lpwstr>
      </vt:variant>
      <vt:variant>
        <vt:i4>1310773</vt:i4>
      </vt:variant>
      <vt:variant>
        <vt:i4>728</vt:i4>
      </vt:variant>
      <vt:variant>
        <vt:i4>0</vt:i4>
      </vt:variant>
      <vt:variant>
        <vt:i4>5</vt:i4>
      </vt:variant>
      <vt:variant>
        <vt:lpwstr/>
      </vt:variant>
      <vt:variant>
        <vt:lpwstr>_Toc21926888</vt:lpwstr>
      </vt:variant>
      <vt:variant>
        <vt:i4>1769525</vt:i4>
      </vt:variant>
      <vt:variant>
        <vt:i4>722</vt:i4>
      </vt:variant>
      <vt:variant>
        <vt:i4>0</vt:i4>
      </vt:variant>
      <vt:variant>
        <vt:i4>5</vt:i4>
      </vt:variant>
      <vt:variant>
        <vt:lpwstr/>
      </vt:variant>
      <vt:variant>
        <vt:lpwstr>_Toc21926887</vt:lpwstr>
      </vt:variant>
      <vt:variant>
        <vt:i4>1703989</vt:i4>
      </vt:variant>
      <vt:variant>
        <vt:i4>716</vt:i4>
      </vt:variant>
      <vt:variant>
        <vt:i4>0</vt:i4>
      </vt:variant>
      <vt:variant>
        <vt:i4>5</vt:i4>
      </vt:variant>
      <vt:variant>
        <vt:lpwstr/>
      </vt:variant>
      <vt:variant>
        <vt:lpwstr>_Toc21926886</vt:lpwstr>
      </vt:variant>
      <vt:variant>
        <vt:i4>1638453</vt:i4>
      </vt:variant>
      <vt:variant>
        <vt:i4>710</vt:i4>
      </vt:variant>
      <vt:variant>
        <vt:i4>0</vt:i4>
      </vt:variant>
      <vt:variant>
        <vt:i4>5</vt:i4>
      </vt:variant>
      <vt:variant>
        <vt:lpwstr/>
      </vt:variant>
      <vt:variant>
        <vt:lpwstr>_Toc21926885</vt:lpwstr>
      </vt:variant>
      <vt:variant>
        <vt:i4>2031669</vt:i4>
      </vt:variant>
      <vt:variant>
        <vt:i4>704</vt:i4>
      </vt:variant>
      <vt:variant>
        <vt:i4>0</vt:i4>
      </vt:variant>
      <vt:variant>
        <vt:i4>5</vt:i4>
      </vt:variant>
      <vt:variant>
        <vt:lpwstr/>
      </vt:variant>
      <vt:variant>
        <vt:lpwstr>_Toc21926883</vt:lpwstr>
      </vt:variant>
      <vt:variant>
        <vt:i4>1966133</vt:i4>
      </vt:variant>
      <vt:variant>
        <vt:i4>698</vt:i4>
      </vt:variant>
      <vt:variant>
        <vt:i4>0</vt:i4>
      </vt:variant>
      <vt:variant>
        <vt:i4>5</vt:i4>
      </vt:variant>
      <vt:variant>
        <vt:lpwstr/>
      </vt:variant>
      <vt:variant>
        <vt:lpwstr>_Toc21926882</vt:lpwstr>
      </vt:variant>
      <vt:variant>
        <vt:i4>1835061</vt:i4>
      </vt:variant>
      <vt:variant>
        <vt:i4>692</vt:i4>
      </vt:variant>
      <vt:variant>
        <vt:i4>0</vt:i4>
      </vt:variant>
      <vt:variant>
        <vt:i4>5</vt:i4>
      </vt:variant>
      <vt:variant>
        <vt:lpwstr/>
      </vt:variant>
      <vt:variant>
        <vt:lpwstr>_Toc21926880</vt:lpwstr>
      </vt:variant>
      <vt:variant>
        <vt:i4>1376314</vt:i4>
      </vt:variant>
      <vt:variant>
        <vt:i4>686</vt:i4>
      </vt:variant>
      <vt:variant>
        <vt:i4>0</vt:i4>
      </vt:variant>
      <vt:variant>
        <vt:i4>5</vt:i4>
      </vt:variant>
      <vt:variant>
        <vt:lpwstr/>
      </vt:variant>
      <vt:variant>
        <vt:lpwstr>_Toc21926879</vt:lpwstr>
      </vt:variant>
      <vt:variant>
        <vt:i4>1310778</vt:i4>
      </vt:variant>
      <vt:variant>
        <vt:i4>680</vt:i4>
      </vt:variant>
      <vt:variant>
        <vt:i4>0</vt:i4>
      </vt:variant>
      <vt:variant>
        <vt:i4>5</vt:i4>
      </vt:variant>
      <vt:variant>
        <vt:lpwstr/>
      </vt:variant>
      <vt:variant>
        <vt:lpwstr>_Toc21926878</vt:lpwstr>
      </vt:variant>
      <vt:variant>
        <vt:i4>1769530</vt:i4>
      </vt:variant>
      <vt:variant>
        <vt:i4>674</vt:i4>
      </vt:variant>
      <vt:variant>
        <vt:i4>0</vt:i4>
      </vt:variant>
      <vt:variant>
        <vt:i4>5</vt:i4>
      </vt:variant>
      <vt:variant>
        <vt:lpwstr/>
      </vt:variant>
      <vt:variant>
        <vt:lpwstr>_Toc21926877</vt:lpwstr>
      </vt:variant>
      <vt:variant>
        <vt:i4>1703994</vt:i4>
      </vt:variant>
      <vt:variant>
        <vt:i4>668</vt:i4>
      </vt:variant>
      <vt:variant>
        <vt:i4>0</vt:i4>
      </vt:variant>
      <vt:variant>
        <vt:i4>5</vt:i4>
      </vt:variant>
      <vt:variant>
        <vt:lpwstr/>
      </vt:variant>
      <vt:variant>
        <vt:lpwstr>_Toc21926876</vt:lpwstr>
      </vt:variant>
      <vt:variant>
        <vt:i4>2031674</vt:i4>
      </vt:variant>
      <vt:variant>
        <vt:i4>662</vt:i4>
      </vt:variant>
      <vt:variant>
        <vt:i4>0</vt:i4>
      </vt:variant>
      <vt:variant>
        <vt:i4>5</vt:i4>
      </vt:variant>
      <vt:variant>
        <vt:lpwstr/>
      </vt:variant>
      <vt:variant>
        <vt:lpwstr>_Toc21926873</vt:lpwstr>
      </vt:variant>
      <vt:variant>
        <vt:i4>1966138</vt:i4>
      </vt:variant>
      <vt:variant>
        <vt:i4>656</vt:i4>
      </vt:variant>
      <vt:variant>
        <vt:i4>0</vt:i4>
      </vt:variant>
      <vt:variant>
        <vt:i4>5</vt:i4>
      </vt:variant>
      <vt:variant>
        <vt:lpwstr/>
      </vt:variant>
      <vt:variant>
        <vt:lpwstr>_Toc21926872</vt:lpwstr>
      </vt:variant>
      <vt:variant>
        <vt:i4>1900602</vt:i4>
      </vt:variant>
      <vt:variant>
        <vt:i4>650</vt:i4>
      </vt:variant>
      <vt:variant>
        <vt:i4>0</vt:i4>
      </vt:variant>
      <vt:variant>
        <vt:i4>5</vt:i4>
      </vt:variant>
      <vt:variant>
        <vt:lpwstr/>
      </vt:variant>
      <vt:variant>
        <vt:lpwstr>_Toc21926871</vt:lpwstr>
      </vt:variant>
      <vt:variant>
        <vt:i4>1376315</vt:i4>
      </vt:variant>
      <vt:variant>
        <vt:i4>644</vt:i4>
      </vt:variant>
      <vt:variant>
        <vt:i4>0</vt:i4>
      </vt:variant>
      <vt:variant>
        <vt:i4>5</vt:i4>
      </vt:variant>
      <vt:variant>
        <vt:lpwstr/>
      </vt:variant>
      <vt:variant>
        <vt:lpwstr>_Toc21926869</vt:lpwstr>
      </vt:variant>
      <vt:variant>
        <vt:i4>1310779</vt:i4>
      </vt:variant>
      <vt:variant>
        <vt:i4>638</vt:i4>
      </vt:variant>
      <vt:variant>
        <vt:i4>0</vt:i4>
      </vt:variant>
      <vt:variant>
        <vt:i4>5</vt:i4>
      </vt:variant>
      <vt:variant>
        <vt:lpwstr/>
      </vt:variant>
      <vt:variant>
        <vt:lpwstr>_Toc21926868</vt:lpwstr>
      </vt:variant>
      <vt:variant>
        <vt:i4>1572923</vt:i4>
      </vt:variant>
      <vt:variant>
        <vt:i4>632</vt:i4>
      </vt:variant>
      <vt:variant>
        <vt:i4>0</vt:i4>
      </vt:variant>
      <vt:variant>
        <vt:i4>5</vt:i4>
      </vt:variant>
      <vt:variant>
        <vt:lpwstr/>
      </vt:variant>
      <vt:variant>
        <vt:lpwstr>_Toc21926864</vt:lpwstr>
      </vt:variant>
      <vt:variant>
        <vt:i4>2031675</vt:i4>
      </vt:variant>
      <vt:variant>
        <vt:i4>626</vt:i4>
      </vt:variant>
      <vt:variant>
        <vt:i4>0</vt:i4>
      </vt:variant>
      <vt:variant>
        <vt:i4>5</vt:i4>
      </vt:variant>
      <vt:variant>
        <vt:lpwstr/>
      </vt:variant>
      <vt:variant>
        <vt:lpwstr>_Toc21926863</vt:lpwstr>
      </vt:variant>
      <vt:variant>
        <vt:i4>1966139</vt:i4>
      </vt:variant>
      <vt:variant>
        <vt:i4>620</vt:i4>
      </vt:variant>
      <vt:variant>
        <vt:i4>0</vt:i4>
      </vt:variant>
      <vt:variant>
        <vt:i4>5</vt:i4>
      </vt:variant>
      <vt:variant>
        <vt:lpwstr/>
      </vt:variant>
      <vt:variant>
        <vt:lpwstr>_Toc21926862</vt:lpwstr>
      </vt:variant>
      <vt:variant>
        <vt:i4>1376312</vt:i4>
      </vt:variant>
      <vt:variant>
        <vt:i4>614</vt:i4>
      </vt:variant>
      <vt:variant>
        <vt:i4>0</vt:i4>
      </vt:variant>
      <vt:variant>
        <vt:i4>5</vt:i4>
      </vt:variant>
      <vt:variant>
        <vt:lpwstr/>
      </vt:variant>
      <vt:variant>
        <vt:lpwstr>_Toc21926859</vt:lpwstr>
      </vt:variant>
      <vt:variant>
        <vt:i4>1638456</vt:i4>
      </vt:variant>
      <vt:variant>
        <vt:i4>608</vt:i4>
      </vt:variant>
      <vt:variant>
        <vt:i4>0</vt:i4>
      </vt:variant>
      <vt:variant>
        <vt:i4>5</vt:i4>
      </vt:variant>
      <vt:variant>
        <vt:lpwstr/>
      </vt:variant>
      <vt:variant>
        <vt:lpwstr>_Toc21926855</vt:lpwstr>
      </vt:variant>
      <vt:variant>
        <vt:i4>1572920</vt:i4>
      </vt:variant>
      <vt:variant>
        <vt:i4>602</vt:i4>
      </vt:variant>
      <vt:variant>
        <vt:i4>0</vt:i4>
      </vt:variant>
      <vt:variant>
        <vt:i4>5</vt:i4>
      </vt:variant>
      <vt:variant>
        <vt:lpwstr/>
      </vt:variant>
      <vt:variant>
        <vt:lpwstr>_Toc21926854</vt:lpwstr>
      </vt:variant>
      <vt:variant>
        <vt:i4>2031672</vt:i4>
      </vt:variant>
      <vt:variant>
        <vt:i4>596</vt:i4>
      </vt:variant>
      <vt:variant>
        <vt:i4>0</vt:i4>
      </vt:variant>
      <vt:variant>
        <vt:i4>5</vt:i4>
      </vt:variant>
      <vt:variant>
        <vt:lpwstr/>
      </vt:variant>
      <vt:variant>
        <vt:lpwstr>_Toc21926853</vt:lpwstr>
      </vt:variant>
      <vt:variant>
        <vt:i4>1966136</vt:i4>
      </vt:variant>
      <vt:variant>
        <vt:i4>590</vt:i4>
      </vt:variant>
      <vt:variant>
        <vt:i4>0</vt:i4>
      </vt:variant>
      <vt:variant>
        <vt:i4>5</vt:i4>
      </vt:variant>
      <vt:variant>
        <vt:lpwstr/>
      </vt:variant>
      <vt:variant>
        <vt:lpwstr>_Toc21926852</vt:lpwstr>
      </vt:variant>
      <vt:variant>
        <vt:i4>1900600</vt:i4>
      </vt:variant>
      <vt:variant>
        <vt:i4>584</vt:i4>
      </vt:variant>
      <vt:variant>
        <vt:i4>0</vt:i4>
      </vt:variant>
      <vt:variant>
        <vt:i4>5</vt:i4>
      </vt:variant>
      <vt:variant>
        <vt:lpwstr/>
      </vt:variant>
      <vt:variant>
        <vt:lpwstr>_Toc21926851</vt:lpwstr>
      </vt:variant>
      <vt:variant>
        <vt:i4>1835064</vt:i4>
      </vt:variant>
      <vt:variant>
        <vt:i4>578</vt:i4>
      </vt:variant>
      <vt:variant>
        <vt:i4>0</vt:i4>
      </vt:variant>
      <vt:variant>
        <vt:i4>5</vt:i4>
      </vt:variant>
      <vt:variant>
        <vt:lpwstr/>
      </vt:variant>
      <vt:variant>
        <vt:lpwstr>_Toc21926850</vt:lpwstr>
      </vt:variant>
      <vt:variant>
        <vt:i4>1376313</vt:i4>
      </vt:variant>
      <vt:variant>
        <vt:i4>572</vt:i4>
      </vt:variant>
      <vt:variant>
        <vt:i4>0</vt:i4>
      </vt:variant>
      <vt:variant>
        <vt:i4>5</vt:i4>
      </vt:variant>
      <vt:variant>
        <vt:lpwstr/>
      </vt:variant>
      <vt:variant>
        <vt:lpwstr>_Toc21926849</vt:lpwstr>
      </vt:variant>
      <vt:variant>
        <vt:i4>1310777</vt:i4>
      </vt:variant>
      <vt:variant>
        <vt:i4>566</vt:i4>
      </vt:variant>
      <vt:variant>
        <vt:i4>0</vt:i4>
      </vt:variant>
      <vt:variant>
        <vt:i4>5</vt:i4>
      </vt:variant>
      <vt:variant>
        <vt:lpwstr/>
      </vt:variant>
      <vt:variant>
        <vt:lpwstr>_Toc21926848</vt:lpwstr>
      </vt:variant>
      <vt:variant>
        <vt:i4>1769529</vt:i4>
      </vt:variant>
      <vt:variant>
        <vt:i4>560</vt:i4>
      </vt:variant>
      <vt:variant>
        <vt:i4>0</vt:i4>
      </vt:variant>
      <vt:variant>
        <vt:i4>5</vt:i4>
      </vt:variant>
      <vt:variant>
        <vt:lpwstr/>
      </vt:variant>
      <vt:variant>
        <vt:lpwstr>_Toc21926847</vt:lpwstr>
      </vt:variant>
      <vt:variant>
        <vt:i4>1703993</vt:i4>
      </vt:variant>
      <vt:variant>
        <vt:i4>554</vt:i4>
      </vt:variant>
      <vt:variant>
        <vt:i4>0</vt:i4>
      </vt:variant>
      <vt:variant>
        <vt:i4>5</vt:i4>
      </vt:variant>
      <vt:variant>
        <vt:lpwstr/>
      </vt:variant>
      <vt:variant>
        <vt:lpwstr>_Toc21926846</vt:lpwstr>
      </vt:variant>
      <vt:variant>
        <vt:i4>1638457</vt:i4>
      </vt:variant>
      <vt:variant>
        <vt:i4>548</vt:i4>
      </vt:variant>
      <vt:variant>
        <vt:i4>0</vt:i4>
      </vt:variant>
      <vt:variant>
        <vt:i4>5</vt:i4>
      </vt:variant>
      <vt:variant>
        <vt:lpwstr/>
      </vt:variant>
      <vt:variant>
        <vt:lpwstr>_Toc21926845</vt:lpwstr>
      </vt:variant>
      <vt:variant>
        <vt:i4>1572921</vt:i4>
      </vt:variant>
      <vt:variant>
        <vt:i4>542</vt:i4>
      </vt:variant>
      <vt:variant>
        <vt:i4>0</vt:i4>
      </vt:variant>
      <vt:variant>
        <vt:i4>5</vt:i4>
      </vt:variant>
      <vt:variant>
        <vt:lpwstr/>
      </vt:variant>
      <vt:variant>
        <vt:lpwstr>_Toc21926844</vt:lpwstr>
      </vt:variant>
      <vt:variant>
        <vt:i4>2031673</vt:i4>
      </vt:variant>
      <vt:variant>
        <vt:i4>536</vt:i4>
      </vt:variant>
      <vt:variant>
        <vt:i4>0</vt:i4>
      </vt:variant>
      <vt:variant>
        <vt:i4>5</vt:i4>
      </vt:variant>
      <vt:variant>
        <vt:lpwstr/>
      </vt:variant>
      <vt:variant>
        <vt:lpwstr>_Toc21926843</vt:lpwstr>
      </vt:variant>
      <vt:variant>
        <vt:i4>1966137</vt:i4>
      </vt:variant>
      <vt:variant>
        <vt:i4>530</vt:i4>
      </vt:variant>
      <vt:variant>
        <vt:i4>0</vt:i4>
      </vt:variant>
      <vt:variant>
        <vt:i4>5</vt:i4>
      </vt:variant>
      <vt:variant>
        <vt:lpwstr/>
      </vt:variant>
      <vt:variant>
        <vt:lpwstr>_Toc21926842</vt:lpwstr>
      </vt:variant>
      <vt:variant>
        <vt:i4>1900601</vt:i4>
      </vt:variant>
      <vt:variant>
        <vt:i4>524</vt:i4>
      </vt:variant>
      <vt:variant>
        <vt:i4>0</vt:i4>
      </vt:variant>
      <vt:variant>
        <vt:i4>5</vt:i4>
      </vt:variant>
      <vt:variant>
        <vt:lpwstr/>
      </vt:variant>
      <vt:variant>
        <vt:lpwstr>_Toc21926841</vt:lpwstr>
      </vt:variant>
      <vt:variant>
        <vt:i4>1835065</vt:i4>
      </vt:variant>
      <vt:variant>
        <vt:i4>518</vt:i4>
      </vt:variant>
      <vt:variant>
        <vt:i4>0</vt:i4>
      </vt:variant>
      <vt:variant>
        <vt:i4>5</vt:i4>
      </vt:variant>
      <vt:variant>
        <vt:lpwstr/>
      </vt:variant>
      <vt:variant>
        <vt:lpwstr>_Toc21926840</vt:lpwstr>
      </vt:variant>
      <vt:variant>
        <vt:i4>1376318</vt:i4>
      </vt:variant>
      <vt:variant>
        <vt:i4>512</vt:i4>
      </vt:variant>
      <vt:variant>
        <vt:i4>0</vt:i4>
      </vt:variant>
      <vt:variant>
        <vt:i4>5</vt:i4>
      </vt:variant>
      <vt:variant>
        <vt:lpwstr/>
      </vt:variant>
      <vt:variant>
        <vt:lpwstr>_Toc21926839</vt:lpwstr>
      </vt:variant>
      <vt:variant>
        <vt:i4>1769534</vt:i4>
      </vt:variant>
      <vt:variant>
        <vt:i4>506</vt:i4>
      </vt:variant>
      <vt:variant>
        <vt:i4>0</vt:i4>
      </vt:variant>
      <vt:variant>
        <vt:i4>5</vt:i4>
      </vt:variant>
      <vt:variant>
        <vt:lpwstr/>
      </vt:variant>
      <vt:variant>
        <vt:lpwstr>_Toc21926837</vt:lpwstr>
      </vt:variant>
      <vt:variant>
        <vt:i4>1835069</vt:i4>
      </vt:variant>
      <vt:variant>
        <vt:i4>500</vt:i4>
      </vt:variant>
      <vt:variant>
        <vt:i4>0</vt:i4>
      </vt:variant>
      <vt:variant>
        <vt:i4>5</vt:i4>
      </vt:variant>
      <vt:variant>
        <vt:lpwstr/>
      </vt:variant>
      <vt:variant>
        <vt:lpwstr>_Toc21926800</vt:lpwstr>
      </vt:variant>
      <vt:variant>
        <vt:i4>1703988</vt:i4>
      </vt:variant>
      <vt:variant>
        <vt:i4>494</vt:i4>
      </vt:variant>
      <vt:variant>
        <vt:i4>0</vt:i4>
      </vt:variant>
      <vt:variant>
        <vt:i4>5</vt:i4>
      </vt:variant>
      <vt:variant>
        <vt:lpwstr/>
      </vt:variant>
      <vt:variant>
        <vt:lpwstr>_Toc21926799</vt:lpwstr>
      </vt:variant>
      <vt:variant>
        <vt:i4>1769524</vt:i4>
      </vt:variant>
      <vt:variant>
        <vt:i4>488</vt:i4>
      </vt:variant>
      <vt:variant>
        <vt:i4>0</vt:i4>
      </vt:variant>
      <vt:variant>
        <vt:i4>5</vt:i4>
      </vt:variant>
      <vt:variant>
        <vt:lpwstr/>
      </vt:variant>
      <vt:variant>
        <vt:lpwstr>_Toc21926798</vt:lpwstr>
      </vt:variant>
      <vt:variant>
        <vt:i4>1310772</vt:i4>
      </vt:variant>
      <vt:variant>
        <vt:i4>482</vt:i4>
      </vt:variant>
      <vt:variant>
        <vt:i4>0</vt:i4>
      </vt:variant>
      <vt:variant>
        <vt:i4>5</vt:i4>
      </vt:variant>
      <vt:variant>
        <vt:lpwstr/>
      </vt:variant>
      <vt:variant>
        <vt:lpwstr>_Toc21926797</vt:lpwstr>
      </vt:variant>
      <vt:variant>
        <vt:i4>1376308</vt:i4>
      </vt:variant>
      <vt:variant>
        <vt:i4>476</vt:i4>
      </vt:variant>
      <vt:variant>
        <vt:i4>0</vt:i4>
      </vt:variant>
      <vt:variant>
        <vt:i4>5</vt:i4>
      </vt:variant>
      <vt:variant>
        <vt:lpwstr/>
      </vt:variant>
      <vt:variant>
        <vt:lpwstr>_Toc21926796</vt:lpwstr>
      </vt:variant>
      <vt:variant>
        <vt:i4>1441844</vt:i4>
      </vt:variant>
      <vt:variant>
        <vt:i4>470</vt:i4>
      </vt:variant>
      <vt:variant>
        <vt:i4>0</vt:i4>
      </vt:variant>
      <vt:variant>
        <vt:i4>5</vt:i4>
      </vt:variant>
      <vt:variant>
        <vt:lpwstr/>
      </vt:variant>
      <vt:variant>
        <vt:lpwstr>_Toc21926795</vt:lpwstr>
      </vt:variant>
      <vt:variant>
        <vt:i4>1507380</vt:i4>
      </vt:variant>
      <vt:variant>
        <vt:i4>464</vt:i4>
      </vt:variant>
      <vt:variant>
        <vt:i4>0</vt:i4>
      </vt:variant>
      <vt:variant>
        <vt:i4>5</vt:i4>
      </vt:variant>
      <vt:variant>
        <vt:lpwstr/>
      </vt:variant>
      <vt:variant>
        <vt:lpwstr>_Toc21926794</vt:lpwstr>
      </vt:variant>
      <vt:variant>
        <vt:i4>1048628</vt:i4>
      </vt:variant>
      <vt:variant>
        <vt:i4>458</vt:i4>
      </vt:variant>
      <vt:variant>
        <vt:i4>0</vt:i4>
      </vt:variant>
      <vt:variant>
        <vt:i4>5</vt:i4>
      </vt:variant>
      <vt:variant>
        <vt:lpwstr/>
      </vt:variant>
      <vt:variant>
        <vt:lpwstr>_Toc21926793</vt:lpwstr>
      </vt:variant>
      <vt:variant>
        <vt:i4>1114164</vt:i4>
      </vt:variant>
      <vt:variant>
        <vt:i4>452</vt:i4>
      </vt:variant>
      <vt:variant>
        <vt:i4>0</vt:i4>
      </vt:variant>
      <vt:variant>
        <vt:i4>5</vt:i4>
      </vt:variant>
      <vt:variant>
        <vt:lpwstr/>
      </vt:variant>
      <vt:variant>
        <vt:lpwstr>_Toc21926792</vt:lpwstr>
      </vt:variant>
      <vt:variant>
        <vt:i4>1245236</vt:i4>
      </vt:variant>
      <vt:variant>
        <vt:i4>446</vt:i4>
      </vt:variant>
      <vt:variant>
        <vt:i4>0</vt:i4>
      </vt:variant>
      <vt:variant>
        <vt:i4>5</vt:i4>
      </vt:variant>
      <vt:variant>
        <vt:lpwstr/>
      </vt:variant>
      <vt:variant>
        <vt:lpwstr>_Toc21926790</vt:lpwstr>
      </vt:variant>
      <vt:variant>
        <vt:i4>1769525</vt:i4>
      </vt:variant>
      <vt:variant>
        <vt:i4>440</vt:i4>
      </vt:variant>
      <vt:variant>
        <vt:i4>0</vt:i4>
      </vt:variant>
      <vt:variant>
        <vt:i4>5</vt:i4>
      </vt:variant>
      <vt:variant>
        <vt:lpwstr/>
      </vt:variant>
      <vt:variant>
        <vt:lpwstr>_Toc21926788</vt:lpwstr>
      </vt:variant>
      <vt:variant>
        <vt:i4>1310773</vt:i4>
      </vt:variant>
      <vt:variant>
        <vt:i4>434</vt:i4>
      </vt:variant>
      <vt:variant>
        <vt:i4>0</vt:i4>
      </vt:variant>
      <vt:variant>
        <vt:i4>5</vt:i4>
      </vt:variant>
      <vt:variant>
        <vt:lpwstr/>
      </vt:variant>
      <vt:variant>
        <vt:lpwstr>_Toc21926787</vt:lpwstr>
      </vt:variant>
      <vt:variant>
        <vt:i4>1441845</vt:i4>
      </vt:variant>
      <vt:variant>
        <vt:i4>428</vt:i4>
      </vt:variant>
      <vt:variant>
        <vt:i4>0</vt:i4>
      </vt:variant>
      <vt:variant>
        <vt:i4>5</vt:i4>
      </vt:variant>
      <vt:variant>
        <vt:lpwstr/>
      </vt:variant>
      <vt:variant>
        <vt:lpwstr>_Toc21926785</vt:lpwstr>
      </vt:variant>
      <vt:variant>
        <vt:i4>1507381</vt:i4>
      </vt:variant>
      <vt:variant>
        <vt:i4>422</vt:i4>
      </vt:variant>
      <vt:variant>
        <vt:i4>0</vt:i4>
      </vt:variant>
      <vt:variant>
        <vt:i4>5</vt:i4>
      </vt:variant>
      <vt:variant>
        <vt:lpwstr/>
      </vt:variant>
      <vt:variant>
        <vt:lpwstr>_Toc21926784</vt:lpwstr>
      </vt:variant>
      <vt:variant>
        <vt:i4>1048629</vt:i4>
      </vt:variant>
      <vt:variant>
        <vt:i4>416</vt:i4>
      </vt:variant>
      <vt:variant>
        <vt:i4>0</vt:i4>
      </vt:variant>
      <vt:variant>
        <vt:i4>5</vt:i4>
      </vt:variant>
      <vt:variant>
        <vt:lpwstr/>
      </vt:variant>
      <vt:variant>
        <vt:lpwstr>_Toc21926783</vt:lpwstr>
      </vt:variant>
      <vt:variant>
        <vt:i4>1114165</vt:i4>
      </vt:variant>
      <vt:variant>
        <vt:i4>410</vt:i4>
      </vt:variant>
      <vt:variant>
        <vt:i4>0</vt:i4>
      </vt:variant>
      <vt:variant>
        <vt:i4>5</vt:i4>
      </vt:variant>
      <vt:variant>
        <vt:lpwstr/>
      </vt:variant>
      <vt:variant>
        <vt:lpwstr>_Toc21926782</vt:lpwstr>
      </vt:variant>
      <vt:variant>
        <vt:i4>1179701</vt:i4>
      </vt:variant>
      <vt:variant>
        <vt:i4>404</vt:i4>
      </vt:variant>
      <vt:variant>
        <vt:i4>0</vt:i4>
      </vt:variant>
      <vt:variant>
        <vt:i4>5</vt:i4>
      </vt:variant>
      <vt:variant>
        <vt:lpwstr/>
      </vt:variant>
      <vt:variant>
        <vt:lpwstr>_Toc21926781</vt:lpwstr>
      </vt:variant>
      <vt:variant>
        <vt:i4>1245237</vt:i4>
      </vt:variant>
      <vt:variant>
        <vt:i4>398</vt:i4>
      </vt:variant>
      <vt:variant>
        <vt:i4>0</vt:i4>
      </vt:variant>
      <vt:variant>
        <vt:i4>5</vt:i4>
      </vt:variant>
      <vt:variant>
        <vt:lpwstr/>
      </vt:variant>
      <vt:variant>
        <vt:lpwstr>_Toc21926780</vt:lpwstr>
      </vt:variant>
      <vt:variant>
        <vt:i4>1703994</vt:i4>
      </vt:variant>
      <vt:variant>
        <vt:i4>392</vt:i4>
      </vt:variant>
      <vt:variant>
        <vt:i4>0</vt:i4>
      </vt:variant>
      <vt:variant>
        <vt:i4>5</vt:i4>
      </vt:variant>
      <vt:variant>
        <vt:lpwstr/>
      </vt:variant>
      <vt:variant>
        <vt:lpwstr>_Toc21926779</vt:lpwstr>
      </vt:variant>
      <vt:variant>
        <vt:i4>1769530</vt:i4>
      </vt:variant>
      <vt:variant>
        <vt:i4>386</vt:i4>
      </vt:variant>
      <vt:variant>
        <vt:i4>0</vt:i4>
      </vt:variant>
      <vt:variant>
        <vt:i4>5</vt:i4>
      </vt:variant>
      <vt:variant>
        <vt:lpwstr/>
      </vt:variant>
      <vt:variant>
        <vt:lpwstr>_Toc21926778</vt:lpwstr>
      </vt:variant>
      <vt:variant>
        <vt:i4>1310778</vt:i4>
      </vt:variant>
      <vt:variant>
        <vt:i4>380</vt:i4>
      </vt:variant>
      <vt:variant>
        <vt:i4>0</vt:i4>
      </vt:variant>
      <vt:variant>
        <vt:i4>5</vt:i4>
      </vt:variant>
      <vt:variant>
        <vt:lpwstr/>
      </vt:variant>
      <vt:variant>
        <vt:lpwstr>_Toc21926777</vt:lpwstr>
      </vt:variant>
      <vt:variant>
        <vt:i4>1507386</vt:i4>
      </vt:variant>
      <vt:variant>
        <vt:i4>374</vt:i4>
      </vt:variant>
      <vt:variant>
        <vt:i4>0</vt:i4>
      </vt:variant>
      <vt:variant>
        <vt:i4>5</vt:i4>
      </vt:variant>
      <vt:variant>
        <vt:lpwstr/>
      </vt:variant>
      <vt:variant>
        <vt:lpwstr>_Toc21926774</vt:lpwstr>
      </vt:variant>
      <vt:variant>
        <vt:i4>1048634</vt:i4>
      </vt:variant>
      <vt:variant>
        <vt:i4>368</vt:i4>
      </vt:variant>
      <vt:variant>
        <vt:i4>0</vt:i4>
      </vt:variant>
      <vt:variant>
        <vt:i4>5</vt:i4>
      </vt:variant>
      <vt:variant>
        <vt:lpwstr/>
      </vt:variant>
      <vt:variant>
        <vt:lpwstr>_Toc21926773</vt:lpwstr>
      </vt:variant>
      <vt:variant>
        <vt:i4>1114170</vt:i4>
      </vt:variant>
      <vt:variant>
        <vt:i4>362</vt:i4>
      </vt:variant>
      <vt:variant>
        <vt:i4>0</vt:i4>
      </vt:variant>
      <vt:variant>
        <vt:i4>5</vt:i4>
      </vt:variant>
      <vt:variant>
        <vt:lpwstr/>
      </vt:variant>
      <vt:variant>
        <vt:lpwstr>_Toc21926772</vt:lpwstr>
      </vt:variant>
      <vt:variant>
        <vt:i4>1179706</vt:i4>
      </vt:variant>
      <vt:variant>
        <vt:i4>356</vt:i4>
      </vt:variant>
      <vt:variant>
        <vt:i4>0</vt:i4>
      </vt:variant>
      <vt:variant>
        <vt:i4>5</vt:i4>
      </vt:variant>
      <vt:variant>
        <vt:lpwstr/>
      </vt:variant>
      <vt:variant>
        <vt:lpwstr>_Toc21926771</vt:lpwstr>
      </vt:variant>
      <vt:variant>
        <vt:i4>1245242</vt:i4>
      </vt:variant>
      <vt:variant>
        <vt:i4>350</vt:i4>
      </vt:variant>
      <vt:variant>
        <vt:i4>0</vt:i4>
      </vt:variant>
      <vt:variant>
        <vt:i4>5</vt:i4>
      </vt:variant>
      <vt:variant>
        <vt:lpwstr/>
      </vt:variant>
      <vt:variant>
        <vt:lpwstr>_Toc21926770</vt:lpwstr>
      </vt:variant>
      <vt:variant>
        <vt:i4>1703995</vt:i4>
      </vt:variant>
      <vt:variant>
        <vt:i4>344</vt:i4>
      </vt:variant>
      <vt:variant>
        <vt:i4>0</vt:i4>
      </vt:variant>
      <vt:variant>
        <vt:i4>5</vt:i4>
      </vt:variant>
      <vt:variant>
        <vt:lpwstr/>
      </vt:variant>
      <vt:variant>
        <vt:lpwstr>_Toc21926769</vt:lpwstr>
      </vt:variant>
      <vt:variant>
        <vt:i4>1769531</vt:i4>
      </vt:variant>
      <vt:variant>
        <vt:i4>338</vt:i4>
      </vt:variant>
      <vt:variant>
        <vt:i4>0</vt:i4>
      </vt:variant>
      <vt:variant>
        <vt:i4>5</vt:i4>
      </vt:variant>
      <vt:variant>
        <vt:lpwstr/>
      </vt:variant>
      <vt:variant>
        <vt:lpwstr>_Toc21926768</vt:lpwstr>
      </vt:variant>
      <vt:variant>
        <vt:i4>1310779</vt:i4>
      </vt:variant>
      <vt:variant>
        <vt:i4>332</vt:i4>
      </vt:variant>
      <vt:variant>
        <vt:i4>0</vt:i4>
      </vt:variant>
      <vt:variant>
        <vt:i4>5</vt:i4>
      </vt:variant>
      <vt:variant>
        <vt:lpwstr/>
      </vt:variant>
      <vt:variant>
        <vt:lpwstr>_Toc21926767</vt:lpwstr>
      </vt:variant>
      <vt:variant>
        <vt:i4>1376315</vt:i4>
      </vt:variant>
      <vt:variant>
        <vt:i4>326</vt:i4>
      </vt:variant>
      <vt:variant>
        <vt:i4>0</vt:i4>
      </vt:variant>
      <vt:variant>
        <vt:i4>5</vt:i4>
      </vt:variant>
      <vt:variant>
        <vt:lpwstr/>
      </vt:variant>
      <vt:variant>
        <vt:lpwstr>_Toc21926766</vt:lpwstr>
      </vt:variant>
      <vt:variant>
        <vt:i4>1441851</vt:i4>
      </vt:variant>
      <vt:variant>
        <vt:i4>320</vt:i4>
      </vt:variant>
      <vt:variant>
        <vt:i4>0</vt:i4>
      </vt:variant>
      <vt:variant>
        <vt:i4>5</vt:i4>
      </vt:variant>
      <vt:variant>
        <vt:lpwstr/>
      </vt:variant>
      <vt:variant>
        <vt:lpwstr>_Toc21926765</vt:lpwstr>
      </vt:variant>
      <vt:variant>
        <vt:i4>1507387</vt:i4>
      </vt:variant>
      <vt:variant>
        <vt:i4>314</vt:i4>
      </vt:variant>
      <vt:variant>
        <vt:i4>0</vt:i4>
      </vt:variant>
      <vt:variant>
        <vt:i4>5</vt:i4>
      </vt:variant>
      <vt:variant>
        <vt:lpwstr/>
      </vt:variant>
      <vt:variant>
        <vt:lpwstr>_Toc21926764</vt:lpwstr>
      </vt:variant>
      <vt:variant>
        <vt:i4>1048635</vt:i4>
      </vt:variant>
      <vt:variant>
        <vt:i4>308</vt:i4>
      </vt:variant>
      <vt:variant>
        <vt:i4>0</vt:i4>
      </vt:variant>
      <vt:variant>
        <vt:i4>5</vt:i4>
      </vt:variant>
      <vt:variant>
        <vt:lpwstr/>
      </vt:variant>
      <vt:variant>
        <vt:lpwstr>_Toc21926763</vt:lpwstr>
      </vt:variant>
      <vt:variant>
        <vt:i4>1114171</vt:i4>
      </vt:variant>
      <vt:variant>
        <vt:i4>302</vt:i4>
      </vt:variant>
      <vt:variant>
        <vt:i4>0</vt:i4>
      </vt:variant>
      <vt:variant>
        <vt:i4>5</vt:i4>
      </vt:variant>
      <vt:variant>
        <vt:lpwstr/>
      </vt:variant>
      <vt:variant>
        <vt:lpwstr>_Toc21926762</vt:lpwstr>
      </vt:variant>
      <vt:variant>
        <vt:i4>1179707</vt:i4>
      </vt:variant>
      <vt:variant>
        <vt:i4>296</vt:i4>
      </vt:variant>
      <vt:variant>
        <vt:i4>0</vt:i4>
      </vt:variant>
      <vt:variant>
        <vt:i4>5</vt:i4>
      </vt:variant>
      <vt:variant>
        <vt:lpwstr/>
      </vt:variant>
      <vt:variant>
        <vt:lpwstr>_Toc21926761</vt:lpwstr>
      </vt:variant>
      <vt:variant>
        <vt:i4>1245243</vt:i4>
      </vt:variant>
      <vt:variant>
        <vt:i4>290</vt:i4>
      </vt:variant>
      <vt:variant>
        <vt:i4>0</vt:i4>
      </vt:variant>
      <vt:variant>
        <vt:i4>5</vt:i4>
      </vt:variant>
      <vt:variant>
        <vt:lpwstr/>
      </vt:variant>
      <vt:variant>
        <vt:lpwstr>_Toc21926760</vt:lpwstr>
      </vt:variant>
      <vt:variant>
        <vt:i4>1703992</vt:i4>
      </vt:variant>
      <vt:variant>
        <vt:i4>284</vt:i4>
      </vt:variant>
      <vt:variant>
        <vt:i4>0</vt:i4>
      </vt:variant>
      <vt:variant>
        <vt:i4>5</vt:i4>
      </vt:variant>
      <vt:variant>
        <vt:lpwstr/>
      </vt:variant>
      <vt:variant>
        <vt:lpwstr>_Toc21926759</vt:lpwstr>
      </vt:variant>
      <vt:variant>
        <vt:i4>1310776</vt:i4>
      </vt:variant>
      <vt:variant>
        <vt:i4>278</vt:i4>
      </vt:variant>
      <vt:variant>
        <vt:i4>0</vt:i4>
      </vt:variant>
      <vt:variant>
        <vt:i4>5</vt:i4>
      </vt:variant>
      <vt:variant>
        <vt:lpwstr/>
      </vt:variant>
      <vt:variant>
        <vt:lpwstr>_Toc21926757</vt:lpwstr>
      </vt:variant>
      <vt:variant>
        <vt:i4>1441848</vt:i4>
      </vt:variant>
      <vt:variant>
        <vt:i4>272</vt:i4>
      </vt:variant>
      <vt:variant>
        <vt:i4>0</vt:i4>
      </vt:variant>
      <vt:variant>
        <vt:i4>5</vt:i4>
      </vt:variant>
      <vt:variant>
        <vt:lpwstr/>
      </vt:variant>
      <vt:variant>
        <vt:lpwstr>_Toc21926755</vt:lpwstr>
      </vt:variant>
      <vt:variant>
        <vt:i4>1048632</vt:i4>
      </vt:variant>
      <vt:variant>
        <vt:i4>266</vt:i4>
      </vt:variant>
      <vt:variant>
        <vt:i4>0</vt:i4>
      </vt:variant>
      <vt:variant>
        <vt:i4>5</vt:i4>
      </vt:variant>
      <vt:variant>
        <vt:lpwstr/>
      </vt:variant>
      <vt:variant>
        <vt:lpwstr>_Toc21926753</vt:lpwstr>
      </vt:variant>
      <vt:variant>
        <vt:i4>1114168</vt:i4>
      </vt:variant>
      <vt:variant>
        <vt:i4>260</vt:i4>
      </vt:variant>
      <vt:variant>
        <vt:i4>0</vt:i4>
      </vt:variant>
      <vt:variant>
        <vt:i4>5</vt:i4>
      </vt:variant>
      <vt:variant>
        <vt:lpwstr/>
      </vt:variant>
      <vt:variant>
        <vt:lpwstr>_Toc21926752</vt:lpwstr>
      </vt:variant>
      <vt:variant>
        <vt:i4>1179704</vt:i4>
      </vt:variant>
      <vt:variant>
        <vt:i4>254</vt:i4>
      </vt:variant>
      <vt:variant>
        <vt:i4>0</vt:i4>
      </vt:variant>
      <vt:variant>
        <vt:i4>5</vt:i4>
      </vt:variant>
      <vt:variant>
        <vt:lpwstr/>
      </vt:variant>
      <vt:variant>
        <vt:lpwstr>_Toc21926751</vt:lpwstr>
      </vt:variant>
      <vt:variant>
        <vt:i4>1245240</vt:i4>
      </vt:variant>
      <vt:variant>
        <vt:i4>248</vt:i4>
      </vt:variant>
      <vt:variant>
        <vt:i4>0</vt:i4>
      </vt:variant>
      <vt:variant>
        <vt:i4>5</vt:i4>
      </vt:variant>
      <vt:variant>
        <vt:lpwstr/>
      </vt:variant>
      <vt:variant>
        <vt:lpwstr>_Toc21926750</vt:lpwstr>
      </vt:variant>
      <vt:variant>
        <vt:i4>1703993</vt:i4>
      </vt:variant>
      <vt:variant>
        <vt:i4>242</vt:i4>
      </vt:variant>
      <vt:variant>
        <vt:i4>0</vt:i4>
      </vt:variant>
      <vt:variant>
        <vt:i4>5</vt:i4>
      </vt:variant>
      <vt:variant>
        <vt:lpwstr/>
      </vt:variant>
      <vt:variant>
        <vt:lpwstr>_Toc21926749</vt:lpwstr>
      </vt:variant>
      <vt:variant>
        <vt:i4>1769529</vt:i4>
      </vt:variant>
      <vt:variant>
        <vt:i4>236</vt:i4>
      </vt:variant>
      <vt:variant>
        <vt:i4>0</vt:i4>
      </vt:variant>
      <vt:variant>
        <vt:i4>5</vt:i4>
      </vt:variant>
      <vt:variant>
        <vt:lpwstr/>
      </vt:variant>
      <vt:variant>
        <vt:lpwstr>_Toc21926748</vt:lpwstr>
      </vt:variant>
      <vt:variant>
        <vt:i4>1310777</vt:i4>
      </vt:variant>
      <vt:variant>
        <vt:i4>230</vt:i4>
      </vt:variant>
      <vt:variant>
        <vt:i4>0</vt:i4>
      </vt:variant>
      <vt:variant>
        <vt:i4>5</vt:i4>
      </vt:variant>
      <vt:variant>
        <vt:lpwstr/>
      </vt:variant>
      <vt:variant>
        <vt:lpwstr>_Toc21926747</vt:lpwstr>
      </vt:variant>
      <vt:variant>
        <vt:i4>1376313</vt:i4>
      </vt:variant>
      <vt:variant>
        <vt:i4>224</vt:i4>
      </vt:variant>
      <vt:variant>
        <vt:i4>0</vt:i4>
      </vt:variant>
      <vt:variant>
        <vt:i4>5</vt:i4>
      </vt:variant>
      <vt:variant>
        <vt:lpwstr/>
      </vt:variant>
      <vt:variant>
        <vt:lpwstr>_Toc21926746</vt:lpwstr>
      </vt:variant>
      <vt:variant>
        <vt:i4>1114169</vt:i4>
      </vt:variant>
      <vt:variant>
        <vt:i4>218</vt:i4>
      </vt:variant>
      <vt:variant>
        <vt:i4>0</vt:i4>
      </vt:variant>
      <vt:variant>
        <vt:i4>5</vt:i4>
      </vt:variant>
      <vt:variant>
        <vt:lpwstr/>
      </vt:variant>
      <vt:variant>
        <vt:lpwstr>_Toc21926742</vt:lpwstr>
      </vt:variant>
      <vt:variant>
        <vt:i4>1245241</vt:i4>
      </vt:variant>
      <vt:variant>
        <vt:i4>212</vt:i4>
      </vt:variant>
      <vt:variant>
        <vt:i4>0</vt:i4>
      </vt:variant>
      <vt:variant>
        <vt:i4>5</vt:i4>
      </vt:variant>
      <vt:variant>
        <vt:lpwstr/>
      </vt:variant>
      <vt:variant>
        <vt:lpwstr>_Toc21926740</vt:lpwstr>
      </vt:variant>
      <vt:variant>
        <vt:i4>1703998</vt:i4>
      </vt:variant>
      <vt:variant>
        <vt:i4>206</vt:i4>
      </vt:variant>
      <vt:variant>
        <vt:i4>0</vt:i4>
      </vt:variant>
      <vt:variant>
        <vt:i4>5</vt:i4>
      </vt:variant>
      <vt:variant>
        <vt:lpwstr/>
      </vt:variant>
      <vt:variant>
        <vt:lpwstr>_Toc21926739</vt:lpwstr>
      </vt:variant>
      <vt:variant>
        <vt:i4>1310782</vt:i4>
      </vt:variant>
      <vt:variant>
        <vt:i4>200</vt:i4>
      </vt:variant>
      <vt:variant>
        <vt:i4>0</vt:i4>
      </vt:variant>
      <vt:variant>
        <vt:i4>5</vt:i4>
      </vt:variant>
      <vt:variant>
        <vt:lpwstr/>
      </vt:variant>
      <vt:variant>
        <vt:lpwstr>_Toc21926737</vt:lpwstr>
      </vt:variant>
      <vt:variant>
        <vt:i4>1376318</vt:i4>
      </vt:variant>
      <vt:variant>
        <vt:i4>194</vt:i4>
      </vt:variant>
      <vt:variant>
        <vt:i4>0</vt:i4>
      </vt:variant>
      <vt:variant>
        <vt:i4>5</vt:i4>
      </vt:variant>
      <vt:variant>
        <vt:lpwstr/>
      </vt:variant>
      <vt:variant>
        <vt:lpwstr>_Toc21926736</vt:lpwstr>
      </vt:variant>
      <vt:variant>
        <vt:i4>1441854</vt:i4>
      </vt:variant>
      <vt:variant>
        <vt:i4>188</vt:i4>
      </vt:variant>
      <vt:variant>
        <vt:i4>0</vt:i4>
      </vt:variant>
      <vt:variant>
        <vt:i4>5</vt:i4>
      </vt:variant>
      <vt:variant>
        <vt:lpwstr/>
      </vt:variant>
      <vt:variant>
        <vt:lpwstr>_Toc21926735</vt:lpwstr>
      </vt:variant>
      <vt:variant>
        <vt:i4>1507390</vt:i4>
      </vt:variant>
      <vt:variant>
        <vt:i4>182</vt:i4>
      </vt:variant>
      <vt:variant>
        <vt:i4>0</vt:i4>
      </vt:variant>
      <vt:variant>
        <vt:i4>5</vt:i4>
      </vt:variant>
      <vt:variant>
        <vt:lpwstr/>
      </vt:variant>
      <vt:variant>
        <vt:lpwstr>_Toc21926734</vt:lpwstr>
      </vt:variant>
      <vt:variant>
        <vt:i4>1048638</vt:i4>
      </vt:variant>
      <vt:variant>
        <vt:i4>176</vt:i4>
      </vt:variant>
      <vt:variant>
        <vt:i4>0</vt:i4>
      </vt:variant>
      <vt:variant>
        <vt:i4>5</vt:i4>
      </vt:variant>
      <vt:variant>
        <vt:lpwstr/>
      </vt:variant>
      <vt:variant>
        <vt:lpwstr>_Toc21926733</vt:lpwstr>
      </vt:variant>
      <vt:variant>
        <vt:i4>1114174</vt:i4>
      </vt:variant>
      <vt:variant>
        <vt:i4>170</vt:i4>
      </vt:variant>
      <vt:variant>
        <vt:i4>0</vt:i4>
      </vt:variant>
      <vt:variant>
        <vt:i4>5</vt:i4>
      </vt:variant>
      <vt:variant>
        <vt:lpwstr/>
      </vt:variant>
      <vt:variant>
        <vt:lpwstr>_Toc21926732</vt:lpwstr>
      </vt:variant>
      <vt:variant>
        <vt:i4>1245246</vt:i4>
      </vt:variant>
      <vt:variant>
        <vt:i4>164</vt:i4>
      </vt:variant>
      <vt:variant>
        <vt:i4>0</vt:i4>
      </vt:variant>
      <vt:variant>
        <vt:i4>5</vt:i4>
      </vt:variant>
      <vt:variant>
        <vt:lpwstr/>
      </vt:variant>
      <vt:variant>
        <vt:lpwstr>_Toc21926730</vt:lpwstr>
      </vt:variant>
      <vt:variant>
        <vt:i4>1703999</vt:i4>
      </vt:variant>
      <vt:variant>
        <vt:i4>158</vt:i4>
      </vt:variant>
      <vt:variant>
        <vt:i4>0</vt:i4>
      </vt:variant>
      <vt:variant>
        <vt:i4>5</vt:i4>
      </vt:variant>
      <vt:variant>
        <vt:lpwstr/>
      </vt:variant>
      <vt:variant>
        <vt:lpwstr>_Toc21926729</vt:lpwstr>
      </vt:variant>
      <vt:variant>
        <vt:i4>1769535</vt:i4>
      </vt:variant>
      <vt:variant>
        <vt:i4>152</vt:i4>
      </vt:variant>
      <vt:variant>
        <vt:i4>0</vt:i4>
      </vt:variant>
      <vt:variant>
        <vt:i4>5</vt:i4>
      </vt:variant>
      <vt:variant>
        <vt:lpwstr/>
      </vt:variant>
      <vt:variant>
        <vt:lpwstr>_Toc21926728</vt:lpwstr>
      </vt:variant>
      <vt:variant>
        <vt:i4>1310783</vt:i4>
      </vt:variant>
      <vt:variant>
        <vt:i4>146</vt:i4>
      </vt:variant>
      <vt:variant>
        <vt:i4>0</vt:i4>
      </vt:variant>
      <vt:variant>
        <vt:i4>5</vt:i4>
      </vt:variant>
      <vt:variant>
        <vt:lpwstr/>
      </vt:variant>
      <vt:variant>
        <vt:lpwstr>_Toc21926727</vt:lpwstr>
      </vt:variant>
      <vt:variant>
        <vt:i4>1376319</vt:i4>
      </vt:variant>
      <vt:variant>
        <vt:i4>140</vt:i4>
      </vt:variant>
      <vt:variant>
        <vt:i4>0</vt:i4>
      </vt:variant>
      <vt:variant>
        <vt:i4>5</vt:i4>
      </vt:variant>
      <vt:variant>
        <vt:lpwstr/>
      </vt:variant>
      <vt:variant>
        <vt:lpwstr>_Toc21926726</vt:lpwstr>
      </vt:variant>
      <vt:variant>
        <vt:i4>1441855</vt:i4>
      </vt:variant>
      <vt:variant>
        <vt:i4>134</vt:i4>
      </vt:variant>
      <vt:variant>
        <vt:i4>0</vt:i4>
      </vt:variant>
      <vt:variant>
        <vt:i4>5</vt:i4>
      </vt:variant>
      <vt:variant>
        <vt:lpwstr/>
      </vt:variant>
      <vt:variant>
        <vt:lpwstr>_Toc21926725</vt:lpwstr>
      </vt:variant>
      <vt:variant>
        <vt:i4>1507391</vt:i4>
      </vt:variant>
      <vt:variant>
        <vt:i4>128</vt:i4>
      </vt:variant>
      <vt:variant>
        <vt:i4>0</vt:i4>
      </vt:variant>
      <vt:variant>
        <vt:i4>5</vt:i4>
      </vt:variant>
      <vt:variant>
        <vt:lpwstr/>
      </vt:variant>
      <vt:variant>
        <vt:lpwstr>_Toc21926724</vt:lpwstr>
      </vt:variant>
      <vt:variant>
        <vt:i4>1048639</vt:i4>
      </vt:variant>
      <vt:variant>
        <vt:i4>122</vt:i4>
      </vt:variant>
      <vt:variant>
        <vt:i4>0</vt:i4>
      </vt:variant>
      <vt:variant>
        <vt:i4>5</vt:i4>
      </vt:variant>
      <vt:variant>
        <vt:lpwstr/>
      </vt:variant>
      <vt:variant>
        <vt:lpwstr>_Toc21926723</vt:lpwstr>
      </vt:variant>
      <vt:variant>
        <vt:i4>1114175</vt:i4>
      </vt:variant>
      <vt:variant>
        <vt:i4>116</vt:i4>
      </vt:variant>
      <vt:variant>
        <vt:i4>0</vt:i4>
      </vt:variant>
      <vt:variant>
        <vt:i4>5</vt:i4>
      </vt:variant>
      <vt:variant>
        <vt:lpwstr/>
      </vt:variant>
      <vt:variant>
        <vt:lpwstr>_Toc21926722</vt:lpwstr>
      </vt:variant>
      <vt:variant>
        <vt:i4>1179711</vt:i4>
      </vt:variant>
      <vt:variant>
        <vt:i4>110</vt:i4>
      </vt:variant>
      <vt:variant>
        <vt:i4>0</vt:i4>
      </vt:variant>
      <vt:variant>
        <vt:i4>5</vt:i4>
      </vt:variant>
      <vt:variant>
        <vt:lpwstr/>
      </vt:variant>
      <vt:variant>
        <vt:lpwstr>_Toc21926721</vt:lpwstr>
      </vt:variant>
      <vt:variant>
        <vt:i4>1245247</vt:i4>
      </vt:variant>
      <vt:variant>
        <vt:i4>104</vt:i4>
      </vt:variant>
      <vt:variant>
        <vt:i4>0</vt:i4>
      </vt:variant>
      <vt:variant>
        <vt:i4>5</vt:i4>
      </vt:variant>
      <vt:variant>
        <vt:lpwstr/>
      </vt:variant>
      <vt:variant>
        <vt:lpwstr>_Toc21926720</vt:lpwstr>
      </vt:variant>
      <vt:variant>
        <vt:i4>1703996</vt:i4>
      </vt:variant>
      <vt:variant>
        <vt:i4>98</vt:i4>
      </vt:variant>
      <vt:variant>
        <vt:i4>0</vt:i4>
      </vt:variant>
      <vt:variant>
        <vt:i4>5</vt:i4>
      </vt:variant>
      <vt:variant>
        <vt:lpwstr/>
      </vt:variant>
      <vt:variant>
        <vt:lpwstr>_Toc21926719</vt:lpwstr>
      </vt:variant>
      <vt:variant>
        <vt:i4>1769532</vt:i4>
      </vt:variant>
      <vt:variant>
        <vt:i4>92</vt:i4>
      </vt:variant>
      <vt:variant>
        <vt:i4>0</vt:i4>
      </vt:variant>
      <vt:variant>
        <vt:i4>5</vt:i4>
      </vt:variant>
      <vt:variant>
        <vt:lpwstr/>
      </vt:variant>
      <vt:variant>
        <vt:lpwstr>_Toc21926718</vt:lpwstr>
      </vt:variant>
      <vt:variant>
        <vt:i4>1310780</vt:i4>
      </vt:variant>
      <vt:variant>
        <vt:i4>86</vt:i4>
      </vt:variant>
      <vt:variant>
        <vt:i4>0</vt:i4>
      </vt:variant>
      <vt:variant>
        <vt:i4>5</vt:i4>
      </vt:variant>
      <vt:variant>
        <vt:lpwstr/>
      </vt:variant>
      <vt:variant>
        <vt:lpwstr>_Toc21926717</vt:lpwstr>
      </vt:variant>
      <vt:variant>
        <vt:i4>1376316</vt:i4>
      </vt:variant>
      <vt:variant>
        <vt:i4>80</vt:i4>
      </vt:variant>
      <vt:variant>
        <vt:i4>0</vt:i4>
      </vt:variant>
      <vt:variant>
        <vt:i4>5</vt:i4>
      </vt:variant>
      <vt:variant>
        <vt:lpwstr/>
      </vt:variant>
      <vt:variant>
        <vt:lpwstr>_Toc21926716</vt:lpwstr>
      </vt:variant>
      <vt:variant>
        <vt:i4>1507388</vt:i4>
      </vt:variant>
      <vt:variant>
        <vt:i4>74</vt:i4>
      </vt:variant>
      <vt:variant>
        <vt:i4>0</vt:i4>
      </vt:variant>
      <vt:variant>
        <vt:i4>5</vt:i4>
      </vt:variant>
      <vt:variant>
        <vt:lpwstr/>
      </vt:variant>
      <vt:variant>
        <vt:lpwstr>_Toc21926714</vt:lpwstr>
      </vt:variant>
      <vt:variant>
        <vt:i4>1114172</vt:i4>
      </vt:variant>
      <vt:variant>
        <vt:i4>68</vt:i4>
      </vt:variant>
      <vt:variant>
        <vt:i4>0</vt:i4>
      </vt:variant>
      <vt:variant>
        <vt:i4>5</vt:i4>
      </vt:variant>
      <vt:variant>
        <vt:lpwstr/>
      </vt:variant>
      <vt:variant>
        <vt:lpwstr>_Toc21926712</vt:lpwstr>
      </vt:variant>
      <vt:variant>
        <vt:i4>1179708</vt:i4>
      </vt:variant>
      <vt:variant>
        <vt:i4>62</vt:i4>
      </vt:variant>
      <vt:variant>
        <vt:i4>0</vt:i4>
      </vt:variant>
      <vt:variant>
        <vt:i4>5</vt:i4>
      </vt:variant>
      <vt:variant>
        <vt:lpwstr/>
      </vt:variant>
      <vt:variant>
        <vt:lpwstr>_Toc21926711</vt:lpwstr>
      </vt:variant>
      <vt:variant>
        <vt:i4>1245244</vt:i4>
      </vt:variant>
      <vt:variant>
        <vt:i4>56</vt:i4>
      </vt:variant>
      <vt:variant>
        <vt:i4>0</vt:i4>
      </vt:variant>
      <vt:variant>
        <vt:i4>5</vt:i4>
      </vt:variant>
      <vt:variant>
        <vt:lpwstr/>
      </vt:variant>
      <vt:variant>
        <vt:lpwstr>_Toc21926710</vt:lpwstr>
      </vt:variant>
      <vt:variant>
        <vt:i4>1703997</vt:i4>
      </vt:variant>
      <vt:variant>
        <vt:i4>50</vt:i4>
      </vt:variant>
      <vt:variant>
        <vt:i4>0</vt:i4>
      </vt:variant>
      <vt:variant>
        <vt:i4>5</vt:i4>
      </vt:variant>
      <vt:variant>
        <vt:lpwstr/>
      </vt:variant>
      <vt:variant>
        <vt:lpwstr>_Toc21926709</vt:lpwstr>
      </vt:variant>
      <vt:variant>
        <vt:i4>1769533</vt:i4>
      </vt:variant>
      <vt:variant>
        <vt:i4>44</vt:i4>
      </vt:variant>
      <vt:variant>
        <vt:i4>0</vt:i4>
      </vt:variant>
      <vt:variant>
        <vt:i4>5</vt:i4>
      </vt:variant>
      <vt:variant>
        <vt:lpwstr/>
      </vt:variant>
      <vt:variant>
        <vt:lpwstr>_Toc21926708</vt:lpwstr>
      </vt:variant>
      <vt:variant>
        <vt:i4>1310781</vt:i4>
      </vt:variant>
      <vt:variant>
        <vt:i4>38</vt:i4>
      </vt:variant>
      <vt:variant>
        <vt:i4>0</vt:i4>
      </vt:variant>
      <vt:variant>
        <vt:i4>5</vt:i4>
      </vt:variant>
      <vt:variant>
        <vt:lpwstr/>
      </vt:variant>
      <vt:variant>
        <vt:lpwstr>_Toc21926707</vt:lpwstr>
      </vt:variant>
      <vt:variant>
        <vt:i4>1376317</vt:i4>
      </vt:variant>
      <vt:variant>
        <vt:i4>32</vt:i4>
      </vt:variant>
      <vt:variant>
        <vt:i4>0</vt:i4>
      </vt:variant>
      <vt:variant>
        <vt:i4>5</vt:i4>
      </vt:variant>
      <vt:variant>
        <vt:lpwstr/>
      </vt:variant>
      <vt:variant>
        <vt:lpwstr>_Toc21926706</vt:lpwstr>
      </vt:variant>
      <vt:variant>
        <vt:i4>1441853</vt:i4>
      </vt:variant>
      <vt:variant>
        <vt:i4>26</vt:i4>
      </vt:variant>
      <vt:variant>
        <vt:i4>0</vt:i4>
      </vt:variant>
      <vt:variant>
        <vt:i4>5</vt:i4>
      </vt:variant>
      <vt:variant>
        <vt:lpwstr/>
      </vt:variant>
      <vt:variant>
        <vt:lpwstr>_Toc21926705</vt:lpwstr>
      </vt:variant>
      <vt:variant>
        <vt:i4>1245245</vt:i4>
      </vt:variant>
      <vt:variant>
        <vt:i4>20</vt:i4>
      </vt:variant>
      <vt:variant>
        <vt:i4>0</vt:i4>
      </vt:variant>
      <vt:variant>
        <vt:i4>5</vt:i4>
      </vt:variant>
      <vt:variant>
        <vt:lpwstr/>
      </vt:variant>
      <vt:variant>
        <vt:lpwstr>_Toc21926700</vt:lpwstr>
      </vt:variant>
      <vt:variant>
        <vt:i4>1769524</vt:i4>
      </vt:variant>
      <vt:variant>
        <vt:i4>14</vt:i4>
      </vt:variant>
      <vt:variant>
        <vt:i4>0</vt:i4>
      </vt:variant>
      <vt:variant>
        <vt:i4>5</vt:i4>
      </vt:variant>
      <vt:variant>
        <vt:lpwstr/>
      </vt:variant>
      <vt:variant>
        <vt:lpwstr>_Toc21926699</vt:lpwstr>
      </vt:variant>
      <vt:variant>
        <vt:i4>1703988</vt:i4>
      </vt:variant>
      <vt:variant>
        <vt:i4>8</vt:i4>
      </vt:variant>
      <vt:variant>
        <vt:i4>0</vt:i4>
      </vt:variant>
      <vt:variant>
        <vt:i4>5</vt:i4>
      </vt:variant>
      <vt:variant>
        <vt:lpwstr/>
      </vt:variant>
      <vt:variant>
        <vt:lpwstr>_Toc21926698</vt:lpwstr>
      </vt:variant>
      <vt:variant>
        <vt:i4>1376308</vt:i4>
      </vt:variant>
      <vt:variant>
        <vt:i4>2</vt:i4>
      </vt:variant>
      <vt:variant>
        <vt:i4>0</vt:i4>
      </vt:variant>
      <vt:variant>
        <vt:i4>5</vt:i4>
      </vt:variant>
      <vt:variant>
        <vt:lpwstr/>
      </vt:variant>
      <vt:variant>
        <vt:lpwstr>_Toc21926697</vt:lpwstr>
      </vt:variant>
      <vt:variant>
        <vt:i4>6094931</vt:i4>
      </vt:variant>
      <vt:variant>
        <vt:i4>243</vt:i4>
      </vt:variant>
      <vt:variant>
        <vt:i4>0</vt:i4>
      </vt:variant>
      <vt:variant>
        <vt:i4>5</vt:i4>
      </vt:variant>
      <vt:variant>
        <vt:lpwstr>https://www.healthit.gov/isa/section-i-vocabularycode-setterminology-standards-and-implementation-specifications</vt:lpwstr>
      </vt:variant>
      <vt:variant>
        <vt:lpwstr/>
      </vt:variant>
      <vt:variant>
        <vt:i4>6094919</vt:i4>
      </vt:variant>
      <vt:variant>
        <vt:i4>240</vt:i4>
      </vt:variant>
      <vt:variant>
        <vt:i4>0</vt:i4>
      </vt:variant>
      <vt:variant>
        <vt:i4>5</vt:i4>
      </vt:variant>
      <vt:variant>
        <vt:lpwstr>https://www.healthit.gov/topic/about-onc</vt:lpwstr>
      </vt:variant>
      <vt:variant>
        <vt:lpwstr/>
      </vt:variant>
      <vt:variant>
        <vt:i4>7143464</vt:i4>
      </vt:variant>
      <vt:variant>
        <vt:i4>237</vt:i4>
      </vt:variant>
      <vt:variant>
        <vt:i4>0</vt:i4>
      </vt:variant>
      <vt:variant>
        <vt:i4>5</vt:i4>
      </vt:variant>
      <vt:variant>
        <vt:lpwstr>https://www.himss.org/library/health-story-project</vt:lpwstr>
      </vt:variant>
      <vt:variant>
        <vt:lpwstr/>
      </vt:variant>
      <vt:variant>
        <vt:i4>2293815</vt:i4>
      </vt:variant>
      <vt:variant>
        <vt:i4>234</vt:i4>
      </vt:variant>
      <vt:variant>
        <vt:i4>0</vt:i4>
      </vt:variant>
      <vt:variant>
        <vt:i4>5</vt:i4>
      </vt:variant>
      <vt:variant>
        <vt:lpwstr>https://www.commonwellalliance.org/wp-content/uploads/2019/01/Improve-Joint-Document-Content-Whitepaper.pdf</vt:lpwstr>
      </vt:variant>
      <vt:variant>
        <vt:lpwstr/>
      </vt:variant>
      <vt:variant>
        <vt:i4>6553701</vt:i4>
      </vt:variant>
      <vt:variant>
        <vt:i4>231</vt:i4>
      </vt:variant>
      <vt:variant>
        <vt:i4>0</vt:i4>
      </vt:variant>
      <vt:variant>
        <vt:i4>5</vt:i4>
      </vt:variant>
      <vt:variant>
        <vt:lpwstr>http://www.hl7.org/implement/standards/product_brief.cfm?product_id=35</vt:lpwstr>
      </vt:variant>
      <vt:variant>
        <vt:lpwstr/>
      </vt:variant>
      <vt:variant>
        <vt:i4>4849731</vt:i4>
      </vt:variant>
      <vt:variant>
        <vt:i4>228</vt:i4>
      </vt:variant>
      <vt:variant>
        <vt:i4>0</vt:i4>
      </vt:variant>
      <vt:variant>
        <vt:i4>5</vt:i4>
      </vt:variant>
      <vt:variant>
        <vt:lpwstr>https://github.com/brettmarquard/HL7-C-CDA-Task-Force-Examples/blob/master/Influenza_Immunization_Complete.xml</vt:lpwstr>
      </vt:variant>
      <vt:variant>
        <vt:lpwstr/>
      </vt:variant>
      <vt:variant>
        <vt:i4>7012418</vt:i4>
      </vt:variant>
      <vt:variant>
        <vt:i4>225</vt:i4>
      </vt:variant>
      <vt:variant>
        <vt:i4>0</vt:i4>
      </vt:variant>
      <vt:variant>
        <vt:i4>5</vt:i4>
      </vt:variant>
      <vt:variant>
        <vt:lpwstr>https://docs.google.com/document/d/1Y0Z458o_MrR2aPnpx6EygO6hpI88Bl95esjRWZ0agtY/edit</vt:lpwstr>
      </vt:variant>
      <vt:variant>
        <vt:lpwstr/>
      </vt:variant>
      <vt:variant>
        <vt:i4>262212</vt:i4>
      </vt:variant>
      <vt:variant>
        <vt:i4>222</vt:i4>
      </vt:variant>
      <vt:variant>
        <vt:i4>0</vt:i4>
      </vt:variant>
      <vt:variant>
        <vt:i4>5</vt:i4>
      </vt:variant>
      <vt:variant>
        <vt:lpwstr>https://github.com/jddamore/HL7-Task-Force-Examples/blob/master/MED_Med_Every_4-6_hrs.xml</vt:lpwstr>
      </vt:variant>
      <vt:variant>
        <vt:lpwstr/>
      </vt:variant>
      <vt:variant>
        <vt:i4>6488171</vt:i4>
      </vt:variant>
      <vt:variant>
        <vt:i4>219</vt:i4>
      </vt:variant>
      <vt:variant>
        <vt:i4>0</vt:i4>
      </vt:variant>
      <vt:variant>
        <vt:i4>5</vt:i4>
      </vt:variant>
      <vt:variant>
        <vt:lpwstr>https://github.com/jddamore/HL7-Task-Force-Examples/blob/master/SMOKING_Unknown_Smoker.xml</vt:lpwstr>
      </vt:variant>
      <vt:variant>
        <vt:lpwstr/>
      </vt:variant>
      <vt:variant>
        <vt:i4>1179656</vt:i4>
      </vt:variant>
      <vt:variant>
        <vt:i4>216</vt:i4>
      </vt:variant>
      <vt:variant>
        <vt:i4>0</vt:i4>
      </vt:variant>
      <vt:variant>
        <vt:i4>5</vt:i4>
      </vt:variant>
      <vt:variant>
        <vt:lpwstr>https://www.healthit.gov/isa/representing-patient-tobacco-use-smoking-status</vt:lpwstr>
      </vt:variant>
      <vt:variant>
        <vt:lpwstr/>
      </vt:variant>
      <vt:variant>
        <vt:i4>393303</vt:i4>
      </vt:variant>
      <vt:variant>
        <vt:i4>213</vt:i4>
      </vt:variant>
      <vt:variant>
        <vt:i4>0</vt:i4>
      </vt:variant>
      <vt:variant>
        <vt:i4>5</vt:i4>
      </vt:variant>
      <vt:variant>
        <vt:lpwstr>https://www.healthit.gov/isa/sites/isa/files/inline-files/2019ISAReferenceEdition.pdf</vt:lpwstr>
      </vt:variant>
      <vt:variant>
        <vt:lpwstr/>
      </vt:variant>
      <vt:variant>
        <vt:i4>5701655</vt:i4>
      </vt:variant>
      <vt:variant>
        <vt:i4>210</vt:i4>
      </vt:variant>
      <vt:variant>
        <vt:i4>0</vt:i4>
      </vt:variant>
      <vt:variant>
        <vt:i4>5</vt:i4>
      </vt:variant>
      <vt:variant>
        <vt:lpwstr>http://www.hl7.org/dstucomments/showdetail.cfm?dstuid=168</vt:lpwstr>
      </vt:variant>
      <vt:variant>
        <vt:lpwstr/>
      </vt:variant>
      <vt:variant>
        <vt:i4>5701655</vt:i4>
      </vt:variant>
      <vt:variant>
        <vt:i4>207</vt:i4>
      </vt:variant>
      <vt:variant>
        <vt:i4>0</vt:i4>
      </vt:variant>
      <vt:variant>
        <vt:i4>5</vt:i4>
      </vt:variant>
      <vt:variant>
        <vt:lpwstr>http://www.hl7.org/dstucomments/showdetail.cfm?dstuid=168</vt:lpwstr>
      </vt:variant>
      <vt:variant>
        <vt:lpwstr/>
      </vt:variant>
      <vt:variant>
        <vt:i4>3014718</vt:i4>
      </vt:variant>
      <vt:variant>
        <vt:i4>204</vt:i4>
      </vt:variant>
      <vt:variant>
        <vt:i4>0</vt:i4>
      </vt:variant>
      <vt:variant>
        <vt:i4>5</vt:i4>
      </vt:variant>
      <vt:variant>
        <vt:lpwstr>https://github.com/brettmarquard/HL7-C-CDA-Task-Force-Examples/blob/master/No_Implanted_Devices.xml</vt:lpwstr>
      </vt:variant>
      <vt:variant>
        <vt:lpwstr/>
      </vt:variant>
      <vt:variant>
        <vt:i4>2359411</vt:i4>
      </vt:variant>
      <vt:variant>
        <vt:i4>201</vt:i4>
      </vt:variant>
      <vt:variant>
        <vt:i4>0</vt:i4>
      </vt:variant>
      <vt:variant>
        <vt:i4>5</vt:i4>
      </vt:variant>
      <vt:variant>
        <vt:lpwstr>http://cdasearch.hl7.org/examples/view/7353a215efda8dfe3fbacb19abbb90756ce14bab</vt:lpwstr>
      </vt:variant>
      <vt:variant>
        <vt:lpwstr/>
      </vt:variant>
      <vt:variant>
        <vt:i4>2359411</vt:i4>
      </vt:variant>
      <vt:variant>
        <vt:i4>198</vt:i4>
      </vt:variant>
      <vt:variant>
        <vt:i4>0</vt:i4>
      </vt:variant>
      <vt:variant>
        <vt:i4>5</vt:i4>
      </vt:variant>
      <vt:variant>
        <vt:lpwstr>http://cdasearch.hl7.org/examples/view/7353a215efda8dfe3fbacb19abbb90756ce14bab</vt:lpwstr>
      </vt:variant>
      <vt:variant>
        <vt:lpwstr/>
      </vt:variant>
      <vt:variant>
        <vt:i4>2359411</vt:i4>
      </vt:variant>
      <vt:variant>
        <vt:i4>195</vt:i4>
      </vt:variant>
      <vt:variant>
        <vt:i4>0</vt:i4>
      </vt:variant>
      <vt:variant>
        <vt:i4>5</vt:i4>
      </vt:variant>
      <vt:variant>
        <vt:lpwstr>http://cdasearch.hl7.org/examples/view/7353a215efda8dfe3fbacb19abbb90756ce14bab</vt:lpwstr>
      </vt:variant>
      <vt:variant>
        <vt:lpwstr/>
      </vt:variant>
      <vt:variant>
        <vt:i4>2359411</vt:i4>
      </vt:variant>
      <vt:variant>
        <vt:i4>192</vt:i4>
      </vt:variant>
      <vt:variant>
        <vt:i4>0</vt:i4>
      </vt:variant>
      <vt:variant>
        <vt:i4>5</vt:i4>
      </vt:variant>
      <vt:variant>
        <vt:lpwstr>http://cdasearch.hl7.org/examples/view/7353a215efda8dfe3fbacb19abbb90756ce14bab</vt:lpwstr>
      </vt:variant>
      <vt:variant>
        <vt:lpwstr/>
      </vt:variant>
      <vt:variant>
        <vt:i4>65554</vt:i4>
      </vt:variant>
      <vt:variant>
        <vt:i4>189</vt:i4>
      </vt:variant>
      <vt:variant>
        <vt:i4>0</vt:i4>
      </vt:variant>
      <vt:variant>
        <vt:i4>5</vt:i4>
      </vt:variant>
      <vt:variant>
        <vt:lpwstr>https://www.himss.org/library/style-standards-improve-health-it-usability-and-reduce-physician-burden</vt:lpwstr>
      </vt:variant>
      <vt:variant>
        <vt:lpwstr/>
      </vt:variant>
      <vt:variant>
        <vt:i4>4456521</vt:i4>
      </vt:variant>
      <vt:variant>
        <vt:i4>186</vt:i4>
      </vt:variant>
      <vt:variant>
        <vt:i4>0</vt:i4>
      </vt:variant>
      <vt:variant>
        <vt:i4>5</vt:i4>
      </vt:variant>
      <vt:variant>
        <vt:lpwstr>https://www.healthit.gov/isa/</vt:lpwstr>
      </vt:variant>
      <vt:variant>
        <vt:lpwstr/>
      </vt:variant>
      <vt:variant>
        <vt:i4>3670071</vt:i4>
      </vt:variant>
      <vt:variant>
        <vt:i4>183</vt:i4>
      </vt:variant>
      <vt:variant>
        <vt:i4>0</vt:i4>
      </vt:variant>
      <vt:variant>
        <vt:i4>5</vt:i4>
      </vt:variant>
      <vt:variant>
        <vt:lpwstr>https://confluence.hl7.org/display/VOC/Vocabulary+WG+Policy+on+Use+of+translationCode+in+the+V3+%28and+CDA%29+Datatypes</vt:lpwstr>
      </vt:variant>
      <vt:variant>
        <vt:lpwstr/>
      </vt:variant>
      <vt:variant>
        <vt:i4>6422560</vt:i4>
      </vt:variant>
      <vt:variant>
        <vt:i4>180</vt:i4>
      </vt:variant>
      <vt:variant>
        <vt:i4>0</vt:i4>
      </vt:variant>
      <vt:variant>
        <vt:i4>5</vt:i4>
      </vt:variant>
      <vt:variant>
        <vt:lpwstr>http://gforge.hl7.org/gf/project/strucdoc/frs/</vt:lpwstr>
      </vt:variant>
      <vt:variant>
        <vt:lpwstr/>
      </vt:variant>
      <vt:variant>
        <vt:i4>4587549</vt:i4>
      </vt:variant>
      <vt:variant>
        <vt:i4>177</vt:i4>
      </vt:variant>
      <vt:variant>
        <vt:i4>0</vt:i4>
      </vt:variant>
      <vt:variant>
        <vt:i4>5</vt:i4>
      </vt:variant>
      <vt:variant>
        <vt:lpwstr>http://hl7-c-cda-examples.herokuapp.com/sections/Quality</vt:lpwstr>
      </vt:variant>
      <vt:variant>
        <vt:lpwstr/>
      </vt:variant>
      <vt:variant>
        <vt:i4>6291554</vt:i4>
      </vt:variant>
      <vt:variant>
        <vt:i4>174</vt:i4>
      </vt:variant>
      <vt:variant>
        <vt:i4>0</vt:i4>
      </vt:variant>
      <vt:variant>
        <vt:i4>5</vt:i4>
      </vt:variant>
      <vt:variant>
        <vt:lpwstr>http://www.hl7.org/implement/standards/product_brief.cfm?product_id=410</vt:lpwstr>
      </vt:variant>
      <vt:variant>
        <vt:lpwstr/>
      </vt:variant>
      <vt:variant>
        <vt:i4>6488169</vt:i4>
      </vt:variant>
      <vt:variant>
        <vt:i4>171</vt:i4>
      </vt:variant>
      <vt:variant>
        <vt:i4>0</vt:i4>
      </vt:variant>
      <vt:variant>
        <vt:i4>5</vt:i4>
      </vt:variant>
      <vt:variant>
        <vt:lpwstr>https://www.himss.org/library/storytelling-power-c-cda</vt:lpwstr>
      </vt:variant>
      <vt:variant>
        <vt:lpwstr/>
      </vt:variant>
      <vt:variant>
        <vt:i4>7798820</vt:i4>
      </vt:variant>
      <vt:variant>
        <vt:i4>168</vt:i4>
      </vt:variant>
      <vt:variant>
        <vt:i4>0</vt:i4>
      </vt:variant>
      <vt:variant>
        <vt:i4>5</vt:i4>
      </vt:variant>
      <vt:variant>
        <vt:lpwstr>http://hl7-c-cda-examples.herokuapp.com/examples/view/Social History/Sexual Orientation Gender Identity</vt:lpwstr>
      </vt:variant>
      <vt:variant>
        <vt:lpwstr/>
      </vt:variant>
      <vt:variant>
        <vt:i4>4522069</vt:i4>
      </vt:variant>
      <vt:variant>
        <vt:i4>165</vt:i4>
      </vt:variant>
      <vt:variant>
        <vt:i4>0</vt:i4>
      </vt:variant>
      <vt:variant>
        <vt:i4>5</vt:i4>
      </vt:variant>
      <vt:variant>
        <vt:lpwstr>https://www.healthit.gov/isa/representing-patient-gender-identity</vt:lpwstr>
      </vt:variant>
      <vt:variant>
        <vt:lpwstr/>
      </vt:variant>
      <vt:variant>
        <vt:i4>4522069</vt:i4>
      </vt:variant>
      <vt:variant>
        <vt:i4>162</vt:i4>
      </vt:variant>
      <vt:variant>
        <vt:i4>0</vt:i4>
      </vt:variant>
      <vt:variant>
        <vt:i4>5</vt:i4>
      </vt:variant>
      <vt:variant>
        <vt:lpwstr>https://www.healthit.gov/isa/representing-patient-gender-identity</vt:lpwstr>
      </vt:variant>
      <vt:variant>
        <vt:lpwstr/>
      </vt:variant>
      <vt:variant>
        <vt:i4>393303</vt:i4>
      </vt:variant>
      <vt:variant>
        <vt:i4>159</vt:i4>
      </vt:variant>
      <vt:variant>
        <vt:i4>0</vt:i4>
      </vt:variant>
      <vt:variant>
        <vt:i4>5</vt:i4>
      </vt:variant>
      <vt:variant>
        <vt:lpwstr>https://www.healthit.gov/isa/sites/isa/files/inline-files/2019ISAReferenceEdition.pdf</vt:lpwstr>
      </vt:variant>
      <vt:variant>
        <vt:lpwstr/>
      </vt:variant>
      <vt:variant>
        <vt:i4>7798899</vt:i4>
      </vt:variant>
      <vt:variant>
        <vt:i4>156</vt:i4>
      </vt:variant>
      <vt:variant>
        <vt:i4>0</vt:i4>
      </vt:variant>
      <vt:variant>
        <vt:i4>5</vt:i4>
      </vt:variant>
      <vt:variant>
        <vt:lpwstr>http://www.hl7.org/implement/standards/rim.cfm</vt:lpwstr>
      </vt:variant>
      <vt:variant>
        <vt:lpwstr/>
      </vt:variant>
      <vt:variant>
        <vt:i4>7995453</vt:i4>
      </vt:variant>
      <vt:variant>
        <vt:i4>153</vt:i4>
      </vt:variant>
      <vt:variant>
        <vt:i4>0</vt:i4>
      </vt:variant>
      <vt:variant>
        <vt:i4>5</vt:i4>
      </vt:variant>
      <vt:variant>
        <vt:lpwstr>https://www.himss.org/library/more-meaningful-patient-story-using-c-cda-tell-it-use-it-share-it</vt:lpwstr>
      </vt:variant>
      <vt:variant>
        <vt:lpwstr/>
      </vt:variant>
      <vt:variant>
        <vt:i4>6488169</vt:i4>
      </vt:variant>
      <vt:variant>
        <vt:i4>150</vt:i4>
      </vt:variant>
      <vt:variant>
        <vt:i4>0</vt:i4>
      </vt:variant>
      <vt:variant>
        <vt:i4>5</vt:i4>
      </vt:variant>
      <vt:variant>
        <vt:lpwstr>https://www.himss.org/library/storytelling-power-c-cda</vt:lpwstr>
      </vt:variant>
      <vt:variant>
        <vt:lpwstr/>
      </vt:variant>
      <vt:variant>
        <vt:i4>7798893</vt:i4>
      </vt:variant>
      <vt:variant>
        <vt:i4>147</vt:i4>
      </vt:variant>
      <vt:variant>
        <vt:i4>0</vt:i4>
      </vt:variant>
      <vt:variant>
        <vt:i4>5</vt:i4>
      </vt:variant>
      <vt:variant>
        <vt:lpwstr>https://www.himss.org/health-story-project/roundtable-archives</vt:lpwstr>
      </vt:variant>
      <vt:variant>
        <vt:lpwstr/>
      </vt:variant>
      <vt:variant>
        <vt:i4>7143464</vt:i4>
      </vt:variant>
      <vt:variant>
        <vt:i4>144</vt:i4>
      </vt:variant>
      <vt:variant>
        <vt:i4>0</vt:i4>
      </vt:variant>
      <vt:variant>
        <vt:i4>5</vt:i4>
      </vt:variant>
      <vt:variant>
        <vt:lpwstr>https://www.himss.org/library/health-story-project</vt:lpwstr>
      </vt:variant>
      <vt:variant>
        <vt:lpwstr/>
      </vt:variant>
      <vt:variant>
        <vt:i4>7143464</vt:i4>
      </vt:variant>
      <vt:variant>
        <vt:i4>141</vt:i4>
      </vt:variant>
      <vt:variant>
        <vt:i4>0</vt:i4>
      </vt:variant>
      <vt:variant>
        <vt:i4>5</vt:i4>
      </vt:variant>
      <vt:variant>
        <vt:lpwstr>https://www.himss.org/library/health-story-project</vt:lpwstr>
      </vt:variant>
      <vt:variant>
        <vt:lpwstr/>
      </vt:variant>
      <vt:variant>
        <vt:i4>5570649</vt:i4>
      </vt:variant>
      <vt:variant>
        <vt:i4>138</vt:i4>
      </vt:variant>
      <vt:variant>
        <vt:i4>0</vt:i4>
      </vt:variant>
      <vt:variant>
        <vt:i4>5</vt:i4>
      </vt:variant>
      <vt:variant>
        <vt:lpwstr>https://journals.lww.com/academicmedicine/toc/2019/01000</vt:lpwstr>
      </vt:variant>
      <vt:variant>
        <vt:lpwstr/>
      </vt:variant>
      <vt:variant>
        <vt:i4>6291502</vt:i4>
      </vt:variant>
      <vt:variant>
        <vt:i4>135</vt:i4>
      </vt:variant>
      <vt:variant>
        <vt:i4>0</vt:i4>
      </vt:variant>
      <vt:variant>
        <vt:i4>5</vt:i4>
      </vt:variant>
      <vt:variant>
        <vt:lpwstr>https://www.carecloud.com/continuum/how-soap-notes-paved-the-way-for-modern-medical-documentation/</vt:lpwstr>
      </vt:variant>
      <vt:variant>
        <vt:lpwstr/>
      </vt:variant>
      <vt:variant>
        <vt:i4>1507423</vt:i4>
      </vt:variant>
      <vt:variant>
        <vt:i4>132</vt:i4>
      </vt:variant>
      <vt:variant>
        <vt:i4>0</vt:i4>
      </vt:variant>
      <vt:variant>
        <vt:i4>5</vt:i4>
      </vt:variant>
      <vt:variant>
        <vt:lpwstr>https://www.tabers.com/tabersonline/</vt:lpwstr>
      </vt:variant>
      <vt:variant>
        <vt:lpwstr/>
      </vt:variant>
      <vt:variant>
        <vt:i4>6684773</vt:i4>
      </vt:variant>
      <vt:variant>
        <vt:i4>129</vt:i4>
      </vt:variant>
      <vt:variant>
        <vt:i4>0</vt:i4>
      </vt:variant>
      <vt:variant>
        <vt:i4>5</vt:i4>
      </vt:variant>
      <vt:variant>
        <vt:lpwstr>http://www.hl7.org/implement/standards/product_brief.cfm?product_id=375</vt:lpwstr>
      </vt:variant>
      <vt:variant>
        <vt:lpwstr/>
      </vt:variant>
      <vt:variant>
        <vt:i4>7864389</vt:i4>
      </vt:variant>
      <vt:variant>
        <vt:i4>126</vt:i4>
      </vt:variant>
      <vt:variant>
        <vt:i4>0</vt:i4>
      </vt:variant>
      <vt:variant>
        <vt:i4>5</vt:i4>
      </vt:variant>
      <vt:variant>
        <vt:lpwstr>https://gforge.hl7.org/gf/project/strucdoc/frs/?action=FrsReleaseView&amp;release_id=1317</vt:lpwstr>
      </vt:variant>
      <vt:variant>
        <vt:lpwstr/>
      </vt:variant>
      <vt:variant>
        <vt:i4>851973</vt:i4>
      </vt:variant>
      <vt:variant>
        <vt:i4>123</vt:i4>
      </vt:variant>
      <vt:variant>
        <vt:i4>0</vt:i4>
      </vt:variant>
      <vt:variant>
        <vt:i4>5</vt:i4>
      </vt:variant>
      <vt:variant>
        <vt:lpwstr>https://confluence.hl7.org/display/SEC/Basic+Provenance+Implementation+Guide</vt:lpwstr>
      </vt:variant>
      <vt:variant>
        <vt:lpwstr/>
      </vt:variant>
      <vt:variant>
        <vt:i4>2490417</vt:i4>
      </vt:variant>
      <vt:variant>
        <vt:i4>120</vt:i4>
      </vt:variant>
      <vt:variant>
        <vt:i4>0</vt:i4>
      </vt:variant>
      <vt:variant>
        <vt:i4>5</vt:i4>
      </vt:variant>
      <vt:variant>
        <vt:lpwstr>https://vsac.nlm.nih.gov/download/ccda</vt:lpwstr>
      </vt:variant>
      <vt:variant>
        <vt:lpwstr/>
      </vt:variant>
      <vt:variant>
        <vt:i4>327700</vt:i4>
      </vt:variant>
      <vt:variant>
        <vt:i4>117</vt:i4>
      </vt:variant>
      <vt:variant>
        <vt:i4>0</vt:i4>
      </vt:variant>
      <vt:variant>
        <vt:i4>5</vt:i4>
      </vt:variant>
      <vt:variant>
        <vt:lpwstr>http://hl7-c-cda-examples.herokuapp.com/examples/view/Header/Patient With Prior Addresses</vt:lpwstr>
      </vt:variant>
      <vt:variant>
        <vt:lpwstr/>
      </vt:variant>
      <vt:variant>
        <vt:i4>3539062</vt:i4>
      </vt:variant>
      <vt:variant>
        <vt:i4>114</vt:i4>
      </vt:variant>
      <vt:variant>
        <vt:i4>0</vt:i4>
      </vt:variant>
      <vt:variant>
        <vt:i4>5</vt:i4>
      </vt:variant>
      <vt:variant>
        <vt:lpwstr>http://hl7-c-cda-examples.herokuapp.com/examples/view/Header/Patient Previous Name</vt:lpwstr>
      </vt:variant>
      <vt:variant>
        <vt:lpwstr/>
      </vt:variant>
      <vt:variant>
        <vt:i4>7798829</vt:i4>
      </vt:variant>
      <vt:variant>
        <vt:i4>111</vt:i4>
      </vt:variant>
      <vt:variant>
        <vt:i4>0</vt:i4>
      </vt:variant>
      <vt:variant>
        <vt:i4>5</vt:i4>
      </vt:variant>
      <vt:variant>
        <vt:lpwstr>http://cdasearch.hl7.org/examples/view/de1f429a35879e80f3df21b5fb1522809fcdb736</vt:lpwstr>
      </vt:variant>
      <vt:variant>
        <vt:lpwstr/>
      </vt:variant>
      <vt:variant>
        <vt:i4>6881380</vt:i4>
      </vt:variant>
      <vt:variant>
        <vt:i4>108</vt:i4>
      </vt:variant>
      <vt:variant>
        <vt:i4>0</vt:i4>
      </vt:variant>
      <vt:variant>
        <vt:i4>5</vt:i4>
      </vt:variant>
      <vt:variant>
        <vt:lpwstr>http://www.hl7.org/implement/standards/product_brief.cfm?product_id=280</vt:lpwstr>
      </vt:variant>
      <vt:variant>
        <vt:lpwstr/>
      </vt:variant>
      <vt:variant>
        <vt:i4>6488110</vt:i4>
      </vt:variant>
      <vt:variant>
        <vt:i4>105</vt:i4>
      </vt:variant>
      <vt:variant>
        <vt:i4>0</vt:i4>
      </vt:variant>
      <vt:variant>
        <vt:i4>5</vt:i4>
      </vt:variant>
      <vt:variant>
        <vt:lpwstr>https://loinc.org/</vt:lpwstr>
      </vt:variant>
      <vt:variant>
        <vt:lpwstr/>
      </vt:variant>
      <vt:variant>
        <vt:i4>327723</vt:i4>
      </vt:variant>
      <vt:variant>
        <vt:i4>102</vt:i4>
      </vt:variant>
      <vt:variant>
        <vt:i4>0</vt:i4>
      </vt:variant>
      <vt:variant>
        <vt:i4>5</vt:i4>
      </vt:variant>
      <vt:variant>
        <vt:lpwstr>https://www.hl7.org/implement/standards/product_matrix.cfm</vt:lpwstr>
      </vt:variant>
      <vt:variant>
        <vt:lpwstr/>
      </vt:variant>
      <vt:variant>
        <vt:i4>6488110</vt:i4>
      </vt:variant>
      <vt:variant>
        <vt:i4>99</vt:i4>
      </vt:variant>
      <vt:variant>
        <vt:i4>0</vt:i4>
      </vt:variant>
      <vt:variant>
        <vt:i4>5</vt:i4>
      </vt:variant>
      <vt:variant>
        <vt:lpwstr>https://loinc.org/</vt:lpwstr>
      </vt:variant>
      <vt:variant>
        <vt:lpwstr/>
      </vt:variant>
      <vt:variant>
        <vt:i4>5963876</vt:i4>
      </vt:variant>
      <vt:variant>
        <vt:i4>96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93</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90</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87</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84</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81</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78</vt:i4>
      </vt:variant>
      <vt:variant>
        <vt:i4>0</vt:i4>
      </vt:variant>
      <vt:variant>
        <vt:i4>5</vt:i4>
      </vt:variant>
      <vt:variant>
        <vt:lpwstr>http://www.commonwellalliance.org/wp-content/uploads/2018/07/Carequality_CommonWell_Improve_C-CDA_06-15-2018_V1.pdf</vt:lpwstr>
      </vt:variant>
      <vt:variant>
        <vt:lpwstr/>
      </vt:variant>
      <vt:variant>
        <vt:i4>327723</vt:i4>
      </vt:variant>
      <vt:variant>
        <vt:i4>75</vt:i4>
      </vt:variant>
      <vt:variant>
        <vt:i4>0</vt:i4>
      </vt:variant>
      <vt:variant>
        <vt:i4>5</vt:i4>
      </vt:variant>
      <vt:variant>
        <vt:lpwstr>https://www.hl7.org/implement/standards/product_matrix.cfm</vt:lpwstr>
      </vt:variant>
      <vt:variant>
        <vt:lpwstr/>
      </vt:variant>
      <vt:variant>
        <vt:i4>5963876</vt:i4>
      </vt:variant>
      <vt:variant>
        <vt:i4>72</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69</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63</vt:i4>
      </vt:variant>
      <vt:variant>
        <vt:i4>0</vt:i4>
      </vt:variant>
      <vt:variant>
        <vt:i4>5</vt:i4>
      </vt:variant>
      <vt:variant>
        <vt:lpwstr>http://www.commonwellalliance.org/wp-content/uploads/2018/07/Carequality_CommonWell_Improve_C-CDA_06-15-2018_V1.pdf</vt:lpwstr>
      </vt:variant>
      <vt:variant>
        <vt:lpwstr/>
      </vt:variant>
      <vt:variant>
        <vt:i4>65538</vt:i4>
      </vt:variant>
      <vt:variant>
        <vt:i4>60</vt:i4>
      </vt:variant>
      <vt:variant>
        <vt:i4>0</vt:i4>
      </vt:variant>
      <vt:variant>
        <vt:i4>5</vt:i4>
      </vt:variant>
      <vt:variant>
        <vt:lpwstr>http://cdasearch.hl7.org/</vt:lpwstr>
      </vt:variant>
      <vt:variant>
        <vt:lpwstr/>
      </vt:variant>
      <vt:variant>
        <vt:i4>3145838</vt:i4>
      </vt:variant>
      <vt:variant>
        <vt:i4>57</vt:i4>
      </vt:variant>
      <vt:variant>
        <vt:i4>0</vt:i4>
      </vt:variant>
      <vt:variant>
        <vt:i4>5</vt:i4>
      </vt:variant>
      <vt:variant>
        <vt:lpwstr>https://docs.google.com/document/d/1r1qBuzPQNkLiNpLkTOIv4RHXQHkyx7_N7_Es3MiHUek/edit</vt:lpwstr>
      </vt:variant>
      <vt:variant>
        <vt:lpwstr/>
      </vt:variant>
      <vt:variant>
        <vt:i4>5963876</vt:i4>
      </vt:variant>
      <vt:variant>
        <vt:i4>54</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51</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48</vt:i4>
      </vt:variant>
      <vt:variant>
        <vt:i4>0</vt:i4>
      </vt:variant>
      <vt:variant>
        <vt:i4>5</vt:i4>
      </vt:variant>
      <vt:variant>
        <vt:lpwstr>http://www.commonwellalliance.org/wp-content/uploads/2018/07/Carequality_CommonWell_Improve_C-CDA_06-15-2018_V1.pdf</vt:lpwstr>
      </vt:variant>
      <vt:variant>
        <vt:lpwstr/>
      </vt:variant>
      <vt:variant>
        <vt:i4>131154</vt:i4>
      </vt:variant>
      <vt:variant>
        <vt:i4>45</vt:i4>
      </vt:variant>
      <vt:variant>
        <vt:i4>0</vt:i4>
      </vt:variant>
      <vt:variant>
        <vt:i4>5</vt:i4>
      </vt:variant>
      <vt:variant>
        <vt:lpwstr>http://www.hl7.org/v3ballot/html/help/pfg/pfg.htm</vt:lpwstr>
      </vt:variant>
      <vt:variant>
        <vt:lpwstr/>
      </vt:variant>
      <vt:variant>
        <vt:i4>4718622</vt:i4>
      </vt:variant>
      <vt:variant>
        <vt:i4>42</vt:i4>
      </vt:variant>
      <vt:variant>
        <vt:i4>0</vt:i4>
      </vt:variant>
      <vt:variant>
        <vt:i4>5</vt:i4>
      </vt:variant>
      <vt:variant>
        <vt:lpwstr>http://gforge.hl7.org/gf/project/strucdoc/scmsvn/?action=browse&amp;path=%2Ftrunk%2FC-CDAR2.1%2FSchematron%2F</vt:lpwstr>
      </vt:variant>
      <vt:variant>
        <vt:lpwstr/>
      </vt:variant>
      <vt:variant>
        <vt:i4>4259933</vt:i4>
      </vt:variant>
      <vt:variant>
        <vt:i4>39</vt:i4>
      </vt:variant>
      <vt:variant>
        <vt:i4>0</vt:i4>
      </vt:variant>
      <vt:variant>
        <vt:i4>5</vt:i4>
      </vt:variant>
      <vt:variant>
        <vt:lpwstr>http://gforge.hl7.org/gf/project/strucdoc/scmsvn/</vt:lpwstr>
      </vt:variant>
      <vt:variant>
        <vt:lpwstr/>
      </vt:variant>
      <vt:variant>
        <vt:i4>6422560</vt:i4>
      </vt:variant>
      <vt:variant>
        <vt:i4>36</vt:i4>
      </vt:variant>
      <vt:variant>
        <vt:i4>0</vt:i4>
      </vt:variant>
      <vt:variant>
        <vt:i4>5</vt:i4>
      </vt:variant>
      <vt:variant>
        <vt:lpwstr>http://gforge.hl7.org/gf/project/strucdoc/frs/</vt:lpwstr>
      </vt:variant>
      <vt:variant>
        <vt:lpwstr/>
      </vt:variant>
      <vt:variant>
        <vt:i4>4325448</vt:i4>
      </vt:variant>
      <vt:variant>
        <vt:i4>33</vt:i4>
      </vt:variant>
      <vt:variant>
        <vt:i4>0</vt:i4>
      </vt:variant>
      <vt:variant>
        <vt:i4>5</vt:i4>
      </vt:variant>
      <vt:variant>
        <vt:lpwstr>https://www.directtrust.org/</vt:lpwstr>
      </vt:variant>
      <vt:variant>
        <vt:lpwstr/>
      </vt:variant>
      <vt:variant>
        <vt:i4>4456534</vt:i4>
      </vt:variant>
      <vt:variant>
        <vt:i4>30</vt:i4>
      </vt:variant>
      <vt:variant>
        <vt:i4>0</vt:i4>
      </vt:variant>
      <vt:variant>
        <vt:i4>5</vt:i4>
      </vt:variant>
      <vt:variant>
        <vt:lpwstr>https://www.ihe.net/</vt:lpwstr>
      </vt:variant>
      <vt:variant>
        <vt:lpwstr/>
      </vt:variant>
      <vt:variant>
        <vt:i4>2883636</vt:i4>
      </vt:variant>
      <vt:variant>
        <vt:i4>27</vt:i4>
      </vt:variant>
      <vt:variant>
        <vt:i4>0</vt:i4>
      </vt:variant>
      <vt:variant>
        <vt:i4>5</vt:i4>
      </vt:variant>
      <vt:variant>
        <vt:lpwstr>http://www.w3.org/TR/xpath/</vt:lpwstr>
      </vt:variant>
      <vt:variant>
        <vt:lpwstr/>
      </vt:variant>
      <vt:variant>
        <vt:i4>4784221</vt:i4>
      </vt:variant>
      <vt:variant>
        <vt:i4>24</vt:i4>
      </vt:variant>
      <vt:variant>
        <vt:i4>0</vt:i4>
      </vt:variant>
      <vt:variant>
        <vt:i4>5</vt:i4>
      </vt:variant>
      <vt:variant>
        <vt:lpwstr>http://www.w3.org/TR/xml/</vt:lpwstr>
      </vt:variant>
      <vt:variant>
        <vt:lpwstr/>
      </vt:variant>
      <vt:variant>
        <vt:i4>1376275</vt:i4>
      </vt:variant>
      <vt:variant>
        <vt:i4>21</vt:i4>
      </vt:variant>
      <vt:variant>
        <vt:i4>0</vt:i4>
      </vt:variant>
      <vt:variant>
        <vt:i4>5</vt:i4>
      </vt:variant>
      <vt:variant>
        <vt:lpwstr>https://vsac.nlm.nih.gov/</vt:lpwstr>
      </vt:variant>
      <vt:variant>
        <vt:lpwstr/>
      </vt:variant>
      <vt:variant>
        <vt:i4>5636122</vt:i4>
      </vt:variant>
      <vt:variant>
        <vt:i4>18</vt:i4>
      </vt:variant>
      <vt:variant>
        <vt:i4>0</vt:i4>
      </vt:variant>
      <vt:variant>
        <vt:i4>5</vt:i4>
      </vt:variant>
      <vt:variant>
        <vt:lpwstr>https://www.himss.org/library/interoperability-standards/what-is-interoperability</vt:lpwstr>
      </vt:variant>
      <vt:variant>
        <vt:lpwstr/>
      </vt:variant>
      <vt:variant>
        <vt:i4>3014692</vt:i4>
      </vt:variant>
      <vt:variant>
        <vt:i4>15</vt:i4>
      </vt:variant>
      <vt:variant>
        <vt:i4>0</vt:i4>
      </vt:variant>
      <vt:variant>
        <vt:i4>5</vt:i4>
      </vt:variant>
      <vt:variant>
        <vt:lpwstr>http://www.hl7.org/documentcenter/public_temp_EE387793-1C23-BA17-0C0E4E265FA6688F/membership/HL7_Governance_and_Operations_Manual.pdf</vt:lpwstr>
      </vt:variant>
      <vt:variant>
        <vt:lpwstr/>
      </vt:variant>
      <vt:variant>
        <vt:i4>8060974</vt:i4>
      </vt:variant>
      <vt:variant>
        <vt:i4>12</vt:i4>
      </vt:variant>
      <vt:variant>
        <vt:i4>0</vt:i4>
      </vt:variant>
      <vt:variant>
        <vt:i4>5</vt:i4>
      </vt:variant>
      <vt:variant>
        <vt:lpwstr>http://www.hl7.org/documentcenter/public_temp_24864365-1C23-BA17-0C7F85DECF8DE71A/membership/HL7_Governance_and_Operations_Manual.pdf</vt:lpwstr>
      </vt:variant>
      <vt:variant>
        <vt:lpwstr/>
      </vt:variant>
      <vt:variant>
        <vt:i4>6357090</vt:i4>
      </vt:variant>
      <vt:variant>
        <vt:i4>9</vt:i4>
      </vt:variant>
      <vt:variant>
        <vt:i4>0</vt:i4>
      </vt:variant>
      <vt:variant>
        <vt:i4>5</vt:i4>
      </vt:variant>
      <vt:variant>
        <vt:lpwstr>http://www.hl7.org/implement/standards/product_brief.cfm?product_id=408</vt:lpwstr>
      </vt:variant>
      <vt:variant>
        <vt:lpwstr/>
      </vt:variant>
      <vt:variant>
        <vt:i4>6291563</vt:i4>
      </vt:variant>
      <vt:variant>
        <vt:i4>6</vt:i4>
      </vt:variant>
      <vt:variant>
        <vt:i4>0</vt:i4>
      </vt:variant>
      <vt:variant>
        <vt:i4>5</vt:i4>
      </vt:variant>
      <vt:variant>
        <vt:lpwstr>https://confluence.hl7.org/display/HL7/Confluence+and+JIRA+Information+Updates</vt:lpwstr>
      </vt:variant>
      <vt:variant>
        <vt:lpwstr/>
      </vt:variant>
      <vt:variant>
        <vt:i4>4194416</vt:i4>
      </vt:variant>
      <vt:variant>
        <vt:i4>3</vt:i4>
      </vt:variant>
      <vt:variant>
        <vt:i4>0</vt:i4>
      </vt:variant>
      <vt:variant>
        <vt:i4>5</vt:i4>
      </vt:variant>
      <vt:variant>
        <vt:lpwstr>http://www.hl7.org/implement/standards/product_matrix.cfm</vt:lpwstr>
      </vt:variant>
      <vt:variant>
        <vt:lpwstr/>
      </vt:variant>
      <vt:variant>
        <vt:i4>4390997</vt:i4>
      </vt:variant>
      <vt:variant>
        <vt:i4>0</vt:i4>
      </vt:variant>
      <vt:variant>
        <vt:i4>0</vt:i4>
      </vt:variant>
      <vt:variant>
        <vt:i4>5</vt:i4>
      </vt:variant>
      <vt:variant>
        <vt:lpwstr>https://www.hl7.org/fhir/versions.html</vt:lpwstr>
      </vt:variant>
      <vt:variant>
        <vt:lpwstr>std-process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Brett Marquard</cp:lastModifiedBy>
  <cp:revision>3</cp:revision>
  <cp:lastPrinted>2019-10-14T14:53:00Z</cp:lastPrinted>
  <dcterms:created xsi:type="dcterms:W3CDTF">2023-03-09T21:38:00Z</dcterms:created>
  <dcterms:modified xsi:type="dcterms:W3CDTF">2023-03-10T15:59:00Z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