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4A2412" w:rsidR="00E6512E" w:rsidP="00E6512E" w:rsidRDefault="003E45C2" w14:paraId="0430D5D8" w14:textId="15B7A93E">
      <w:pPr>
        <w:pStyle w:val="DocumentName"/>
        <w:ind w:left="144" w:hanging="144"/>
        <w:rPr>
          <w:highlight w:val="yellow"/>
          <w:lang w:val="en-US"/>
        </w:rPr>
      </w:pPr>
      <w:bookmarkStart w:name="_Hlk101441934" w:id="2"/>
      <w:bookmarkStart w:name="_Hlk83390161" w:id="3"/>
      <w:bookmarkStart w:name="_Hlk27771756" w:id="4"/>
      <w:bookmarkStart w:name="_Hlk101449977" w:id="5"/>
      <w:bookmarkEnd w:id="2"/>
      <w:r w:rsidRPr="3E673465" w:rsidR="003E45C2">
        <w:rPr>
          <w:lang w:val="en-US"/>
        </w:rPr>
        <w:t>CDAR2_IG_CCDA_COMPANION_R</w:t>
      </w:r>
      <w:r w:rsidRPr="3E673465" w:rsidR="00FF416F">
        <w:rPr>
          <w:lang w:val="en-US"/>
        </w:rPr>
        <w:t>4</w:t>
      </w:r>
      <w:r w:rsidRPr="3E673465" w:rsidR="38B71CFD">
        <w:rPr>
          <w:lang w:val="en-US"/>
        </w:rPr>
        <w:t>.1</w:t>
      </w:r>
      <w:r w:rsidRPr="3E673465" w:rsidR="003E45C2">
        <w:rPr>
          <w:lang w:val="en-US"/>
        </w:rPr>
        <w:t>_</w:t>
      </w:r>
      <w:r w:rsidRPr="3E673465" w:rsidR="18E878E8">
        <w:rPr>
          <w:lang w:val="en-US"/>
        </w:rPr>
        <w:t>2023</w:t>
      </w:r>
      <w:r w:rsidRPr="3E673465" w:rsidR="00345CF9">
        <w:rPr>
          <w:lang w:val="en-US"/>
        </w:rPr>
        <w:t>June</w:t>
      </w:r>
    </w:p>
    <w:p w:rsidRPr="004A2412" w:rsidR="00E6512E" w:rsidP="00E6512E" w:rsidRDefault="00E6512E" w14:paraId="60887AE3" w14:textId="77777777">
      <w:pPr>
        <w:pStyle w:val="DocumentName"/>
        <w:rPr>
          <w:lang w:val="en-US"/>
        </w:rPr>
      </w:pPr>
    </w:p>
    <w:p w:rsidRPr="004A2412" w:rsidR="00E6512E" w:rsidP="00E6512E" w:rsidRDefault="00E6512E" w14:paraId="6EDF31E0" w14:textId="12E34536">
      <w:pPr>
        <w:pStyle w:val="Title"/>
        <w:jc w:val="center"/>
      </w:pPr>
      <w:r>
        <w:rPr>
          <w:noProof/>
        </w:rPr>
        <w:drawing>
          <wp:inline distT="0" distB="0" distL="0" distR="0" wp14:anchorId="343584B5" wp14:editId="3982E0BB">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
                      <a:extLst>
                        <a:ext uri="{28A0092B-C50C-407E-A947-70E740481C1C}">
                          <a14:useLocalDpi xmlns:a14="http://schemas.microsoft.com/office/drawing/2010/main" val="0"/>
                        </a:ext>
                      </a:extLst>
                    </a:blip>
                    <a:srcRect l="10001" t="12941" r="10001" b="12941"/>
                    <a:stretch>
                      <a:fillRect/>
                    </a:stretch>
                  </pic:blipFill>
                  <pic:spPr>
                    <a:xfrm>
                      <a:off x="0" y="0"/>
                      <a:ext cx="3095625" cy="2228850"/>
                    </a:xfrm>
                    <a:prstGeom prst="rect">
                      <a:avLst/>
                    </a:prstGeom>
                  </pic:spPr>
                </pic:pic>
              </a:graphicData>
            </a:graphic>
          </wp:inline>
        </w:drawing>
      </w:r>
    </w:p>
    <w:p w:rsidRPr="004A2412" w:rsidR="00E6512E" w:rsidP="00E6512E" w:rsidRDefault="00E6512E" w14:paraId="03894F4C" w14:textId="77777777">
      <w:pPr>
        <w:pStyle w:val="DocumentName"/>
        <w:jc w:val="center"/>
        <w:rPr>
          <w:lang w:val="en-US"/>
        </w:rPr>
      </w:pPr>
    </w:p>
    <w:p w:rsidR="003E45C2" w:rsidP="003E45C2" w:rsidRDefault="003E45C2" w14:paraId="394CB658" w14:textId="77777777">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rsidR="003E45C2" w:rsidP="003E45C2" w:rsidRDefault="003E45C2" w14:paraId="5B1AAF27" w14:textId="2C5AFA9A">
      <w:pPr>
        <w:pStyle w:val="Title"/>
        <w:spacing w:before="240"/>
        <w:jc w:val="center"/>
        <w:rPr>
          <w:b/>
          <w:bCs/>
          <w:sz w:val="36"/>
          <w:szCs w:val="36"/>
        </w:rPr>
      </w:pPr>
      <w:r w:rsidRPr="003E45C2">
        <w:rPr>
          <w:b/>
          <w:bCs/>
          <w:sz w:val="36"/>
          <w:szCs w:val="36"/>
        </w:rPr>
        <w:t xml:space="preserve"> C-CDA Templates for Clinical Notes STU Companion Guide</w:t>
      </w:r>
    </w:p>
    <w:p w:rsidRPr="003E45C2" w:rsidR="00E6512E" w:rsidP="003E45C2" w:rsidRDefault="00E6512E" w14:paraId="1BD59141" w14:textId="2D0A9A29">
      <w:pPr>
        <w:pStyle w:val="Title"/>
        <w:spacing w:before="240"/>
        <w:jc w:val="center"/>
        <w:rPr>
          <w:rFonts w:ascii="Arial" w:hAnsi="Arial" w:cs="Arial"/>
          <w:b w:val="1"/>
          <w:bCs w:val="1"/>
          <w:sz w:val="32"/>
          <w:szCs w:val="32"/>
        </w:rPr>
      </w:pPr>
      <w:r w:rsidRPr="3E673465" w:rsidR="00E6512E">
        <w:rPr>
          <w:rFonts w:ascii="Arial" w:hAnsi="Arial" w:cs="Arial"/>
          <w:b w:val="1"/>
          <w:bCs w:val="1"/>
          <w:sz w:val="32"/>
          <w:szCs w:val="32"/>
        </w:rPr>
        <w:t xml:space="preserve">Release </w:t>
      </w:r>
      <w:r w:rsidRPr="3E673465" w:rsidR="002644F0">
        <w:rPr>
          <w:rFonts w:ascii="Arial" w:hAnsi="Arial" w:cs="Arial"/>
          <w:b w:val="1"/>
          <w:bCs w:val="1"/>
          <w:sz w:val="32"/>
          <w:szCs w:val="32"/>
        </w:rPr>
        <w:t>4</w:t>
      </w:r>
      <w:r w:rsidRPr="3E673465" w:rsidR="14BB1B1D">
        <w:rPr>
          <w:rFonts w:ascii="Arial" w:hAnsi="Arial" w:cs="Arial"/>
          <w:b w:val="1"/>
          <w:bCs w:val="1"/>
          <w:sz w:val="32"/>
          <w:szCs w:val="32"/>
        </w:rPr>
        <w:t>.1</w:t>
      </w:r>
      <w:r w:rsidRPr="3E673465" w:rsidR="00E6512E">
        <w:rPr>
          <w:rFonts w:ascii="Arial" w:hAnsi="Arial" w:cs="Arial"/>
          <w:b w:val="1"/>
          <w:bCs w:val="1"/>
          <w:sz w:val="32"/>
          <w:szCs w:val="32"/>
        </w:rPr>
        <w:t xml:space="preserve"> (</w:t>
      </w:r>
      <w:r w:rsidRPr="3E673465" w:rsidR="003E45C2">
        <w:rPr>
          <w:rFonts w:ascii="Arial" w:hAnsi="Arial" w:cs="Arial"/>
          <w:b w:val="1"/>
          <w:bCs w:val="1"/>
          <w:sz w:val="32"/>
          <w:szCs w:val="32"/>
        </w:rPr>
        <w:t xml:space="preserve">US </w:t>
      </w:r>
      <w:r w:rsidRPr="3E673465" w:rsidR="00E6512E">
        <w:rPr>
          <w:rFonts w:ascii="Arial" w:hAnsi="Arial" w:cs="Arial"/>
          <w:b w:val="1"/>
          <w:bCs w:val="1"/>
          <w:sz w:val="32"/>
          <w:szCs w:val="32"/>
        </w:rPr>
        <w:t>Realm)</w:t>
      </w:r>
    </w:p>
    <w:p w:rsidRPr="003E45C2" w:rsidR="00E6512E" w:rsidP="003E45C2" w:rsidRDefault="00E6512E" w14:paraId="6B323504" w14:textId="77777777">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rsidRPr="004A2412" w:rsidR="00E6512E" w:rsidP="00E6512E" w:rsidRDefault="00345CF9" w14:paraId="0028C275" w14:textId="4E60F39B">
      <w:pPr>
        <w:pStyle w:val="SubTitle0"/>
        <w:tabs>
          <w:tab w:val="left" w:pos="270"/>
        </w:tabs>
      </w:pPr>
      <w:r w:rsidR="00345CF9">
        <w:rPr/>
        <w:t>June</w:t>
      </w:r>
      <w:r w:rsidR="00E6512E">
        <w:rPr/>
        <w:t xml:space="preserve"> 202</w:t>
      </w:r>
      <w:r w:rsidR="002644F0">
        <w:rPr/>
        <w:t>3</w:t>
      </w:r>
    </w:p>
    <w:p w:rsidR="485F5030" w:rsidP="3E673465" w:rsidRDefault="485F5030" w14:paraId="479EA6C0" w14:textId="1DE71945">
      <w:pPr>
        <w:pStyle w:val="SubTitle0"/>
        <w:tabs>
          <w:tab w:val="left" w:leader="none" w:pos="270"/>
        </w:tabs>
      </w:pPr>
      <w:r w:rsidR="485F5030">
        <w:rPr/>
        <w:t>Specification Version: 4.1.1</w:t>
      </w:r>
    </w:p>
    <w:p w:rsidR="00E6512E" w:rsidP="00E6512E" w:rsidRDefault="00E6512E" w14:paraId="36B8BA7A" w14:textId="77777777">
      <w:pPr>
        <w:spacing w:after="120"/>
      </w:pPr>
    </w:p>
    <w:p w:rsidRPr="00661702" w:rsidR="00E6512E" w:rsidP="00E6512E" w:rsidRDefault="00E6512E" w14:paraId="67D6A818" w14:textId="1E9DF04A">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w:history="1" r:id="rId9">
        <w:r w:rsidRPr="00661702">
          <w:rPr>
            <w:rFonts w:ascii="Arial" w:hAnsi="Arial" w:cs="Arial"/>
            <w:color w:val="333399"/>
            <w:u w:val="single"/>
          </w:rPr>
          <w:t>http://www.hl7.org/permalink/?SpecificationFeedback</w:t>
        </w:r>
      </w:hyperlink>
      <w:r w:rsidRPr="00661702">
        <w:rPr>
          <w:rFonts w:ascii="Arial" w:hAnsi="Arial" w:cs="Arial"/>
        </w:rPr>
        <w:t xml:space="preserve">. </w:t>
      </w:r>
    </w:p>
    <w:p w:rsidRPr="00661702" w:rsidR="00E6512E" w:rsidP="00FF4456" w:rsidRDefault="00E6512E" w14:paraId="3FE094D7" w14:textId="67A435DB">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rsidRPr="00661702" w:rsidR="00E6512E" w:rsidP="00E6512E" w:rsidRDefault="00E6512E" w14:paraId="25BAC2C4" w14:textId="2CC0978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rsidR="00E6512E" w:rsidP="00E6512E" w:rsidRDefault="00E6512E" w14:paraId="4268FFC8" w14:textId="08CE97B2">
      <w:r w:rsidRPr="00795C5E">
        <w:rPr>
          <w:rFonts w:ascii="Arial" w:hAnsi="Arial" w:cs="Arial"/>
          <w:szCs w:val="18"/>
        </w:rPr>
        <w:br w:type="page"/>
      </w:r>
    </w:p>
    <w:p w:rsidRPr="00795C5E" w:rsidR="00E6512E" w:rsidP="00E6512E" w:rsidRDefault="00E6512E" w14:paraId="74D3A3DB" w14:textId="77777777">
      <w:pPr>
        <w:rPr>
          <w:rFonts w:ascii="Arial" w:hAnsi="Arial" w:cs="Arial"/>
          <w:b/>
          <w:sz w:val="22"/>
        </w:rPr>
      </w:pPr>
      <w:r w:rsidRPr="00795C5E">
        <w:rPr>
          <w:rFonts w:ascii="Arial" w:hAnsi="Arial" w:cs="Arial"/>
          <w:b/>
          <w:sz w:val="22"/>
        </w:rPr>
        <w:t xml:space="preserve">IMPORTANT NOTES: </w:t>
      </w:r>
    </w:p>
    <w:p w:rsidRPr="00795C5E" w:rsidR="00E6512E" w:rsidP="00E6512E" w:rsidRDefault="00E6512E" w14:paraId="76420CA7" w14:textId="77777777">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rsidRPr="00795C5E" w:rsidR="00E6512E" w:rsidP="00E6512E" w:rsidRDefault="00E6512E" w14:paraId="5EEC6BDC" w14:textId="77777777">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rsidRPr="00795C5E" w:rsidR="00E6512E" w:rsidP="00E6512E" w:rsidRDefault="00E6512E" w14:paraId="2EF2C73E" w14:textId="77777777">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rsidRPr="00795C5E" w:rsidR="00E6512E" w:rsidP="00E6512E" w:rsidRDefault="00E6512E" w14:paraId="32D253B7" w14:textId="77777777">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rsidRPr="00795C5E" w:rsidR="00E6512E" w:rsidP="00E6512E" w:rsidRDefault="00E6512E" w14:paraId="49E2642E" w14:textId="77777777">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rsidRPr="00795C5E" w:rsidR="00E6512E" w:rsidP="00E6512E" w:rsidRDefault="00E6512E" w14:paraId="0D2A043E" w14:textId="77777777">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rsidRPr="00795C5E" w:rsidR="00E6512E" w:rsidP="00E6512E" w:rsidRDefault="00E6512E" w14:paraId="1FF17599" w14:textId="77777777">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rsidRPr="00795C5E" w:rsidR="00E6512E" w:rsidP="00E6512E" w:rsidRDefault="00E6512E" w14:paraId="0D393578" w14:textId="77777777">
      <w:pPr>
        <w:rPr>
          <w:rFonts w:ascii="Arial" w:hAnsi="Arial" w:cs="Arial"/>
          <w:sz w:val="18"/>
        </w:rPr>
      </w:pPr>
      <w:r w:rsidRPr="00795C5E">
        <w:rPr>
          <w:rFonts w:ascii="Arial" w:hAnsi="Arial" w:cs="Arial"/>
          <w:sz w:val="18"/>
        </w:rPr>
        <w:t>Please see http://www.HL7.org/legal/ippolicy.cfm for the full license terms governing the Material.</w:t>
      </w:r>
    </w:p>
    <w:p w:rsidRPr="00795C5E" w:rsidR="00E6512E" w:rsidP="00E6512E" w:rsidRDefault="00E6512E" w14:paraId="66C4E9A0" w14:textId="77777777">
      <w:pPr>
        <w:rPr>
          <w:rFonts w:ascii="Arial" w:hAnsi="Arial" w:cs="Arial"/>
          <w:sz w:val="18"/>
        </w:rPr>
      </w:pPr>
    </w:p>
    <w:p w:rsidRPr="00795C5E" w:rsidR="00E6512E" w:rsidP="00E6512E" w:rsidRDefault="00E6512E" w14:paraId="2B437F56" w14:textId="77777777">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rsidRPr="00795C5E" w:rsidR="00E6512E" w:rsidP="00E6512E" w:rsidRDefault="00E6512E" w14:paraId="5778C269" w14:textId="77777777">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rsidRPr="00795C5E" w:rsidR="00E6512E" w:rsidP="00E6512E" w:rsidRDefault="00E6512E" w14:paraId="4EC70A83" w14:textId="77777777">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510"/>
        <w:gridCol w:w="5850"/>
      </w:tblGrid>
      <w:tr w:rsidRPr="00AF2E1B" w:rsidR="00E6512E" w:rsidTr="00254B4A" w14:paraId="707E8CB8" w14:textId="77777777">
        <w:trPr>
          <w:cantSplit/>
          <w:trHeight w:val="350"/>
          <w:tblHeader/>
        </w:trPr>
        <w:tc>
          <w:tcPr>
            <w:tcW w:w="3510" w:type="dxa"/>
          </w:tcPr>
          <w:p w:rsidRPr="00AF2E1B" w:rsidR="00E6512E" w:rsidP="00E6512E" w:rsidRDefault="00E6512E" w14:paraId="44EB31A9" w14:textId="77777777">
            <w:pPr>
              <w:rPr>
                <w:rFonts w:ascii="Arial" w:hAnsi="Arial" w:cs="Arial"/>
                <w:b/>
                <w:color w:val="000000"/>
                <w:sz w:val="18"/>
              </w:rPr>
            </w:pPr>
            <w:r w:rsidRPr="00AF2E1B">
              <w:rPr>
                <w:rFonts w:ascii="Arial" w:hAnsi="Arial" w:cs="Arial"/>
                <w:b/>
                <w:color w:val="000000"/>
                <w:sz w:val="18"/>
              </w:rPr>
              <w:t>Terminology</w:t>
            </w:r>
          </w:p>
        </w:tc>
        <w:tc>
          <w:tcPr>
            <w:tcW w:w="5850" w:type="dxa"/>
          </w:tcPr>
          <w:p w:rsidRPr="00AF2E1B" w:rsidR="00E6512E" w:rsidP="00E6512E" w:rsidRDefault="00E6512E" w14:paraId="0DDCF3B8" w14:textId="77777777">
            <w:pPr>
              <w:spacing w:after="100" w:afterAutospacing="1"/>
              <w:rPr>
                <w:rFonts w:ascii="Arial" w:hAnsi="Arial" w:cs="Arial"/>
                <w:b/>
                <w:color w:val="000000"/>
                <w:sz w:val="18"/>
              </w:rPr>
            </w:pPr>
            <w:r w:rsidRPr="00AF2E1B">
              <w:rPr>
                <w:rFonts w:ascii="Arial" w:hAnsi="Arial" w:cs="Arial"/>
                <w:b/>
                <w:color w:val="000000"/>
                <w:sz w:val="18"/>
              </w:rPr>
              <w:t>Owner/Contact</w:t>
            </w:r>
          </w:p>
        </w:tc>
      </w:tr>
      <w:tr w:rsidRPr="00AF2E1B" w:rsidR="00E6512E" w:rsidTr="00254B4A" w14:paraId="1F474C53" w14:textId="77777777">
        <w:trPr>
          <w:cantSplit/>
        </w:trPr>
        <w:tc>
          <w:tcPr>
            <w:tcW w:w="3510" w:type="dxa"/>
          </w:tcPr>
          <w:p w:rsidRPr="00AF2E1B" w:rsidR="00E6512E" w:rsidP="00E6512E" w:rsidRDefault="00E6512E" w14:paraId="41E9557F" w14:textId="77777777">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rsidRPr="00AF2E1B" w:rsidR="00E6512E" w:rsidP="00E6512E" w:rsidRDefault="00E6512E" w14:paraId="2F81BD48"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r>
            <w:r w:rsidRPr="00AF2E1B">
              <w:rPr>
                <w:rFonts w:ascii="Arial" w:hAnsi="Arial" w:cs="Arial"/>
                <w:color w:val="000000"/>
                <w:sz w:val="18"/>
              </w:rPr>
              <w:t>https://www.ama-assn.org/practice-management/cpt-licensing</w:t>
            </w:r>
          </w:p>
        </w:tc>
      </w:tr>
      <w:tr w:rsidRPr="00AF2E1B" w:rsidR="00E6512E" w:rsidTr="00254B4A" w14:paraId="733722C1" w14:textId="77777777">
        <w:tc>
          <w:tcPr>
            <w:tcW w:w="3510" w:type="dxa"/>
          </w:tcPr>
          <w:p w:rsidRPr="006B2AB7" w:rsidR="00E6512E" w:rsidP="00E6512E" w:rsidRDefault="00C17F49" w14:paraId="0D47C57A" w14:textId="6AA60DA6">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rsidRPr="00AF2E1B" w:rsidR="00E6512E" w:rsidP="00E6512E" w:rsidRDefault="00E6512E" w14:paraId="156F8B13"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Pr="00AF2E1B" w:rsidR="00E6512E" w:rsidTr="00254B4A" w14:paraId="091EBB81" w14:textId="77777777">
        <w:tc>
          <w:tcPr>
            <w:tcW w:w="3510" w:type="dxa"/>
          </w:tcPr>
          <w:p w:rsidRPr="00AF2E1B" w:rsidR="00E6512E" w:rsidP="00E6512E" w:rsidRDefault="00E6512E" w14:paraId="253D3190" w14:textId="1DC885A7">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Pr="00C17F49" w:rsidR="00C17F49">
              <w:rPr>
                <w:rFonts w:ascii="Arial" w:hAnsi="Arial" w:cs="Arial"/>
                <w:color w:val="000000"/>
                <w:sz w:val="18"/>
              </w:rPr>
              <w:t>LOINC®</w:t>
            </w:r>
            <w:r w:rsidRPr="00AF2E1B">
              <w:rPr>
                <w:rFonts w:ascii="Arial" w:hAnsi="Arial" w:cs="Arial"/>
                <w:color w:val="000000"/>
                <w:sz w:val="18"/>
              </w:rPr>
              <w:t>)</w:t>
            </w:r>
          </w:p>
        </w:tc>
        <w:tc>
          <w:tcPr>
            <w:tcW w:w="5850" w:type="dxa"/>
          </w:tcPr>
          <w:p w:rsidRPr="00AF2E1B" w:rsidR="00E6512E" w:rsidP="00E6512E" w:rsidRDefault="00E6512E" w14:paraId="37A32712"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Pr="00AF2E1B" w:rsidR="00E6512E" w:rsidTr="00254B4A" w14:paraId="6962D3A5" w14:textId="77777777">
        <w:tc>
          <w:tcPr>
            <w:tcW w:w="3510" w:type="dxa"/>
          </w:tcPr>
          <w:p w:rsidRPr="00AF2E1B" w:rsidR="00E6512E" w:rsidP="00E6512E" w:rsidRDefault="00E6512E" w14:paraId="7B0BEECB"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rsidRPr="00AF2E1B" w:rsidR="00E6512E" w:rsidP="00E6512E" w:rsidRDefault="00E6512E" w14:paraId="13D4E506"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Pr="00AF2E1B" w:rsidR="00E6512E" w:rsidTr="00254B4A" w14:paraId="07AC0938" w14:textId="77777777">
        <w:tc>
          <w:tcPr>
            <w:tcW w:w="3510" w:type="dxa"/>
          </w:tcPr>
          <w:p w:rsidRPr="00AF2E1B" w:rsidR="00E6512E" w:rsidP="00E6512E" w:rsidRDefault="00E6512E" w14:paraId="0F5E5130"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rsidRPr="00AF2E1B" w:rsidR="00E6512E" w:rsidP="00E6512E" w:rsidRDefault="00E6512E" w14:paraId="305D55A9"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rsidR="00E6512E" w:rsidP="00E6512E" w:rsidRDefault="00E6512E" w14:paraId="6DEA4E22" w14:textId="77777777"/>
    <w:p w:rsidR="00E6512E" w:rsidRDefault="00E6512E" w14:paraId="0940C0D9" w14:textId="4F024134">
      <w:bookmarkStart w:name="_Hlk83390333" w:id="6"/>
      <w:bookmarkEnd w:id="3"/>
      <w:bookmarkEnd w:id="4"/>
      <w:r>
        <w:br w:type="page"/>
      </w:r>
    </w:p>
    <w:bookmarkEnd w:id="5"/>
    <w:bookmarkEnd w:id="6"/>
    <w:p w:rsidRPr="00D14360" w:rsidR="00DD51B1" w:rsidP="00B505D2" w:rsidRDefault="00DD51B1" w14:paraId="68542BE8" w14:textId="2ED7A702">
      <w:pPr>
        <w:spacing w:after="120"/>
        <w:rPr>
          <w:rFonts w:cs="Calibri"/>
          <w:b/>
          <w:sz w:val="28"/>
        </w:rPr>
      </w:pPr>
      <w:r w:rsidRPr="00D14360">
        <w:rPr>
          <w:rFonts w:cs="Calibri"/>
          <w:b/>
          <w:sz w:val="28"/>
        </w:rPr>
        <w:t>Revision History</w:t>
      </w:r>
    </w:p>
    <w:tbl>
      <w:tblPr>
        <w:tblW w:w="9540" w:type="dxa"/>
        <w:tblInd w:w="-9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20"/>
        <w:gridCol w:w="1080"/>
        <w:gridCol w:w="5940"/>
      </w:tblGrid>
      <w:tr w:rsidRPr="00C64922" w:rsidR="00254B4A" w:rsidTr="3E673465" w14:paraId="3A64FA23" w14:textId="77777777">
        <w:tc>
          <w:tcPr>
            <w:tcW w:w="2520" w:type="dxa"/>
            <w:tcBorders>
              <w:bottom w:val="nil"/>
              <w:right w:val="nil"/>
            </w:tcBorders>
            <w:shd w:val="clear" w:color="auto" w:fill="4F81BD"/>
            <w:tcMar/>
            <w:hideMark/>
          </w:tcPr>
          <w:p w:rsidRPr="00D14360" w:rsidR="00DD51B1" w:rsidP="00D14360" w:rsidRDefault="00710AD7" w14:paraId="00255148" w14:textId="5D34D832">
            <w:pPr>
              <w:pStyle w:val="NormalWeb"/>
              <w:spacing w:before="0" w:beforeAutospacing="0" w:after="120" w:afterAutospacing="0"/>
              <w:rPr>
                <w:rFonts w:cs="Calibri"/>
                <w:b/>
                <w:bCs/>
                <w:color w:val="FFFFFF"/>
              </w:rPr>
            </w:pPr>
            <w:bookmarkStart w:name="_Hlk84246228" w:id="7"/>
            <w:r>
              <w:rPr>
                <w:rFonts w:cs="Calibri"/>
                <w:b/>
                <w:color w:val="FFFFFF"/>
              </w:rPr>
              <w:t>Release</w:t>
            </w:r>
          </w:p>
        </w:tc>
        <w:tc>
          <w:tcPr>
            <w:tcW w:w="1080" w:type="dxa"/>
            <w:shd w:val="clear" w:color="auto" w:fill="4F81BD"/>
            <w:tcMar/>
            <w:hideMark/>
          </w:tcPr>
          <w:p w:rsidRPr="00D14360" w:rsidR="00DD51B1" w:rsidP="00D14360" w:rsidRDefault="00DD51B1" w14:paraId="32ABDD25" w14:textId="77777777">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tcMar/>
            <w:hideMark/>
          </w:tcPr>
          <w:p w:rsidRPr="00D14360" w:rsidR="00DD51B1" w:rsidP="00D14360" w:rsidRDefault="00DD51B1" w14:paraId="064FB1CF" w14:textId="77777777">
            <w:pPr>
              <w:pStyle w:val="NormalWeb"/>
              <w:spacing w:before="0" w:beforeAutospacing="0" w:after="120" w:afterAutospacing="0"/>
              <w:rPr>
                <w:rFonts w:cs="Calibri"/>
                <w:b/>
                <w:bCs/>
                <w:color w:val="FFFFFF"/>
              </w:rPr>
            </w:pPr>
            <w:r w:rsidRPr="00D14360">
              <w:rPr>
                <w:rFonts w:cs="Calibri"/>
                <w:b/>
                <w:color w:val="FFFFFF"/>
              </w:rPr>
              <w:t>Description</w:t>
            </w:r>
          </w:p>
        </w:tc>
      </w:tr>
      <w:tr w:rsidRPr="00C64922" w:rsidR="00F1466A" w:rsidTr="3E673465" w14:paraId="441D6804" w14:textId="77777777">
        <w:tc>
          <w:tcPr>
            <w:tcW w:w="2520" w:type="dxa"/>
            <w:tcBorders>
              <w:top w:val="single" w:color="4F81BD" w:sz="4" w:space="0"/>
              <w:bottom w:val="single" w:color="4F81BD" w:sz="4" w:space="0"/>
              <w:right w:val="nil"/>
            </w:tcBorders>
            <w:shd w:val="clear" w:color="auto" w:fill="FFFFFF" w:themeFill="background1"/>
            <w:tcMar/>
          </w:tcPr>
          <w:p w:rsidRPr="00D14360" w:rsidR="00F1466A" w:rsidP="00D14360" w:rsidRDefault="00710AD7" w14:paraId="58BBD2B1" w14:textId="5FCCB78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color="4F81BD" w:sz="4" w:space="0"/>
              <w:bottom w:val="single" w:color="4F81BD" w:sz="4" w:space="0"/>
            </w:tcBorders>
            <w:shd w:val="clear" w:color="auto" w:fill="auto"/>
            <w:tcMar/>
          </w:tcPr>
          <w:p w:rsidRPr="00D14360" w:rsidR="00F1466A" w:rsidP="00D14360" w:rsidRDefault="00525C69" w14:paraId="388EA98B" w14:textId="41840B53">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color="4F81BD" w:sz="4" w:space="0"/>
              <w:bottom w:val="single" w:color="4F81BD" w:sz="4" w:space="0"/>
            </w:tcBorders>
            <w:shd w:val="clear" w:color="auto" w:fill="auto"/>
            <w:tcMar/>
          </w:tcPr>
          <w:p w:rsidRPr="00D14360" w:rsidR="00F1466A" w:rsidP="00D14360" w:rsidRDefault="00F1466A" w14:paraId="540AF9C9" w14:textId="37B2605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Pr="00C64922" w:rsidR="00F1466A" w:rsidTr="3E673465" w14:paraId="3974FD1D" w14:textId="77777777">
        <w:tc>
          <w:tcPr>
            <w:tcW w:w="2520" w:type="dxa"/>
            <w:tcBorders>
              <w:top w:val="single" w:color="4F81BD" w:sz="4" w:space="0"/>
              <w:bottom w:val="single" w:color="4F81BD" w:sz="4" w:space="0"/>
              <w:right w:val="nil"/>
            </w:tcBorders>
            <w:shd w:val="clear" w:color="auto" w:fill="FFFFFF" w:themeFill="background1"/>
            <w:tcMar/>
            <w:hideMark/>
          </w:tcPr>
          <w:p w:rsidRPr="00D14360" w:rsidR="00F1466A" w:rsidP="00F1466A" w:rsidRDefault="00710AD7" w14:paraId="4EDCE36F" w14:textId="64857EB7">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color="4F81BD" w:sz="4" w:space="0"/>
              <w:bottom w:val="single" w:color="4F81BD" w:sz="4" w:space="0"/>
            </w:tcBorders>
            <w:shd w:val="clear" w:color="auto" w:fill="auto"/>
            <w:tcMar/>
            <w:hideMark/>
          </w:tcPr>
          <w:p w:rsidRPr="00D14360" w:rsidR="00F1466A" w:rsidP="00F1466A" w:rsidRDefault="00525C69" w14:paraId="0B0E078C" w14:textId="2AE823B5">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color="4F81BD" w:sz="4" w:space="0"/>
              <w:bottom w:val="single" w:color="4F81BD" w:sz="4" w:space="0"/>
            </w:tcBorders>
            <w:shd w:val="clear" w:color="auto" w:fill="auto"/>
            <w:tcMar/>
            <w:hideMark/>
          </w:tcPr>
          <w:p w:rsidRPr="00D14360" w:rsidR="00F1466A" w:rsidP="00F1466A" w:rsidRDefault="00F1466A" w14:paraId="344440C1" w14:textId="243589BB">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Pr="00C64922" w:rsidR="00F1466A" w:rsidTr="3E673465" w14:paraId="35E78E2E" w14:textId="77777777">
        <w:tc>
          <w:tcPr>
            <w:tcW w:w="2520" w:type="dxa"/>
            <w:tcBorders>
              <w:top w:val="single" w:color="4F81BD" w:sz="4" w:space="0"/>
              <w:bottom w:val="single" w:color="4F81BD" w:sz="4" w:space="0"/>
              <w:right w:val="nil"/>
            </w:tcBorders>
            <w:shd w:val="clear" w:color="auto" w:fill="FFFFFF" w:themeFill="background1"/>
            <w:tcMar/>
          </w:tcPr>
          <w:p w:rsidRPr="00D14360" w:rsidR="00F1466A" w:rsidP="00F1466A" w:rsidRDefault="00710AD7" w14:paraId="25A060AC" w14:textId="38C639BC">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color="4F81BD" w:sz="4" w:space="0"/>
              <w:bottom w:val="single" w:color="4F81BD" w:sz="4" w:space="0"/>
            </w:tcBorders>
            <w:shd w:val="clear" w:color="auto" w:fill="auto"/>
            <w:tcMar/>
          </w:tcPr>
          <w:p w:rsidRPr="00D14360" w:rsidR="00F1466A" w:rsidP="00F1466A" w:rsidRDefault="00525C69" w14:paraId="14A95BE9" w14:textId="7EF2284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color="4F81BD" w:sz="4" w:space="0"/>
              <w:bottom w:val="single" w:color="4F81BD" w:sz="4" w:space="0"/>
            </w:tcBorders>
            <w:shd w:val="clear" w:color="auto" w:fill="auto"/>
            <w:tcMar/>
          </w:tcPr>
          <w:p w:rsidR="00F1466A" w:rsidP="00F1466A" w:rsidRDefault="00F1466A" w14:paraId="4037C0AD" w14:textId="362059AB">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Pr="00C64922" w:rsidR="00254B4A" w:rsidTr="3E673465" w14:paraId="28A0115C" w14:textId="77777777">
        <w:tc>
          <w:tcPr>
            <w:tcW w:w="2520" w:type="dxa"/>
            <w:tcBorders>
              <w:top w:val="single" w:color="4F81BD" w:sz="4" w:space="0"/>
              <w:bottom w:val="single" w:color="4472C4" w:themeColor="accent1" w:sz="4" w:space="0"/>
              <w:right w:val="nil"/>
            </w:tcBorders>
            <w:shd w:val="clear" w:color="auto" w:fill="FFFFFF" w:themeFill="background1"/>
            <w:tcMar/>
          </w:tcPr>
          <w:p w:rsidRPr="00D14360" w:rsidR="00710AD7" w:rsidP="00710AD7" w:rsidRDefault="00710AD7" w14:paraId="581F0292" w14:textId="2ECFFE5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color="4F81BD" w:sz="4" w:space="0"/>
              <w:bottom w:val="single" w:color="4472C4" w:themeColor="accent1" w:sz="4" w:space="0"/>
            </w:tcBorders>
            <w:shd w:val="clear" w:color="auto" w:fill="auto"/>
            <w:tcMar/>
          </w:tcPr>
          <w:p w:rsidRPr="00D14360" w:rsidR="00710AD7" w:rsidP="00710AD7" w:rsidRDefault="00710AD7" w14:paraId="38B28E5B" w14:textId="19E09EB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color="4F81BD" w:sz="4" w:space="0"/>
              <w:bottom w:val="single" w:color="4472C4" w:themeColor="accent1" w:sz="4" w:space="0"/>
            </w:tcBorders>
            <w:shd w:val="clear" w:color="auto" w:fill="auto"/>
            <w:tcMar/>
          </w:tcPr>
          <w:p w:rsidRPr="00D14360" w:rsidR="00710AD7" w:rsidP="00710AD7" w:rsidRDefault="00710AD7" w14:paraId="350C0171" w14:textId="1591750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Pr="00C64922" w:rsidR="0012351C" w:rsidTr="3E673465" w14:paraId="1507DE1D" w14:textId="77777777">
        <w:tc>
          <w:tcPr>
            <w:tcW w:w="2520" w:type="dxa"/>
            <w:tcBorders>
              <w:top w:val="single" w:color="4472C4" w:themeColor="accent1" w:sz="4" w:space="0"/>
              <w:bottom w:val="single" w:color="4472C4" w:themeColor="accent1" w:sz="4" w:space="0"/>
              <w:right w:val="nil"/>
            </w:tcBorders>
            <w:shd w:val="clear" w:color="auto" w:fill="FFFFFF" w:themeFill="background1"/>
            <w:tcMar/>
          </w:tcPr>
          <w:p w:rsidR="0012351C" w:rsidP="00710AD7" w:rsidRDefault="0012351C" w14:paraId="039679C5" w14:textId="2179EA3D">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color="4472C4" w:themeColor="accent1" w:sz="4" w:space="0"/>
              <w:bottom w:val="single" w:color="4472C4" w:themeColor="accent1" w:sz="4" w:space="0"/>
            </w:tcBorders>
            <w:shd w:val="clear" w:color="auto" w:fill="auto"/>
            <w:tcMar/>
          </w:tcPr>
          <w:p w:rsidR="0012351C" w:rsidP="00710AD7" w:rsidRDefault="00B455CB" w14:paraId="3ECA3948" w14:textId="12E7860F">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color="4472C4" w:themeColor="accent1" w:sz="4" w:space="0"/>
              <w:bottom w:val="single" w:color="4472C4" w:themeColor="accent1" w:sz="4" w:space="0"/>
            </w:tcBorders>
            <w:shd w:val="clear" w:color="auto" w:fill="auto"/>
            <w:tcMar/>
          </w:tcPr>
          <w:p w:rsidR="0066383D" w:rsidP="00710AD7" w:rsidRDefault="007B5FBD" w14:paraId="6F045A44" w14:textId="3DB91ED2">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Pr="00C64922" w:rsidR="00184755" w:rsidTr="3E673465" w14:paraId="36F59A93" w14:textId="77777777">
        <w:tc>
          <w:tcPr>
            <w:tcW w:w="2520" w:type="dxa"/>
            <w:tcBorders>
              <w:top w:val="single" w:color="4472C4" w:themeColor="accent1" w:sz="4" w:space="0"/>
              <w:right w:val="nil"/>
            </w:tcBorders>
            <w:shd w:val="clear" w:color="auto" w:fill="FFFFFF" w:themeFill="background1"/>
            <w:tcMar/>
          </w:tcPr>
          <w:p w:rsidR="00184755" w:rsidP="00184755" w:rsidRDefault="00184755" w14:paraId="022EF5AF" w14:textId="5A7CE50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color="4472C4" w:themeColor="accent1" w:sz="4" w:space="0"/>
            </w:tcBorders>
            <w:shd w:val="clear" w:color="auto" w:fill="auto"/>
            <w:tcMar/>
          </w:tcPr>
          <w:p w:rsidR="00184755" w:rsidP="00184755" w:rsidRDefault="00184755" w14:paraId="5E93F95D" w14:textId="46AF7F6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color="4472C4" w:themeColor="accent1" w:sz="4" w:space="0"/>
            </w:tcBorders>
            <w:shd w:val="clear" w:color="auto" w:fill="auto"/>
            <w:tcMar/>
          </w:tcPr>
          <w:p w:rsidRPr="007B5FBD" w:rsidR="00184755" w:rsidP="00184755" w:rsidRDefault="00184755" w14:paraId="6DD246DE" w14:textId="76D89DED">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tr w:rsidR="3E673465" w:rsidTr="3E673465" w14:paraId="6F062ECF">
        <w:trPr>
          <w:trHeight w:val="300"/>
        </w:trPr>
        <w:tc>
          <w:tcPr>
            <w:tcW w:w="2520" w:type="dxa"/>
            <w:tcBorders>
              <w:top w:val="single" w:color="4472C4" w:themeColor="accent1" w:sz="4" w:space="0"/>
              <w:right w:val="nil"/>
            </w:tcBorders>
            <w:shd w:val="clear" w:color="auto" w:fill="FFFFFF" w:themeFill="background1"/>
            <w:tcMar/>
          </w:tcPr>
          <w:p w:rsidR="01EEDE46" w:rsidP="3E673465" w:rsidRDefault="01EEDE46" w14:paraId="3723FD79" w14:textId="454F38CA">
            <w:pPr>
              <w:pStyle w:val="NormalWeb"/>
              <w:rPr>
                <w:rFonts w:ascii="Calibri Light" w:hAnsi="Calibri Light" w:cs="Calibri Light"/>
                <w:b w:val="1"/>
                <w:bCs w:val="1"/>
                <w:color w:val="000000" w:themeColor="text1" w:themeTint="FF" w:themeShade="FF"/>
              </w:rPr>
            </w:pPr>
            <w:r w:rsidRPr="3E673465" w:rsidR="01EEDE46">
              <w:rPr>
                <w:rFonts w:ascii="Calibri Light" w:hAnsi="Calibri Light" w:cs="Calibri Light"/>
                <w:b w:val="1"/>
                <w:bCs w:val="1"/>
                <w:color w:val="000000" w:themeColor="text1" w:themeTint="FF" w:themeShade="FF"/>
              </w:rPr>
              <w:t>Release 4.1</w:t>
            </w:r>
          </w:p>
        </w:tc>
        <w:tc>
          <w:tcPr>
            <w:tcW w:w="1080" w:type="dxa"/>
            <w:tcBorders>
              <w:top w:val="single" w:color="4472C4" w:themeColor="accent1" w:sz="4" w:space="0"/>
            </w:tcBorders>
            <w:shd w:val="clear" w:color="auto" w:fill="auto"/>
            <w:tcMar/>
          </w:tcPr>
          <w:p w:rsidR="01EEDE46" w:rsidP="3E673465" w:rsidRDefault="01EEDE46" w14:paraId="13A7BA7C" w14:textId="63C68EFE">
            <w:pPr>
              <w:pStyle w:val="NormalWeb"/>
              <w:rPr>
                <w:rFonts w:ascii="Calibri Light" w:hAnsi="Calibri Light" w:cs="Calibri Light"/>
                <w:color w:val="000000" w:themeColor="text1" w:themeTint="FF" w:themeShade="FF"/>
              </w:rPr>
            </w:pPr>
            <w:r w:rsidRPr="3E673465" w:rsidR="01EEDE46">
              <w:rPr>
                <w:rFonts w:ascii="Calibri Light" w:hAnsi="Calibri Light" w:cs="Calibri Light"/>
                <w:color w:val="000000" w:themeColor="text1" w:themeTint="FF" w:themeShade="FF"/>
              </w:rPr>
              <w:t>June 2023</w:t>
            </w:r>
          </w:p>
        </w:tc>
        <w:tc>
          <w:tcPr>
            <w:tcW w:w="5940" w:type="dxa"/>
            <w:tcBorders>
              <w:top w:val="single" w:color="4472C4" w:themeColor="accent1" w:sz="4" w:space="0"/>
            </w:tcBorders>
            <w:shd w:val="clear" w:color="auto" w:fill="auto"/>
            <w:tcMar/>
          </w:tcPr>
          <w:p w:rsidR="01EEDE46" w:rsidP="3E673465" w:rsidRDefault="01EEDE46" w14:paraId="0BCFFDBD" w14:textId="6E6E1C22">
            <w:pPr>
              <w:pStyle w:val="NormalWeb"/>
              <w:rPr>
                <w:rFonts w:ascii="Calibri Light" w:hAnsi="Calibri Light" w:cs="Calibri Light"/>
                <w:color w:val="000000" w:themeColor="text1" w:themeTint="FF" w:themeShade="FF"/>
              </w:rPr>
            </w:pPr>
            <w:r w:rsidRPr="3E673465" w:rsidR="01EEDE46">
              <w:rPr>
                <w:rFonts w:ascii="Calibri Light" w:hAnsi="Calibri Light" w:cs="Calibri Light"/>
                <w:color w:val="000000" w:themeColor="text1" w:themeTint="FF" w:themeShade="FF"/>
              </w:rPr>
              <w:t>Updated to Include design for ONC’s USCDI v3 "Sex Observation Template"</w:t>
            </w:r>
          </w:p>
        </w:tc>
      </w:tr>
      <w:bookmarkEnd w:id="7"/>
    </w:tbl>
    <w:p w:rsidR="008E2AAD" w:rsidP="00467D21" w:rsidRDefault="008E2AAD" w14:paraId="47A9E35F" w14:textId="77777777">
      <w:pPr>
        <w:rPr>
          <w:rFonts w:cs="Calibri"/>
          <w:color w:val="000000"/>
        </w:rPr>
      </w:pPr>
    </w:p>
    <w:p w:rsidR="008E2AAD" w:rsidRDefault="00467D21" w14:paraId="5DDFA772" w14:textId="384C7E3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Pr="00D14360" w:rsidR="00DD51B1">
        <w:rPr>
          <w:rFonts w:cs="Calibri"/>
          <w:color w:val="000000"/>
        </w:rPr>
        <w:t>HL7 as part of a grant awarded to HL7 by the Office of the National Coordinator for Health Information Technology (ONC)</w:t>
      </w:r>
    </w:p>
    <w:tbl>
      <w:tblPr>
        <w:tblW w:w="953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178"/>
        <w:gridCol w:w="2709"/>
        <w:gridCol w:w="469"/>
        <w:gridCol w:w="3179"/>
      </w:tblGrid>
      <w:tr w:rsidRPr="00C64922" w:rsidR="003C1159" w:rsidTr="00254B4A" w14:paraId="31B6BD15" w14:textId="77777777">
        <w:tc>
          <w:tcPr>
            <w:tcW w:w="5887" w:type="dxa"/>
            <w:gridSpan w:val="2"/>
            <w:tcBorders>
              <w:bottom w:val="nil"/>
              <w:right w:val="nil"/>
            </w:tcBorders>
            <w:shd w:val="clear" w:color="auto" w:fill="4F81BD"/>
          </w:tcPr>
          <w:p w:rsidRPr="00D14360" w:rsidR="003C1159" w:rsidP="00F75DF2" w:rsidRDefault="003C1159" w14:paraId="295809E7" w14:textId="77777777">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rsidRPr="00D14360" w:rsidR="003C1159" w:rsidP="00F75DF2" w:rsidRDefault="003C1159" w14:paraId="3180B544" w14:textId="77777777">
            <w:pPr>
              <w:rPr>
                <w:rFonts w:cs="Calibri"/>
                <w:b/>
                <w:bCs/>
                <w:color w:val="FFFFFF"/>
              </w:rPr>
            </w:pPr>
          </w:p>
        </w:tc>
      </w:tr>
      <w:tr w:rsidRPr="00C64922" w:rsidR="00254B4A" w:rsidTr="00F75DF2" w14:paraId="021309F7" w14:textId="77777777">
        <w:trPr>
          <w:trHeight w:val="269"/>
        </w:trPr>
        <w:tc>
          <w:tcPr>
            <w:tcW w:w="3178" w:type="dxa"/>
            <w:tcBorders>
              <w:top w:val="single" w:color="4F81BD" w:sz="4" w:space="0"/>
              <w:bottom w:val="single" w:color="4F81BD" w:sz="4" w:space="0"/>
              <w:right w:val="single" w:color="4F81BD" w:sz="4" w:space="0"/>
            </w:tcBorders>
            <w:shd w:val="clear" w:color="auto" w:fill="FFFFFF"/>
          </w:tcPr>
          <w:p w:rsidRPr="00D14360" w:rsidR="003C1159" w:rsidP="00F75DF2" w:rsidRDefault="003C1159" w14:paraId="4A809E21" w14:textId="498208C5">
            <w:pPr>
              <w:rPr>
                <w:rFonts w:cs="Calibri"/>
                <w:bCs/>
              </w:rPr>
            </w:pPr>
            <w:r w:rsidRPr="00D14360">
              <w:rPr>
                <w:rFonts w:cs="Calibri"/>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3C1159" w:rsidP="00F75DF2" w:rsidRDefault="003C1159" w14:paraId="433F271D" w14:textId="0AD54BB2">
            <w:pPr>
              <w:rPr>
                <w:rFonts w:cs="Calibri"/>
              </w:rPr>
            </w:pPr>
            <w:r w:rsidRPr="00D14360">
              <w:rPr>
                <w:rFonts w:cs="Calibri"/>
              </w:rPr>
              <w:t>Benjamin Flessner</w:t>
            </w:r>
          </w:p>
        </w:tc>
        <w:tc>
          <w:tcPr>
            <w:tcW w:w="3179" w:type="dxa"/>
            <w:tcBorders>
              <w:top w:val="single" w:color="4F81BD" w:sz="4" w:space="0"/>
              <w:left w:val="single" w:color="4F81BD" w:sz="4" w:space="0"/>
              <w:bottom w:val="single" w:color="4F81BD" w:sz="4" w:space="0"/>
            </w:tcBorders>
            <w:shd w:val="clear" w:color="auto" w:fill="auto"/>
          </w:tcPr>
          <w:p w:rsidRPr="00D14360" w:rsidR="003C1159" w:rsidP="00F75DF2" w:rsidRDefault="003C1159" w14:paraId="68CC562E" w14:textId="6CFE2C00">
            <w:pPr>
              <w:rPr>
                <w:rFonts w:cs="Calibri"/>
              </w:rPr>
            </w:pPr>
            <w:r w:rsidRPr="00D14360">
              <w:rPr>
                <w:rFonts w:cs="Calibri"/>
              </w:rPr>
              <w:t>Austin</w:t>
            </w:r>
            <w:r w:rsidRPr="00D14360">
              <w:rPr>
                <w:rFonts w:cs="Calibri"/>
                <w:b/>
                <w:bCs/>
              </w:rPr>
              <w:t xml:space="preserve"> </w:t>
            </w:r>
            <w:r w:rsidRPr="00D14360">
              <w:rPr>
                <w:rFonts w:cs="Calibri"/>
              </w:rPr>
              <w:t>Kreisler</w:t>
            </w:r>
          </w:p>
        </w:tc>
      </w:tr>
      <w:tr w:rsidRPr="00C64922" w:rsidR="003C1159" w:rsidTr="00254B4A" w14:paraId="2B7A4829" w14:textId="77777777">
        <w:trPr>
          <w:trHeight w:val="269"/>
        </w:trPr>
        <w:tc>
          <w:tcPr>
            <w:tcW w:w="3178" w:type="dxa"/>
            <w:tcBorders>
              <w:right w:val="single" w:color="4F81BD" w:sz="4" w:space="0"/>
            </w:tcBorders>
            <w:shd w:val="clear" w:color="auto" w:fill="FFFFFF"/>
          </w:tcPr>
          <w:p w:rsidRPr="00D14360" w:rsidR="003C1159" w:rsidP="00F75DF2" w:rsidRDefault="003C1159" w14:paraId="2F7207BF" w14:textId="7D5A7A62">
            <w:pPr>
              <w:rPr>
                <w:rFonts w:cs="Calibri"/>
                <w:bCs/>
              </w:rPr>
            </w:pPr>
            <w:r w:rsidRPr="00D14360">
              <w:rPr>
                <w:rFonts w:cs="Calibri"/>
              </w:rPr>
              <w:t>Sean McIlvenna</w:t>
            </w:r>
          </w:p>
        </w:tc>
        <w:tc>
          <w:tcPr>
            <w:tcW w:w="3178" w:type="dxa"/>
            <w:gridSpan w:val="2"/>
            <w:tcBorders>
              <w:left w:val="single" w:color="4F81BD" w:sz="4" w:space="0"/>
            </w:tcBorders>
            <w:shd w:val="clear" w:color="auto" w:fill="auto"/>
          </w:tcPr>
          <w:p w:rsidRPr="00D14360" w:rsidR="003C1159" w:rsidP="00F75DF2" w:rsidRDefault="003C1159" w14:paraId="449FFB03" w14:textId="4948B90C">
            <w:pPr>
              <w:rPr>
                <w:rFonts w:cs="Calibri"/>
              </w:rPr>
            </w:pPr>
            <w:r>
              <w:rPr>
                <w:rFonts w:cs="Calibri"/>
              </w:rPr>
              <w:t>Russ Ott</w:t>
            </w:r>
          </w:p>
        </w:tc>
        <w:tc>
          <w:tcPr>
            <w:tcW w:w="3179" w:type="dxa"/>
            <w:tcBorders>
              <w:left w:val="single" w:color="4F81BD" w:sz="4" w:space="0"/>
            </w:tcBorders>
            <w:shd w:val="clear" w:color="auto" w:fill="auto"/>
          </w:tcPr>
          <w:p w:rsidRPr="00D14360" w:rsidR="003C1159" w:rsidP="00F75DF2" w:rsidRDefault="003C1159" w14:paraId="486D7DA7" w14:textId="29BEA0F9">
            <w:pPr>
              <w:rPr>
                <w:rFonts w:cs="Calibri"/>
              </w:rPr>
            </w:pPr>
            <w:r>
              <w:rPr>
                <w:rFonts w:cs="Calibri"/>
              </w:rPr>
              <w:t xml:space="preserve">Matt </w:t>
            </w:r>
            <w:r w:rsidRPr="003C1159">
              <w:rPr>
                <w:rFonts w:cs="Calibri"/>
              </w:rPr>
              <w:t>Szczepankiewicz</w:t>
            </w:r>
          </w:p>
        </w:tc>
      </w:tr>
      <w:tr w:rsidRPr="00D14360" w:rsidR="00184755" w:rsidTr="00254B4A" w14:paraId="37E053BE" w14:textId="77777777">
        <w:tc>
          <w:tcPr>
            <w:tcW w:w="9535" w:type="dxa"/>
            <w:gridSpan w:val="4"/>
            <w:tcBorders>
              <w:bottom w:val="single" w:color="4472C4" w:themeColor="accent1" w:sz="4" w:space="0"/>
              <w:right w:val="nil"/>
            </w:tcBorders>
            <w:shd w:val="clear" w:color="auto" w:fill="4F81BD"/>
          </w:tcPr>
          <w:p w:rsidRPr="00D14360" w:rsidR="00184755" w:rsidP="00184755" w:rsidRDefault="00184755" w14:paraId="35131383" w14:textId="74088484">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Pr="00D14360" w:rsidR="00084459" w:rsidTr="00254B4A" w14:paraId="07392ABD"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609B9B9" w14:textId="4F19D59E">
            <w:pPr>
              <w:rPr>
                <w:rFonts w:asciiTheme="minorHAnsi" w:hAnsiTheme="minorHAnsi" w:cstheme="minorHAnsi"/>
              </w:rPr>
            </w:pPr>
            <w:r w:rsidRPr="00084459">
              <w:rPr>
                <w:rFonts w:cs="Calibri"/>
                <w:color w:val="000000"/>
              </w:rPr>
              <w:t>Al Taylor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E26CD5E" w14:textId="585CDE57">
            <w:pPr>
              <w:rPr>
                <w:rFonts w:asciiTheme="minorHAnsi" w:hAnsiTheme="minorHAnsi" w:cstheme="minorHAnsi"/>
              </w:rPr>
            </w:pPr>
            <w:r w:rsidRPr="00084459">
              <w:rPr>
                <w:rFonts w:cs="Calibri"/>
                <w:color w:val="000000"/>
              </w:rPr>
              <w:t>Didi Davis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E6F19AE" w14:textId="63E74E7C">
            <w:pPr>
              <w:rPr>
                <w:rFonts w:asciiTheme="minorHAnsi" w:hAnsiTheme="minorHAnsi" w:cstheme="minorHAnsi"/>
              </w:rPr>
            </w:pPr>
            <w:r w:rsidRPr="00084459">
              <w:rPr>
                <w:rFonts w:cs="Calibri"/>
                <w:color w:val="000000"/>
              </w:rPr>
              <w:t>Lori Forquet</w:t>
            </w:r>
          </w:p>
        </w:tc>
      </w:tr>
      <w:tr w:rsidRPr="00D14360" w:rsidR="00084459" w:rsidTr="00254B4A" w14:paraId="7287BB4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A1A694E" w14:textId="2D24F49A">
            <w:pPr>
              <w:rPr>
                <w:rFonts w:asciiTheme="minorHAnsi" w:hAnsiTheme="minorHAnsi" w:cstheme="minorHAnsi"/>
              </w:rPr>
            </w:pPr>
            <w:r w:rsidRPr="00084459">
              <w:rPr>
                <w:rFonts w:cs="Calibri"/>
                <w:color w:val="000000"/>
              </w:rPr>
              <w:t>Anmer Ayala</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246AD14" w14:textId="7DCA822C">
            <w:pPr>
              <w:rPr>
                <w:rFonts w:asciiTheme="minorHAnsi" w:hAnsiTheme="minorHAnsi" w:cstheme="minorHAnsi"/>
              </w:rPr>
            </w:pPr>
            <w:r w:rsidRPr="00084459">
              <w:rPr>
                <w:rFonts w:cs="Calibri"/>
                <w:color w:val="000000"/>
              </w:rPr>
              <w:t>Emma Jones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C6AA6A5" w14:textId="65ED4F2F">
            <w:pPr>
              <w:rPr>
                <w:rFonts w:asciiTheme="minorHAnsi" w:hAnsiTheme="minorHAnsi" w:cstheme="minorHAnsi"/>
              </w:rPr>
            </w:pPr>
            <w:r w:rsidRPr="00084459">
              <w:rPr>
                <w:rFonts w:cs="Calibri"/>
                <w:color w:val="000000"/>
              </w:rPr>
              <w:t>Marc Duteau</w:t>
            </w:r>
          </w:p>
        </w:tc>
      </w:tr>
      <w:tr w:rsidRPr="00D14360" w:rsidR="00084459" w:rsidTr="00254B4A" w14:paraId="64493856"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B2AAF50" w14:textId="7DC8887D">
            <w:pPr>
              <w:rPr>
                <w:rFonts w:asciiTheme="minorHAnsi" w:hAnsiTheme="minorHAnsi" w:cstheme="minorHAnsi"/>
              </w:rPr>
            </w:pPr>
            <w:r w:rsidRPr="00084459">
              <w:rPr>
                <w:rFonts w:cs="Calibri"/>
                <w:color w:val="000000"/>
              </w:rPr>
              <w:t>Bas Van den Heuvel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F948541" w14:textId="5CF0D8A1">
            <w:pPr>
              <w:rPr>
                <w:rFonts w:asciiTheme="minorHAnsi" w:hAnsiTheme="minorHAnsi" w:cstheme="minorHAnsi"/>
              </w:rPr>
            </w:pPr>
            <w:r w:rsidRPr="00084459">
              <w:rPr>
                <w:rFonts w:cs="Calibri"/>
                <w:color w:val="000000"/>
              </w:rPr>
              <w:t>Gay Dolin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FC8C563" w14:textId="09958DD1">
            <w:pPr>
              <w:rPr>
                <w:rFonts w:asciiTheme="minorHAnsi" w:hAnsiTheme="minorHAnsi" w:cstheme="minorHAnsi"/>
              </w:rPr>
            </w:pPr>
            <w:r w:rsidRPr="00084459">
              <w:rPr>
                <w:rFonts w:cs="Calibri"/>
                <w:color w:val="000000"/>
              </w:rPr>
              <w:t>Matt Rahn</w:t>
            </w:r>
          </w:p>
        </w:tc>
      </w:tr>
      <w:tr w:rsidRPr="00D14360" w:rsidR="00084459" w:rsidTr="00254B4A" w14:paraId="7206BBFE"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CF6082E" w14:textId="11292DBB">
            <w:pPr>
              <w:rPr>
                <w:rFonts w:asciiTheme="minorHAnsi" w:hAnsiTheme="minorHAnsi" w:cstheme="minorHAnsi"/>
              </w:rPr>
            </w:pPr>
            <w:r w:rsidRPr="00084459">
              <w:rPr>
                <w:rFonts w:cs="Calibri"/>
                <w:color w:val="000000"/>
              </w:rPr>
              <w:t>Benjamin Flessner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5A4B349" w14:textId="1EB38211">
            <w:pPr>
              <w:rPr>
                <w:rFonts w:asciiTheme="minorHAnsi" w:hAnsiTheme="minorHAnsi" w:cstheme="minorHAnsi"/>
              </w:rPr>
            </w:pPr>
            <w:r w:rsidRPr="00084459">
              <w:rPr>
                <w:rFonts w:cs="Calibri"/>
                <w:color w:val="000000"/>
              </w:rPr>
              <w:t>Genny Luensman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7EEAE8" w14:textId="496E5029">
            <w:pPr>
              <w:rPr>
                <w:rFonts w:asciiTheme="minorHAnsi" w:hAnsiTheme="minorHAnsi" w:cstheme="minorHAnsi"/>
              </w:rPr>
            </w:pPr>
            <w:r w:rsidRPr="00084459">
              <w:rPr>
                <w:rFonts w:cs="Calibri"/>
                <w:color w:val="000000"/>
              </w:rPr>
              <w:t>Matt Szczepankiewicz</w:t>
            </w:r>
          </w:p>
        </w:tc>
      </w:tr>
      <w:tr w:rsidRPr="00D14360" w:rsidR="00084459" w:rsidTr="00254B4A" w14:paraId="1CA72B6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0D5305D" w14:textId="73CC1E65">
            <w:pPr>
              <w:rPr>
                <w:rFonts w:asciiTheme="minorHAnsi" w:hAnsiTheme="minorHAnsi" w:cstheme="minorHAnsi"/>
              </w:rPr>
            </w:pPr>
            <w:r w:rsidRPr="00084459">
              <w:rPr>
                <w:rFonts w:cs="Calibri"/>
                <w:color w:val="000000"/>
              </w:rPr>
              <w:t>Brennan Bohol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AD5679" w14:textId="67917707">
            <w:pPr>
              <w:rPr>
                <w:rFonts w:asciiTheme="minorHAnsi" w:hAnsiTheme="minorHAnsi" w:cstheme="minorHAnsi"/>
              </w:rPr>
            </w:pPr>
            <w:r w:rsidRPr="00084459">
              <w:rPr>
                <w:rFonts w:cs="Calibri"/>
                <w:color w:val="000000"/>
              </w:rPr>
              <w:t>Joe Quinn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DB2F02" w14:textId="28060871">
            <w:pPr>
              <w:rPr>
                <w:rFonts w:asciiTheme="minorHAnsi" w:hAnsiTheme="minorHAnsi" w:cstheme="minorHAnsi"/>
              </w:rPr>
            </w:pPr>
            <w:r w:rsidRPr="00084459">
              <w:rPr>
                <w:rFonts w:cs="Calibri"/>
                <w:color w:val="000000"/>
              </w:rPr>
              <w:t>Rob McClure</w:t>
            </w:r>
          </w:p>
        </w:tc>
      </w:tr>
      <w:tr w:rsidRPr="00D14360" w:rsidR="00084459" w:rsidTr="00254B4A" w14:paraId="655BDAB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E4A455" w14:textId="78B7031F">
            <w:pPr>
              <w:rPr>
                <w:rFonts w:asciiTheme="minorHAnsi" w:hAnsiTheme="minorHAnsi" w:cstheme="minorHAnsi"/>
              </w:rPr>
            </w:pPr>
            <w:r w:rsidRPr="00084459">
              <w:rPr>
                <w:rFonts w:cs="Calibri"/>
                <w:color w:val="000000"/>
              </w:rPr>
              <w:t>Brett Marquard</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08156ED" w14:textId="529031DE">
            <w:pPr>
              <w:rPr>
                <w:rFonts w:asciiTheme="minorHAnsi" w:hAnsiTheme="minorHAnsi" w:cstheme="minorHAnsi"/>
              </w:rPr>
            </w:pPr>
            <w:r w:rsidRPr="00084459">
              <w:rPr>
                <w:rFonts w:cs="Calibri"/>
                <w:color w:val="000000"/>
              </w:rPr>
              <w:t>John D'Amore</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F09A49" w14:textId="0A7E9ED6">
            <w:pPr>
              <w:rPr>
                <w:rFonts w:asciiTheme="minorHAnsi" w:hAnsiTheme="minorHAnsi" w:cstheme="minorHAnsi"/>
              </w:rPr>
            </w:pPr>
            <w:r w:rsidRPr="00084459">
              <w:rPr>
                <w:rFonts w:cs="Calibri"/>
                <w:color w:val="000000"/>
              </w:rPr>
              <w:t>Russ Ott</w:t>
            </w:r>
          </w:p>
        </w:tc>
      </w:tr>
      <w:tr w:rsidRPr="00D14360" w:rsidR="00084459" w:rsidTr="00254B4A" w14:paraId="26AFE717"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EF6D254" w14:textId="1FFFB4F9">
            <w:pPr>
              <w:rPr>
                <w:rFonts w:asciiTheme="minorHAnsi" w:hAnsiTheme="minorHAnsi" w:cstheme="minorHAnsi"/>
              </w:rPr>
            </w:pPr>
            <w:r w:rsidRPr="00084459">
              <w:rPr>
                <w:rFonts w:cs="Calibri"/>
                <w:color w:val="000000"/>
              </w:rPr>
              <w:t>Carmela Couderc</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DEF9F27" w14:textId="00D5E1D3">
            <w:pPr>
              <w:rPr>
                <w:rFonts w:asciiTheme="minorHAnsi" w:hAnsiTheme="minorHAnsi" w:cstheme="minorHAnsi"/>
              </w:rPr>
            </w:pPr>
            <w:r w:rsidRPr="00084459">
              <w:rPr>
                <w:rFonts w:cs="Calibri"/>
                <w:color w:val="000000"/>
              </w:rPr>
              <w:t>Kyle Meadors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B995AC" w14:textId="36A02BAB">
            <w:pPr>
              <w:rPr>
                <w:rFonts w:asciiTheme="minorHAnsi" w:hAnsiTheme="minorHAnsi" w:cstheme="minorHAnsi"/>
              </w:rPr>
            </w:pPr>
            <w:r w:rsidRPr="00084459">
              <w:rPr>
                <w:rFonts w:cs="Calibri"/>
                <w:color w:val="000000"/>
              </w:rPr>
              <w:t>Sonia Ziegler</w:t>
            </w:r>
          </w:p>
        </w:tc>
      </w:tr>
      <w:tr w:rsidRPr="00D14360" w:rsidR="00084459" w:rsidTr="00254B4A" w14:paraId="7CC127D0"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86DDAB7" w14:textId="2FCE7FE9">
            <w:pPr>
              <w:rPr>
                <w:rFonts w:asciiTheme="minorHAnsi" w:hAnsiTheme="minorHAnsi" w:cstheme="minorHAnsi"/>
              </w:rPr>
            </w:pPr>
            <w:r w:rsidRPr="00084459">
              <w:rPr>
                <w:rFonts w:cs="Calibri"/>
                <w:color w:val="000000"/>
              </w:rPr>
              <w:t>Charles Gabriel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96C52EE" w14:textId="28451CC4">
            <w:pPr>
              <w:rPr>
                <w:rFonts w:asciiTheme="minorHAnsi" w:hAnsiTheme="minorHAnsi" w:cstheme="minorHAnsi"/>
              </w:rPr>
            </w:pPr>
            <w:r w:rsidRPr="00084459">
              <w:rPr>
                <w:rFonts w:cs="Calibri"/>
                <w:color w:val="000000"/>
              </w:rPr>
              <w:t>Linda Michaelsen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5BB653FE" w14:textId="77777777">
            <w:pPr>
              <w:rPr>
                <w:rFonts w:asciiTheme="minorHAnsi" w:hAnsiTheme="minorHAnsi" w:cstheme="minorHAnsi"/>
              </w:rPr>
            </w:pPr>
          </w:p>
        </w:tc>
      </w:tr>
      <w:tr w:rsidRPr="00D14360" w:rsidR="00084459" w:rsidTr="00254B4A" w14:paraId="6BC8E04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89B4512" w14:textId="200DE41D">
            <w:pPr>
              <w:rPr>
                <w:rFonts w:asciiTheme="minorHAnsi" w:hAnsiTheme="minorHAnsi" w:cstheme="minorHAnsi"/>
              </w:rPr>
            </w:pPr>
            <w:r w:rsidRPr="00084459">
              <w:rPr>
                <w:rFonts w:cs="Calibri"/>
                <w:color w:val="000000"/>
              </w:rPr>
              <w:t>Dave Carlson</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7B599C8" w14:textId="7E6D5F1F">
            <w:pPr>
              <w:rPr>
                <w:rFonts w:asciiTheme="minorHAnsi" w:hAnsiTheme="minorHAnsi" w:cstheme="minorHAnsi"/>
              </w:rPr>
            </w:pPr>
            <w:r w:rsidRPr="00084459">
              <w:rPr>
                <w:rFonts w:cs="Calibri"/>
                <w:color w:val="000000"/>
              </w:rPr>
              <w:t>Lisa Nelson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6CD96A1E" w14:textId="77777777">
            <w:pPr>
              <w:rPr>
                <w:rFonts w:asciiTheme="minorHAnsi" w:hAnsiTheme="minorHAnsi" w:cstheme="minorHAnsi"/>
              </w:rPr>
            </w:pPr>
          </w:p>
        </w:tc>
      </w:tr>
      <w:tr w:rsidRPr="00D14360" w:rsidR="00184755" w:rsidTr="00254B4A" w14:paraId="03D3F16C" w14:textId="77777777">
        <w:tc>
          <w:tcPr>
            <w:tcW w:w="9535" w:type="dxa"/>
            <w:gridSpan w:val="4"/>
            <w:tcBorders>
              <w:top w:val="single" w:color="4472C4" w:themeColor="accent1" w:sz="4" w:space="0"/>
              <w:right w:val="nil"/>
            </w:tcBorders>
            <w:shd w:val="clear" w:color="auto" w:fill="4F81BD"/>
          </w:tcPr>
          <w:p w:rsidRPr="00D14360" w:rsidR="00184755" w:rsidP="00184755" w:rsidRDefault="00184755" w14:paraId="241990C7" w14:textId="17FB9930">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Pr="00D14360" w:rsidR="00254B4A" w:rsidTr="00F75DF2" w14:paraId="1C44466F"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4E16884" w14:textId="55B6EF11">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6737735" w14:textId="65FE4287">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6B0EB6C" w14:textId="664B2FB3">
            <w:pPr>
              <w:rPr>
                <w:rFonts w:asciiTheme="minorHAnsi" w:hAnsiTheme="minorHAnsi" w:cstheme="minorHAnsi"/>
                <w:bCs/>
              </w:rPr>
            </w:pPr>
            <w:r w:rsidRPr="00D739AC">
              <w:rPr>
                <w:rFonts w:asciiTheme="minorHAnsi" w:hAnsiTheme="minorHAnsi" w:cstheme="minorHAnsi"/>
              </w:rPr>
              <w:t>Brennon Bohol</w:t>
            </w:r>
          </w:p>
        </w:tc>
      </w:tr>
      <w:tr w:rsidRPr="00D14360" w:rsidR="00254B4A" w:rsidTr="00F75DF2" w14:paraId="6BE3840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7EEC9C" w14:textId="490B3212">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147D098" w14:textId="4D8CBE18">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B1A52B3" w14:textId="2B658B97">
            <w:pPr>
              <w:rPr>
                <w:rFonts w:asciiTheme="minorHAnsi" w:hAnsiTheme="minorHAnsi" w:cstheme="minorHAnsi"/>
                <w:bCs/>
              </w:rPr>
            </w:pPr>
            <w:r w:rsidRPr="00D739AC">
              <w:rPr>
                <w:rFonts w:asciiTheme="minorHAnsi" w:hAnsiTheme="minorHAnsi" w:cstheme="minorHAnsi"/>
              </w:rPr>
              <w:t>Didi Davis</w:t>
            </w:r>
          </w:p>
        </w:tc>
      </w:tr>
      <w:tr w:rsidRPr="00D14360" w:rsidR="00254B4A" w:rsidTr="00F75DF2" w14:paraId="0EB75E32"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1BDD3C8" w14:textId="495CA346">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1A7281D1" w14:textId="01F080DC">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35EAE09B" w14:textId="028C35E4">
            <w:pPr>
              <w:rPr>
                <w:rFonts w:asciiTheme="minorHAnsi" w:hAnsiTheme="minorHAnsi" w:cstheme="minorHAnsi"/>
                <w:bCs/>
              </w:rPr>
            </w:pPr>
            <w:r w:rsidRPr="00D739AC">
              <w:rPr>
                <w:rFonts w:asciiTheme="minorHAnsi" w:hAnsiTheme="minorHAnsi" w:cstheme="minorHAnsi"/>
              </w:rPr>
              <w:t>Benjamin Flessner</w:t>
            </w:r>
          </w:p>
        </w:tc>
      </w:tr>
      <w:tr w:rsidRPr="00D14360" w:rsidR="00254B4A" w:rsidTr="00F75DF2" w14:paraId="112308F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1024BD64" w14:textId="2A859454">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6C8260E5" w14:textId="61981808">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0CC1A8A" w14:textId="22DEE09F">
            <w:pPr>
              <w:rPr>
                <w:rFonts w:asciiTheme="minorHAnsi" w:hAnsiTheme="minorHAnsi" w:cstheme="minorHAnsi"/>
                <w:bCs/>
              </w:rPr>
            </w:pPr>
            <w:r w:rsidRPr="00D739AC">
              <w:rPr>
                <w:rFonts w:asciiTheme="minorHAnsi" w:hAnsiTheme="minorHAnsi" w:cstheme="minorHAnsi"/>
              </w:rPr>
              <w:t>Natasha Kreisle</w:t>
            </w:r>
          </w:p>
        </w:tc>
      </w:tr>
      <w:tr w:rsidRPr="00D14360" w:rsidR="00254B4A" w:rsidTr="00F75DF2" w14:paraId="50C053E9"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30F9E21E" w14:textId="66434451">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D645A4F" w14:textId="3DA0C8F1">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0DE9787F" w14:textId="5C49A682">
            <w:pPr>
              <w:rPr>
                <w:rFonts w:asciiTheme="minorHAnsi" w:hAnsiTheme="minorHAnsi" w:cstheme="minorHAnsi"/>
                <w:bCs/>
              </w:rPr>
            </w:pPr>
            <w:r w:rsidRPr="00D739AC">
              <w:rPr>
                <w:rFonts w:asciiTheme="minorHAnsi" w:hAnsiTheme="minorHAnsi" w:cstheme="minorHAnsi"/>
              </w:rPr>
              <w:t>Kyle Meadors</w:t>
            </w:r>
          </w:p>
        </w:tc>
      </w:tr>
      <w:tr w:rsidRPr="00D14360" w:rsidR="00254B4A" w:rsidTr="00F75DF2" w14:paraId="268E028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BC09779" w14:textId="5A61C510">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67FA8A3" w14:textId="73D1D06D">
            <w:pPr>
              <w:rPr>
                <w:rFonts w:asciiTheme="minorHAnsi" w:hAnsiTheme="minorHAnsi" w:cstheme="minorHAnsi"/>
              </w:rPr>
            </w:pPr>
            <w:r w:rsidRPr="00D739AC">
              <w:rPr>
                <w:rFonts w:asciiTheme="minorHAnsi" w:hAnsiTheme="minorHAnsi" w:cstheme="minorHAnsi"/>
              </w:rPr>
              <w:t>Lisa Nelson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A757173" w14:textId="5335C8BA">
            <w:pPr>
              <w:rPr>
                <w:rFonts w:asciiTheme="minorHAnsi" w:hAnsiTheme="minorHAnsi" w:cstheme="minorHAnsi"/>
              </w:rPr>
            </w:pPr>
            <w:r w:rsidRPr="00D739AC">
              <w:rPr>
                <w:rFonts w:asciiTheme="minorHAnsi" w:hAnsiTheme="minorHAnsi" w:cstheme="minorHAnsi"/>
              </w:rPr>
              <w:t>Russ Ott</w:t>
            </w:r>
          </w:p>
        </w:tc>
      </w:tr>
      <w:tr w:rsidRPr="00D14360" w:rsidR="00254B4A" w:rsidTr="00F75DF2" w14:paraId="7D5E3297"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E38B0A" w14:textId="3550DF9A">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559B509" w14:textId="7A9ED967">
            <w:pPr>
              <w:rPr>
                <w:rFonts w:asciiTheme="minorHAnsi" w:hAnsiTheme="minorHAnsi" w:cstheme="minorHAnsi"/>
              </w:rPr>
            </w:pPr>
            <w:r w:rsidRPr="00D739AC">
              <w:rPr>
                <w:rFonts w:asciiTheme="minorHAnsi" w:hAnsiTheme="minorHAnsi" w:cstheme="minorHAnsi"/>
              </w:rPr>
              <w:t>Paulo Pinho</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5D82C8CC" w14:textId="3B07490B">
            <w:pPr>
              <w:rPr>
                <w:rFonts w:asciiTheme="minorHAnsi" w:hAnsiTheme="minorHAnsi" w:cstheme="minorHAnsi"/>
              </w:rPr>
            </w:pPr>
            <w:r w:rsidRPr="00D739AC">
              <w:rPr>
                <w:rFonts w:asciiTheme="minorHAnsi" w:hAnsiTheme="minorHAnsi" w:cstheme="minorHAnsi"/>
              </w:rPr>
              <w:t>James Shalaby</w:t>
            </w:r>
          </w:p>
        </w:tc>
      </w:tr>
      <w:tr w:rsidRPr="00D14360" w:rsidR="00254B4A" w:rsidTr="00F75DF2" w14:paraId="4218F43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E704B19" w14:textId="51BCC90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4FDAF77" w14:textId="5278AD1E">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341103F" w14:textId="7A962BBD">
            <w:pPr>
              <w:rPr>
                <w:rFonts w:asciiTheme="minorHAnsi" w:hAnsiTheme="minorHAnsi" w:cstheme="minorHAnsi"/>
              </w:rPr>
            </w:pPr>
            <w:r w:rsidRPr="00D739AC">
              <w:rPr>
                <w:rFonts w:asciiTheme="minorHAnsi" w:hAnsiTheme="minorHAnsi" w:cstheme="minorHAnsi"/>
              </w:rPr>
              <w:t>Ryan Zoellner</w:t>
            </w:r>
          </w:p>
        </w:tc>
      </w:tr>
      <w:tr w:rsidRPr="00C64922" w:rsidR="00184755" w:rsidTr="00254B4A" w14:paraId="6227CBE9" w14:textId="77777777">
        <w:tc>
          <w:tcPr>
            <w:tcW w:w="9535" w:type="dxa"/>
            <w:gridSpan w:val="4"/>
            <w:tcBorders>
              <w:right w:val="nil"/>
            </w:tcBorders>
            <w:shd w:val="clear" w:color="auto" w:fill="4F81BD"/>
          </w:tcPr>
          <w:p w:rsidRPr="00D14360" w:rsidR="00184755" w:rsidP="00184755" w:rsidRDefault="00184755" w14:paraId="0D2F143B" w14:textId="77777777">
            <w:pPr>
              <w:rPr>
                <w:rFonts w:cs="Calibri"/>
                <w:b/>
                <w:bCs/>
                <w:color w:val="FFFFFF"/>
              </w:rPr>
            </w:pPr>
            <w:r w:rsidRPr="00D14360">
              <w:rPr>
                <w:rFonts w:cs="Calibri"/>
                <w:b/>
                <w:bCs/>
                <w:color w:val="FFFFFF"/>
              </w:rPr>
              <w:t>C-CDA Companion Guide R2 Content Contributors and Reviewers</w:t>
            </w:r>
          </w:p>
        </w:tc>
      </w:tr>
      <w:tr w:rsidRPr="00C64922" w:rsidR="00254B4A" w:rsidTr="00F75DF2" w14:paraId="67925329"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BC6977E" w14:textId="77777777">
            <w:pPr>
              <w:rPr>
                <w:rFonts w:cs="Calibri Light"/>
                <w:bCs/>
              </w:rPr>
            </w:pPr>
            <w:r w:rsidRPr="00D14360">
              <w:rPr>
                <w:rFonts w:cs="Calibri Light"/>
                <w:bCs/>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CAE7B2F" w14:textId="77777777">
            <w:pPr>
              <w:rPr>
                <w:rFonts w:cs="Calibri"/>
                <w:bCs/>
              </w:rPr>
            </w:pPr>
            <w:r w:rsidRPr="00D14360">
              <w:rPr>
                <w:rFonts w:cs="Calibri Light"/>
                <w:bCs/>
              </w:rPr>
              <w:t>Laura Bryan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CB8C60A" w14:textId="77777777">
            <w:pPr>
              <w:rPr>
                <w:rFonts w:cs="Calibri"/>
                <w:bCs/>
              </w:rPr>
            </w:pPr>
            <w:r w:rsidRPr="00D14360">
              <w:rPr>
                <w:rFonts w:cs="Calibri Light"/>
                <w:bCs/>
              </w:rPr>
              <w:t>Michael Clifton</w:t>
            </w:r>
          </w:p>
        </w:tc>
      </w:tr>
      <w:tr w:rsidRPr="00C64922" w:rsidR="00184755" w:rsidTr="00254B4A" w14:paraId="172874EB" w14:textId="77777777">
        <w:tc>
          <w:tcPr>
            <w:tcW w:w="3178" w:type="dxa"/>
            <w:tcBorders>
              <w:right w:val="single" w:color="4F81BD" w:sz="4" w:space="0"/>
            </w:tcBorders>
            <w:shd w:val="clear" w:color="auto" w:fill="FFFFFF"/>
          </w:tcPr>
          <w:p w:rsidRPr="00D14360" w:rsidR="00184755" w:rsidP="00184755" w:rsidRDefault="00184755" w14:paraId="738D2A74" w14:textId="77777777">
            <w:pPr>
              <w:rPr>
                <w:rFonts w:cs="Calibri Light"/>
                <w:bCs/>
              </w:rPr>
            </w:pPr>
            <w:r w:rsidRPr="00D14360">
              <w:rPr>
                <w:rFonts w:cs="Calibri Light"/>
                <w:bCs/>
              </w:rPr>
              <w:t>John D’Amore</w:t>
            </w:r>
          </w:p>
        </w:tc>
        <w:tc>
          <w:tcPr>
            <w:tcW w:w="3178" w:type="dxa"/>
            <w:gridSpan w:val="2"/>
            <w:tcBorders>
              <w:left w:val="single" w:color="4F81BD" w:sz="4" w:space="0"/>
            </w:tcBorders>
            <w:shd w:val="clear" w:color="auto" w:fill="auto"/>
          </w:tcPr>
          <w:p w:rsidRPr="00D14360" w:rsidR="00184755" w:rsidP="00184755" w:rsidRDefault="00184755" w14:paraId="09A286D3" w14:textId="77777777">
            <w:pPr>
              <w:rPr>
                <w:rFonts w:cs="Calibri"/>
                <w:bCs/>
              </w:rPr>
            </w:pPr>
            <w:r w:rsidRPr="00D14360">
              <w:rPr>
                <w:rFonts w:cs="Calibri Light"/>
                <w:bCs/>
              </w:rPr>
              <w:t>Didi Davis</w:t>
            </w:r>
          </w:p>
        </w:tc>
        <w:tc>
          <w:tcPr>
            <w:tcW w:w="3179" w:type="dxa"/>
            <w:tcBorders>
              <w:left w:val="single" w:color="4F81BD" w:sz="4" w:space="0"/>
            </w:tcBorders>
            <w:shd w:val="clear" w:color="auto" w:fill="auto"/>
          </w:tcPr>
          <w:p w:rsidRPr="00D14360" w:rsidR="00184755" w:rsidP="00184755" w:rsidRDefault="00184755" w14:paraId="3B1B08AC" w14:textId="77777777">
            <w:pPr>
              <w:rPr>
                <w:rFonts w:cs="Calibri"/>
                <w:bCs/>
              </w:rPr>
            </w:pPr>
            <w:r w:rsidRPr="00D14360">
              <w:rPr>
                <w:rFonts w:cs="Calibri Light"/>
                <w:bCs/>
              </w:rPr>
              <w:t>George Dixon</w:t>
            </w:r>
          </w:p>
        </w:tc>
      </w:tr>
      <w:tr w:rsidRPr="00C64922" w:rsidR="00254B4A" w:rsidTr="00F75DF2" w14:paraId="1E6B1AE4"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061A2B53" w14:textId="77777777">
            <w:pPr>
              <w:rPr>
                <w:rFonts w:cs="Calibri Light"/>
                <w:bCs/>
              </w:rPr>
            </w:pPr>
            <w:r w:rsidRPr="00D14360">
              <w:rPr>
                <w:rFonts w:cs="Calibri Light"/>
                <w:bCs/>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34FCBB5C" w14:textId="77777777">
            <w:pPr>
              <w:rPr>
                <w:rFonts w:cs="Calibri"/>
                <w:bCs/>
              </w:rPr>
            </w:pPr>
            <w:r w:rsidRPr="00D14360">
              <w:rPr>
                <w:rFonts w:cs="Calibri"/>
                <w:bCs/>
              </w:rPr>
              <w:t>Ed Donaldson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5EAC98B4" w14:textId="77777777">
            <w:pPr>
              <w:rPr>
                <w:rFonts w:cs="Calibri"/>
                <w:bCs/>
              </w:rPr>
            </w:pPr>
            <w:r w:rsidRPr="00D14360">
              <w:rPr>
                <w:rFonts w:cs="Calibri Light"/>
                <w:bCs/>
              </w:rPr>
              <w:t>John Donnelly</w:t>
            </w:r>
          </w:p>
        </w:tc>
      </w:tr>
      <w:tr w:rsidRPr="00C64922" w:rsidR="00184755" w:rsidTr="00254B4A" w14:paraId="7D6D0AFC" w14:textId="77777777">
        <w:tc>
          <w:tcPr>
            <w:tcW w:w="3178" w:type="dxa"/>
            <w:tcBorders>
              <w:right w:val="single" w:color="4F81BD" w:sz="4" w:space="0"/>
            </w:tcBorders>
            <w:shd w:val="clear" w:color="auto" w:fill="FFFFFF"/>
          </w:tcPr>
          <w:p w:rsidRPr="00D14360" w:rsidR="00184755" w:rsidP="00184755" w:rsidRDefault="00184755" w14:paraId="0DF36D14" w14:textId="77777777">
            <w:pPr>
              <w:rPr>
                <w:rFonts w:cs="Calibri Light"/>
                <w:bCs/>
              </w:rPr>
            </w:pPr>
            <w:r w:rsidRPr="00D14360">
              <w:rPr>
                <w:rFonts w:cs="Calibri Light"/>
                <w:bCs/>
              </w:rPr>
              <w:t>Ben Flessner</w:t>
            </w:r>
          </w:p>
        </w:tc>
        <w:tc>
          <w:tcPr>
            <w:tcW w:w="3178" w:type="dxa"/>
            <w:gridSpan w:val="2"/>
            <w:tcBorders>
              <w:left w:val="single" w:color="4F81BD" w:sz="4" w:space="0"/>
            </w:tcBorders>
            <w:shd w:val="clear" w:color="auto" w:fill="auto"/>
          </w:tcPr>
          <w:p w:rsidRPr="00D14360" w:rsidR="00184755" w:rsidP="00184755" w:rsidRDefault="00184755" w14:paraId="4EAC6059" w14:textId="77777777">
            <w:pPr>
              <w:rPr>
                <w:rFonts w:cs="Calibri"/>
                <w:bCs/>
              </w:rPr>
            </w:pPr>
            <w:r w:rsidRPr="00D14360">
              <w:rPr>
                <w:rFonts w:cs="Calibri Light"/>
                <w:bCs/>
              </w:rPr>
              <w:t>Lindsey Hoggle</w:t>
            </w:r>
          </w:p>
        </w:tc>
        <w:tc>
          <w:tcPr>
            <w:tcW w:w="3179" w:type="dxa"/>
            <w:tcBorders>
              <w:left w:val="single" w:color="4F81BD" w:sz="4" w:space="0"/>
            </w:tcBorders>
            <w:shd w:val="clear" w:color="auto" w:fill="auto"/>
          </w:tcPr>
          <w:p w:rsidRPr="00D14360" w:rsidR="00184755" w:rsidP="00184755" w:rsidRDefault="00184755" w14:paraId="45F90621" w14:textId="77777777">
            <w:pPr>
              <w:rPr>
                <w:rFonts w:cs="Calibri"/>
                <w:bCs/>
              </w:rPr>
            </w:pPr>
            <w:r w:rsidRPr="00D14360">
              <w:rPr>
                <w:rFonts w:cs="Calibri"/>
                <w:bCs/>
              </w:rPr>
              <w:t>Emma Jones</w:t>
            </w:r>
          </w:p>
        </w:tc>
      </w:tr>
      <w:tr w:rsidRPr="00C64922" w:rsidR="00254B4A" w:rsidTr="00F75DF2" w14:paraId="3F77A251"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5B4B4E12" w14:textId="77777777">
            <w:pPr>
              <w:rPr>
                <w:rFonts w:cs="Calibri Light"/>
                <w:bCs/>
              </w:rPr>
            </w:pPr>
            <w:r w:rsidRPr="00D14360">
              <w:rPr>
                <w:rFonts w:cs="Calibri"/>
                <w:bCs/>
              </w:rPr>
              <w:t>Natasha Kreisle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2FEF15C" w14:textId="77777777">
            <w:pPr>
              <w:rPr>
                <w:rFonts w:cs="Calibri"/>
                <w:bCs/>
              </w:rPr>
            </w:pPr>
            <w:r w:rsidRPr="00D14360">
              <w:rPr>
                <w:rFonts w:cs="Calibri"/>
                <w:bCs/>
              </w:rPr>
              <w:t>Brett Marquard</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397E5B0C" w14:textId="77777777">
            <w:pPr>
              <w:rPr>
                <w:rFonts w:cs="Calibri"/>
                <w:bCs/>
              </w:rPr>
            </w:pPr>
            <w:r w:rsidRPr="00D14360">
              <w:rPr>
                <w:rFonts w:cs="Calibri"/>
                <w:bCs/>
              </w:rPr>
              <w:t>Rob McClure</w:t>
            </w:r>
          </w:p>
        </w:tc>
      </w:tr>
      <w:tr w:rsidRPr="00C64922" w:rsidR="00184755" w:rsidTr="00254B4A" w14:paraId="1C85A139" w14:textId="77777777">
        <w:tc>
          <w:tcPr>
            <w:tcW w:w="3178" w:type="dxa"/>
            <w:tcBorders>
              <w:right w:val="single" w:color="4F81BD" w:sz="4" w:space="0"/>
            </w:tcBorders>
            <w:shd w:val="clear" w:color="auto" w:fill="FFFFFF"/>
          </w:tcPr>
          <w:p w:rsidRPr="00D14360" w:rsidR="00184755" w:rsidP="00184755" w:rsidRDefault="00184755" w14:paraId="6B9AD7C9" w14:textId="77777777">
            <w:pPr>
              <w:rPr>
                <w:rFonts w:cs="Calibri Light"/>
                <w:bCs/>
              </w:rPr>
            </w:pPr>
            <w:r w:rsidRPr="00D14360">
              <w:rPr>
                <w:rFonts w:cs="Calibri"/>
                <w:bCs/>
              </w:rPr>
              <w:t>Linda Michaelsen</w:t>
            </w:r>
          </w:p>
        </w:tc>
        <w:tc>
          <w:tcPr>
            <w:tcW w:w="3178" w:type="dxa"/>
            <w:gridSpan w:val="2"/>
            <w:tcBorders>
              <w:left w:val="single" w:color="4F81BD" w:sz="4" w:space="0"/>
            </w:tcBorders>
            <w:shd w:val="clear" w:color="auto" w:fill="auto"/>
          </w:tcPr>
          <w:p w:rsidRPr="00D14360" w:rsidR="00184755" w:rsidP="00184755" w:rsidRDefault="00184755" w14:paraId="2E553C79" w14:textId="77777777">
            <w:pPr>
              <w:rPr>
                <w:rFonts w:cs="Calibri"/>
                <w:bCs/>
              </w:rPr>
            </w:pPr>
            <w:r w:rsidRPr="00D14360">
              <w:rPr>
                <w:rFonts w:cs="Calibri"/>
                <w:bCs/>
              </w:rPr>
              <w:t>Joseph Quinn</w:t>
            </w:r>
          </w:p>
        </w:tc>
        <w:tc>
          <w:tcPr>
            <w:tcW w:w="3179" w:type="dxa"/>
            <w:tcBorders>
              <w:left w:val="single" w:color="4F81BD" w:sz="4" w:space="0"/>
            </w:tcBorders>
            <w:shd w:val="clear" w:color="auto" w:fill="auto"/>
          </w:tcPr>
          <w:p w:rsidRPr="00D14360" w:rsidR="00184755" w:rsidP="00184755" w:rsidRDefault="00184755" w14:paraId="16FDAA94" w14:textId="77777777">
            <w:pPr>
              <w:rPr>
                <w:rFonts w:cs="Calibri"/>
                <w:bCs/>
              </w:rPr>
            </w:pPr>
            <w:r w:rsidRPr="00D14360">
              <w:rPr>
                <w:rFonts w:cs="Calibri"/>
                <w:bCs/>
              </w:rPr>
              <w:t>Matt Rahn</w:t>
            </w:r>
          </w:p>
        </w:tc>
      </w:tr>
      <w:tr w:rsidRPr="00C64922" w:rsidR="00254B4A" w:rsidTr="00F75DF2" w14:paraId="51E5CF5A"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4D86B6B0" w14:textId="77777777">
            <w:pPr>
              <w:rPr>
                <w:rFonts w:cs="Calibri Light"/>
                <w:bCs/>
              </w:rPr>
            </w:pPr>
            <w:r w:rsidRPr="00D14360">
              <w:rPr>
                <w:rFonts w:cs="Calibri"/>
                <w:bCs/>
              </w:rPr>
              <w:t>Stuart Ward</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441B5381" w14:textId="77777777">
            <w:pPr>
              <w:rPr>
                <w:rFonts w:cs="Calibri"/>
                <w:bCs/>
              </w:rPr>
            </w:pPr>
            <w:r>
              <w:rPr>
                <w:rFonts w:cs="Calibri"/>
                <w:bCs/>
              </w:rPr>
              <w:t>Martha Velezis</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675F6656" w14:textId="77777777">
            <w:pPr>
              <w:rPr>
                <w:rFonts w:cs="Calibri"/>
                <w:bCs/>
              </w:rPr>
            </w:pPr>
            <w:r>
              <w:rPr>
                <w:rFonts w:cs="Calibri"/>
                <w:bCs/>
              </w:rPr>
              <w:t>Ioana Singureanu</w:t>
            </w:r>
          </w:p>
        </w:tc>
      </w:tr>
      <w:tr w:rsidRPr="00C64922" w:rsidR="00254B4A" w:rsidTr="00F75DF2" w14:paraId="509A419E"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78508EED" w14:textId="77777777">
            <w:pPr>
              <w:rPr>
                <w:rFonts w:cs="Calibri"/>
                <w:bCs/>
              </w:rPr>
            </w:pPr>
            <w:r w:rsidRPr="00D14360">
              <w:rPr>
                <w:rFonts w:cs="Calibri"/>
                <w:bCs/>
              </w:rPr>
              <w:t>Stephen Chu</w:t>
            </w:r>
          </w:p>
        </w:tc>
        <w:tc>
          <w:tcPr>
            <w:tcW w:w="3178" w:type="dxa"/>
            <w:gridSpan w:val="2"/>
            <w:tcBorders>
              <w:top w:val="single" w:color="4F81BD" w:sz="4" w:space="0"/>
              <w:left w:val="single" w:color="4F81BD" w:sz="4" w:space="0"/>
              <w:bottom w:val="single" w:color="4F81BD" w:sz="4" w:space="0"/>
            </w:tcBorders>
            <w:shd w:val="clear" w:color="auto" w:fill="auto"/>
          </w:tcPr>
          <w:p w:rsidR="00184755" w:rsidP="00184755" w:rsidRDefault="00184755" w14:paraId="45881521" w14:textId="77777777">
            <w:pPr>
              <w:rPr>
                <w:rFonts w:cs="Calibri"/>
                <w:bCs/>
              </w:rPr>
            </w:pPr>
            <w:r w:rsidRPr="00D14360">
              <w:rPr>
                <w:rFonts w:cs="Calibri"/>
              </w:rPr>
              <w:t>Jay Lyle</w:t>
            </w:r>
          </w:p>
        </w:tc>
        <w:tc>
          <w:tcPr>
            <w:tcW w:w="3179" w:type="dxa"/>
            <w:tcBorders>
              <w:top w:val="single" w:color="4F81BD" w:sz="4" w:space="0"/>
              <w:left w:val="single" w:color="4F81BD" w:sz="4" w:space="0"/>
              <w:bottom w:val="single" w:color="4F81BD" w:sz="4" w:space="0"/>
            </w:tcBorders>
            <w:shd w:val="clear" w:color="auto" w:fill="auto"/>
          </w:tcPr>
          <w:p w:rsidR="00184755" w:rsidP="00184755" w:rsidRDefault="00184755" w14:paraId="109F76B9" w14:textId="77777777">
            <w:pPr>
              <w:rPr>
                <w:rFonts w:cs="Calibri"/>
                <w:bCs/>
              </w:rPr>
            </w:pPr>
            <w:r w:rsidRPr="00D14360">
              <w:rPr>
                <w:rFonts w:cs="Calibri"/>
              </w:rPr>
              <w:t>Michael Padula</w:t>
            </w:r>
          </w:p>
        </w:tc>
      </w:tr>
      <w:tr w:rsidRPr="00C64922" w:rsidR="00184755" w:rsidTr="00254B4A" w14:paraId="0C655682" w14:textId="77777777">
        <w:tc>
          <w:tcPr>
            <w:tcW w:w="9535" w:type="dxa"/>
            <w:gridSpan w:val="4"/>
            <w:tcBorders>
              <w:right w:val="nil"/>
            </w:tcBorders>
            <w:shd w:val="clear" w:color="auto" w:fill="4F81BD"/>
          </w:tcPr>
          <w:p w:rsidRPr="00D14360" w:rsidR="00184755" w:rsidP="00184755" w:rsidRDefault="00184755" w14:paraId="48D41CE5" w14:textId="77777777">
            <w:pPr>
              <w:rPr>
                <w:rFonts w:cs="Calibri"/>
                <w:b/>
                <w:bCs/>
                <w:color w:val="FFFFFF"/>
              </w:rPr>
            </w:pPr>
            <w:r w:rsidRPr="00D14360">
              <w:rPr>
                <w:rFonts w:cs="Calibri"/>
                <w:b/>
                <w:bCs/>
                <w:color w:val="FFFFFF"/>
              </w:rPr>
              <w:t>C-CDA Companion Guide R1 Content Contributors and Reviewers</w:t>
            </w:r>
          </w:p>
        </w:tc>
      </w:tr>
      <w:tr w:rsidRPr="00C64922" w:rsidR="00254B4A" w:rsidTr="00F75DF2" w14:paraId="7BAEB0B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6B4807C" w14:textId="77777777">
            <w:pPr>
              <w:rPr>
                <w:rFonts w:cs="Calibri"/>
                <w:color w:val="000000"/>
              </w:rPr>
            </w:pPr>
            <w:r w:rsidRPr="00D14360">
              <w:rPr>
                <w:rFonts w:cs="Calibri"/>
                <w:color w:val="000000"/>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5B1E4EB" w14:textId="77777777">
            <w:pPr>
              <w:rPr>
                <w:rFonts w:cs="Calibri"/>
              </w:rPr>
            </w:pPr>
            <w:r w:rsidRPr="00D14360">
              <w:rPr>
                <w:rFonts w:cs="Calibri"/>
              </w:rPr>
              <w:t>Cathrin Britton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4A7FD56" w14:textId="77777777">
            <w:pPr>
              <w:rPr>
                <w:rFonts w:cs="Calibri"/>
              </w:rPr>
            </w:pPr>
            <w:r w:rsidRPr="00D14360">
              <w:rPr>
                <w:rFonts w:cs="Calibri"/>
              </w:rPr>
              <w:t>George Cole</w:t>
            </w:r>
          </w:p>
        </w:tc>
      </w:tr>
      <w:tr w:rsidRPr="00C64922" w:rsidR="00184755" w:rsidTr="00254B4A" w14:paraId="5116AF1C" w14:textId="77777777">
        <w:tc>
          <w:tcPr>
            <w:tcW w:w="3178" w:type="dxa"/>
            <w:tcBorders>
              <w:right w:val="single" w:color="4F81BD" w:sz="4" w:space="0"/>
            </w:tcBorders>
            <w:shd w:val="clear" w:color="auto" w:fill="FFFFFF"/>
          </w:tcPr>
          <w:p w:rsidRPr="00D14360" w:rsidR="00184755" w:rsidP="00184755" w:rsidRDefault="00184755" w14:paraId="77BE72EF" w14:textId="77777777">
            <w:pPr>
              <w:rPr>
                <w:rFonts w:cs="Calibri Light"/>
                <w:bCs/>
              </w:rPr>
            </w:pPr>
            <w:r w:rsidRPr="00D14360">
              <w:rPr>
                <w:rFonts w:cs="Calibri Light"/>
                <w:bCs/>
              </w:rPr>
              <w:t>Didi Davis</w:t>
            </w:r>
          </w:p>
        </w:tc>
        <w:tc>
          <w:tcPr>
            <w:tcW w:w="3178" w:type="dxa"/>
            <w:gridSpan w:val="2"/>
            <w:tcBorders>
              <w:left w:val="single" w:color="4F81BD" w:sz="4" w:space="0"/>
            </w:tcBorders>
            <w:shd w:val="clear" w:color="auto" w:fill="auto"/>
          </w:tcPr>
          <w:p w:rsidRPr="00D14360" w:rsidR="00184755" w:rsidP="00184755" w:rsidRDefault="00184755" w14:paraId="604C30D6" w14:textId="246397A2">
            <w:pPr>
              <w:rPr>
                <w:rFonts w:cs="Calibri"/>
              </w:rPr>
            </w:pPr>
            <w:r w:rsidRPr="00D14360">
              <w:rPr>
                <w:rFonts w:cs="Calibri"/>
              </w:rPr>
              <w:t>Bob D</w:t>
            </w:r>
            <w:r>
              <w:rPr>
                <w:rFonts w:cs="Calibri"/>
              </w:rPr>
              <w:t>ieterle</w:t>
            </w:r>
          </w:p>
        </w:tc>
        <w:tc>
          <w:tcPr>
            <w:tcW w:w="3179" w:type="dxa"/>
            <w:tcBorders>
              <w:left w:val="single" w:color="4F81BD" w:sz="4" w:space="0"/>
            </w:tcBorders>
            <w:shd w:val="clear" w:color="auto" w:fill="auto"/>
          </w:tcPr>
          <w:p w:rsidRPr="00D14360" w:rsidR="00184755" w:rsidP="00184755" w:rsidRDefault="00184755" w14:paraId="65FA5EE0" w14:textId="77777777">
            <w:pPr>
              <w:rPr>
                <w:rFonts w:cs="Calibri"/>
              </w:rPr>
            </w:pPr>
            <w:r w:rsidRPr="00D14360">
              <w:rPr>
                <w:rFonts w:cs="Calibri"/>
              </w:rPr>
              <w:t>George Dixon</w:t>
            </w:r>
          </w:p>
        </w:tc>
      </w:tr>
      <w:tr w:rsidRPr="00C64922" w:rsidR="00254B4A" w:rsidTr="00F75DF2" w14:paraId="273DA9E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6E48A90C" w14:textId="77777777">
            <w:pPr>
              <w:rPr>
                <w:rFonts w:cs="Calibri Light"/>
                <w:bCs/>
              </w:rPr>
            </w:pPr>
            <w:r w:rsidRPr="00D14360">
              <w:rPr>
                <w:rFonts w:cs="Calibri Light"/>
                <w:bCs/>
              </w:rPr>
              <w:t>Benjamin Flessner</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48A366E" w14:textId="77777777">
            <w:pPr>
              <w:rPr>
                <w:rFonts w:cs="Calibri"/>
              </w:rPr>
            </w:pPr>
            <w:r w:rsidRPr="00D14360">
              <w:rPr>
                <w:rFonts w:cs="Calibri"/>
              </w:rPr>
              <w:t>Evelyn Gallego</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75570A93" w14:textId="77777777">
            <w:pPr>
              <w:rPr>
                <w:rFonts w:cs="Calibri"/>
              </w:rPr>
            </w:pPr>
            <w:r w:rsidRPr="00D14360">
              <w:rPr>
                <w:rFonts w:cs="Calibri"/>
              </w:rPr>
              <w:t>Brett Marquard</w:t>
            </w:r>
          </w:p>
        </w:tc>
      </w:tr>
      <w:tr w:rsidRPr="00C64922" w:rsidR="00184755" w:rsidTr="00254B4A" w14:paraId="1F98D0FF" w14:textId="77777777">
        <w:tc>
          <w:tcPr>
            <w:tcW w:w="3178" w:type="dxa"/>
            <w:tcBorders>
              <w:right w:val="single" w:color="4F81BD" w:sz="4" w:space="0"/>
            </w:tcBorders>
            <w:shd w:val="clear" w:color="auto" w:fill="FFFFFF"/>
          </w:tcPr>
          <w:p w:rsidRPr="00D14360" w:rsidR="00184755" w:rsidP="00184755" w:rsidRDefault="00184755" w14:paraId="03ABF08B" w14:textId="77777777">
            <w:pPr>
              <w:rPr>
                <w:rFonts w:cs="Calibri Light"/>
                <w:bCs/>
              </w:rPr>
            </w:pPr>
            <w:r w:rsidRPr="00D14360">
              <w:rPr>
                <w:rFonts w:cs="Calibri Light"/>
                <w:bCs/>
              </w:rPr>
              <w:t>Lisa Nelson</w:t>
            </w:r>
          </w:p>
        </w:tc>
        <w:tc>
          <w:tcPr>
            <w:tcW w:w="3178" w:type="dxa"/>
            <w:gridSpan w:val="2"/>
            <w:tcBorders>
              <w:left w:val="single" w:color="4F81BD" w:sz="4" w:space="0"/>
            </w:tcBorders>
            <w:shd w:val="clear" w:color="auto" w:fill="auto"/>
          </w:tcPr>
          <w:p w:rsidRPr="00D14360" w:rsidR="00184755" w:rsidP="00184755" w:rsidRDefault="00184755" w14:paraId="7637AE01" w14:textId="77777777">
            <w:pPr>
              <w:rPr>
                <w:rFonts w:cs="Calibri"/>
                <w:bCs/>
              </w:rPr>
            </w:pPr>
            <w:r w:rsidRPr="00D14360">
              <w:rPr>
                <w:rFonts w:cs="Calibri Light"/>
                <w:bCs/>
              </w:rPr>
              <w:t>Matt Rahn</w:t>
            </w:r>
          </w:p>
        </w:tc>
        <w:tc>
          <w:tcPr>
            <w:tcW w:w="3179" w:type="dxa"/>
            <w:tcBorders>
              <w:left w:val="single" w:color="4F81BD" w:sz="4" w:space="0"/>
            </w:tcBorders>
            <w:shd w:val="clear" w:color="auto" w:fill="auto"/>
          </w:tcPr>
          <w:p w:rsidRPr="00D14360" w:rsidR="00184755" w:rsidP="00184755" w:rsidRDefault="00184755" w14:paraId="511B4E54" w14:textId="77777777">
            <w:pPr>
              <w:rPr>
                <w:rFonts w:cs="Calibri"/>
              </w:rPr>
            </w:pPr>
          </w:p>
        </w:tc>
      </w:tr>
    </w:tbl>
    <w:p w:rsidRPr="00D14360" w:rsidR="00D91DBA" w:rsidP="005C79A1" w:rsidRDefault="008E2AAD" w14:paraId="0E41CE43" w14:textId="5BF9DB35">
      <w:pPr>
        <w:pStyle w:val="TOCHeading"/>
        <w:rPr>
          <w:rFonts w:cs="Calibri"/>
          <w:color w:val="000000"/>
          <w:sz w:val="22"/>
          <w:szCs w:val="22"/>
        </w:rPr>
      </w:pPr>
      <w:r>
        <w:rPr>
          <w:rFonts w:cs="Calibri"/>
          <w:color w:val="000000"/>
        </w:rPr>
        <w:br w:type="page"/>
      </w:r>
      <w:r w:rsidRPr="00C64922" w:rsidR="00D91DBA">
        <w:t>Table of Contents</w:t>
      </w:r>
    </w:p>
    <w:p w:rsidR="00526B84" w:rsidP="00526B84" w:rsidRDefault="001974E0" w14:paraId="54D5A17E" w14:textId="19721FA8">
      <w:pPr>
        <w:pStyle w:val="TOC1"/>
        <w:rPr>
          <w:rFonts w:asciiTheme="minorHAnsi" w:hAnsiTheme="minorHAnsi" w:eastAsiaTheme="minorEastAsia" w:cstheme="minorBidi"/>
          <w:noProof/>
          <w:kern w:val="2"/>
          <w:sz w:val="22"/>
          <w:szCs w:val="22"/>
          <w14:ligatures w14:val="standardContextual"/>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history="1" w:anchor="_Toc135312797">
        <w:r w:rsidRPr="002A2BF8" w:rsidR="00526B84">
          <w:rPr>
            <w:rStyle w:val="Hyperlink"/>
            <w:noProof/>
          </w:rPr>
          <w:t>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Introduction</w:t>
        </w:r>
        <w:r w:rsidR="00526B84">
          <w:rPr>
            <w:noProof/>
            <w:webHidden/>
          </w:rPr>
          <w:tab/>
        </w:r>
        <w:r w:rsidR="00526B84">
          <w:rPr>
            <w:noProof/>
            <w:webHidden/>
          </w:rPr>
          <w:fldChar w:fldCharType="begin"/>
        </w:r>
        <w:r w:rsidR="00526B84">
          <w:rPr>
            <w:noProof/>
            <w:webHidden/>
          </w:rPr>
          <w:instrText xml:space="preserve"> PAGEREF _Toc135312797 \h </w:instrText>
        </w:r>
        <w:r w:rsidR="00526B84">
          <w:rPr>
            <w:noProof/>
            <w:webHidden/>
          </w:rPr>
        </w:r>
        <w:r w:rsidR="00526B84">
          <w:rPr>
            <w:noProof/>
            <w:webHidden/>
          </w:rPr>
          <w:fldChar w:fldCharType="separate"/>
        </w:r>
        <w:r w:rsidR="00526B84">
          <w:rPr>
            <w:noProof/>
            <w:webHidden/>
          </w:rPr>
          <w:t>12</w:t>
        </w:r>
        <w:r w:rsidR="00526B84">
          <w:rPr>
            <w:noProof/>
            <w:webHidden/>
          </w:rPr>
          <w:fldChar w:fldCharType="end"/>
        </w:r>
      </w:hyperlink>
    </w:p>
    <w:p w:rsidR="00526B84" w:rsidRDefault="00000000" w14:paraId="22A13312" w14:textId="11EF2A46">
      <w:pPr>
        <w:pStyle w:val="TOC2"/>
        <w:rPr>
          <w:rFonts w:asciiTheme="minorHAnsi" w:hAnsiTheme="minorHAnsi" w:eastAsiaTheme="minorEastAsia" w:cstheme="minorBidi"/>
          <w:b w:val="0"/>
          <w:bCs w:val="0"/>
          <w:noProof/>
          <w:kern w:val="2"/>
          <w14:ligatures w14:val="standardContextual"/>
        </w:rPr>
      </w:pPr>
      <w:hyperlink w:history="1" w:anchor="_Toc135312798">
        <w:r w:rsidRPr="002A2BF8" w:rsidR="00526B84">
          <w:rPr>
            <w:rStyle w:val="Hyperlink"/>
            <w:noProof/>
          </w:rPr>
          <w:t>1.1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Purpose: Essential Guidance for Advancing Interoperability</w:t>
        </w:r>
        <w:r w:rsidR="00526B84">
          <w:rPr>
            <w:noProof/>
            <w:webHidden/>
          </w:rPr>
          <w:tab/>
        </w:r>
        <w:r w:rsidR="00526B84">
          <w:rPr>
            <w:noProof/>
            <w:webHidden/>
          </w:rPr>
          <w:fldChar w:fldCharType="begin"/>
        </w:r>
        <w:r w:rsidR="00526B84">
          <w:rPr>
            <w:noProof/>
            <w:webHidden/>
          </w:rPr>
          <w:instrText xml:space="preserve"> PAGEREF _Toc135312798 \h </w:instrText>
        </w:r>
        <w:r w:rsidR="00526B84">
          <w:rPr>
            <w:noProof/>
            <w:webHidden/>
          </w:rPr>
        </w:r>
        <w:r w:rsidR="00526B84">
          <w:rPr>
            <w:noProof/>
            <w:webHidden/>
          </w:rPr>
          <w:fldChar w:fldCharType="separate"/>
        </w:r>
        <w:r w:rsidR="00526B84">
          <w:rPr>
            <w:noProof/>
            <w:webHidden/>
          </w:rPr>
          <w:t>12</w:t>
        </w:r>
        <w:r w:rsidR="00526B84">
          <w:rPr>
            <w:noProof/>
            <w:webHidden/>
          </w:rPr>
          <w:fldChar w:fldCharType="end"/>
        </w:r>
      </w:hyperlink>
    </w:p>
    <w:p w:rsidR="00526B84" w:rsidRDefault="00000000" w14:paraId="1D30FA48" w14:textId="3E57576B">
      <w:pPr>
        <w:pStyle w:val="TOC2"/>
        <w:rPr>
          <w:rFonts w:asciiTheme="minorHAnsi" w:hAnsiTheme="minorHAnsi" w:eastAsiaTheme="minorEastAsia" w:cstheme="minorBidi"/>
          <w:b w:val="0"/>
          <w:bCs w:val="0"/>
          <w:noProof/>
          <w:kern w:val="2"/>
          <w14:ligatures w14:val="standardContextual"/>
        </w:rPr>
      </w:pPr>
      <w:hyperlink w:history="1" w:anchor="_Toc135312799">
        <w:r w:rsidRPr="002A2BF8" w:rsidR="00526B84">
          <w:rPr>
            <w:rStyle w:val="Hyperlink"/>
            <w:noProof/>
          </w:rPr>
          <w:t>1.2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The Genesis and Evolution of C-CDA</w:t>
        </w:r>
        <w:r w:rsidR="00526B84">
          <w:rPr>
            <w:noProof/>
            <w:webHidden/>
          </w:rPr>
          <w:tab/>
        </w:r>
        <w:r w:rsidR="00526B84">
          <w:rPr>
            <w:noProof/>
            <w:webHidden/>
          </w:rPr>
          <w:fldChar w:fldCharType="begin"/>
        </w:r>
        <w:r w:rsidR="00526B84">
          <w:rPr>
            <w:noProof/>
            <w:webHidden/>
          </w:rPr>
          <w:instrText xml:space="preserve"> PAGEREF _Toc135312799 \h </w:instrText>
        </w:r>
        <w:r w:rsidR="00526B84">
          <w:rPr>
            <w:noProof/>
            <w:webHidden/>
          </w:rPr>
        </w:r>
        <w:r w:rsidR="00526B84">
          <w:rPr>
            <w:noProof/>
            <w:webHidden/>
          </w:rPr>
          <w:fldChar w:fldCharType="separate"/>
        </w:r>
        <w:r w:rsidR="00526B84">
          <w:rPr>
            <w:noProof/>
            <w:webHidden/>
          </w:rPr>
          <w:t>13</w:t>
        </w:r>
        <w:r w:rsidR="00526B84">
          <w:rPr>
            <w:noProof/>
            <w:webHidden/>
          </w:rPr>
          <w:fldChar w:fldCharType="end"/>
        </w:r>
      </w:hyperlink>
    </w:p>
    <w:p w:rsidR="00526B84" w:rsidRDefault="00000000" w14:paraId="7AFE4D3B" w14:textId="4D539D9A">
      <w:pPr>
        <w:pStyle w:val="TOC3"/>
        <w:rPr>
          <w:rFonts w:asciiTheme="minorHAnsi" w:hAnsiTheme="minorHAnsi" w:eastAsiaTheme="minorEastAsia" w:cstheme="minorBidi"/>
          <w:noProof/>
          <w:kern w:val="2"/>
          <w:sz w:val="22"/>
          <w:szCs w:val="22"/>
          <w14:ligatures w14:val="standardContextual"/>
        </w:rPr>
      </w:pPr>
      <w:hyperlink w:history="1" w:anchor="_Toc135312800">
        <w:r w:rsidRPr="002A2BF8" w:rsidR="00526B84">
          <w:rPr>
            <w:rStyle w:val="Hyperlink"/>
            <w:bCs/>
            <w:noProof/>
          </w:rPr>
          <w:t>1.2.1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The Maturation Process for C-CDA</w:t>
        </w:r>
        <w:r w:rsidR="00526B84">
          <w:rPr>
            <w:noProof/>
            <w:webHidden/>
          </w:rPr>
          <w:tab/>
        </w:r>
        <w:r w:rsidR="00526B84">
          <w:rPr>
            <w:noProof/>
            <w:webHidden/>
          </w:rPr>
          <w:fldChar w:fldCharType="begin"/>
        </w:r>
        <w:r w:rsidR="00526B84">
          <w:rPr>
            <w:noProof/>
            <w:webHidden/>
          </w:rPr>
          <w:instrText xml:space="preserve"> PAGEREF _Toc135312800 \h </w:instrText>
        </w:r>
        <w:r w:rsidR="00526B84">
          <w:rPr>
            <w:noProof/>
            <w:webHidden/>
          </w:rPr>
        </w:r>
        <w:r w:rsidR="00526B84">
          <w:rPr>
            <w:noProof/>
            <w:webHidden/>
          </w:rPr>
          <w:fldChar w:fldCharType="separate"/>
        </w:r>
        <w:r w:rsidR="00526B84">
          <w:rPr>
            <w:noProof/>
            <w:webHidden/>
          </w:rPr>
          <w:t>13</w:t>
        </w:r>
        <w:r w:rsidR="00526B84">
          <w:rPr>
            <w:noProof/>
            <w:webHidden/>
          </w:rPr>
          <w:fldChar w:fldCharType="end"/>
        </w:r>
      </w:hyperlink>
    </w:p>
    <w:p w:rsidR="00526B84" w:rsidRDefault="00000000" w14:paraId="08E5CFAA" w14:textId="6F1892C8">
      <w:pPr>
        <w:pStyle w:val="TOC3"/>
        <w:rPr>
          <w:rFonts w:asciiTheme="minorHAnsi" w:hAnsiTheme="minorHAnsi" w:eastAsiaTheme="minorEastAsia" w:cstheme="minorBidi"/>
          <w:noProof/>
          <w:kern w:val="2"/>
          <w:sz w:val="22"/>
          <w:szCs w:val="22"/>
          <w14:ligatures w14:val="standardContextual"/>
        </w:rPr>
      </w:pPr>
      <w:hyperlink w:history="1" w:anchor="_Toc135312801">
        <w:r w:rsidRPr="002A2BF8" w:rsidR="00526B84">
          <w:rPr>
            <w:rStyle w:val="Hyperlink"/>
            <w:bCs/>
            <w:noProof/>
          </w:rPr>
          <w:t>1.2.2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Errata Process</w:t>
        </w:r>
        <w:r w:rsidR="00526B84">
          <w:rPr>
            <w:noProof/>
            <w:webHidden/>
          </w:rPr>
          <w:tab/>
        </w:r>
        <w:r w:rsidR="00526B84">
          <w:rPr>
            <w:noProof/>
            <w:webHidden/>
          </w:rPr>
          <w:fldChar w:fldCharType="begin"/>
        </w:r>
        <w:r w:rsidR="00526B84">
          <w:rPr>
            <w:noProof/>
            <w:webHidden/>
          </w:rPr>
          <w:instrText xml:space="preserve"> PAGEREF _Toc135312801 \h </w:instrText>
        </w:r>
        <w:r w:rsidR="00526B84">
          <w:rPr>
            <w:noProof/>
            <w:webHidden/>
          </w:rPr>
        </w:r>
        <w:r w:rsidR="00526B84">
          <w:rPr>
            <w:noProof/>
            <w:webHidden/>
          </w:rPr>
          <w:fldChar w:fldCharType="separate"/>
        </w:r>
        <w:r w:rsidR="00526B84">
          <w:rPr>
            <w:noProof/>
            <w:webHidden/>
          </w:rPr>
          <w:t>14</w:t>
        </w:r>
        <w:r w:rsidR="00526B84">
          <w:rPr>
            <w:noProof/>
            <w:webHidden/>
          </w:rPr>
          <w:fldChar w:fldCharType="end"/>
        </w:r>
      </w:hyperlink>
    </w:p>
    <w:p w:rsidR="00526B84" w:rsidRDefault="00000000" w14:paraId="735C70B7" w14:textId="419E2BC4">
      <w:pPr>
        <w:pStyle w:val="TOC3"/>
        <w:rPr>
          <w:rFonts w:asciiTheme="minorHAnsi" w:hAnsiTheme="minorHAnsi" w:eastAsiaTheme="minorEastAsia" w:cstheme="minorBidi"/>
          <w:noProof/>
          <w:kern w:val="2"/>
          <w:sz w:val="22"/>
          <w:szCs w:val="22"/>
          <w14:ligatures w14:val="standardContextual"/>
        </w:rPr>
      </w:pPr>
      <w:hyperlink w:history="1" w:anchor="_Toc135312802">
        <w:r w:rsidRPr="002A2BF8" w:rsidR="00526B84">
          <w:rPr>
            <w:rStyle w:val="Hyperlink"/>
            <w:bCs/>
            <w:noProof/>
          </w:rPr>
          <w:t>1.2.3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STU Updates</w:t>
        </w:r>
        <w:r w:rsidR="00526B84">
          <w:rPr>
            <w:noProof/>
            <w:webHidden/>
          </w:rPr>
          <w:tab/>
        </w:r>
        <w:r w:rsidR="00526B84">
          <w:rPr>
            <w:noProof/>
            <w:webHidden/>
          </w:rPr>
          <w:fldChar w:fldCharType="begin"/>
        </w:r>
        <w:r w:rsidR="00526B84">
          <w:rPr>
            <w:noProof/>
            <w:webHidden/>
          </w:rPr>
          <w:instrText xml:space="preserve"> PAGEREF _Toc135312802 \h </w:instrText>
        </w:r>
        <w:r w:rsidR="00526B84">
          <w:rPr>
            <w:noProof/>
            <w:webHidden/>
          </w:rPr>
        </w:r>
        <w:r w:rsidR="00526B84">
          <w:rPr>
            <w:noProof/>
            <w:webHidden/>
          </w:rPr>
          <w:fldChar w:fldCharType="separate"/>
        </w:r>
        <w:r w:rsidR="00526B84">
          <w:rPr>
            <w:noProof/>
            <w:webHidden/>
          </w:rPr>
          <w:t>15</w:t>
        </w:r>
        <w:r w:rsidR="00526B84">
          <w:rPr>
            <w:noProof/>
            <w:webHidden/>
          </w:rPr>
          <w:fldChar w:fldCharType="end"/>
        </w:r>
      </w:hyperlink>
    </w:p>
    <w:p w:rsidR="00526B84" w:rsidRDefault="00000000" w14:paraId="3C5D1305" w14:textId="51D24598">
      <w:pPr>
        <w:pStyle w:val="TOC2"/>
        <w:rPr>
          <w:rFonts w:asciiTheme="minorHAnsi" w:hAnsiTheme="minorHAnsi" w:eastAsiaTheme="minorEastAsia" w:cstheme="minorBidi"/>
          <w:b w:val="0"/>
          <w:bCs w:val="0"/>
          <w:noProof/>
          <w:kern w:val="2"/>
          <w14:ligatures w14:val="standardContextual"/>
        </w:rPr>
      </w:pPr>
      <w:hyperlink w:history="1" w:anchor="_Toc135312803">
        <w:r w:rsidRPr="002A2BF8" w:rsidR="00526B84">
          <w:rPr>
            <w:rStyle w:val="Hyperlink"/>
            <w:noProof/>
          </w:rPr>
          <w:t>1.3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Semantic Interoperability: C-CDA Value Set Management</w:t>
        </w:r>
        <w:r w:rsidR="00526B84">
          <w:rPr>
            <w:noProof/>
            <w:webHidden/>
          </w:rPr>
          <w:tab/>
        </w:r>
        <w:r w:rsidR="00526B84">
          <w:rPr>
            <w:noProof/>
            <w:webHidden/>
          </w:rPr>
          <w:fldChar w:fldCharType="begin"/>
        </w:r>
        <w:r w:rsidR="00526B84">
          <w:rPr>
            <w:noProof/>
            <w:webHidden/>
          </w:rPr>
          <w:instrText xml:space="preserve"> PAGEREF _Toc135312803 \h </w:instrText>
        </w:r>
        <w:r w:rsidR="00526B84">
          <w:rPr>
            <w:noProof/>
            <w:webHidden/>
          </w:rPr>
        </w:r>
        <w:r w:rsidR="00526B84">
          <w:rPr>
            <w:noProof/>
            <w:webHidden/>
          </w:rPr>
          <w:fldChar w:fldCharType="separate"/>
        </w:r>
        <w:r w:rsidR="00526B84">
          <w:rPr>
            <w:noProof/>
            <w:webHidden/>
          </w:rPr>
          <w:t>16</w:t>
        </w:r>
        <w:r w:rsidR="00526B84">
          <w:rPr>
            <w:noProof/>
            <w:webHidden/>
          </w:rPr>
          <w:fldChar w:fldCharType="end"/>
        </w:r>
      </w:hyperlink>
    </w:p>
    <w:p w:rsidR="00526B84" w:rsidRDefault="00000000" w14:paraId="59AF6814" w14:textId="1DF18614">
      <w:pPr>
        <w:pStyle w:val="TOC2"/>
        <w:rPr>
          <w:rFonts w:asciiTheme="minorHAnsi" w:hAnsiTheme="minorHAnsi" w:eastAsiaTheme="minorEastAsia" w:cstheme="minorBidi"/>
          <w:b w:val="0"/>
          <w:bCs w:val="0"/>
          <w:noProof/>
          <w:kern w:val="2"/>
          <w14:ligatures w14:val="standardContextual"/>
        </w:rPr>
      </w:pPr>
      <w:hyperlink w:history="1" w:anchor="_Toc135312804">
        <w:r w:rsidRPr="002A2BF8" w:rsidR="00526B84">
          <w:rPr>
            <w:rStyle w:val="Hyperlink"/>
            <w:noProof/>
          </w:rPr>
          <w:t>1.4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Audience</w:t>
        </w:r>
        <w:r w:rsidR="00526B84">
          <w:rPr>
            <w:noProof/>
            <w:webHidden/>
          </w:rPr>
          <w:tab/>
        </w:r>
        <w:r w:rsidR="00526B84">
          <w:rPr>
            <w:noProof/>
            <w:webHidden/>
          </w:rPr>
          <w:fldChar w:fldCharType="begin"/>
        </w:r>
        <w:r w:rsidR="00526B84">
          <w:rPr>
            <w:noProof/>
            <w:webHidden/>
          </w:rPr>
          <w:instrText xml:space="preserve"> PAGEREF _Toc135312804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RDefault="00000000" w14:paraId="3938A91F" w14:textId="09C92520">
      <w:pPr>
        <w:pStyle w:val="TOC2"/>
        <w:rPr>
          <w:rFonts w:asciiTheme="minorHAnsi" w:hAnsiTheme="minorHAnsi" w:eastAsiaTheme="minorEastAsia" w:cstheme="minorBidi"/>
          <w:b w:val="0"/>
          <w:bCs w:val="0"/>
          <w:noProof/>
          <w:kern w:val="2"/>
          <w14:ligatures w14:val="standardContextual"/>
        </w:rPr>
      </w:pPr>
      <w:hyperlink w:history="1" w:anchor="_Toc135312805">
        <w:r w:rsidRPr="002A2BF8" w:rsidR="00526B84">
          <w:rPr>
            <w:rStyle w:val="Hyperlink"/>
            <w:noProof/>
          </w:rPr>
          <w:t>1.5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Requisite Knowledge</w:t>
        </w:r>
        <w:r w:rsidR="00526B84">
          <w:rPr>
            <w:noProof/>
            <w:webHidden/>
          </w:rPr>
          <w:tab/>
        </w:r>
        <w:r w:rsidR="00526B84">
          <w:rPr>
            <w:noProof/>
            <w:webHidden/>
          </w:rPr>
          <w:fldChar w:fldCharType="begin"/>
        </w:r>
        <w:r w:rsidR="00526B84">
          <w:rPr>
            <w:noProof/>
            <w:webHidden/>
          </w:rPr>
          <w:instrText xml:space="preserve"> PAGEREF _Toc135312805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RDefault="00000000" w14:paraId="4DBCECA4" w14:textId="3CB42F8C">
      <w:pPr>
        <w:pStyle w:val="TOC2"/>
        <w:rPr>
          <w:rFonts w:asciiTheme="minorHAnsi" w:hAnsiTheme="minorHAnsi" w:eastAsiaTheme="minorEastAsia" w:cstheme="minorBidi"/>
          <w:b w:val="0"/>
          <w:bCs w:val="0"/>
          <w:noProof/>
          <w:kern w:val="2"/>
          <w14:ligatures w14:val="standardContextual"/>
        </w:rPr>
      </w:pPr>
      <w:hyperlink w:history="1" w:anchor="_Toc135312806">
        <w:r w:rsidRPr="002A2BF8" w:rsidR="00526B84">
          <w:rPr>
            <w:rStyle w:val="Hyperlink"/>
            <w:noProof/>
          </w:rPr>
          <w:t>1.6</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Contents of this Guide</w:t>
        </w:r>
        <w:r w:rsidR="00526B84">
          <w:rPr>
            <w:noProof/>
            <w:webHidden/>
          </w:rPr>
          <w:tab/>
        </w:r>
        <w:r w:rsidR="00526B84">
          <w:rPr>
            <w:noProof/>
            <w:webHidden/>
          </w:rPr>
          <w:fldChar w:fldCharType="begin"/>
        </w:r>
        <w:r w:rsidR="00526B84">
          <w:rPr>
            <w:noProof/>
            <w:webHidden/>
          </w:rPr>
          <w:instrText xml:space="preserve"> PAGEREF _Toc135312806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P="00526B84" w:rsidRDefault="00000000" w14:paraId="63CF3C5F" w14:textId="2490AFB4">
      <w:pPr>
        <w:pStyle w:val="TOC1"/>
        <w:rPr>
          <w:rFonts w:asciiTheme="minorHAnsi" w:hAnsiTheme="minorHAnsi" w:eastAsiaTheme="minorEastAsia" w:cstheme="minorBidi"/>
          <w:noProof/>
          <w:kern w:val="2"/>
          <w:sz w:val="22"/>
          <w:szCs w:val="22"/>
          <w14:ligatures w14:val="standardContextual"/>
        </w:rPr>
      </w:pPr>
      <w:hyperlink w:history="1" w:anchor="_Toc135312807">
        <w:r w:rsidRPr="002A2BF8" w:rsidR="00526B84">
          <w:rPr>
            <w:rStyle w:val="Hyperlink"/>
            <w:noProof/>
          </w:rPr>
          <w:t>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Understanding C-CDA and the C-CDA Companion Guide</w:t>
        </w:r>
        <w:r w:rsidR="00526B84">
          <w:rPr>
            <w:noProof/>
            <w:webHidden/>
          </w:rPr>
          <w:tab/>
        </w:r>
        <w:r w:rsidR="00526B84">
          <w:rPr>
            <w:noProof/>
            <w:webHidden/>
          </w:rPr>
          <w:fldChar w:fldCharType="begin"/>
        </w:r>
        <w:r w:rsidR="00526B84">
          <w:rPr>
            <w:noProof/>
            <w:webHidden/>
          </w:rPr>
          <w:instrText xml:space="preserve"> PAGEREF _Toc135312807 \h </w:instrText>
        </w:r>
        <w:r w:rsidR="00526B84">
          <w:rPr>
            <w:noProof/>
            <w:webHidden/>
          </w:rPr>
        </w:r>
        <w:r w:rsidR="00526B84">
          <w:rPr>
            <w:noProof/>
            <w:webHidden/>
          </w:rPr>
          <w:fldChar w:fldCharType="separate"/>
        </w:r>
        <w:r w:rsidR="00526B84">
          <w:rPr>
            <w:noProof/>
            <w:webHidden/>
          </w:rPr>
          <w:t>20</w:t>
        </w:r>
        <w:r w:rsidR="00526B84">
          <w:rPr>
            <w:noProof/>
            <w:webHidden/>
          </w:rPr>
          <w:fldChar w:fldCharType="end"/>
        </w:r>
      </w:hyperlink>
    </w:p>
    <w:p w:rsidR="00526B84" w:rsidRDefault="00000000" w14:paraId="204BFED3" w14:textId="34E8CC8A">
      <w:pPr>
        <w:pStyle w:val="TOC2"/>
        <w:rPr>
          <w:rFonts w:asciiTheme="minorHAnsi" w:hAnsiTheme="minorHAnsi" w:eastAsiaTheme="minorEastAsia" w:cstheme="minorBidi"/>
          <w:b w:val="0"/>
          <w:bCs w:val="0"/>
          <w:noProof/>
          <w:kern w:val="2"/>
          <w14:ligatures w14:val="standardContextual"/>
        </w:rPr>
      </w:pPr>
      <w:hyperlink w:history="1" w:anchor="_Toc135312808">
        <w:r w:rsidRPr="002A2BF8" w:rsidR="00526B84">
          <w:rPr>
            <w:rStyle w:val="Hyperlink"/>
            <w:noProof/>
          </w:rPr>
          <w:t>2.1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Layered Constraints, Rising Expectations</w:t>
        </w:r>
        <w:r w:rsidR="00526B84">
          <w:rPr>
            <w:noProof/>
            <w:webHidden/>
          </w:rPr>
          <w:tab/>
        </w:r>
        <w:r w:rsidR="00526B84">
          <w:rPr>
            <w:noProof/>
            <w:webHidden/>
          </w:rPr>
          <w:fldChar w:fldCharType="begin"/>
        </w:r>
        <w:r w:rsidR="00526B84">
          <w:rPr>
            <w:noProof/>
            <w:webHidden/>
          </w:rPr>
          <w:instrText xml:space="preserve"> PAGEREF _Toc135312808 \h </w:instrText>
        </w:r>
        <w:r w:rsidR="00526B84">
          <w:rPr>
            <w:noProof/>
            <w:webHidden/>
          </w:rPr>
        </w:r>
        <w:r w:rsidR="00526B84">
          <w:rPr>
            <w:noProof/>
            <w:webHidden/>
          </w:rPr>
          <w:fldChar w:fldCharType="separate"/>
        </w:r>
        <w:r w:rsidR="00526B84">
          <w:rPr>
            <w:noProof/>
            <w:webHidden/>
          </w:rPr>
          <w:t>20</w:t>
        </w:r>
        <w:r w:rsidR="00526B84">
          <w:rPr>
            <w:noProof/>
            <w:webHidden/>
          </w:rPr>
          <w:fldChar w:fldCharType="end"/>
        </w:r>
      </w:hyperlink>
    </w:p>
    <w:p w:rsidR="00526B84" w:rsidRDefault="00000000" w14:paraId="1E7BB73A" w14:textId="4A3D0920">
      <w:pPr>
        <w:pStyle w:val="TOC2"/>
        <w:rPr>
          <w:rFonts w:asciiTheme="minorHAnsi" w:hAnsiTheme="minorHAnsi" w:eastAsiaTheme="minorEastAsia" w:cstheme="minorBidi"/>
          <w:b w:val="0"/>
          <w:bCs w:val="0"/>
          <w:noProof/>
          <w:kern w:val="2"/>
          <w14:ligatures w14:val="standardContextual"/>
        </w:rPr>
      </w:pPr>
      <w:hyperlink w:history="1" w:anchor="_Toc135312809">
        <w:r w:rsidRPr="002A2BF8" w:rsidR="00526B84">
          <w:rPr>
            <w:rStyle w:val="Hyperlink"/>
            <w:noProof/>
          </w:rPr>
          <w:t>2.2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CDA R2 Schema and Schema Validation</w:t>
        </w:r>
        <w:r w:rsidR="00526B84">
          <w:rPr>
            <w:noProof/>
            <w:webHidden/>
          </w:rPr>
          <w:tab/>
        </w:r>
        <w:r w:rsidR="00526B84">
          <w:rPr>
            <w:noProof/>
            <w:webHidden/>
          </w:rPr>
          <w:fldChar w:fldCharType="begin"/>
        </w:r>
        <w:r w:rsidR="00526B84">
          <w:rPr>
            <w:noProof/>
            <w:webHidden/>
          </w:rPr>
          <w:instrText xml:space="preserve"> PAGEREF _Toc135312809 \h </w:instrText>
        </w:r>
        <w:r w:rsidR="00526B84">
          <w:rPr>
            <w:noProof/>
            <w:webHidden/>
          </w:rPr>
        </w:r>
        <w:r w:rsidR="00526B84">
          <w:rPr>
            <w:noProof/>
            <w:webHidden/>
          </w:rPr>
          <w:fldChar w:fldCharType="separate"/>
        </w:r>
        <w:r w:rsidR="00526B84">
          <w:rPr>
            <w:noProof/>
            <w:webHidden/>
          </w:rPr>
          <w:t>22</w:t>
        </w:r>
        <w:r w:rsidR="00526B84">
          <w:rPr>
            <w:noProof/>
            <w:webHidden/>
          </w:rPr>
          <w:fldChar w:fldCharType="end"/>
        </w:r>
      </w:hyperlink>
    </w:p>
    <w:p w:rsidR="00526B84" w:rsidRDefault="00000000" w14:paraId="0B30E5FE" w14:textId="6C06B602">
      <w:pPr>
        <w:pStyle w:val="TOC3"/>
        <w:rPr>
          <w:rFonts w:asciiTheme="minorHAnsi" w:hAnsiTheme="minorHAnsi" w:eastAsiaTheme="minorEastAsia" w:cstheme="minorBidi"/>
          <w:noProof/>
          <w:kern w:val="2"/>
          <w:sz w:val="22"/>
          <w:szCs w:val="22"/>
          <w14:ligatures w14:val="standardContextual"/>
        </w:rPr>
      </w:pPr>
      <w:hyperlink w:history="1" w:anchor="_Toc135312810">
        <w:r w:rsidRPr="002A2BF8" w:rsidR="00526B84">
          <w:rPr>
            <w:rStyle w:val="Hyperlink"/>
            <w:bCs/>
            <w:noProof/>
          </w:rPr>
          <w:t>2.2.1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R2 Schema Extensions Used by C-CDA</w:t>
        </w:r>
        <w:r w:rsidR="00526B84">
          <w:rPr>
            <w:noProof/>
            <w:webHidden/>
          </w:rPr>
          <w:tab/>
        </w:r>
        <w:r w:rsidR="00526B84">
          <w:rPr>
            <w:noProof/>
            <w:webHidden/>
          </w:rPr>
          <w:fldChar w:fldCharType="begin"/>
        </w:r>
        <w:r w:rsidR="00526B84">
          <w:rPr>
            <w:noProof/>
            <w:webHidden/>
          </w:rPr>
          <w:instrText xml:space="preserve"> PAGEREF _Toc135312810 \h </w:instrText>
        </w:r>
        <w:r w:rsidR="00526B84">
          <w:rPr>
            <w:noProof/>
            <w:webHidden/>
          </w:rPr>
        </w:r>
        <w:r w:rsidR="00526B84">
          <w:rPr>
            <w:noProof/>
            <w:webHidden/>
          </w:rPr>
          <w:fldChar w:fldCharType="separate"/>
        </w:r>
        <w:r w:rsidR="00526B84">
          <w:rPr>
            <w:noProof/>
            <w:webHidden/>
          </w:rPr>
          <w:t>22</w:t>
        </w:r>
        <w:r w:rsidR="00526B84">
          <w:rPr>
            <w:noProof/>
            <w:webHidden/>
          </w:rPr>
          <w:fldChar w:fldCharType="end"/>
        </w:r>
      </w:hyperlink>
    </w:p>
    <w:p w:rsidR="00526B84" w:rsidRDefault="00000000" w14:paraId="6DF40468" w14:textId="6B330C10">
      <w:pPr>
        <w:pStyle w:val="TOC2"/>
        <w:rPr>
          <w:rFonts w:asciiTheme="minorHAnsi" w:hAnsiTheme="minorHAnsi" w:eastAsiaTheme="minorEastAsia" w:cstheme="minorBidi"/>
          <w:b w:val="0"/>
          <w:bCs w:val="0"/>
          <w:noProof/>
          <w:kern w:val="2"/>
          <w14:ligatures w14:val="standardContextual"/>
        </w:rPr>
      </w:pPr>
      <w:hyperlink w:history="1" w:anchor="_Toc135312811">
        <w:r w:rsidRPr="002A2BF8" w:rsidR="00526B84">
          <w:rPr>
            <w:rStyle w:val="Hyperlink"/>
            <w:noProof/>
          </w:rPr>
          <w:t>2.3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C-CDA Templates and Schematron Validation</w:t>
        </w:r>
        <w:r w:rsidR="00526B84">
          <w:rPr>
            <w:noProof/>
            <w:webHidden/>
          </w:rPr>
          <w:tab/>
        </w:r>
        <w:r w:rsidR="00526B84">
          <w:rPr>
            <w:noProof/>
            <w:webHidden/>
          </w:rPr>
          <w:fldChar w:fldCharType="begin"/>
        </w:r>
        <w:r w:rsidR="00526B84">
          <w:rPr>
            <w:noProof/>
            <w:webHidden/>
          </w:rPr>
          <w:instrText xml:space="preserve"> PAGEREF _Toc135312811 \h </w:instrText>
        </w:r>
        <w:r w:rsidR="00526B84">
          <w:rPr>
            <w:noProof/>
            <w:webHidden/>
          </w:rPr>
        </w:r>
        <w:r w:rsidR="00526B84">
          <w:rPr>
            <w:noProof/>
            <w:webHidden/>
          </w:rPr>
          <w:fldChar w:fldCharType="separate"/>
        </w:r>
        <w:r w:rsidR="00526B84">
          <w:rPr>
            <w:noProof/>
            <w:webHidden/>
          </w:rPr>
          <w:t>26</w:t>
        </w:r>
        <w:r w:rsidR="00526B84">
          <w:rPr>
            <w:noProof/>
            <w:webHidden/>
          </w:rPr>
          <w:fldChar w:fldCharType="end"/>
        </w:r>
      </w:hyperlink>
    </w:p>
    <w:p w:rsidR="00526B84" w:rsidRDefault="00000000" w14:paraId="455A0065" w14:textId="564DBF32">
      <w:pPr>
        <w:pStyle w:val="TOC3"/>
        <w:rPr>
          <w:rFonts w:asciiTheme="minorHAnsi" w:hAnsiTheme="minorHAnsi" w:eastAsiaTheme="minorEastAsia" w:cstheme="minorBidi"/>
          <w:noProof/>
          <w:kern w:val="2"/>
          <w:sz w:val="22"/>
          <w:szCs w:val="22"/>
          <w14:ligatures w14:val="standardContextual"/>
        </w:rPr>
      </w:pPr>
      <w:hyperlink w:history="1" w:anchor="_Toc135312812">
        <w:r w:rsidRPr="002A2BF8" w:rsidR="00526B84">
          <w:rPr>
            <w:rStyle w:val="Hyperlink"/>
            <w:bCs/>
            <w:noProof/>
          </w:rPr>
          <w:t>2.3.1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Template Conformance</w:t>
        </w:r>
        <w:r w:rsidR="00526B84">
          <w:rPr>
            <w:noProof/>
            <w:webHidden/>
          </w:rPr>
          <w:tab/>
        </w:r>
        <w:r w:rsidR="00526B84">
          <w:rPr>
            <w:noProof/>
            <w:webHidden/>
          </w:rPr>
          <w:fldChar w:fldCharType="begin"/>
        </w:r>
        <w:r w:rsidR="00526B84">
          <w:rPr>
            <w:noProof/>
            <w:webHidden/>
          </w:rPr>
          <w:instrText xml:space="preserve"> PAGEREF _Toc135312812 \h </w:instrText>
        </w:r>
        <w:r w:rsidR="00526B84">
          <w:rPr>
            <w:noProof/>
            <w:webHidden/>
          </w:rPr>
        </w:r>
        <w:r w:rsidR="00526B84">
          <w:rPr>
            <w:noProof/>
            <w:webHidden/>
          </w:rPr>
          <w:fldChar w:fldCharType="separate"/>
        </w:r>
        <w:r w:rsidR="00526B84">
          <w:rPr>
            <w:noProof/>
            <w:webHidden/>
          </w:rPr>
          <w:t>27</w:t>
        </w:r>
        <w:r w:rsidR="00526B84">
          <w:rPr>
            <w:noProof/>
            <w:webHidden/>
          </w:rPr>
          <w:fldChar w:fldCharType="end"/>
        </w:r>
      </w:hyperlink>
    </w:p>
    <w:p w:rsidR="00526B84" w:rsidRDefault="00000000" w14:paraId="28CDEAD9" w14:textId="63D23733">
      <w:pPr>
        <w:pStyle w:val="TOC2"/>
        <w:rPr>
          <w:rFonts w:asciiTheme="minorHAnsi" w:hAnsiTheme="minorHAnsi" w:eastAsiaTheme="minorEastAsia" w:cstheme="minorBidi"/>
          <w:b w:val="0"/>
          <w:bCs w:val="0"/>
          <w:noProof/>
          <w:kern w:val="2"/>
          <w14:ligatures w14:val="standardContextual"/>
        </w:rPr>
      </w:pPr>
      <w:hyperlink w:history="1" w:anchor="_Toc135312813">
        <w:r w:rsidRPr="002A2BF8" w:rsidR="00526B84">
          <w:rPr>
            <w:rStyle w:val="Hyperlink"/>
            <w:noProof/>
          </w:rPr>
          <w:t>2.4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C-CDA Companion Guide and C-CDA Rubric Rules</w:t>
        </w:r>
        <w:r w:rsidR="00526B84">
          <w:rPr>
            <w:noProof/>
            <w:webHidden/>
          </w:rPr>
          <w:tab/>
        </w:r>
        <w:r w:rsidR="00526B84">
          <w:rPr>
            <w:noProof/>
            <w:webHidden/>
          </w:rPr>
          <w:fldChar w:fldCharType="begin"/>
        </w:r>
        <w:r w:rsidR="00526B84">
          <w:rPr>
            <w:noProof/>
            <w:webHidden/>
          </w:rPr>
          <w:instrText xml:space="preserve"> PAGEREF _Toc135312813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7EB75D98" w14:textId="35F3104A">
      <w:pPr>
        <w:pStyle w:val="TOC3"/>
        <w:rPr>
          <w:rFonts w:asciiTheme="minorHAnsi" w:hAnsiTheme="minorHAnsi" w:eastAsiaTheme="minorEastAsia" w:cstheme="minorBidi"/>
          <w:noProof/>
          <w:kern w:val="2"/>
          <w:sz w:val="22"/>
          <w:szCs w:val="22"/>
          <w14:ligatures w14:val="standardContextual"/>
        </w:rPr>
      </w:pPr>
      <w:hyperlink w:history="1" w:anchor="_Toc135312814">
        <w:r w:rsidRPr="002A2BF8" w:rsidR="00526B84">
          <w:rPr>
            <w:rStyle w:val="Hyperlink"/>
            <w:bCs/>
            <w:noProof/>
          </w:rPr>
          <w:t>2.4.1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 Guidance for Higher Levels of Interoperability</w:t>
        </w:r>
        <w:r w:rsidR="00526B84">
          <w:rPr>
            <w:noProof/>
            <w:webHidden/>
          </w:rPr>
          <w:tab/>
        </w:r>
        <w:r w:rsidR="00526B84">
          <w:rPr>
            <w:noProof/>
            <w:webHidden/>
          </w:rPr>
          <w:fldChar w:fldCharType="begin"/>
        </w:r>
        <w:r w:rsidR="00526B84">
          <w:rPr>
            <w:noProof/>
            <w:webHidden/>
          </w:rPr>
          <w:instrText xml:space="preserve"> PAGEREF _Toc135312814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5B8E9D75" w14:textId="219F7321">
      <w:pPr>
        <w:pStyle w:val="TOC3"/>
        <w:rPr>
          <w:rFonts w:asciiTheme="minorHAnsi" w:hAnsiTheme="minorHAnsi" w:eastAsiaTheme="minorEastAsia" w:cstheme="minorBidi"/>
          <w:noProof/>
          <w:kern w:val="2"/>
          <w:sz w:val="22"/>
          <w:szCs w:val="22"/>
          <w14:ligatures w14:val="standardContextual"/>
        </w:rPr>
      </w:pPr>
      <w:hyperlink w:history="1" w:anchor="_Toc135312815">
        <w:r w:rsidRPr="002A2BF8" w:rsidR="00526B84">
          <w:rPr>
            <w:rStyle w:val="Hyperlink"/>
            <w:bCs/>
            <w:noProof/>
          </w:rPr>
          <w:t>2.4.2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Guidance Language and Expectations</w:t>
        </w:r>
        <w:r w:rsidR="00526B84">
          <w:rPr>
            <w:noProof/>
            <w:webHidden/>
          </w:rPr>
          <w:tab/>
        </w:r>
        <w:r w:rsidR="00526B84">
          <w:rPr>
            <w:noProof/>
            <w:webHidden/>
          </w:rPr>
          <w:fldChar w:fldCharType="begin"/>
        </w:r>
        <w:r w:rsidR="00526B84">
          <w:rPr>
            <w:noProof/>
            <w:webHidden/>
          </w:rPr>
          <w:instrText xml:space="preserve"> PAGEREF _Toc135312815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093B7A7B" w14:textId="2FC83C5A">
      <w:pPr>
        <w:pStyle w:val="TOC3"/>
        <w:rPr>
          <w:rFonts w:asciiTheme="minorHAnsi" w:hAnsiTheme="minorHAnsi" w:eastAsiaTheme="minorEastAsia" w:cstheme="minorBidi"/>
          <w:noProof/>
          <w:kern w:val="2"/>
          <w:sz w:val="22"/>
          <w:szCs w:val="22"/>
          <w14:ligatures w14:val="standardContextual"/>
        </w:rPr>
      </w:pPr>
      <w:hyperlink w:history="1" w:anchor="_Toc135312816">
        <w:r w:rsidRPr="002A2BF8" w:rsidR="00526B84">
          <w:rPr>
            <w:rStyle w:val="Hyperlink"/>
            <w:bCs/>
            <w:noProof/>
          </w:rPr>
          <w:t>2.4.3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 Rubric and Validation</w:t>
        </w:r>
        <w:r w:rsidR="00526B84">
          <w:rPr>
            <w:noProof/>
            <w:webHidden/>
          </w:rPr>
          <w:tab/>
        </w:r>
        <w:r w:rsidR="00526B84">
          <w:rPr>
            <w:noProof/>
            <w:webHidden/>
          </w:rPr>
          <w:fldChar w:fldCharType="begin"/>
        </w:r>
        <w:r w:rsidR="00526B84">
          <w:rPr>
            <w:noProof/>
            <w:webHidden/>
          </w:rPr>
          <w:instrText xml:space="preserve"> PAGEREF _Toc135312816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49D68684" w14:textId="0D47CADE">
      <w:pPr>
        <w:pStyle w:val="TOC2"/>
        <w:rPr>
          <w:rFonts w:asciiTheme="minorHAnsi" w:hAnsiTheme="minorHAnsi" w:eastAsiaTheme="minorEastAsia" w:cstheme="minorBidi"/>
          <w:b w:val="0"/>
          <w:bCs w:val="0"/>
          <w:noProof/>
          <w:kern w:val="2"/>
          <w14:ligatures w14:val="standardContextual"/>
        </w:rPr>
      </w:pPr>
      <w:hyperlink w:history="1" w:anchor="_Toc135312817">
        <w:r w:rsidRPr="002A2BF8" w:rsidR="00526B84">
          <w:rPr>
            <w:rStyle w:val="Hyperlink"/>
            <w:noProof/>
          </w:rPr>
          <w:t>2.5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Fundamental Concepts for Document-Based Exchange</w:t>
        </w:r>
        <w:r w:rsidR="00526B84">
          <w:rPr>
            <w:noProof/>
            <w:webHidden/>
          </w:rPr>
          <w:tab/>
        </w:r>
        <w:r w:rsidR="00526B84">
          <w:rPr>
            <w:noProof/>
            <w:webHidden/>
          </w:rPr>
          <w:fldChar w:fldCharType="begin"/>
        </w:r>
        <w:r w:rsidR="00526B84">
          <w:rPr>
            <w:noProof/>
            <w:webHidden/>
          </w:rPr>
          <w:instrText xml:space="preserve"> PAGEREF _Toc135312817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45F35AE2" w14:textId="3A90460B">
      <w:pPr>
        <w:pStyle w:val="TOC3"/>
        <w:rPr>
          <w:rFonts w:asciiTheme="minorHAnsi" w:hAnsiTheme="minorHAnsi" w:eastAsiaTheme="minorEastAsia" w:cstheme="minorBidi"/>
          <w:noProof/>
          <w:kern w:val="2"/>
          <w:sz w:val="22"/>
          <w:szCs w:val="22"/>
          <w14:ligatures w14:val="standardContextual"/>
        </w:rPr>
      </w:pPr>
      <w:hyperlink w:history="1" w:anchor="_Toc135312818">
        <w:r w:rsidRPr="002A2BF8" w:rsidR="00526B84">
          <w:rPr>
            <w:rStyle w:val="Hyperlink"/>
            <w:bCs/>
            <w:noProof/>
          </w:rPr>
          <w:t>2.5.1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and C-CDA Templates</w:t>
        </w:r>
        <w:r w:rsidR="00526B84">
          <w:rPr>
            <w:noProof/>
            <w:webHidden/>
          </w:rPr>
          <w:tab/>
        </w:r>
        <w:r w:rsidR="00526B84">
          <w:rPr>
            <w:noProof/>
            <w:webHidden/>
          </w:rPr>
          <w:fldChar w:fldCharType="begin"/>
        </w:r>
        <w:r w:rsidR="00526B84">
          <w:rPr>
            <w:noProof/>
            <w:webHidden/>
          </w:rPr>
          <w:instrText xml:space="preserve"> PAGEREF _Toc135312818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23F25D48" w14:textId="0CBEEAE3">
      <w:pPr>
        <w:pStyle w:val="TOC3"/>
        <w:rPr>
          <w:rFonts w:asciiTheme="minorHAnsi" w:hAnsiTheme="minorHAnsi" w:eastAsiaTheme="minorEastAsia" w:cstheme="minorBidi"/>
          <w:noProof/>
          <w:kern w:val="2"/>
          <w:sz w:val="22"/>
          <w:szCs w:val="22"/>
          <w14:ligatures w14:val="standardContextual"/>
        </w:rPr>
      </w:pPr>
      <w:hyperlink w:history="1" w:anchor="_Toc135312819">
        <w:r w:rsidRPr="002A2BF8" w:rsidR="00526B84">
          <w:rPr>
            <w:rStyle w:val="Hyperlink"/>
            <w:bCs/>
            <w:noProof/>
          </w:rPr>
          <w:t>2.5.2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Structured Versus Unstructured Documents</w:t>
        </w:r>
        <w:r w:rsidR="00526B84">
          <w:rPr>
            <w:noProof/>
            <w:webHidden/>
          </w:rPr>
          <w:tab/>
        </w:r>
        <w:r w:rsidR="00526B84">
          <w:rPr>
            <w:noProof/>
            <w:webHidden/>
          </w:rPr>
          <w:fldChar w:fldCharType="begin"/>
        </w:r>
        <w:r w:rsidR="00526B84">
          <w:rPr>
            <w:noProof/>
            <w:webHidden/>
          </w:rPr>
          <w:instrText xml:space="preserve"> PAGEREF _Toc135312819 \h </w:instrText>
        </w:r>
        <w:r w:rsidR="00526B84">
          <w:rPr>
            <w:noProof/>
            <w:webHidden/>
          </w:rPr>
        </w:r>
        <w:r w:rsidR="00526B84">
          <w:rPr>
            <w:noProof/>
            <w:webHidden/>
          </w:rPr>
          <w:fldChar w:fldCharType="separate"/>
        </w:r>
        <w:r w:rsidR="00526B84">
          <w:rPr>
            <w:noProof/>
            <w:webHidden/>
          </w:rPr>
          <w:t>31</w:t>
        </w:r>
        <w:r w:rsidR="00526B84">
          <w:rPr>
            <w:noProof/>
            <w:webHidden/>
          </w:rPr>
          <w:fldChar w:fldCharType="end"/>
        </w:r>
      </w:hyperlink>
    </w:p>
    <w:p w:rsidR="00526B84" w:rsidRDefault="00000000" w14:paraId="23F14A15" w14:textId="1840AA10">
      <w:pPr>
        <w:pStyle w:val="TOC3"/>
        <w:rPr>
          <w:rFonts w:asciiTheme="minorHAnsi" w:hAnsiTheme="minorHAnsi" w:eastAsiaTheme="minorEastAsia" w:cstheme="minorBidi"/>
          <w:noProof/>
          <w:kern w:val="2"/>
          <w:sz w:val="22"/>
          <w:szCs w:val="22"/>
          <w14:ligatures w14:val="standardContextual"/>
        </w:rPr>
      </w:pPr>
      <w:hyperlink w:history="1" w:anchor="_Toc135312820">
        <w:r w:rsidRPr="002A2BF8" w:rsidR="00526B84">
          <w:rPr>
            <w:rStyle w:val="Hyperlink"/>
            <w:bCs/>
            <w:noProof/>
          </w:rPr>
          <w:t>2.5.3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Open Versus Closed Templates</w:t>
        </w:r>
        <w:r w:rsidR="00526B84">
          <w:rPr>
            <w:noProof/>
            <w:webHidden/>
          </w:rPr>
          <w:tab/>
        </w:r>
        <w:r w:rsidR="00526B84">
          <w:rPr>
            <w:noProof/>
            <w:webHidden/>
          </w:rPr>
          <w:fldChar w:fldCharType="begin"/>
        </w:r>
        <w:r w:rsidR="00526B84">
          <w:rPr>
            <w:noProof/>
            <w:webHidden/>
          </w:rPr>
          <w:instrText xml:space="preserve"> PAGEREF _Toc135312820 \h </w:instrText>
        </w:r>
        <w:r w:rsidR="00526B84">
          <w:rPr>
            <w:noProof/>
            <w:webHidden/>
          </w:rPr>
        </w:r>
        <w:r w:rsidR="00526B84">
          <w:rPr>
            <w:noProof/>
            <w:webHidden/>
          </w:rPr>
          <w:fldChar w:fldCharType="separate"/>
        </w:r>
        <w:r w:rsidR="00526B84">
          <w:rPr>
            <w:noProof/>
            <w:webHidden/>
          </w:rPr>
          <w:t>32</w:t>
        </w:r>
        <w:r w:rsidR="00526B84">
          <w:rPr>
            <w:noProof/>
            <w:webHidden/>
          </w:rPr>
          <w:fldChar w:fldCharType="end"/>
        </w:r>
      </w:hyperlink>
    </w:p>
    <w:p w:rsidR="00526B84" w:rsidRDefault="00000000" w14:paraId="7AB3C092" w14:textId="35DB7C7D">
      <w:pPr>
        <w:pStyle w:val="TOC3"/>
        <w:rPr>
          <w:rFonts w:asciiTheme="minorHAnsi" w:hAnsiTheme="minorHAnsi" w:eastAsiaTheme="minorEastAsia" w:cstheme="minorBidi"/>
          <w:noProof/>
          <w:kern w:val="2"/>
          <w:sz w:val="22"/>
          <w:szCs w:val="22"/>
          <w14:ligatures w14:val="standardContextual"/>
        </w:rPr>
      </w:pPr>
      <w:hyperlink w:history="1" w:anchor="_Toc135312821">
        <w:r w:rsidRPr="002A2BF8" w:rsidR="00526B84">
          <w:rPr>
            <w:rStyle w:val="Hyperlink"/>
            <w:bCs/>
            <w:noProof/>
          </w:rPr>
          <w:t>2.5.4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 Summary Versus Patient Summary</w:t>
        </w:r>
        <w:r w:rsidR="00526B84">
          <w:rPr>
            <w:noProof/>
            <w:webHidden/>
          </w:rPr>
          <w:tab/>
        </w:r>
        <w:r w:rsidR="00526B84">
          <w:rPr>
            <w:noProof/>
            <w:webHidden/>
          </w:rPr>
          <w:fldChar w:fldCharType="begin"/>
        </w:r>
        <w:r w:rsidR="00526B84">
          <w:rPr>
            <w:noProof/>
            <w:webHidden/>
          </w:rPr>
          <w:instrText xml:space="preserve"> PAGEREF _Toc135312821 \h </w:instrText>
        </w:r>
        <w:r w:rsidR="00526B84">
          <w:rPr>
            <w:noProof/>
            <w:webHidden/>
          </w:rPr>
        </w:r>
        <w:r w:rsidR="00526B84">
          <w:rPr>
            <w:noProof/>
            <w:webHidden/>
          </w:rPr>
          <w:fldChar w:fldCharType="separate"/>
        </w:r>
        <w:r w:rsidR="00526B84">
          <w:rPr>
            <w:noProof/>
            <w:webHidden/>
          </w:rPr>
          <w:t>33</w:t>
        </w:r>
        <w:r w:rsidR="00526B84">
          <w:rPr>
            <w:noProof/>
            <w:webHidden/>
          </w:rPr>
          <w:fldChar w:fldCharType="end"/>
        </w:r>
      </w:hyperlink>
    </w:p>
    <w:p w:rsidR="00526B84" w:rsidRDefault="00000000" w14:paraId="5CEFA30A" w14:textId="28B09592">
      <w:pPr>
        <w:pStyle w:val="TOC2"/>
        <w:rPr>
          <w:rFonts w:asciiTheme="minorHAnsi" w:hAnsiTheme="minorHAnsi" w:eastAsiaTheme="minorEastAsia" w:cstheme="minorBidi"/>
          <w:b w:val="0"/>
          <w:bCs w:val="0"/>
          <w:noProof/>
          <w:kern w:val="2"/>
          <w14:ligatures w14:val="standardContextual"/>
        </w:rPr>
      </w:pPr>
      <w:hyperlink w:history="1" w:anchor="_Toc135312822">
        <w:r w:rsidRPr="002A2BF8" w:rsidR="00526B84">
          <w:rPr>
            <w:rStyle w:val="Hyperlink"/>
            <w:noProof/>
          </w:rPr>
          <w:t>2.6</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Guidance on Document-Based Exchange</w:t>
        </w:r>
        <w:r w:rsidR="00526B84">
          <w:rPr>
            <w:noProof/>
            <w:webHidden/>
          </w:rPr>
          <w:tab/>
        </w:r>
        <w:r w:rsidR="00526B84">
          <w:rPr>
            <w:noProof/>
            <w:webHidden/>
          </w:rPr>
          <w:fldChar w:fldCharType="begin"/>
        </w:r>
        <w:r w:rsidR="00526B84">
          <w:rPr>
            <w:noProof/>
            <w:webHidden/>
          </w:rPr>
          <w:instrText xml:space="preserve"> PAGEREF _Toc135312822 \h </w:instrText>
        </w:r>
        <w:r w:rsidR="00526B84">
          <w:rPr>
            <w:noProof/>
            <w:webHidden/>
          </w:rPr>
        </w:r>
        <w:r w:rsidR="00526B84">
          <w:rPr>
            <w:noProof/>
            <w:webHidden/>
          </w:rPr>
          <w:fldChar w:fldCharType="separate"/>
        </w:r>
        <w:r w:rsidR="00526B84">
          <w:rPr>
            <w:noProof/>
            <w:webHidden/>
          </w:rPr>
          <w:t>34</w:t>
        </w:r>
        <w:r w:rsidR="00526B84">
          <w:rPr>
            <w:noProof/>
            <w:webHidden/>
          </w:rPr>
          <w:fldChar w:fldCharType="end"/>
        </w:r>
      </w:hyperlink>
    </w:p>
    <w:p w:rsidR="00526B84" w:rsidRDefault="00000000" w14:paraId="704E962A" w14:textId="402C7785">
      <w:pPr>
        <w:pStyle w:val="TOC3"/>
        <w:rPr>
          <w:rFonts w:asciiTheme="minorHAnsi" w:hAnsiTheme="minorHAnsi" w:eastAsiaTheme="minorEastAsia" w:cstheme="minorBidi"/>
          <w:noProof/>
          <w:kern w:val="2"/>
          <w:sz w:val="22"/>
          <w:szCs w:val="22"/>
          <w14:ligatures w14:val="standardContextual"/>
        </w:rPr>
      </w:pPr>
      <w:hyperlink w:history="1" w:anchor="_Toc135312823">
        <w:r w:rsidRPr="002A2BF8" w:rsidR="00526B84">
          <w:rPr>
            <w:rStyle w:val="Hyperlink"/>
            <w:bCs/>
            <w:noProof/>
          </w:rPr>
          <w:t>2.6.1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Content Creator Responsibilities</w:t>
        </w:r>
        <w:r w:rsidR="00526B84">
          <w:rPr>
            <w:noProof/>
            <w:webHidden/>
          </w:rPr>
          <w:tab/>
        </w:r>
        <w:r w:rsidR="00526B84">
          <w:rPr>
            <w:noProof/>
            <w:webHidden/>
          </w:rPr>
          <w:fldChar w:fldCharType="begin"/>
        </w:r>
        <w:r w:rsidR="00526B84">
          <w:rPr>
            <w:noProof/>
            <w:webHidden/>
          </w:rPr>
          <w:instrText xml:space="preserve"> PAGEREF _Toc135312823 \h </w:instrText>
        </w:r>
        <w:r w:rsidR="00526B84">
          <w:rPr>
            <w:noProof/>
            <w:webHidden/>
          </w:rPr>
        </w:r>
        <w:r w:rsidR="00526B84">
          <w:rPr>
            <w:noProof/>
            <w:webHidden/>
          </w:rPr>
          <w:fldChar w:fldCharType="separate"/>
        </w:r>
        <w:r w:rsidR="00526B84">
          <w:rPr>
            <w:noProof/>
            <w:webHidden/>
          </w:rPr>
          <w:t>35</w:t>
        </w:r>
        <w:r w:rsidR="00526B84">
          <w:rPr>
            <w:noProof/>
            <w:webHidden/>
          </w:rPr>
          <w:fldChar w:fldCharType="end"/>
        </w:r>
      </w:hyperlink>
    </w:p>
    <w:p w:rsidR="00526B84" w:rsidRDefault="00000000" w14:paraId="11E3B9CE" w14:textId="6598643B">
      <w:pPr>
        <w:pStyle w:val="TOC3"/>
        <w:rPr>
          <w:rFonts w:asciiTheme="minorHAnsi" w:hAnsiTheme="minorHAnsi" w:eastAsiaTheme="minorEastAsia" w:cstheme="minorBidi"/>
          <w:noProof/>
          <w:kern w:val="2"/>
          <w:sz w:val="22"/>
          <w:szCs w:val="22"/>
          <w14:ligatures w14:val="standardContextual"/>
        </w:rPr>
      </w:pPr>
      <w:hyperlink w:history="1" w:anchor="_Toc135312824">
        <w:r w:rsidRPr="002A2BF8" w:rsidR="00526B84">
          <w:rPr>
            <w:rStyle w:val="Hyperlink"/>
            <w:bCs/>
            <w:noProof/>
          </w:rPr>
          <w:t>2.6.2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Content Consumer Responsibilities</w:t>
        </w:r>
        <w:r w:rsidR="00526B84">
          <w:rPr>
            <w:noProof/>
            <w:webHidden/>
          </w:rPr>
          <w:tab/>
        </w:r>
        <w:r w:rsidR="00526B84">
          <w:rPr>
            <w:noProof/>
            <w:webHidden/>
          </w:rPr>
          <w:fldChar w:fldCharType="begin"/>
        </w:r>
        <w:r w:rsidR="00526B84">
          <w:rPr>
            <w:noProof/>
            <w:webHidden/>
          </w:rPr>
          <w:instrText xml:space="preserve"> PAGEREF _Toc135312824 \h </w:instrText>
        </w:r>
        <w:r w:rsidR="00526B84">
          <w:rPr>
            <w:noProof/>
            <w:webHidden/>
          </w:rPr>
        </w:r>
        <w:r w:rsidR="00526B84">
          <w:rPr>
            <w:noProof/>
            <w:webHidden/>
          </w:rPr>
          <w:fldChar w:fldCharType="separate"/>
        </w:r>
        <w:r w:rsidR="00526B84">
          <w:rPr>
            <w:noProof/>
            <w:webHidden/>
          </w:rPr>
          <w:t>37</w:t>
        </w:r>
        <w:r w:rsidR="00526B84">
          <w:rPr>
            <w:noProof/>
            <w:webHidden/>
          </w:rPr>
          <w:fldChar w:fldCharType="end"/>
        </w:r>
      </w:hyperlink>
    </w:p>
    <w:p w:rsidR="00526B84" w:rsidRDefault="00000000" w14:paraId="685BC0B7" w14:textId="56213290">
      <w:pPr>
        <w:pStyle w:val="TOC2"/>
        <w:rPr>
          <w:rFonts w:asciiTheme="minorHAnsi" w:hAnsiTheme="minorHAnsi" w:eastAsiaTheme="minorEastAsia" w:cstheme="minorBidi"/>
          <w:b w:val="0"/>
          <w:bCs w:val="0"/>
          <w:noProof/>
          <w:kern w:val="2"/>
          <w14:ligatures w14:val="standardContextual"/>
        </w:rPr>
      </w:pPr>
      <w:hyperlink w:history="1" w:anchor="_Toc135312825">
        <w:r w:rsidRPr="002A2BF8" w:rsidR="00526B84">
          <w:rPr>
            <w:rStyle w:val="Hyperlink"/>
            <w:noProof/>
          </w:rPr>
          <w:t>2.7</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Clinical Notes</w:t>
        </w:r>
        <w:r w:rsidR="00526B84">
          <w:rPr>
            <w:noProof/>
            <w:webHidden/>
          </w:rPr>
          <w:tab/>
        </w:r>
        <w:r w:rsidR="00526B84">
          <w:rPr>
            <w:noProof/>
            <w:webHidden/>
          </w:rPr>
          <w:fldChar w:fldCharType="begin"/>
        </w:r>
        <w:r w:rsidR="00526B84">
          <w:rPr>
            <w:noProof/>
            <w:webHidden/>
          </w:rPr>
          <w:instrText xml:space="preserve"> PAGEREF _Toc135312825 \h </w:instrText>
        </w:r>
        <w:r w:rsidR="00526B84">
          <w:rPr>
            <w:noProof/>
            <w:webHidden/>
          </w:rPr>
        </w:r>
        <w:r w:rsidR="00526B84">
          <w:rPr>
            <w:noProof/>
            <w:webHidden/>
          </w:rPr>
          <w:fldChar w:fldCharType="separate"/>
        </w:r>
        <w:r w:rsidR="00526B84">
          <w:rPr>
            <w:noProof/>
            <w:webHidden/>
          </w:rPr>
          <w:t>40</w:t>
        </w:r>
        <w:r w:rsidR="00526B84">
          <w:rPr>
            <w:noProof/>
            <w:webHidden/>
          </w:rPr>
          <w:fldChar w:fldCharType="end"/>
        </w:r>
      </w:hyperlink>
    </w:p>
    <w:p w:rsidR="00526B84" w:rsidRDefault="00000000" w14:paraId="22FD251E" w14:textId="1C04440B">
      <w:pPr>
        <w:pStyle w:val="TOC3"/>
        <w:rPr>
          <w:rFonts w:asciiTheme="minorHAnsi" w:hAnsiTheme="minorHAnsi" w:eastAsiaTheme="minorEastAsia" w:cstheme="minorBidi"/>
          <w:noProof/>
          <w:kern w:val="2"/>
          <w:sz w:val="22"/>
          <w:szCs w:val="22"/>
          <w14:ligatures w14:val="standardContextual"/>
        </w:rPr>
      </w:pPr>
      <w:hyperlink w:history="1" w:anchor="_Toc135312826">
        <w:r w:rsidRPr="002A2BF8" w:rsidR="00526B84">
          <w:rPr>
            <w:rStyle w:val="Hyperlink"/>
            <w:bCs/>
            <w:noProof/>
          </w:rPr>
          <w:t>2.7.1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LOINC Coding for Clinical Notes</w:t>
        </w:r>
        <w:r w:rsidR="00526B84">
          <w:rPr>
            <w:noProof/>
            <w:webHidden/>
          </w:rPr>
          <w:tab/>
        </w:r>
        <w:r w:rsidR="00526B84">
          <w:rPr>
            <w:noProof/>
            <w:webHidden/>
          </w:rPr>
          <w:fldChar w:fldCharType="begin"/>
        </w:r>
        <w:r w:rsidR="00526B84">
          <w:rPr>
            <w:noProof/>
            <w:webHidden/>
          </w:rPr>
          <w:instrText xml:space="preserve"> PAGEREF _Toc135312826 \h </w:instrText>
        </w:r>
        <w:r w:rsidR="00526B84">
          <w:rPr>
            <w:noProof/>
            <w:webHidden/>
          </w:rPr>
        </w:r>
        <w:r w:rsidR="00526B84">
          <w:rPr>
            <w:noProof/>
            <w:webHidden/>
          </w:rPr>
          <w:fldChar w:fldCharType="separate"/>
        </w:r>
        <w:r w:rsidR="00526B84">
          <w:rPr>
            <w:noProof/>
            <w:webHidden/>
          </w:rPr>
          <w:t>42</w:t>
        </w:r>
        <w:r w:rsidR="00526B84">
          <w:rPr>
            <w:noProof/>
            <w:webHidden/>
          </w:rPr>
          <w:fldChar w:fldCharType="end"/>
        </w:r>
      </w:hyperlink>
    </w:p>
    <w:p w:rsidR="00526B84" w:rsidRDefault="00000000" w14:paraId="6485B44E" w14:textId="6662E4DC">
      <w:pPr>
        <w:pStyle w:val="TOC2"/>
        <w:rPr>
          <w:rFonts w:asciiTheme="minorHAnsi" w:hAnsiTheme="minorHAnsi" w:eastAsiaTheme="minorEastAsia" w:cstheme="minorBidi"/>
          <w:b w:val="0"/>
          <w:bCs w:val="0"/>
          <w:noProof/>
          <w:kern w:val="2"/>
          <w14:ligatures w14:val="standardContextual"/>
        </w:rPr>
      </w:pPr>
      <w:hyperlink w:history="1" w:anchor="_Toc135312827">
        <w:r w:rsidRPr="002A2BF8" w:rsidR="00526B84">
          <w:rPr>
            <w:rStyle w:val="Hyperlink"/>
            <w:noProof/>
          </w:rPr>
          <w:t>2.8</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Options for Temporarily Unavailable Data</w:t>
        </w:r>
        <w:r w:rsidR="00526B84">
          <w:rPr>
            <w:noProof/>
            <w:webHidden/>
          </w:rPr>
          <w:tab/>
        </w:r>
        <w:r w:rsidR="00526B84">
          <w:rPr>
            <w:noProof/>
            <w:webHidden/>
          </w:rPr>
          <w:fldChar w:fldCharType="begin"/>
        </w:r>
        <w:r w:rsidR="00526B84">
          <w:rPr>
            <w:noProof/>
            <w:webHidden/>
          </w:rPr>
          <w:instrText xml:space="preserve"> PAGEREF _Toc135312827 \h </w:instrText>
        </w:r>
        <w:r w:rsidR="00526B84">
          <w:rPr>
            <w:noProof/>
            <w:webHidden/>
          </w:rPr>
        </w:r>
        <w:r w:rsidR="00526B84">
          <w:rPr>
            <w:noProof/>
            <w:webHidden/>
          </w:rPr>
          <w:fldChar w:fldCharType="separate"/>
        </w:r>
        <w:r w:rsidR="00526B84">
          <w:rPr>
            <w:noProof/>
            <w:webHidden/>
          </w:rPr>
          <w:t>44</w:t>
        </w:r>
        <w:r w:rsidR="00526B84">
          <w:rPr>
            <w:noProof/>
            <w:webHidden/>
          </w:rPr>
          <w:fldChar w:fldCharType="end"/>
        </w:r>
      </w:hyperlink>
    </w:p>
    <w:p w:rsidR="00526B84" w:rsidP="00526B84" w:rsidRDefault="00000000" w14:paraId="78630E51" w14:textId="5BEFB355">
      <w:pPr>
        <w:pStyle w:val="TOC1"/>
        <w:rPr>
          <w:rFonts w:asciiTheme="minorHAnsi" w:hAnsiTheme="minorHAnsi" w:eastAsiaTheme="minorEastAsia" w:cstheme="minorBidi"/>
          <w:noProof/>
          <w:kern w:val="2"/>
          <w:sz w:val="22"/>
          <w:szCs w:val="22"/>
          <w14:ligatures w14:val="standardContextual"/>
        </w:rPr>
      </w:pPr>
      <w:hyperlink w:history="1" w:anchor="_Toc135312828">
        <w:r w:rsidRPr="002A2BF8" w:rsidR="00526B84">
          <w:rPr>
            <w:rStyle w:val="Hyperlink"/>
            <w:noProof/>
          </w:rPr>
          <w:t>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Document Level Guidance</w:t>
        </w:r>
        <w:r w:rsidR="00526B84">
          <w:rPr>
            <w:noProof/>
            <w:webHidden/>
          </w:rPr>
          <w:tab/>
        </w:r>
        <w:r w:rsidR="00526B84">
          <w:rPr>
            <w:noProof/>
            <w:webHidden/>
          </w:rPr>
          <w:fldChar w:fldCharType="begin"/>
        </w:r>
        <w:r w:rsidR="00526B84">
          <w:rPr>
            <w:noProof/>
            <w:webHidden/>
          </w:rPr>
          <w:instrText xml:space="preserve"> PAGEREF _Toc135312828 \h </w:instrText>
        </w:r>
        <w:r w:rsidR="00526B84">
          <w:rPr>
            <w:noProof/>
            <w:webHidden/>
          </w:rPr>
        </w:r>
        <w:r w:rsidR="00526B84">
          <w:rPr>
            <w:noProof/>
            <w:webHidden/>
          </w:rPr>
          <w:fldChar w:fldCharType="separate"/>
        </w:r>
        <w:r w:rsidR="00526B84">
          <w:rPr>
            <w:noProof/>
            <w:webHidden/>
          </w:rPr>
          <w:t>45</w:t>
        </w:r>
        <w:r w:rsidR="00526B84">
          <w:rPr>
            <w:noProof/>
            <w:webHidden/>
          </w:rPr>
          <w:fldChar w:fldCharType="end"/>
        </w:r>
      </w:hyperlink>
    </w:p>
    <w:p w:rsidR="00526B84" w:rsidRDefault="00000000" w14:paraId="0B292E8B" w14:textId="20D51AE5">
      <w:pPr>
        <w:pStyle w:val="TOC2"/>
        <w:rPr>
          <w:rFonts w:asciiTheme="minorHAnsi" w:hAnsiTheme="minorHAnsi" w:eastAsiaTheme="minorEastAsia" w:cstheme="minorBidi"/>
          <w:b w:val="0"/>
          <w:bCs w:val="0"/>
          <w:noProof/>
          <w:kern w:val="2"/>
          <w14:ligatures w14:val="standardContextual"/>
        </w:rPr>
      </w:pPr>
      <w:hyperlink w:history="1" w:anchor="_Toc135312829">
        <w:r w:rsidRPr="002A2BF8" w:rsidR="00526B84">
          <w:rPr>
            <w:rStyle w:val="Hyperlink"/>
            <w:noProof/>
          </w:rPr>
          <w:t>3.1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Reusable, Nesting Templates</w:t>
        </w:r>
        <w:r w:rsidR="00526B84">
          <w:rPr>
            <w:noProof/>
            <w:webHidden/>
          </w:rPr>
          <w:tab/>
        </w:r>
        <w:r w:rsidR="00526B84">
          <w:rPr>
            <w:noProof/>
            <w:webHidden/>
          </w:rPr>
          <w:fldChar w:fldCharType="begin"/>
        </w:r>
        <w:r w:rsidR="00526B84">
          <w:rPr>
            <w:noProof/>
            <w:webHidden/>
          </w:rPr>
          <w:instrText xml:space="preserve"> PAGEREF _Toc135312829 \h </w:instrText>
        </w:r>
        <w:r w:rsidR="00526B84">
          <w:rPr>
            <w:noProof/>
            <w:webHidden/>
          </w:rPr>
        </w:r>
        <w:r w:rsidR="00526B84">
          <w:rPr>
            <w:noProof/>
            <w:webHidden/>
          </w:rPr>
          <w:fldChar w:fldCharType="separate"/>
        </w:r>
        <w:r w:rsidR="00526B84">
          <w:rPr>
            <w:noProof/>
            <w:webHidden/>
          </w:rPr>
          <w:t>45</w:t>
        </w:r>
        <w:r w:rsidR="00526B84">
          <w:rPr>
            <w:noProof/>
            <w:webHidden/>
          </w:rPr>
          <w:fldChar w:fldCharType="end"/>
        </w:r>
      </w:hyperlink>
    </w:p>
    <w:p w:rsidR="00526B84" w:rsidRDefault="00000000" w14:paraId="45EB3A60" w14:textId="6BC63DD7">
      <w:pPr>
        <w:pStyle w:val="TOC3"/>
        <w:rPr>
          <w:rFonts w:asciiTheme="minorHAnsi" w:hAnsiTheme="minorHAnsi" w:eastAsiaTheme="minorEastAsia" w:cstheme="minorBidi"/>
          <w:noProof/>
          <w:kern w:val="2"/>
          <w:sz w:val="22"/>
          <w:szCs w:val="22"/>
          <w14:ligatures w14:val="standardContextual"/>
        </w:rPr>
      </w:pPr>
      <w:hyperlink w:history="1" w:anchor="_Toc135312830">
        <w:r w:rsidRPr="002A2BF8" w:rsidR="00526B84">
          <w:rPr>
            <w:rStyle w:val="Hyperlink"/>
            <w:bCs/>
            <w:noProof/>
          </w:rPr>
          <w:t>3.1.1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Nested Content and Context Conduction</w:t>
        </w:r>
        <w:r w:rsidR="00526B84">
          <w:rPr>
            <w:noProof/>
            <w:webHidden/>
          </w:rPr>
          <w:tab/>
        </w:r>
        <w:r w:rsidR="00526B84">
          <w:rPr>
            <w:noProof/>
            <w:webHidden/>
          </w:rPr>
          <w:fldChar w:fldCharType="begin"/>
        </w:r>
        <w:r w:rsidR="00526B84">
          <w:rPr>
            <w:noProof/>
            <w:webHidden/>
          </w:rPr>
          <w:instrText xml:space="preserve"> PAGEREF _Toc135312830 \h </w:instrText>
        </w:r>
        <w:r w:rsidR="00526B84">
          <w:rPr>
            <w:noProof/>
            <w:webHidden/>
          </w:rPr>
        </w:r>
        <w:r w:rsidR="00526B84">
          <w:rPr>
            <w:noProof/>
            <w:webHidden/>
          </w:rPr>
          <w:fldChar w:fldCharType="separate"/>
        </w:r>
        <w:r w:rsidR="00526B84">
          <w:rPr>
            <w:noProof/>
            <w:webHidden/>
          </w:rPr>
          <w:t>46</w:t>
        </w:r>
        <w:r w:rsidR="00526B84">
          <w:rPr>
            <w:noProof/>
            <w:webHidden/>
          </w:rPr>
          <w:fldChar w:fldCharType="end"/>
        </w:r>
      </w:hyperlink>
    </w:p>
    <w:p w:rsidR="00526B84" w:rsidRDefault="00000000" w14:paraId="6C2B5156" w14:textId="0883E80A">
      <w:pPr>
        <w:pStyle w:val="TOC2"/>
        <w:rPr>
          <w:rFonts w:asciiTheme="minorHAnsi" w:hAnsiTheme="minorHAnsi" w:eastAsiaTheme="minorEastAsia" w:cstheme="minorBidi"/>
          <w:b w:val="0"/>
          <w:bCs w:val="0"/>
          <w:noProof/>
          <w:kern w:val="2"/>
          <w14:ligatures w14:val="standardContextual"/>
        </w:rPr>
      </w:pPr>
      <w:hyperlink w:history="1" w:anchor="_Toc135312831">
        <w:r w:rsidRPr="002A2BF8" w:rsidR="00526B84">
          <w:rPr>
            <w:rStyle w:val="Hyperlink"/>
            <w:noProof/>
          </w:rPr>
          <w:t>3.2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Structured Header</w:t>
        </w:r>
        <w:r w:rsidR="00526B84">
          <w:rPr>
            <w:noProof/>
            <w:webHidden/>
          </w:rPr>
          <w:tab/>
        </w:r>
        <w:r w:rsidR="00526B84">
          <w:rPr>
            <w:noProof/>
            <w:webHidden/>
          </w:rPr>
          <w:fldChar w:fldCharType="begin"/>
        </w:r>
        <w:r w:rsidR="00526B84">
          <w:rPr>
            <w:noProof/>
            <w:webHidden/>
          </w:rPr>
          <w:instrText xml:space="preserve"> PAGEREF _Toc135312831 \h </w:instrText>
        </w:r>
        <w:r w:rsidR="00526B84">
          <w:rPr>
            <w:noProof/>
            <w:webHidden/>
          </w:rPr>
        </w:r>
        <w:r w:rsidR="00526B84">
          <w:rPr>
            <w:noProof/>
            <w:webHidden/>
          </w:rPr>
          <w:fldChar w:fldCharType="separate"/>
        </w:r>
        <w:r w:rsidR="00526B84">
          <w:rPr>
            <w:noProof/>
            <w:webHidden/>
          </w:rPr>
          <w:t>48</w:t>
        </w:r>
        <w:r w:rsidR="00526B84">
          <w:rPr>
            <w:noProof/>
            <w:webHidden/>
          </w:rPr>
          <w:fldChar w:fldCharType="end"/>
        </w:r>
      </w:hyperlink>
    </w:p>
    <w:p w:rsidR="00526B84" w:rsidRDefault="00000000" w14:paraId="54DC2FA0" w14:textId="4A71B33E">
      <w:pPr>
        <w:pStyle w:val="TOC3"/>
        <w:rPr>
          <w:rFonts w:asciiTheme="minorHAnsi" w:hAnsiTheme="minorHAnsi" w:eastAsiaTheme="minorEastAsia" w:cstheme="minorBidi"/>
          <w:noProof/>
          <w:kern w:val="2"/>
          <w:sz w:val="22"/>
          <w:szCs w:val="22"/>
          <w14:ligatures w14:val="standardContextual"/>
        </w:rPr>
      </w:pPr>
      <w:hyperlink w:history="1" w:anchor="_Toc135312832">
        <w:r w:rsidRPr="002A2BF8" w:rsidR="00526B84">
          <w:rPr>
            <w:rStyle w:val="Hyperlink"/>
            <w:bCs/>
            <w:noProof/>
          </w:rPr>
          <w:t>3.2.1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Patient</w:t>
        </w:r>
        <w:r w:rsidR="00526B84">
          <w:rPr>
            <w:noProof/>
            <w:webHidden/>
          </w:rPr>
          <w:tab/>
        </w:r>
        <w:r w:rsidR="00526B84">
          <w:rPr>
            <w:noProof/>
            <w:webHidden/>
          </w:rPr>
          <w:fldChar w:fldCharType="begin"/>
        </w:r>
        <w:r w:rsidR="00526B84">
          <w:rPr>
            <w:noProof/>
            <w:webHidden/>
          </w:rPr>
          <w:instrText xml:space="preserve"> PAGEREF _Toc135312832 \h </w:instrText>
        </w:r>
        <w:r w:rsidR="00526B84">
          <w:rPr>
            <w:noProof/>
            <w:webHidden/>
          </w:rPr>
        </w:r>
        <w:r w:rsidR="00526B84">
          <w:rPr>
            <w:noProof/>
            <w:webHidden/>
          </w:rPr>
          <w:fldChar w:fldCharType="separate"/>
        </w:r>
        <w:r w:rsidR="00526B84">
          <w:rPr>
            <w:noProof/>
            <w:webHidden/>
          </w:rPr>
          <w:t>48</w:t>
        </w:r>
        <w:r w:rsidR="00526B84">
          <w:rPr>
            <w:noProof/>
            <w:webHidden/>
          </w:rPr>
          <w:fldChar w:fldCharType="end"/>
        </w:r>
      </w:hyperlink>
    </w:p>
    <w:p w:rsidR="00526B84" w:rsidRDefault="00000000" w14:paraId="1E1BEFCF" w14:textId="694CABBA">
      <w:pPr>
        <w:pStyle w:val="TOC3"/>
        <w:rPr>
          <w:rFonts w:asciiTheme="minorHAnsi" w:hAnsiTheme="minorHAnsi" w:eastAsiaTheme="minorEastAsia" w:cstheme="minorBidi"/>
          <w:noProof/>
          <w:kern w:val="2"/>
          <w:sz w:val="22"/>
          <w:szCs w:val="22"/>
          <w14:ligatures w14:val="standardContextual"/>
        </w:rPr>
      </w:pPr>
      <w:hyperlink w:history="1" w:anchor="_Toc135312833">
        <w:r w:rsidRPr="002A2BF8" w:rsidR="00526B84">
          <w:rPr>
            <w:rStyle w:val="Hyperlink"/>
            <w:bCs/>
            <w:noProof/>
          </w:rPr>
          <w:t>3.2.2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Authors Versus Performers</w:t>
        </w:r>
        <w:r w:rsidR="00526B84">
          <w:rPr>
            <w:noProof/>
            <w:webHidden/>
          </w:rPr>
          <w:tab/>
        </w:r>
        <w:r w:rsidR="00526B84">
          <w:rPr>
            <w:noProof/>
            <w:webHidden/>
          </w:rPr>
          <w:fldChar w:fldCharType="begin"/>
        </w:r>
        <w:r w:rsidR="00526B84">
          <w:rPr>
            <w:noProof/>
            <w:webHidden/>
          </w:rPr>
          <w:instrText xml:space="preserve"> PAGEREF _Toc135312833 \h </w:instrText>
        </w:r>
        <w:r w:rsidR="00526B84">
          <w:rPr>
            <w:noProof/>
            <w:webHidden/>
          </w:rPr>
        </w:r>
        <w:r w:rsidR="00526B84">
          <w:rPr>
            <w:noProof/>
            <w:webHidden/>
          </w:rPr>
          <w:fldChar w:fldCharType="separate"/>
        </w:r>
        <w:r w:rsidR="00526B84">
          <w:rPr>
            <w:noProof/>
            <w:webHidden/>
          </w:rPr>
          <w:t>57</w:t>
        </w:r>
        <w:r w:rsidR="00526B84">
          <w:rPr>
            <w:noProof/>
            <w:webHidden/>
          </w:rPr>
          <w:fldChar w:fldCharType="end"/>
        </w:r>
      </w:hyperlink>
    </w:p>
    <w:p w:rsidR="00526B84" w:rsidRDefault="00000000" w14:paraId="30CB9425" w14:textId="2D98286D">
      <w:pPr>
        <w:pStyle w:val="TOC3"/>
        <w:rPr>
          <w:rFonts w:asciiTheme="minorHAnsi" w:hAnsiTheme="minorHAnsi" w:eastAsiaTheme="minorEastAsia" w:cstheme="minorBidi"/>
          <w:noProof/>
          <w:kern w:val="2"/>
          <w:sz w:val="22"/>
          <w:szCs w:val="22"/>
          <w14:ligatures w14:val="standardContextual"/>
        </w:rPr>
      </w:pPr>
      <w:hyperlink w:history="1" w:anchor="_Toc135312834">
        <w:r w:rsidRPr="002A2BF8" w:rsidR="00526B84">
          <w:rPr>
            <w:rStyle w:val="Hyperlink"/>
            <w:bCs/>
            <w:noProof/>
          </w:rPr>
          <w:t>3.2.3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Custodian</w:t>
        </w:r>
        <w:r w:rsidR="00526B84">
          <w:rPr>
            <w:noProof/>
            <w:webHidden/>
          </w:rPr>
          <w:tab/>
        </w:r>
        <w:r w:rsidR="00526B84">
          <w:rPr>
            <w:noProof/>
            <w:webHidden/>
          </w:rPr>
          <w:fldChar w:fldCharType="begin"/>
        </w:r>
        <w:r w:rsidR="00526B84">
          <w:rPr>
            <w:noProof/>
            <w:webHidden/>
          </w:rPr>
          <w:instrText xml:space="preserve"> PAGEREF _Toc135312834 \h </w:instrText>
        </w:r>
        <w:r w:rsidR="00526B84">
          <w:rPr>
            <w:noProof/>
            <w:webHidden/>
          </w:rPr>
        </w:r>
        <w:r w:rsidR="00526B84">
          <w:rPr>
            <w:noProof/>
            <w:webHidden/>
          </w:rPr>
          <w:fldChar w:fldCharType="separate"/>
        </w:r>
        <w:r w:rsidR="00526B84">
          <w:rPr>
            <w:noProof/>
            <w:webHidden/>
          </w:rPr>
          <w:t>60</w:t>
        </w:r>
        <w:r w:rsidR="00526B84">
          <w:rPr>
            <w:noProof/>
            <w:webHidden/>
          </w:rPr>
          <w:fldChar w:fldCharType="end"/>
        </w:r>
      </w:hyperlink>
    </w:p>
    <w:p w:rsidR="00526B84" w:rsidRDefault="00000000" w14:paraId="0CFF0EE9" w14:textId="61F9E33B">
      <w:pPr>
        <w:pStyle w:val="TOC3"/>
        <w:rPr>
          <w:rFonts w:asciiTheme="minorHAnsi" w:hAnsiTheme="minorHAnsi" w:eastAsiaTheme="minorEastAsia" w:cstheme="minorBidi"/>
          <w:noProof/>
          <w:kern w:val="2"/>
          <w:sz w:val="22"/>
          <w:szCs w:val="22"/>
          <w14:ligatures w14:val="standardContextual"/>
        </w:rPr>
      </w:pPr>
      <w:hyperlink w:history="1" w:anchor="_Toc135312835">
        <w:r w:rsidRPr="002A2BF8" w:rsidR="00526B84">
          <w:rPr>
            <w:rStyle w:val="Hyperlink"/>
            <w:bCs/>
            <w:noProof/>
          </w:rPr>
          <w:t>3.2.4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 Members</w:t>
        </w:r>
        <w:r w:rsidR="00526B84">
          <w:rPr>
            <w:noProof/>
            <w:webHidden/>
          </w:rPr>
          <w:tab/>
        </w:r>
        <w:r w:rsidR="00526B84">
          <w:rPr>
            <w:noProof/>
            <w:webHidden/>
          </w:rPr>
          <w:fldChar w:fldCharType="begin"/>
        </w:r>
        <w:r w:rsidR="00526B84">
          <w:rPr>
            <w:noProof/>
            <w:webHidden/>
          </w:rPr>
          <w:instrText xml:space="preserve"> PAGEREF _Toc135312835 \h </w:instrText>
        </w:r>
        <w:r w:rsidR="00526B84">
          <w:rPr>
            <w:noProof/>
            <w:webHidden/>
          </w:rPr>
        </w:r>
        <w:r w:rsidR="00526B84">
          <w:rPr>
            <w:noProof/>
            <w:webHidden/>
          </w:rPr>
          <w:fldChar w:fldCharType="separate"/>
        </w:r>
        <w:r w:rsidR="00526B84">
          <w:rPr>
            <w:noProof/>
            <w:webHidden/>
          </w:rPr>
          <w:t>60</w:t>
        </w:r>
        <w:r w:rsidR="00526B84">
          <w:rPr>
            <w:noProof/>
            <w:webHidden/>
          </w:rPr>
          <w:fldChar w:fldCharType="end"/>
        </w:r>
      </w:hyperlink>
    </w:p>
    <w:p w:rsidR="00526B84" w:rsidRDefault="00000000" w14:paraId="2FEBAE5A" w14:textId="4381A1E9">
      <w:pPr>
        <w:pStyle w:val="TOC3"/>
        <w:rPr>
          <w:rFonts w:asciiTheme="minorHAnsi" w:hAnsiTheme="minorHAnsi" w:eastAsiaTheme="minorEastAsia" w:cstheme="minorBidi"/>
          <w:noProof/>
          <w:kern w:val="2"/>
          <w:sz w:val="22"/>
          <w:szCs w:val="22"/>
          <w14:ligatures w14:val="standardContextual"/>
        </w:rPr>
      </w:pPr>
      <w:hyperlink w:history="1" w:anchor="_Toc135312836">
        <w:r w:rsidRPr="002A2BF8" w:rsidR="00526B84">
          <w:rPr>
            <w:rStyle w:val="Hyperlink"/>
            <w:bCs/>
            <w:noProof/>
          </w:rPr>
          <w:t>3.2.5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sdtc:signatureText in Authenticator and legalAuthenticator</w:t>
        </w:r>
        <w:r w:rsidR="00526B84">
          <w:rPr>
            <w:noProof/>
            <w:webHidden/>
          </w:rPr>
          <w:tab/>
        </w:r>
        <w:r w:rsidR="00526B84">
          <w:rPr>
            <w:noProof/>
            <w:webHidden/>
          </w:rPr>
          <w:fldChar w:fldCharType="begin"/>
        </w:r>
        <w:r w:rsidR="00526B84">
          <w:rPr>
            <w:noProof/>
            <w:webHidden/>
          </w:rPr>
          <w:instrText xml:space="preserve"> PAGEREF _Toc135312836 \h </w:instrText>
        </w:r>
        <w:r w:rsidR="00526B84">
          <w:rPr>
            <w:noProof/>
            <w:webHidden/>
          </w:rPr>
        </w:r>
        <w:r w:rsidR="00526B84">
          <w:rPr>
            <w:noProof/>
            <w:webHidden/>
          </w:rPr>
          <w:fldChar w:fldCharType="separate"/>
        </w:r>
        <w:r w:rsidR="00526B84">
          <w:rPr>
            <w:noProof/>
            <w:webHidden/>
          </w:rPr>
          <w:t>63</w:t>
        </w:r>
        <w:r w:rsidR="00526B84">
          <w:rPr>
            <w:noProof/>
            <w:webHidden/>
          </w:rPr>
          <w:fldChar w:fldCharType="end"/>
        </w:r>
      </w:hyperlink>
    </w:p>
    <w:p w:rsidR="00526B84" w:rsidRDefault="00000000" w14:paraId="7F8C84E3" w14:textId="2DF66062">
      <w:pPr>
        <w:pStyle w:val="TOC3"/>
        <w:rPr>
          <w:rFonts w:asciiTheme="minorHAnsi" w:hAnsiTheme="minorHAnsi" w:eastAsiaTheme="minorEastAsia" w:cstheme="minorBidi"/>
          <w:noProof/>
          <w:kern w:val="2"/>
          <w:sz w:val="22"/>
          <w:szCs w:val="22"/>
          <w14:ligatures w14:val="standardContextual"/>
        </w:rPr>
      </w:pPr>
      <w:hyperlink w:history="1" w:anchor="_Toc135312837">
        <w:r w:rsidRPr="002A2BF8" w:rsidR="00526B84">
          <w:rPr>
            <w:rStyle w:val="Hyperlink"/>
            <w:bCs/>
            <w:noProof/>
          </w:rPr>
          <w:t>3.2.6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Context of Care</w:t>
        </w:r>
        <w:r w:rsidR="00526B84">
          <w:rPr>
            <w:noProof/>
            <w:webHidden/>
          </w:rPr>
          <w:tab/>
        </w:r>
        <w:r w:rsidR="00526B84">
          <w:rPr>
            <w:noProof/>
            <w:webHidden/>
          </w:rPr>
          <w:fldChar w:fldCharType="begin"/>
        </w:r>
        <w:r w:rsidR="00526B84">
          <w:rPr>
            <w:noProof/>
            <w:webHidden/>
          </w:rPr>
          <w:instrText xml:space="preserve"> PAGEREF _Toc135312837 \h </w:instrText>
        </w:r>
        <w:r w:rsidR="00526B84">
          <w:rPr>
            <w:noProof/>
            <w:webHidden/>
          </w:rPr>
        </w:r>
        <w:r w:rsidR="00526B84">
          <w:rPr>
            <w:noProof/>
            <w:webHidden/>
          </w:rPr>
          <w:fldChar w:fldCharType="separate"/>
        </w:r>
        <w:r w:rsidR="00526B84">
          <w:rPr>
            <w:noProof/>
            <w:webHidden/>
          </w:rPr>
          <w:t>63</w:t>
        </w:r>
        <w:r w:rsidR="00526B84">
          <w:rPr>
            <w:noProof/>
            <w:webHidden/>
          </w:rPr>
          <w:fldChar w:fldCharType="end"/>
        </w:r>
      </w:hyperlink>
    </w:p>
    <w:p w:rsidR="00526B84" w:rsidRDefault="00000000" w14:paraId="4CD302A2" w14:textId="28C08852">
      <w:pPr>
        <w:pStyle w:val="TOC3"/>
        <w:rPr>
          <w:rFonts w:asciiTheme="minorHAnsi" w:hAnsiTheme="minorHAnsi" w:eastAsiaTheme="minorEastAsia" w:cstheme="minorBidi"/>
          <w:noProof/>
          <w:kern w:val="2"/>
          <w:sz w:val="22"/>
          <w:szCs w:val="22"/>
          <w14:ligatures w14:val="standardContextual"/>
        </w:rPr>
      </w:pPr>
      <w:hyperlink w:history="1" w:anchor="_Toc135312838">
        <w:r w:rsidRPr="002A2BF8" w:rsidR="00526B84">
          <w:rPr>
            <w:rStyle w:val="Hyperlink"/>
            <w:bCs/>
            <w:noProof/>
          </w:rPr>
          <w:t>3.2.7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Related Parent Document</w:t>
        </w:r>
        <w:r w:rsidR="00526B84">
          <w:rPr>
            <w:noProof/>
            <w:webHidden/>
          </w:rPr>
          <w:tab/>
        </w:r>
        <w:r w:rsidR="00526B84">
          <w:rPr>
            <w:noProof/>
            <w:webHidden/>
          </w:rPr>
          <w:fldChar w:fldCharType="begin"/>
        </w:r>
        <w:r w:rsidR="00526B84">
          <w:rPr>
            <w:noProof/>
            <w:webHidden/>
          </w:rPr>
          <w:instrText xml:space="preserve"> PAGEREF _Toc135312838 \h </w:instrText>
        </w:r>
        <w:r w:rsidR="00526B84">
          <w:rPr>
            <w:noProof/>
            <w:webHidden/>
          </w:rPr>
        </w:r>
        <w:r w:rsidR="00526B84">
          <w:rPr>
            <w:noProof/>
            <w:webHidden/>
          </w:rPr>
          <w:fldChar w:fldCharType="separate"/>
        </w:r>
        <w:r w:rsidR="00526B84">
          <w:rPr>
            <w:noProof/>
            <w:webHidden/>
          </w:rPr>
          <w:t>64</w:t>
        </w:r>
        <w:r w:rsidR="00526B84">
          <w:rPr>
            <w:noProof/>
            <w:webHidden/>
          </w:rPr>
          <w:fldChar w:fldCharType="end"/>
        </w:r>
      </w:hyperlink>
    </w:p>
    <w:p w:rsidR="00526B84" w:rsidRDefault="00000000" w14:paraId="5618D897" w14:textId="5D671E0E">
      <w:pPr>
        <w:pStyle w:val="TOC3"/>
        <w:rPr>
          <w:rFonts w:asciiTheme="minorHAnsi" w:hAnsiTheme="minorHAnsi" w:eastAsiaTheme="minorEastAsia" w:cstheme="minorBidi"/>
          <w:noProof/>
          <w:kern w:val="2"/>
          <w:sz w:val="22"/>
          <w:szCs w:val="22"/>
          <w14:ligatures w14:val="standardContextual"/>
        </w:rPr>
      </w:pPr>
      <w:hyperlink w:history="1" w:anchor="_Toc135312839">
        <w:r w:rsidRPr="002A2BF8" w:rsidR="00526B84">
          <w:rPr>
            <w:rStyle w:val="Hyperlink"/>
            <w:bCs/>
            <w:noProof/>
          </w:rPr>
          <w:t>3.2.8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R2.1 Document Templates</w:t>
        </w:r>
        <w:r w:rsidR="00526B84">
          <w:rPr>
            <w:noProof/>
            <w:webHidden/>
          </w:rPr>
          <w:tab/>
        </w:r>
        <w:r w:rsidR="00526B84">
          <w:rPr>
            <w:noProof/>
            <w:webHidden/>
          </w:rPr>
          <w:fldChar w:fldCharType="begin"/>
        </w:r>
        <w:r w:rsidR="00526B84">
          <w:rPr>
            <w:noProof/>
            <w:webHidden/>
          </w:rPr>
          <w:instrText xml:space="preserve"> PAGEREF _Toc135312839 \h </w:instrText>
        </w:r>
        <w:r w:rsidR="00526B84">
          <w:rPr>
            <w:noProof/>
            <w:webHidden/>
          </w:rPr>
        </w:r>
        <w:r w:rsidR="00526B84">
          <w:rPr>
            <w:noProof/>
            <w:webHidden/>
          </w:rPr>
          <w:fldChar w:fldCharType="separate"/>
        </w:r>
        <w:r w:rsidR="00526B84">
          <w:rPr>
            <w:noProof/>
            <w:webHidden/>
          </w:rPr>
          <w:t>65</w:t>
        </w:r>
        <w:r w:rsidR="00526B84">
          <w:rPr>
            <w:noProof/>
            <w:webHidden/>
          </w:rPr>
          <w:fldChar w:fldCharType="end"/>
        </w:r>
      </w:hyperlink>
    </w:p>
    <w:p w:rsidR="00526B84" w:rsidRDefault="00000000" w14:paraId="123A0D99" w14:textId="5089CFB5">
      <w:pPr>
        <w:pStyle w:val="TOC3"/>
        <w:rPr>
          <w:rFonts w:asciiTheme="minorHAnsi" w:hAnsiTheme="minorHAnsi" w:eastAsiaTheme="minorEastAsia" w:cstheme="minorBidi"/>
          <w:noProof/>
          <w:kern w:val="2"/>
          <w:sz w:val="22"/>
          <w:szCs w:val="22"/>
          <w14:ligatures w14:val="standardContextual"/>
        </w:rPr>
      </w:pPr>
      <w:hyperlink w:history="1" w:anchor="_Toc135312840">
        <w:r w:rsidRPr="002A2BF8" w:rsidR="00526B84">
          <w:rPr>
            <w:rStyle w:val="Hyperlink"/>
            <w:bCs/>
            <w:noProof/>
          </w:rPr>
          <w:t>3.2.9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Further Constraints on C-CDA Documents</w:t>
        </w:r>
        <w:r w:rsidR="00526B84">
          <w:rPr>
            <w:noProof/>
            <w:webHidden/>
          </w:rPr>
          <w:tab/>
        </w:r>
        <w:r w:rsidR="00526B84">
          <w:rPr>
            <w:noProof/>
            <w:webHidden/>
          </w:rPr>
          <w:fldChar w:fldCharType="begin"/>
        </w:r>
        <w:r w:rsidR="00526B84">
          <w:rPr>
            <w:noProof/>
            <w:webHidden/>
          </w:rPr>
          <w:instrText xml:space="preserve"> PAGEREF _Toc135312840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582859E8" w14:textId="4D1961D7">
      <w:pPr>
        <w:pStyle w:val="TOC2"/>
        <w:rPr>
          <w:rFonts w:asciiTheme="minorHAnsi" w:hAnsiTheme="minorHAnsi" w:eastAsiaTheme="minorEastAsia" w:cstheme="minorBidi"/>
          <w:b w:val="0"/>
          <w:bCs w:val="0"/>
          <w:noProof/>
          <w:kern w:val="2"/>
          <w14:ligatures w14:val="standardContextual"/>
        </w:rPr>
      </w:pPr>
      <w:hyperlink w:history="1" w:anchor="_Toc135312841">
        <w:r w:rsidRPr="002A2BF8" w:rsidR="00526B84">
          <w:rPr>
            <w:rStyle w:val="Hyperlink"/>
            <w:noProof/>
          </w:rPr>
          <w:t>3.3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 Structure by Document Type</w:t>
        </w:r>
        <w:r w:rsidR="00526B84">
          <w:rPr>
            <w:noProof/>
            <w:webHidden/>
          </w:rPr>
          <w:tab/>
        </w:r>
        <w:r w:rsidR="00526B84">
          <w:rPr>
            <w:noProof/>
            <w:webHidden/>
          </w:rPr>
          <w:fldChar w:fldCharType="begin"/>
        </w:r>
        <w:r w:rsidR="00526B84">
          <w:rPr>
            <w:noProof/>
            <w:webHidden/>
          </w:rPr>
          <w:instrText xml:space="preserve"> PAGEREF _Toc135312841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1F0E0362" w14:textId="1777DDF6">
      <w:pPr>
        <w:pStyle w:val="TOC3"/>
        <w:rPr>
          <w:rFonts w:asciiTheme="minorHAnsi" w:hAnsiTheme="minorHAnsi" w:eastAsiaTheme="minorEastAsia" w:cstheme="minorBidi"/>
          <w:noProof/>
          <w:kern w:val="2"/>
          <w:sz w:val="22"/>
          <w:szCs w:val="22"/>
          <w14:ligatures w14:val="standardContextual"/>
        </w:rPr>
      </w:pPr>
      <w:hyperlink w:history="1" w:anchor="_Toc135312842">
        <w:r w:rsidRPr="002A2BF8" w:rsidR="00526B84">
          <w:rPr>
            <w:rStyle w:val="Hyperlink"/>
            <w:bCs/>
            <w:noProof/>
          </w:rPr>
          <w:t>3.3.1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Plan: Document Template</w:t>
        </w:r>
        <w:r w:rsidR="00526B84">
          <w:rPr>
            <w:noProof/>
            <w:webHidden/>
          </w:rPr>
          <w:tab/>
        </w:r>
        <w:r w:rsidR="00526B84">
          <w:rPr>
            <w:noProof/>
            <w:webHidden/>
          </w:rPr>
          <w:fldChar w:fldCharType="begin"/>
        </w:r>
        <w:r w:rsidR="00526B84">
          <w:rPr>
            <w:noProof/>
            <w:webHidden/>
          </w:rPr>
          <w:instrText xml:space="preserve"> PAGEREF _Toc135312842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77A481DE" w14:textId="55E211CF">
      <w:pPr>
        <w:pStyle w:val="TOC3"/>
        <w:rPr>
          <w:rFonts w:asciiTheme="minorHAnsi" w:hAnsiTheme="minorHAnsi" w:eastAsiaTheme="minorEastAsia" w:cstheme="minorBidi"/>
          <w:noProof/>
          <w:kern w:val="2"/>
          <w:sz w:val="22"/>
          <w:szCs w:val="22"/>
          <w14:ligatures w14:val="standardContextual"/>
        </w:rPr>
      </w:pPr>
      <w:hyperlink w:history="1" w:anchor="_Toc135312843">
        <w:r w:rsidRPr="002A2BF8" w:rsidR="00526B84">
          <w:rPr>
            <w:rStyle w:val="Hyperlink"/>
            <w:bCs/>
            <w:noProof/>
          </w:rPr>
          <w:t>3.3.2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Consultation Note: Document Template</w:t>
        </w:r>
        <w:r w:rsidR="00526B84">
          <w:rPr>
            <w:noProof/>
            <w:webHidden/>
          </w:rPr>
          <w:tab/>
        </w:r>
        <w:r w:rsidR="00526B84">
          <w:rPr>
            <w:noProof/>
            <w:webHidden/>
          </w:rPr>
          <w:fldChar w:fldCharType="begin"/>
        </w:r>
        <w:r w:rsidR="00526B84">
          <w:rPr>
            <w:noProof/>
            <w:webHidden/>
          </w:rPr>
          <w:instrText xml:space="preserve"> PAGEREF _Toc135312843 \h </w:instrText>
        </w:r>
        <w:r w:rsidR="00526B84">
          <w:rPr>
            <w:noProof/>
            <w:webHidden/>
          </w:rPr>
        </w:r>
        <w:r w:rsidR="00526B84">
          <w:rPr>
            <w:noProof/>
            <w:webHidden/>
          </w:rPr>
          <w:fldChar w:fldCharType="separate"/>
        </w:r>
        <w:r w:rsidR="00526B84">
          <w:rPr>
            <w:noProof/>
            <w:webHidden/>
          </w:rPr>
          <w:t>69</w:t>
        </w:r>
        <w:r w:rsidR="00526B84">
          <w:rPr>
            <w:noProof/>
            <w:webHidden/>
          </w:rPr>
          <w:fldChar w:fldCharType="end"/>
        </w:r>
      </w:hyperlink>
    </w:p>
    <w:p w:rsidR="00526B84" w:rsidRDefault="00000000" w14:paraId="7D17157C" w14:textId="53871966">
      <w:pPr>
        <w:pStyle w:val="TOC3"/>
        <w:rPr>
          <w:rFonts w:asciiTheme="minorHAnsi" w:hAnsiTheme="minorHAnsi" w:eastAsiaTheme="minorEastAsia" w:cstheme="minorBidi"/>
          <w:noProof/>
          <w:kern w:val="2"/>
          <w:sz w:val="22"/>
          <w:szCs w:val="22"/>
          <w14:ligatures w14:val="standardContextual"/>
        </w:rPr>
      </w:pPr>
      <w:hyperlink w:history="1" w:anchor="_Toc135312844">
        <w:r w:rsidRPr="002A2BF8" w:rsidR="00526B84">
          <w:rPr>
            <w:rStyle w:val="Hyperlink"/>
            <w:bCs/>
            <w:noProof/>
          </w:rPr>
          <w:t>3.3.3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Continuity of Care Document (CCD): Document Template</w:t>
        </w:r>
        <w:r w:rsidR="00526B84">
          <w:rPr>
            <w:noProof/>
            <w:webHidden/>
          </w:rPr>
          <w:tab/>
        </w:r>
        <w:r w:rsidR="00526B84">
          <w:rPr>
            <w:noProof/>
            <w:webHidden/>
          </w:rPr>
          <w:fldChar w:fldCharType="begin"/>
        </w:r>
        <w:r w:rsidR="00526B84">
          <w:rPr>
            <w:noProof/>
            <w:webHidden/>
          </w:rPr>
          <w:instrText xml:space="preserve"> PAGEREF _Toc135312844 \h </w:instrText>
        </w:r>
        <w:r w:rsidR="00526B84">
          <w:rPr>
            <w:noProof/>
            <w:webHidden/>
          </w:rPr>
        </w:r>
        <w:r w:rsidR="00526B84">
          <w:rPr>
            <w:noProof/>
            <w:webHidden/>
          </w:rPr>
          <w:fldChar w:fldCharType="separate"/>
        </w:r>
        <w:r w:rsidR="00526B84">
          <w:rPr>
            <w:noProof/>
            <w:webHidden/>
          </w:rPr>
          <w:t>70</w:t>
        </w:r>
        <w:r w:rsidR="00526B84">
          <w:rPr>
            <w:noProof/>
            <w:webHidden/>
          </w:rPr>
          <w:fldChar w:fldCharType="end"/>
        </w:r>
      </w:hyperlink>
    </w:p>
    <w:p w:rsidR="00526B84" w:rsidRDefault="00000000" w14:paraId="79A02F5A" w14:textId="3BAA6D4B">
      <w:pPr>
        <w:pStyle w:val="TOC3"/>
        <w:rPr>
          <w:rFonts w:asciiTheme="minorHAnsi" w:hAnsiTheme="minorHAnsi" w:eastAsiaTheme="minorEastAsia" w:cstheme="minorBidi"/>
          <w:noProof/>
          <w:kern w:val="2"/>
          <w:sz w:val="22"/>
          <w:szCs w:val="22"/>
          <w14:ligatures w14:val="standardContextual"/>
        </w:rPr>
      </w:pPr>
      <w:hyperlink w:history="1" w:anchor="_Toc135312845">
        <w:r w:rsidRPr="002A2BF8" w:rsidR="00526B84">
          <w:rPr>
            <w:rStyle w:val="Hyperlink"/>
            <w:bCs/>
            <w:noProof/>
          </w:rPr>
          <w:t>3.3.4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Diagnostic Imaging Report: Document Template</w:t>
        </w:r>
        <w:r w:rsidR="00526B84">
          <w:rPr>
            <w:noProof/>
            <w:webHidden/>
          </w:rPr>
          <w:tab/>
        </w:r>
        <w:r w:rsidR="00526B84">
          <w:rPr>
            <w:noProof/>
            <w:webHidden/>
          </w:rPr>
          <w:fldChar w:fldCharType="begin"/>
        </w:r>
        <w:r w:rsidR="00526B84">
          <w:rPr>
            <w:noProof/>
            <w:webHidden/>
          </w:rPr>
          <w:instrText xml:space="preserve"> PAGEREF _Toc135312845 \h </w:instrText>
        </w:r>
        <w:r w:rsidR="00526B84">
          <w:rPr>
            <w:noProof/>
            <w:webHidden/>
          </w:rPr>
        </w:r>
        <w:r w:rsidR="00526B84">
          <w:rPr>
            <w:noProof/>
            <w:webHidden/>
          </w:rPr>
          <w:fldChar w:fldCharType="separate"/>
        </w:r>
        <w:r w:rsidR="00526B84">
          <w:rPr>
            <w:noProof/>
            <w:webHidden/>
          </w:rPr>
          <w:t>70</w:t>
        </w:r>
        <w:r w:rsidR="00526B84">
          <w:rPr>
            <w:noProof/>
            <w:webHidden/>
          </w:rPr>
          <w:fldChar w:fldCharType="end"/>
        </w:r>
      </w:hyperlink>
    </w:p>
    <w:p w:rsidR="00526B84" w:rsidRDefault="00000000" w14:paraId="114592E6" w14:textId="60331F9A">
      <w:pPr>
        <w:pStyle w:val="TOC3"/>
        <w:rPr>
          <w:rFonts w:asciiTheme="minorHAnsi" w:hAnsiTheme="minorHAnsi" w:eastAsiaTheme="minorEastAsia" w:cstheme="minorBidi"/>
          <w:noProof/>
          <w:kern w:val="2"/>
          <w:sz w:val="22"/>
          <w:szCs w:val="22"/>
          <w14:ligatures w14:val="standardContextual"/>
        </w:rPr>
      </w:pPr>
      <w:hyperlink w:history="1" w:anchor="_Toc135312846">
        <w:r w:rsidRPr="002A2BF8" w:rsidR="00526B84">
          <w:rPr>
            <w:rStyle w:val="Hyperlink"/>
            <w:bCs/>
            <w:noProof/>
          </w:rPr>
          <w:t>3.3.5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Discharge Summary: Document Template</w:t>
        </w:r>
        <w:r w:rsidR="00526B84">
          <w:rPr>
            <w:noProof/>
            <w:webHidden/>
          </w:rPr>
          <w:tab/>
        </w:r>
        <w:r w:rsidR="00526B84">
          <w:rPr>
            <w:noProof/>
            <w:webHidden/>
          </w:rPr>
          <w:fldChar w:fldCharType="begin"/>
        </w:r>
        <w:r w:rsidR="00526B84">
          <w:rPr>
            <w:noProof/>
            <w:webHidden/>
          </w:rPr>
          <w:instrText xml:space="preserve"> PAGEREF _Toc135312846 \h </w:instrText>
        </w:r>
        <w:r w:rsidR="00526B84">
          <w:rPr>
            <w:noProof/>
            <w:webHidden/>
          </w:rPr>
        </w:r>
        <w:r w:rsidR="00526B84">
          <w:rPr>
            <w:noProof/>
            <w:webHidden/>
          </w:rPr>
          <w:fldChar w:fldCharType="separate"/>
        </w:r>
        <w:r w:rsidR="00526B84">
          <w:rPr>
            <w:noProof/>
            <w:webHidden/>
          </w:rPr>
          <w:t>71</w:t>
        </w:r>
        <w:r w:rsidR="00526B84">
          <w:rPr>
            <w:noProof/>
            <w:webHidden/>
          </w:rPr>
          <w:fldChar w:fldCharType="end"/>
        </w:r>
      </w:hyperlink>
    </w:p>
    <w:p w:rsidR="00526B84" w:rsidRDefault="00000000" w14:paraId="35213721" w14:textId="7CCC1890">
      <w:pPr>
        <w:pStyle w:val="TOC3"/>
        <w:rPr>
          <w:rFonts w:asciiTheme="minorHAnsi" w:hAnsiTheme="minorHAnsi" w:eastAsiaTheme="minorEastAsia" w:cstheme="minorBidi"/>
          <w:noProof/>
          <w:kern w:val="2"/>
          <w:sz w:val="22"/>
          <w:szCs w:val="22"/>
          <w14:ligatures w14:val="standardContextual"/>
        </w:rPr>
      </w:pPr>
      <w:hyperlink w:history="1" w:anchor="_Toc135312847">
        <w:r w:rsidRPr="002A2BF8" w:rsidR="00526B84">
          <w:rPr>
            <w:rStyle w:val="Hyperlink"/>
            <w:bCs/>
            <w:noProof/>
          </w:rPr>
          <w:t>3.3.6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History and Physical: Document Template</w:t>
        </w:r>
        <w:r w:rsidR="00526B84">
          <w:rPr>
            <w:noProof/>
            <w:webHidden/>
          </w:rPr>
          <w:tab/>
        </w:r>
        <w:r w:rsidR="00526B84">
          <w:rPr>
            <w:noProof/>
            <w:webHidden/>
          </w:rPr>
          <w:fldChar w:fldCharType="begin"/>
        </w:r>
        <w:r w:rsidR="00526B84">
          <w:rPr>
            <w:noProof/>
            <w:webHidden/>
          </w:rPr>
          <w:instrText xml:space="preserve"> PAGEREF _Toc135312847 \h </w:instrText>
        </w:r>
        <w:r w:rsidR="00526B84">
          <w:rPr>
            <w:noProof/>
            <w:webHidden/>
          </w:rPr>
        </w:r>
        <w:r w:rsidR="00526B84">
          <w:rPr>
            <w:noProof/>
            <w:webHidden/>
          </w:rPr>
          <w:fldChar w:fldCharType="separate"/>
        </w:r>
        <w:r w:rsidR="00526B84">
          <w:rPr>
            <w:noProof/>
            <w:webHidden/>
          </w:rPr>
          <w:t>72</w:t>
        </w:r>
        <w:r w:rsidR="00526B84">
          <w:rPr>
            <w:noProof/>
            <w:webHidden/>
          </w:rPr>
          <w:fldChar w:fldCharType="end"/>
        </w:r>
      </w:hyperlink>
    </w:p>
    <w:p w:rsidR="00526B84" w:rsidRDefault="00000000" w14:paraId="564CC1F5" w14:textId="311E6727">
      <w:pPr>
        <w:pStyle w:val="TOC3"/>
        <w:rPr>
          <w:rFonts w:asciiTheme="minorHAnsi" w:hAnsiTheme="minorHAnsi" w:eastAsiaTheme="minorEastAsia" w:cstheme="minorBidi"/>
          <w:noProof/>
          <w:kern w:val="2"/>
          <w:sz w:val="22"/>
          <w:szCs w:val="22"/>
          <w14:ligatures w14:val="standardContextual"/>
        </w:rPr>
      </w:pPr>
      <w:hyperlink w:history="1" w:anchor="_Toc135312848">
        <w:r w:rsidRPr="002A2BF8" w:rsidR="00526B84">
          <w:rPr>
            <w:rStyle w:val="Hyperlink"/>
            <w:bCs/>
            <w:noProof/>
          </w:rPr>
          <w:t>3.3.7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Operative Note: Document Template</w:t>
        </w:r>
        <w:r w:rsidR="00526B84">
          <w:rPr>
            <w:noProof/>
            <w:webHidden/>
          </w:rPr>
          <w:tab/>
        </w:r>
        <w:r w:rsidR="00526B84">
          <w:rPr>
            <w:noProof/>
            <w:webHidden/>
          </w:rPr>
          <w:fldChar w:fldCharType="begin"/>
        </w:r>
        <w:r w:rsidR="00526B84">
          <w:rPr>
            <w:noProof/>
            <w:webHidden/>
          </w:rPr>
          <w:instrText xml:space="preserve"> PAGEREF _Toc135312848 \h </w:instrText>
        </w:r>
        <w:r w:rsidR="00526B84">
          <w:rPr>
            <w:noProof/>
            <w:webHidden/>
          </w:rPr>
        </w:r>
        <w:r w:rsidR="00526B84">
          <w:rPr>
            <w:noProof/>
            <w:webHidden/>
          </w:rPr>
          <w:fldChar w:fldCharType="separate"/>
        </w:r>
        <w:r w:rsidR="00526B84">
          <w:rPr>
            <w:noProof/>
            <w:webHidden/>
          </w:rPr>
          <w:t>72</w:t>
        </w:r>
        <w:r w:rsidR="00526B84">
          <w:rPr>
            <w:noProof/>
            <w:webHidden/>
          </w:rPr>
          <w:fldChar w:fldCharType="end"/>
        </w:r>
      </w:hyperlink>
    </w:p>
    <w:p w:rsidR="00526B84" w:rsidRDefault="00000000" w14:paraId="59B9AD18" w14:textId="7B081598">
      <w:pPr>
        <w:pStyle w:val="TOC3"/>
        <w:rPr>
          <w:rFonts w:asciiTheme="minorHAnsi" w:hAnsiTheme="minorHAnsi" w:eastAsiaTheme="minorEastAsia" w:cstheme="minorBidi"/>
          <w:noProof/>
          <w:kern w:val="2"/>
          <w:sz w:val="22"/>
          <w:szCs w:val="22"/>
          <w14:ligatures w14:val="standardContextual"/>
        </w:rPr>
      </w:pPr>
      <w:hyperlink w:history="1" w:anchor="_Toc135312849">
        <w:r w:rsidRPr="002A2BF8" w:rsidR="00526B84">
          <w:rPr>
            <w:rStyle w:val="Hyperlink"/>
            <w:bCs/>
            <w:noProof/>
          </w:rPr>
          <w:t>3.3.8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 Note: Document Template</w:t>
        </w:r>
        <w:r w:rsidR="00526B84">
          <w:rPr>
            <w:noProof/>
            <w:webHidden/>
          </w:rPr>
          <w:tab/>
        </w:r>
        <w:r w:rsidR="00526B84">
          <w:rPr>
            <w:noProof/>
            <w:webHidden/>
          </w:rPr>
          <w:fldChar w:fldCharType="begin"/>
        </w:r>
        <w:r w:rsidR="00526B84">
          <w:rPr>
            <w:noProof/>
            <w:webHidden/>
          </w:rPr>
          <w:instrText xml:space="preserve"> PAGEREF _Toc135312849 \h </w:instrText>
        </w:r>
        <w:r w:rsidR="00526B84">
          <w:rPr>
            <w:noProof/>
            <w:webHidden/>
          </w:rPr>
        </w:r>
        <w:r w:rsidR="00526B84">
          <w:rPr>
            <w:noProof/>
            <w:webHidden/>
          </w:rPr>
          <w:fldChar w:fldCharType="separate"/>
        </w:r>
        <w:r w:rsidR="00526B84">
          <w:rPr>
            <w:noProof/>
            <w:webHidden/>
          </w:rPr>
          <w:t>73</w:t>
        </w:r>
        <w:r w:rsidR="00526B84">
          <w:rPr>
            <w:noProof/>
            <w:webHidden/>
          </w:rPr>
          <w:fldChar w:fldCharType="end"/>
        </w:r>
      </w:hyperlink>
    </w:p>
    <w:p w:rsidR="00526B84" w:rsidRDefault="00000000" w14:paraId="43324A6F" w14:textId="6B401927">
      <w:pPr>
        <w:pStyle w:val="TOC3"/>
        <w:rPr>
          <w:rFonts w:asciiTheme="minorHAnsi" w:hAnsiTheme="minorHAnsi" w:eastAsiaTheme="minorEastAsia" w:cstheme="minorBidi"/>
          <w:noProof/>
          <w:kern w:val="2"/>
          <w:sz w:val="22"/>
          <w:szCs w:val="22"/>
          <w14:ligatures w14:val="standardContextual"/>
        </w:rPr>
      </w:pPr>
      <w:hyperlink w:history="1" w:anchor="_Toc135312850">
        <w:r w:rsidRPr="002A2BF8" w:rsidR="00526B84">
          <w:rPr>
            <w:rStyle w:val="Hyperlink"/>
            <w:bCs/>
            <w:noProof/>
          </w:rPr>
          <w:t>3.3.9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Progress Note: Document Template</w:t>
        </w:r>
        <w:r w:rsidR="00526B84">
          <w:rPr>
            <w:noProof/>
            <w:webHidden/>
          </w:rPr>
          <w:tab/>
        </w:r>
        <w:r w:rsidR="00526B84">
          <w:rPr>
            <w:noProof/>
            <w:webHidden/>
          </w:rPr>
          <w:fldChar w:fldCharType="begin"/>
        </w:r>
        <w:r w:rsidR="00526B84">
          <w:rPr>
            <w:noProof/>
            <w:webHidden/>
          </w:rPr>
          <w:instrText xml:space="preserve"> PAGEREF _Toc135312850 \h </w:instrText>
        </w:r>
        <w:r w:rsidR="00526B84">
          <w:rPr>
            <w:noProof/>
            <w:webHidden/>
          </w:rPr>
        </w:r>
        <w:r w:rsidR="00526B84">
          <w:rPr>
            <w:noProof/>
            <w:webHidden/>
          </w:rPr>
          <w:fldChar w:fldCharType="separate"/>
        </w:r>
        <w:r w:rsidR="00526B84">
          <w:rPr>
            <w:noProof/>
            <w:webHidden/>
          </w:rPr>
          <w:t>74</w:t>
        </w:r>
        <w:r w:rsidR="00526B84">
          <w:rPr>
            <w:noProof/>
            <w:webHidden/>
          </w:rPr>
          <w:fldChar w:fldCharType="end"/>
        </w:r>
      </w:hyperlink>
    </w:p>
    <w:p w:rsidR="00526B84" w:rsidRDefault="00000000" w14:paraId="7B5E608F" w14:textId="214BBE33">
      <w:pPr>
        <w:pStyle w:val="TOC3"/>
        <w:rPr>
          <w:rFonts w:asciiTheme="minorHAnsi" w:hAnsiTheme="minorHAnsi" w:eastAsiaTheme="minorEastAsia" w:cstheme="minorBidi"/>
          <w:noProof/>
          <w:kern w:val="2"/>
          <w:sz w:val="22"/>
          <w:szCs w:val="22"/>
          <w14:ligatures w14:val="standardContextual"/>
        </w:rPr>
      </w:pPr>
      <w:hyperlink w:history="1" w:anchor="_Toc135312851">
        <w:r w:rsidRPr="002A2BF8" w:rsidR="00526B84">
          <w:rPr>
            <w:rStyle w:val="Hyperlink"/>
            <w:bCs/>
            <w:noProof/>
          </w:rPr>
          <w:t>3.3.10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Referral Note: Document Template</w:t>
        </w:r>
        <w:r w:rsidR="00526B84">
          <w:rPr>
            <w:noProof/>
            <w:webHidden/>
          </w:rPr>
          <w:tab/>
        </w:r>
        <w:r w:rsidR="00526B84">
          <w:rPr>
            <w:noProof/>
            <w:webHidden/>
          </w:rPr>
          <w:fldChar w:fldCharType="begin"/>
        </w:r>
        <w:r w:rsidR="00526B84">
          <w:rPr>
            <w:noProof/>
            <w:webHidden/>
          </w:rPr>
          <w:instrText xml:space="preserve"> PAGEREF _Toc135312851 \h </w:instrText>
        </w:r>
        <w:r w:rsidR="00526B84">
          <w:rPr>
            <w:noProof/>
            <w:webHidden/>
          </w:rPr>
        </w:r>
        <w:r w:rsidR="00526B84">
          <w:rPr>
            <w:noProof/>
            <w:webHidden/>
          </w:rPr>
          <w:fldChar w:fldCharType="separate"/>
        </w:r>
        <w:r w:rsidR="00526B84">
          <w:rPr>
            <w:noProof/>
            <w:webHidden/>
          </w:rPr>
          <w:t>75</w:t>
        </w:r>
        <w:r w:rsidR="00526B84">
          <w:rPr>
            <w:noProof/>
            <w:webHidden/>
          </w:rPr>
          <w:fldChar w:fldCharType="end"/>
        </w:r>
      </w:hyperlink>
    </w:p>
    <w:p w:rsidR="00526B84" w:rsidRDefault="00000000" w14:paraId="6EAB3ECA" w14:textId="3B833225">
      <w:pPr>
        <w:pStyle w:val="TOC3"/>
        <w:rPr>
          <w:rFonts w:asciiTheme="minorHAnsi" w:hAnsiTheme="minorHAnsi" w:eastAsiaTheme="minorEastAsia" w:cstheme="minorBidi"/>
          <w:noProof/>
          <w:kern w:val="2"/>
          <w:sz w:val="22"/>
          <w:szCs w:val="22"/>
          <w14:ligatures w14:val="standardContextual"/>
        </w:rPr>
      </w:pPr>
      <w:hyperlink w:history="1" w:anchor="_Toc135312852">
        <w:r w:rsidRPr="002A2BF8" w:rsidR="00526B84">
          <w:rPr>
            <w:rStyle w:val="Hyperlink"/>
            <w:bCs/>
            <w:noProof/>
          </w:rPr>
          <w:t>3.3.11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Transfer Summary: Document Template</w:t>
        </w:r>
        <w:r w:rsidR="00526B84">
          <w:rPr>
            <w:noProof/>
            <w:webHidden/>
          </w:rPr>
          <w:tab/>
        </w:r>
        <w:r w:rsidR="00526B84">
          <w:rPr>
            <w:noProof/>
            <w:webHidden/>
          </w:rPr>
          <w:fldChar w:fldCharType="begin"/>
        </w:r>
        <w:r w:rsidR="00526B84">
          <w:rPr>
            <w:noProof/>
            <w:webHidden/>
          </w:rPr>
          <w:instrText xml:space="preserve"> PAGEREF _Toc135312852 \h </w:instrText>
        </w:r>
        <w:r w:rsidR="00526B84">
          <w:rPr>
            <w:noProof/>
            <w:webHidden/>
          </w:rPr>
        </w:r>
        <w:r w:rsidR="00526B84">
          <w:rPr>
            <w:noProof/>
            <w:webHidden/>
          </w:rPr>
          <w:fldChar w:fldCharType="separate"/>
        </w:r>
        <w:r w:rsidR="00526B84">
          <w:rPr>
            <w:noProof/>
            <w:webHidden/>
          </w:rPr>
          <w:t>75</w:t>
        </w:r>
        <w:r w:rsidR="00526B84">
          <w:rPr>
            <w:noProof/>
            <w:webHidden/>
          </w:rPr>
          <w:fldChar w:fldCharType="end"/>
        </w:r>
      </w:hyperlink>
    </w:p>
    <w:p w:rsidR="00526B84" w:rsidRDefault="00000000" w14:paraId="3A94BA81" w14:textId="1AD276B5">
      <w:pPr>
        <w:pStyle w:val="TOC3"/>
        <w:rPr>
          <w:rFonts w:asciiTheme="minorHAnsi" w:hAnsiTheme="minorHAnsi" w:eastAsiaTheme="minorEastAsia" w:cstheme="minorBidi"/>
          <w:noProof/>
          <w:kern w:val="2"/>
          <w:sz w:val="22"/>
          <w:szCs w:val="22"/>
          <w14:ligatures w14:val="standardContextual"/>
        </w:rPr>
      </w:pPr>
      <w:hyperlink w:history="1" w:anchor="_Toc135312853">
        <w:r w:rsidRPr="002A2BF8" w:rsidR="00526B84">
          <w:rPr>
            <w:rStyle w:val="Hyperlink"/>
            <w:bCs/>
            <w:noProof/>
          </w:rPr>
          <w:t>3.3.12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Other Section-Level Templates Available for Use in C-CDA Documents</w:t>
        </w:r>
        <w:r w:rsidR="00526B84">
          <w:rPr>
            <w:noProof/>
            <w:webHidden/>
          </w:rPr>
          <w:tab/>
        </w:r>
        <w:r w:rsidR="00526B84">
          <w:rPr>
            <w:noProof/>
            <w:webHidden/>
          </w:rPr>
          <w:fldChar w:fldCharType="begin"/>
        </w:r>
        <w:r w:rsidR="00526B84">
          <w:rPr>
            <w:noProof/>
            <w:webHidden/>
          </w:rPr>
          <w:instrText xml:space="preserve"> PAGEREF _Toc135312853 \h </w:instrText>
        </w:r>
        <w:r w:rsidR="00526B84">
          <w:rPr>
            <w:noProof/>
            <w:webHidden/>
          </w:rPr>
        </w:r>
        <w:r w:rsidR="00526B84">
          <w:rPr>
            <w:noProof/>
            <w:webHidden/>
          </w:rPr>
          <w:fldChar w:fldCharType="separate"/>
        </w:r>
        <w:r w:rsidR="00526B84">
          <w:rPr>
            <w:noProof/>
            <w:webHidden/>
          </w:rPr>
          <w:t>76</w:t>
        </w:r>
        <w:r w:rsidR="00526B84">
          <w:rPr>
            <w:noProof/>
            <w:webHidden/>
          </w:rPr>
          <w:fldChar w:fldCharType="end"/>
        </w:r>
      </w:hyperlink>
    </w:p>
    <w:p w:rsidR="00526B84" w:rsidP="00526B84" w:rsidRDefault="00000000" w14:paraId="76C3A8B9" w14:textId="33E271A7">
      <w:pPr>
        <w:pStyle w:val="TOC1"/>
        <w:rPr>
          <w:rFonts w:asciiTheme="minorHAnsi" w:hAnsiTheme="minorHAnsi" w:eastAsiaTheme="minorEastAsia" w:cstheme="minorBidi"/>
          <w:noProof/>
          <w:kern w:val="2"/>
          <w:sz w:val="22"/>
          <w:szCs w:val="22"/>
          <w14:ligatures w14:val="standardContextual"/>
        </w:rPr>
      </w:pPr>
      <w:hyperlink w:history="1" w:anchor="_Toc135312854">
        <w:r w:rsidRPr="002A2BF8" w:rsidR="00526B84">
          <w:rPr>
            <w:rStyle w:val="Hyperlink"/>
            <w:noProof/>
          </w:rPr>
          <w:t>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Section Level Guidance</w:t>
        </w:r>
        <w:r w:rsidR="00526B84">
          <w:rPr>
            <w:noProof/>
            <w:webHidden/>
          </w:rPr>
          <w:tab/>
        </w:r>
        <w:r w:rsidR="00526B84">
          <w:rPr>
            <w:noProof/>
            <w:webHidden/>
          </w:rPr>
          <w:fldChar w:fldCharType="begin"/>
        </w:r>
        <w:r w:rsidR="00526B84">
          <w:rPr>
            <w:noProof/>
            <w:webHidden/>
          </w:rPr>
          <w:instrText xml:space="preserve"> PAGEREF _Toc135312854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4B2CB472" w14:textId="31ACAD13">
      <w:pPr>
        <w:pStyle w:val="TOC2"/>
        <w:rPr>
          <w:rFonts w:asciiTheme="minorHAnsi" w:hAnsiTheme="minorHAnsi" w:eastAsiaTheme="minorEastAsia" w:cstheme="minorBidi"/>
          <w:b w:val="0"/>
          <w:bCs w:val="0"/>
          <w:noProof/>
          <w:kern w:val="2"/>
          <w14:ligatures w14:val="standardContextual"/>
        </w:rPr>
      </w:pPr>
      <w:hyperlink w:history="1" w:anchor="_Toc135312855">
        <w:r w:rsidRPr="002A2BF8" w:rsidR="00526B84">
          <w:rPr>
            <w:rStyle w:val="Hyperlink"/>
            <w:noProof/>
          </w:rPr>
          <w:t>4.1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Understanding Content Sections in Structured Documents</w:t>
        </w:r>
        <w:r w:rsidR="00526B84">
          <w:rPr>
            <w:noProof/>
            <w:webHidden/>
          </w:rPr>
          <w:tab/>
        </w:r>
        <w:r w:rsidR="00526B84">
          <w:rPr>
            <w:noProof/>
            <w:webHidden/>
          </w:rPr>
          <w:fldChar w:fldCharType="begin"/>
        </w:r>
        <w:r w:rsidR="00526B84">
          <w:rPr>
            <w:noProof/>
            <w:webHidden/>
          </w:rPr>
          <w:instrText xml:space="preserve"> PAGEREF _Toc135312855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0D136158" w14:textId="7B8C1DB4">
      <w:pPr>
        <w:pStyle w:val="TOC3"/>
        <w:rPr>
          <w:rFonts w:asciiTheme="minorHAnsi" w:hAnsiTheme="minorHAnsi" w:eastAsiaTheme="minorEastAsia" w:cstheme="minorBidi"/>
          <w:noProof/>
          <w:kern w:val="2"/>
          <w:sz w:val="22"/>
          <w:szCs w:val="22"/>
          <w14:ligatures w14:val="standardContextual"/>
        </w:rPr>
      </w:pPr>
      <w:hyperlink w:history="1" w:anchor="_Toc135312856">
        <w:r w:rsidRPr="002A2BF8" w:rsidR="00526B84">
          <w:rPr>
            <w:rStyle w:val="Hyperlink"/>
            <w:bCs/>
            <w:noProof/>
          </w:rPr>
          <w:t>4.1.1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shd w:val="clear" w:color="auto" w:fill="FFFFFF"/>
          </w:rPr>
          <w:t>The Storytelling Power of C-CDA</w:t>
        </w:r>
        <w:r w:rsidR="00526B84">
          <w:rPr>
            <w:noProof/>
            <w:webHidden/>
          </w:rPr>
          <w:tab/>
        </w:r>
        <w:r w:rsidR="00526B84">
          <w:rPr>
            <w:noProof/>
            <w:webHidden/>
          </w:rPr>
          <w:fldChar w:fldCharType="begin"/>
        </w:r>
        <w:r w:rsidR="00526B84">
          <w:rPr>
            <w:noProof/>
            <w:webHidden/>
          </w:rPr>
          <w:instrText xml:space="preserve"> PAGEREF _Toc135312856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3B8A1DF9" w14:textId="4F37962E">
      <w:pPr>
        <w:pStyle w:val="TOC3"/>
        <w:rPr>
          <w:rFonts w:asciiTheme="minorHAnsi" w:hAnsiTheme="minorHAnsi" w:eastAsiaTheme="minorEastAsia" w:cstheme="minorBidi"/>
          <w:noProof/>
          <w:kern w:val="2"/>
          <w:sz w:val="22"/>
          <w:szCs w:val="22"/>
          <w14:ligatures w14:val="standardContextual"/>
        </w:rPr>
      </w:pPr>
      <w:hyperlink w:history="1" w:anchor="_Toc135312857">
        <w:r w:rsidRPr="002A2BF8" w:rsidR="00526B84">
          <w:rPr>
            <w:rStyle w:val="Hyperlink"/>
            <w:bCs/>
            <w:noProof/>
          </w:rPr>
          <w:t>4.1.2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shd w:val="clear" w:color="auto" w:fill="FFFFFF"/>
          </w:rPr>
          <w:t>A More Meaningful Patient Story Using C-CDA: Tell it. Use it. Share it.</w:t>
        </w:r>
        <w:r w:rsidR="00526B84">
          <w:rPr>
            <w:noProof/>
            <w:webHidden/>
          </w:rPr>
          <w:tab/>
        </w:r>
        <w:r w:rsidR="00526B84">
          <w:rPr>
            <w:noProof/>
            <w:webHidden/>
          </w:rPr>
          <w:fldChar w:fldCharType="begin"/>
        </w:r>
        <w:r w:rsidR="00526B84">
          <w:rPr>
            <w:noProof/>
            <w:webHidden/>
          </w:rPr>
          <w:instrText xml:space="preserve"> PAGEREF _Toc135312857 \h </w:instrText>
        </w:r>
        <w:r w:rsidR="00526B84">
          <w:rPr>
            <w:noProof/>
            <w:webHidden/>
          </w:rPr>
        </w:r>
        <w:r w:rsidR="00526B84">
          <w:rPr>
            <w:noProof/>
            <w:webHidden/>
          </w:rPr>
          <w:fldChar w:fldCharType="separate"/>
        </w:r>
        <w:r w:rsidR="00526B84">
          <w:rPr>
            <w:noProof/>
            <w:webHidden/>
          </w:rPr>
          <w:t>79</w:t>
        </w:r>
        <w:r w:rsidR="00526B84">
          <w:rPr>
            <w:noProof/>
            <w:webHidden/>
          </w:rPr>
          <w:fldChar w:fldCharType="end"/>
        </w:r>
      </w:hyperlink>
    </w:p>
    <w:p w:rsidR="00526B84" w:rsidRDefault="00000000" w14:paraId="3CACAB5B" w14:textId="77FF3086">
      <w:pPr>
        <w:pStyle w:val="TOC3"/>
        <w:rPr>
          <w:rFonts w:asciiTheme="minorHAnsi" w:hAnsiTheme="minorHAnsi" w:eastAsiaTheme="minorEastAsia" w:cstheme="minorBidi"/>
          <w:noProof/>
          <w:kern w:val="2"/>
          <w:sz w:val="22"/>
          <w:szCs w:val="22"/>
          <w14:ligatures w14:val="standardContextual"/>
        </w:rPr>
      </w:pPr>
      <w:hyperlink w:history="1" w:anchor="_Toc135312858">
        <w:r w:rsidRPr="002A2BF8" w:rsidR="00526B84">
          <w:rPr>
            <w:rStyle w:val="Hyperlink"/>
            <w:bCs/>
            <w:noProof/>
          </w:rPr>
          <w:t>4.1.3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General Section-Level Guidance</w:t>
        </w:r>
        <w:r w:rsidR="00526B84">
          <w:rPr>
            <w:noProof/>
            <w:webHidden/>
          </w:rPr>
          <w:tab/>
        </w:r>
        <w:r w:rsidR="00526B84">
          <w:rPr>
            <w:noProof/>
            <w:webHidden/>
          </w:rPr>
          <w:fldChar w:fldCharType="begin"/>
        </w:r>
        <w:r w:rsidR="00526B84">
          <w:rPr>
            <w:noProof/>
            <w:webHidden/>
          </w:rPr>
          <w:instrText xml:space="preserve"> PAGEREF _Toc135312858 \h </w:instrText>
        </w:r>
        <w:r w:rsidR="00526B84">
          <w:rPr>
            <w:noProof/>
            <w:webHidden/>
          </w:rPr>
        </w:r>
        <w:r w:rsidR="00526B84">
          <w:rPr>
            <w:noProof/>
            <w:webHidden/>
          </w:rPr>
          <w:fldChar w:fldCharType="separate"/>
        </w:r>
        <w:r w:rsidR="00526B84">
          <w:rPr>
            <w:noProof/>
            <w:webHidden/>
          </w:rPr>
          <w:t>80</w:t>
        </w:r>
        <w:r w:rsidR="00526B84">
          <w:rPr>
            <w:noProof/>
            <w:webHidden/>
          </w:rPr>
          <w:fldChar w:fldCharType="end"/>
        </w:r>
      </w:hyperlink>
    </w:p>
    <w:p w:rsidR="00526B84" w:rsidRDefault="00000000" w14:paraId="473689FD" w14:textId="4B980EF5">
      <w:pPr>
        <w:pStyle w:val="TOC3"/>
        <w:rPr>
          <w:rFonts w:asciiTheme="minorHAnsi" w:hAnsiTheme="minorHAnsi" w:eastAsiaTheme="minorEastAsia" w:cstheme="minorBidi"/>
          <w:noProof/>
          <w:kern w:val="2"/>
          <w:sz w:val="22"/>
          <w:szCs w:val="22"/>
          <w14:ligatures w14:val="standardContextual"/>
        </w:rPr>
      </w:pPr>
      <w:hyperlink w:history="1" w:anchor="_Toc135312859">
        <w:r w:rsidRPr="002A2BF8" w:rsidR="00526B84">
          <w:rPr>
            <w:rStyle w:val="Hyperlink"/>
            <w:bCs/>
            <w:noProof/>
          </w:rPr>
          <w:t>4.1.4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Data Provenance for a Section</w:t>
        </w:r>
        <w:r w:rsidR="00526B84">
          <w:rPr>
            <w:noProof/>
            <w:webHidden/>
          </w:rPr>
          <w:tab/>
        </w:r>
        <w:r w:rsidR="00526B84">
          <w:rPr>
            <w:noProof/>
            <w:webHidden/>
          </w:rPr>
          <w:fldChar w:fldCharType="begin"/>
        </w:r>
        <w:r w:rsidR="00526B84">
          <w:rPr>
            <w:noProof/>
            <w:webHidden/>
          </w:rPr>
          <w:instrText xml:space="preserve"> PAGEREF _Toc135312859 \h </w:instrText>
        </w:r>
        <w:r w:rsidR="00526B84">
          <w:rPr>
            <w:noProof/>
            <w:webHidden/>
          </w:rPr>
        </w:r>
        <w:r w:rsidR="00526B84">
          <w:rPr>
            <w:noProof/>
            <w:webHidden/>
          </w:rPr>
          <w:fldChar w:fldCharType="separate"/>
        </w:r>
        <w:r w:rsidR="00526B84">
          <w:rPr>
            <w:noProof/>
            <w:webHidden/>
          </w:rPr>
          <w:t>80</w:t>
        </w:r>
        <w:r w:rsidR="00526B84">
          <w:rPr>
            <w:noProof/>
            <w:webHidden/>
          </w:rPr>
          <w:fldChar w:fldCharType="end"/>
        </w:r>
      </w:hyperlink>
    </w:p>
    <w:p w:rsidR="00526B84" w:rsidRDefault="00000000" w14:paraId="12589723" w14:textId="014B4CA0">
      <w:pPr>
        <w:pStyle w:val="TOC3"/>
        <w:rPr>
          <w:rFonts w:asciiTheme="minorHAnsi" w:hAnsiTheme="minorHAnsi" w:eastAsiaTheme="minorEastAsia" w:cstheme="minorBidi"/>
          <w:noProof/>
          <w:kern w:val="2"/>
          <w:sz w:val="22"/>
          <w:szCs w:val="22"/>
          <w14:ligatures w14:val="standardContextual"/>
        </w:rPr>
      </w:pPr>
      <w:hyperlink w:history="1" w:anchor="_Toc135312860">
        <w:r w:rsidRPr="002A2BF8" w:rsidR="00526B84">
          <w:rPr>
            <w:rStyle w:val="Hyperlink"/>
            <w:bCs/>
            <w:noProof/>
          </w:rPr>
          <w:t>4.1.5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Section Template Conformance</w:t>
        </w:r>
        <w:r w:rsidR="00526B84">
          <w:rPr>
            <w:noProof/>
            <w:webHidden/>
          </w:rPr>
          <w:tab/>
        </w:r>
        <w:r w:rsidR="00526B84">
          <w:rPr>
            <w:noProof/>
            <w:webHidden/>
          </w:rPr>
          <w:fldChar w:fldCharType="begin"/>
        </w:r>
        <w:r w:rsidR="00526B84">
          <w:rPr>
            <w:noProof/>
            <w:webHidden/>
          </w:rPr>
          <w:instrText xml:space="preserve"> PAGEREF _Toc135312860 \h </w:instrText>
        </w:r>
        <w:r w:rsidR="00526B84">
          <w:rPr>
            <w:noProof/>
            <w:webHidden/>
          </w:rPr>
        </w:r>
        <w:r w:rsidR="00526B84">
          <w:rPr>
            <w:noProof/>
            <w:webHidden/>
          </w:rPr>
          <w:fldChar w:fldCharType="separate"/>
        </w:r>
        <w:r w:rsidR="00526B84">
          <w:rPr>
            <w:noProof/>
            <w:webHidden/>
          </w:rPr>
          <w:t>81</w:t>
        </w:r>
        <w:r w:rsidR="00526B84">
          <w:rPr>
            <w:noProof/>
            <w:webHidden/>
          </w:rPr>
          <w:fldChar w:fldCharType="end"/>
        </w:r>
      </w:hyperlink>
    </w:p>
    <w:p w:rsidR="00526B84" w:rsidRDefault="00000000" w14:paraId="6BAAE697" w14:textId="2F7927FE">
      <w:pPr>
        <w:pStyle w:val="TOC3"/>
        <w:rPr>
          <w:rFonts w:asciiTheme="minorHAnsi" w:hAnsiTheme="minorHAnsi" w:eastAsiaTheme="minorEastAsia" w:cstheme="minorBidi"/>
          <w:noProof/>
          <w:kern w:val="2"/>
          <w:sz w:val="22"/>
          <w:szCs w:val="22"/>
          <w14:ligatures w14:val="standardContextual"/>
        </w:rPr>
      </w:pPr>
      <w:hyperlink w:history="1" w:anchor="_Toc135312861">
        <w:r w:rsidRPr="002A2BF8" w:rsidR="00526B84">
          <w:rPr>
            <w:rStyle w:val="Hyperlink"/>
            <w:bCs/>
            <w:noProof/>
          </w:rPr>
          <w:t>4.1.6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Narrative Block Formatting</w:t>
        </w:r>
        <w:r w:rsidR="00526B84">
          <w:rPr>
            <w:noProof/>
            <w:webHidden/>
          </w:rPr>
          <w:tab/>
        </w:r>
        <w:r w:rsidR="00526B84">
          <w:rPr>
            <w:noProof/>
            <w:webHidden/>
          </w:rPr>
          <w:fldChar w:fldCharType="begin"/>
        </w:r>
        <w:r w:rsidR="00526B84">
          <w:rPr>
            <w:noProof/>
            <w:webHidden/>
          </w:rPr>
          <w:instrText xml:space="preserve"> PAGEREF _Toc135312861 \h </w:instrText>
        </w:r>
        <w:r w:rsidR="00526B84">
          <w:rPr>
            <w:noProof/>
            <w:webHidden/>
          </w:rPr>
        </w:r>
        <w:r w:rsidR="00526B84">
          <w:rPr>
            <w:noProof/>
            <w:webHidden/>
          </w:rPr>
          <w:fldChar w:fldCharType="separate"/>
        </w:r>
        <w:r w:rsidR="00526B84">
          <w:rPr>
            <w:noProof/>
            <w:webHidden/>
          </w:rPr>
          <w:t>83</w:t>
        </w:r>
        <w:r w:rsidR="00526B84">
          <w:rPr>
            <w:noProof/>
            <w:webHidden/>
          </w:rPr>
          <w:fldChar w:fldCharType="end"/>
        </w:r>
      </w:hyperlink>
    </w:p>
    <w:p w:rsidR="00526B84" w:rsidRDefault="00000000" w14:paraId="165D16A2" w14:textId="03E5C4FA">
      <w:pPr>
        <w:pStyle w:val="TOC3"/>
        <w:rPr>
          <w:rFonts w:asciiTheme="minorHAnsi" w:hAnsiTheme="minorHAnsi" w:eastAsiaTheme="minorEastAsia" w:cstheme="minorBidi"/>
          <w:noProof/>
          <w:kern w:val="2"/>
          <w:sz w:val="22"/>
          <w:szCs w:val="22"/>
          <w14:ligatures w14:val="standardContextual"/>
        </w:rPr>
      </w:pPr>
      <w:hyperlink w:history="1" w:anchor="_Toc135312862">
        <w:r w:rsidRPr="002A2BF8" w:rsidR="00526B84">
          <w:rPr>
            <w:rStyle w:val="Hyperlink"/>
            <w:bCs/>
            <w:noProof/>
          </w:rPr>
          <w:t>4.1.7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Multiple Views and styleCode</w:t>
        </w:r>
        <w:r w:rsidR="00526B84">
          <w:rPr>
            <w:noProof/>
            <w:webHidden/>
          </w:rPr>
          <w:tab/>
        </w:r>
        <w:r w:rsidR="00526B84">
          <w:rPr>
            <w:noProof/>
            <w:webHidden/>
          </w:rPr>
          <w:fldChar w:fldCharType="begin"/>
        </w:r>
        <w:r w:rsidR="00526B84">
          <w:rPr>
            <w:noProof/>
            <w:webHidden/>
          </w:rPr>
          <w:instrText xml:space="preserve"> PAGEREF _Toc135312862 \h </w:instrText>
        </w:r>
        <w:r w:rsidR="00526B84">
          <w:rPr>
            <w:noProof/>
            <w:webHidden/>
          </w:rPr>
        </w:r>
        <w:r w:rsidR="00526B84">
          <w:rPr>
            <w:noProof/>
            <w:webHidden/>
          </w:rPr>
          <w:fldChar w:fldCharType="separate"/>
        </w:r>
        <w:r w:rsidR="00526B84">
          <w:rPr>
            <w:noProof/>
            <w:webHidden/>
          </w:rPr>
          <w:t>85</w:t>
        </w:r>
        <w:r w:rsidR="00526B84">
          <w:rPr>
            <w:noProof/>
            <w:webHidden/>
          </w:rPr>
          <w:fldChar w:fldCharType="end"/>
        </w:r>
      </w:hyperlink>
    </w:p>
    <w:p w:rsidR="00526B84" w:rsidRDefault="00000000" w14:paraId="0C3A0E5C" w14:textId="0204BE26">
      <w:pPr>
        <w:pStyle w:val="TOC3"/>
        <w:rPr>
          <w:rFonts w:asciiTheme="minorHAnsi" w:hAnsiTheme="minorHAnsi" w:eastAsiaTheme="minorEastAsia" w:cstheme="minorBidi"/>
          <w:noProof/>
          <w:kern w:val="2"/>
          <w:sz w:val="22"/>
          <w:szCs w:val="22"/>
          <w14:ligatures w14:val="standardContextual"/>
        </w:rPr>
      </w:pPr>
      <w:hyperlink w:history="1" w:anchor="_Toc135312863">
        <w:r w:rsidRPr="002A2BF8" w:rsidR="00526B84">
          <w:rPr>
            <w:rStyle w:val="Hyperlink"/>
            <w:bCs/>
            <w:noProof/>
          </w:rPr>
          <w:t>4.1.8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Date/Time Guidance</w:t>
        </w:r>
        <w:r w:rsidR="00526B84">
          <w:rPr>
            <w:noProof/>
            <w:webHidden/>
          </w:rPr>
          <w:tab/>
        </w:r>
        <w:r w:rsidR="00526B84">
          <w:rPr>
            <w:noProof/>
            <w:webHidden/>
          </w:rPr>
          <w:fldChar w:fldCharType="begin"/>
        </w:r>
        <w:r w:rsidR="00526B84">
          <w:rPr>
            <w:noProof/>
            <w:webHidden/>
          </w:rPr>
          <w:instrText xml:space="preserve"> PAGEREF _Toc135312863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2A459A2B" w14:textId="3E205C53">
      <w:pPr>
        <w:pStyle w:val="TOC3"/>
        <w:rPr>
          <w:rFonts w:asciiTheme="minorHAnsi" w:hAnsiTheme="minorHAnsi" w:eastAsiaTheme="minorEastAsia" w:cstheme="minorBidi"/>
          <w:noProof/>
          <w:kern w:val="2"/>
          <w:sz w:val="22"/>
          <w:szCs w:val="22"/>
          <w14:ligatures w14:val="standardContextual"/>
        </w:rPr>
      </w:pPr>
      <w:hyperlink w:history="1" w:anchor="_Toc135312864">
        <w:r w:rsidRPr="002A2BF8" w:rsidR="00526B84">
          <w:rPr>
            <w:rStyle w:val="Hyperlink"/>
            <w:bCs/>
            <w:noProof/>
          </w:rPr>
          <w:t>4.1.9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Irrelevant Data (Not Pertinent)</w:t>
        </w:r>
        <w:r w:rsidR="00526B84">
          <w:rPr>
            <w:noProof/>
            <w:webHidden/>
          </w:rPr>
          <w:tab/>
        </w:r>
        <w:r w:rsidR="00526B84">
          <w:rPr>
            <w:noProof/>
            <w:webHidden/>
          </w:rPr>
          <w:fldChar w:fldCharType="begin"/>
        </w:r>
        <w:r w:rsidR="00526B84">
          <w:rPr>
            <w:noProof/>
            <w:webHidden/>
          </w:rPr>
          <w:instrText xml:space="preserve"> PAGEREF _Toc135312864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4B3826AE" w14:textId="6ECDD81A">
      <w:pPr>
        <w:pStyle w:val="TOC3"/>
        <w:rPr>
          <w:rFonts w:asciiTheme="minorHAnsi" w:hAnsiTheme="minorHAnsi" w:eastAsiaTheme="minorEastAsia" w:cstheme="minorBidi"/>
          <w:noProof/>
          <w:kern w:val="2"/>
          <w:sz w:val="22"/>
          <w:szCs w:val="22"/>
          <w14:ligatures w14:val="standardContextual"/>
        </w:rPr>
      </w:pPr>
      <w:hyperlink w:history="1" w:anchor="_Toc135312865">
        <w:r w:rsidRPr="002A2BF8" w:rsidR="00526B84">
          <w:rPr>
            <w:rStyle w:val="Hyperlink"/>
            <w:bCs/>
            <w:noProof/>
          </w:rPr>
          <w:t>4.1.10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Open Templates</w:t>
        </w:r>
        <w:r w:rsidR="00526B84">
          <w:rPr>
            <w:noProof/>
            <w:webHidden/>
          </w:rPr>
          <w:tab/>
        </w:r>
        <w:r w:rsidR="00526B84">
          <w:rPr>
            <w:noProof/>
            <w:webHidden/>
          </w:rPr>
          <w:fldChar w:fldCharType="begin"/>
        </w:r>
        <w:r w:rsidR="00526B84">
          <w:rPr>
            <w:noProof/>
            <w:webHidden/>
          </w:rPr>
          <w:instrText xml:space="preserve"> PAGEREF _Toc135312865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4430D0DB" w14:textId="7421C869">
      <w:pPr>
        <w:pStyle w:val="TOC3"/>
        <w:rPr>
          <w:rFonts w:asciiTheme="minorHAnsi" w:hAnsiTheme="minorHAnsi" w:eastAsiaTheme="minorEastAsia" w:cstheme="minorBidi"/>
          <w:noProof/>
          <w:kern w:val="2"/>
          <w:sz w:val="22"/>
          <w:szCs w:val="22"/>
          <w14:ligatures w14:val="standardContextual"/>
        </w:rPr>
      </w:pPr>
      <w:hyperlink w:history="1" w:anchor="_Toc135312866">
        <w:r w:rsidRPr="002A2BF8" w:rsidR="00526B84">
          <w:rPr>
            <w:rStyle w:val="Hyperlink"/>
            <w:bCs/>
            <w:noProof/>
          </w:rPr>
          <w:t>4.1.11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Business Rules that Limit Section Content</w:t>
        </w:r>
        <w:r w:rsidR="00526B84">
          <w:rPr>
            <w:noProof/>
            <w:webHidden/>
          </w:rPr>
          <w:tab/>
        </w:r>
        <w:r w:rsidR="00526B84">
          <w:rPr>
            <w:noProof/>
            <w:webHidden/>
          </w:rPr>
          <w:fldChar w:fldCharType="begin"/>
        </w:r>
        <w:r w:rsidR="00526B84">
          <w:rPr>
            <w:noProof/>
            <w:webHidden/>
          </w:rPr>
          <w:instrText xml:space="preserve"> PAGEREF _Toc135312866 \h </w:instrText>
        </w:r>
        <w:r w:rsidR="00526B84">
          <w:rPr>
            <w:noProof/>
            <w:webHidden/>
          </w:rPr>
        </w:r>
        <w:r w:rsidR="00526B84">
          <w:rPr>
            <w:noProof/>
            <w:webHidden/>
          </w:rPr>
          <w:fldChar w:fldCharType="separate"/>
        </w:r>
        <w:r w:rsidR="00526B84">
          <w:rPr>
            <w:noProof/>
            <w:webHidden/>
          </w:rPr>
          <w:t>87</w:t>
        </w:r>
        <w:r w:rsidR="00526B84">
          <w:rPr>
            <w:noProof/>
            <w:webHidden/>
          </w:rPr>
          <w:fldChar w:fldCharType="end"/>
        </w:r>
      </w:hyperlink>
    </w:p>
    <w:p w:rsidR="00526B84" w:rsidRDefault="00000000" w14:paraId="1FC92DC3" w14:textId="778FF99E">
      <w:pPr>
        <w:pStyle w:val="TOC2"/>
        <w:rPr>
          <w:rFonts w:asciiTheme="minorHAnsi" w:hAnsiTheme="minorHAnsi" w:eastAsiaTheme="minorEastAsia" w:cstheme="minorBidi"/>
          <w:b w:val="0"/>
          <w:bCs w:val="0"/>
          <w:noProof/>
          <w:kern w:val="2"/>
          <w14:ligatures w14:val="standardContextual"/>
        </w:rPr>
      </w:pPr>
      <w:hyperlink w:history="1" w:anchor="_Toc135312867">
        <w:r w:rsidRPr="002A2BF8" w:rsidR="00526B84">
          <w:rPr>
            <w:rStyle w:val="Hyperlink"/>
            <w:noProof/>
          </w:rPr>
          <w:t>4.2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Sections Defined in C-CDA (ordered using SOAP framework)</w:t>
        </w:r>
        <w:r w:rsidR="00526B84">
          <w:rPr>
            <w:noProof/>
            <w:webHidden/>
          </w:rPr>
          <w:tab/>
        </w:r>
        <w:r w:rsidR="00526B84">
          <w:rPr>
            <w:noProof/>
            <w:webHidden/>
          </w:rPr>
          <w:fldChar w:fldCharType="begin"/>
        </w:r>
        <w:r w:rsidR="00526B84">
          <w:rPr>
            <w:noProof/>
            <w:webHidden/>
          </w:rPr>
          <w:instrText xml:space="preserve"> PAGEREF _Toc135312867 \h </w:instrText>
        </w:r>
        <w:r w:rsidR="00526B84">
          <w:rPr>
            <w:noProof/>
            <w:webHidden/>
          </w:rPr>
        </w:r>
        <w:r w:rsidR="00526B84">
          <w:rPr>
            <w:noProof/>
            <w:webHidden/>
          </w:rPr>
          <w:fldChar w:fldCharType="separate"/>
        </w:r>
        <w:r w:rsidR="00526B84">
          <w:rPr>
            <w:noProof/>
            <w:webHidden/>
          </w:rPr>
          <w:t>88</w:t>
        </w:r>
        <w:r w:rsidR="00526B84">
          <w:rPr>
            <w:noProof/>
            <w:webHidden/>
          </w:rPr>
          <w:fldChar w:fldCharType="end"/>
        </w:r>
      </w:hyperlink>
    </w:p>
    <w:p w:rsidR="00526B84" w:rsidRDefault="00000000" w14:paraId="03ED6145" w14:textId="34147A9E">
      <w:pPr>
        <w:pStyle w:val="TOC3"/>
        <w:rPr>
          <w:rFonts w:asciiTheme="minorHAnsi" w:hAnsiTheme="minorHAnsi" w:eastAsiaTheme="minorEastAsia" w:cstheme="minorBidi"/>
          <w:noProof/>
          <w:kern w:val="2"/>
          <w:sz w:val="22"/>
          <w:szCs w:val="22"/>
          <w14:ligatures w14:val="standardContextual"/>
        </w:rPr>
      </w:pPr>
      <w:hyperlink w:history="1" w:anchor="_Toc135312868">
        <w:r w:rsidRPr="002A2BF8" w:rsidR="00526B84">
          <w:rPr>
            <w:rStyle w:val="Hyperlink"/>
            <w:bCs/>
            <w:noProof/>
          </w:rPr>
          <w:t>4.2.1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Subjective Information</w:t>
        </w:r>
        <w:r w:rsidR="00526B84">
          <w:rPr>
            <w:noProof/>
            <w:webHidden/>
          </w:rPr>
          <w:tab/>
        </w:r>
        <w:r w:rsidR="00526B84">
          <w:rPr>
            <w:noProof/>
            <w:webHidden/>
          </w:rPr>
          <w:fldChar w:fldCharType="begin"/>
        </w:r>
        <w:r w:rsidR="00526B84">
          <w:rPr>
            <w:noProof/>
            <w:webHidden/>
          </w:rPr>
          <w:instrText xml:space="preserve"> PAGEREF _Toc135312868 \h </w:instrText>
        </w:r>
        <w:r w:rsidR="00526B84">
          <w:rPr>
            <w:noProof/>
            <w:webHidden/>
          </w:rPr>
        </w:r>
        <w:r w:rsidR="00526B84">
          <w:rPr>
            <w:noProof/>
            <w:webHidden/>
          </w:rPr>
          <w:fldChar w:fldCharType="separate"/>
        </w:r>
        <w:r w:rsidR="00526B84">
          <w:rPr>
            <w:noProof/>
            <w:webHidden/>
          </w:rPr>
          <w:t>88</w:t>
        </w:r>
        <w:r w:rsidR="00526B84">
          <w:rPr>
            <w:noProof/>
            <w:webHidden/>
          </w:rPr>
          <w:fldChar w:fldCharType="end"/>
        </w:r>
      </w:hyperlink>
    </w:p>
    <w:p w:rsidR="00526B84" w:rsidRDefault="00000000" w14:paraId="44B935DC" w14:textId="7A759690">
      <w:pPr>
        <w:pStyle w:val="TOC3"/>
        <w:rPr>
          <w:rFonts w:asciiTheme="minorHAnsi" w:hAnsiTheme="minorHAnsi" w:eastAsiaTheme="minorEastAsia" w:cstheme="minorBidi"/>
          <w:noProof/>
          <w:kern w:val="2"/>
          <w:sz w:val="22"/>
          <w:szCs w:val="22"/>
          <w14:ligatures w14:val="standardContextual"/>
        </w:rPr>
      </w:pPr>
      <w:hyperlink w:history="1" w:anchor="_Toc135312869">
        <w:r w:rsidRPr="002A2BF8" w:rsidR="00526B84">
          <w:rPr>
            <w:rStyle w:val="Hyperlink"/>
            <w:bCs/>
            <w:noProof/>
          </w:rPr>
          <w:t>4.2.2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Objective Information</w:t>
        </w:r>
        <w:r w:rsidR="00526B84">
          <w:rPr>
            <w:noProof/>
            <w:webHidden/>
          </w:rPr>
          <w:tab/>
        </w:r>
        <w:r w:rsidR="00526B84">
          <w:rPr>
            <w:noProof/>
            <w:webHidden/>
          </w:rPr>
          <w:fldChar w:fldCharType="begin"/>
        </w:r>
        <w:r w:rsidR="00526B84">
          <w:rPr>
            <w:noProof/>
            <w:webHidden/>
          </w:rPr>
          <w:instrText xml:space="preserve"> PAGEREF _Toc135312869 \h </w:instrText>
        </w:r>
        <w:r w:rsidR="00526B84">
          <w:rPr>
            <w:noProof/>
            <w:webHidden/>
          </w:rPr>
        </w:r>
        <w:r w:rsidR="00526B84">
          <w:rPr>
            <w:noProof/>
            <w:webHidden/>
          </w:rPr>
          <w:fldChar w:fldCharType="separate"/>
        </w:r>
        <w:r w:rsidR="00526B84">
          <w:rPr>
            <w:noProof/>
            <w:webHidden/>
          </w:rPr>
          <w:t>90</w:t>
        </w:r>
        <w:r w:rsidR="00526B84">
          <w:rPr>
            <w:noProof/>
            <w:webHidden/>
          </w:rPr>
          <w:fldChar w:fldCharType="end"/>
        </w:r>
      </w:hyperlink>
    </w:p>
    <w:p w:rsidR="00526B84" w:rsidRDefault="00000000" w14:paraId="10540FB1" w14:textId="63ACBC88">
      <w:pPr>
        <w:pStyle w:val="TOC3"/>
        <w:rPr>
          <w:rFonts w:asciiTheme="minorHAnsi" w:hAnsiTheme="minorHAnsi" w:eastAsiaTheme="minorEastAsia" w:cstheme="minorBidi"/>
          <w:noProof/>
          <w:kern w:val="2"/>
          <w:sz w:val="22"/>
          <w:szCs w:val="22"/>
          <w14:ligatures w14:val="standardContextual"/>
        </w:rPr>
      </w:pPr>
      <w:hyperlink w:history="1" w:anchor="_Toc135312870">
        <w:r w:rsidRPr="002A2BF8" w:rsidR="00526B84">
          <w:rPr>
            <w:rStyle w:val="Hyperlink"/>
            <w:bCs/>
            <w:noProof/>
          </w:rPr>
          <w:t>4.2.3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Information</w:t>
        </w:r>
        <w:r w:rsidR="00526B84">
          <w:rPr>
            <w:noProof/>
            <w:webHidden/>
          </w:rPr>
          <w:tab/>
        </w:r>
        <w:r w:rsidR="00526B84">
          <w:rPr>
            <w:noProof/>
            <w:webHidden/>
          </w:rPr>
          <w:fldChar w:fldCharType="begin"/>
        </w:r>
        <w:r w:rsidR="00526B84">
          <w:rPr>
            <w:noProof/>
            <w:webHidden/>
          </w:rPr>
          <w:instrText xml:space="preserve"> PAGEREF _Toc135312870 \h </w:instrText>
        </w:r>
        <w:r w:rsidR="00526B84">
          <w:rPr>
            <w:noProof/>
            <w:webHidden/>
          </w:rPr>
        </w:r>
        <w:r w:rsidR="00526B84">
          <w:rPr>
            <w:noProof/>
            <w:webHidden/>
          </w:rPr>
          <w:fldChar w:fldCharType="separate"/>
        </w:r>
        <w:r w:rsidR="00526B84">
          <w:rPr>
            <w:noProof/>
            <w:webHidden/>
          </w:rPr>
          <w:t>94</w:t>
        </w:r>
        <w:r w:rsidR="00526B84">
          <w:rPr>
            <w:noProof/>
            <w:webHidden/>
          </w:rPr>
          <w:fldChar w:fldCharType="end"/>
        </w:r>
      </w:hyperlink>
    </w:p>
    <w:p w:rsidR="00526B84" w:rsidRDefault="00000000" w14:paraId="03EAB9D1" w14:textId="4639F14F">
      <w:pPr>
        <w:pStyle w:val="TOC3"/>
        <w:rPr>
          <w:rFonts w:asciiTheme="minorHAnsi" w:hAnsiTheme="minorHAnsi" w:eastAsiaTheme="minorEastAsia" w:cstheme="minorBidi"/>
          <w:noProof/>
          <w:kern w:val="2"/>
          <w:sz w:val="22"/>
          <w:szCs w:val="22"/>
          <w14:ligatures w14:val="standardContextual"/>
        </w:rPr>
      </w:pPr>
      <w:hyperlink w:history="1" w:anchor="_Toc135312871">
        <w:r w:rsidRPr="002A2BF8" w:rsidR="00526B84">
          <w:rPr>
            <w:rStyle w:val="Hyperlink"/>
            <w:bCs/>
            <w:noProof/>
          </w:rPr>
          <w:t>4.2.4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Plan/Planning Information</w:t>
        </w:r>
        <w:r w:rsidR="00526B84">
          <w:rPr>
            <w:noProof/>
            <w:webHidden/>
          </w:rPr>
          <w:tab/>
        </w:r>
        <w:r w:rsidR="00526B84">
          <w:rPr>
            <w:noProof/>
            <w:webHidden/>
          </w:rPr>
          <w:fldChar w:fldCharType="begin"/>
        </w:r>
        <w:r w:rsidR="00526B84">
          <w:rPr>
            <w:noProof/>
            <w:webHidden/>
          </w:rPr>
          <w:instrText xml:space="preserve"> PAGEREF _Toc135312871 \h </w:instrText>
        </w:r>
        <w:r w:rsidR="00526B84">
          <w:rPr>
            <w:noProof/>
            <w:webHidden/>
          </w:rPr>
        </w:r>
        <w:r w:rsidR="00526B84">
          <w:rPr>
            <w:noProof/>
            <w:webHidden/>
          </w:rPr>
          <w:fldChar w:fldCharType="separate"/>
        </w:r>
        <w:r w:rsidR="00526B84">
          <w:rPr>
            <w:noProof/>
            <w:webHidden/>
          </w:rPr>
          <w:t>95</w:t>
        </w:r>
        <w:r w:rsidR="00526B84">
          <w:rPr>
            <w:noProof/>
            <w:webHidden/>
          </w:rPr>
          <w:fldChar w:fldCharType="end"/>
        </w:r>
      </w:hyperlink>
    </w:p>
    <w:p w:rsidR="00526B84" w:rsidRDefault="00000000" w14:paraId="5EE74976" w14:textId="50A0E0CA">
      <w:pPr>
        <w:pStyle w:val="TOC3"/>
        <w:rPr>
          <w:rFonts w:asciiTheme="minorHAnsi" w:hAnsiTheme="minorHAnsi" w:eastAsiaTheme="minorEastAsia" w:cstheme="minorBidi"/>
          <w:noProof/>
          <w:kern w:val="2"/>
          <w:sz w:val="22"/>
          <w:szCs w:val="22"/>
          <w14:ligatures w14:val="standardContextual"/>
        </w:rPr>
      </w:pPr>
      <w:hyperlink w:history="1" w:anchor="_Toc135312872">
        <w:r w:rsidRPr="002A2BF8" w:rsidR="00526B84">
          <w:rPr>
            <w:rStyle w:val="Hyperlink"/>
            <w:bCs/>
            <w:noProof/>
          </w:rPr>
          <w:t>4.2.5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Other Information</w:t>
        </w:r>
        <w:r w:rsidR="00526B84">
          <w:rPr>
            <w:noProof/>
            <w:webHidden/>
          </w:rPr>
          <w:tab/>
        </w:r>
        <w:r w:rsidR="00526B84">
          <w:rPr>
            <w:noProof/>
            <w:webHidden/>
          </w:rPr>
          <w:fldChar w:fldCharType="begin"/>
        </w:r>
        <w:r w:rsidR="00526B84">
          <w:rPr>
            <w:noProof/>
            <w:webHidden/>
          </w:rPr>
          <w:instrText xml:space="preserve"> PAGEREF _Toc135312872 \h </w:instrText>
        </w:r>
        <w:r w:rsidR="00526B84">
          <w:rPr>
            <w:noProof/>
            <w:webHidden/>
          </w:rPr>
        </w:r>
        <w:r w:rsidR="00526B84">
          <w:rPr>
            <w:noProof/>
            <w:webHidden/>
          </w:rPr>
          <w:fldChar w:fldCharType="separate"/>
        </w:r>
        <w:r w:rsidR="00526B84">
          <w:rPr>
            <w:noProof/>
            <w:webHidden/>
          </w:rPr>
          <w:t>95</w:t>
        </w:r>
        <w:r w:rsidR="00526B84">
          <w:rPr>
            <w:noProof/>
            <w:webHidden/>
          </w:rPr>
          <w:fldChar w:fldCharType="end"/>
        </w:r>
      </w:hyperlink>
    </w:p>
    <w:p w:rsidR="00526B84" w:rsidRDefault="00000000" w14:paraId="69FA1918" w14:textId="7C4B0B66">
      <w:pPr>
        <w:pStyle w:val="TOC2"/>
        <w:rPr>
          <w:rFonts w:asciiTheme="minorHAnsi" w:hAnsiTheme="minorHAnsi" w:eastAsiaTheme="minorEastAsia" w:cstheme="minorBidi"/>
          <w:b w:val="0"/>
          <w:bCs w:val="0"/>
          <w:noProof/>
          <w:kern w:val="2"/>
          <w14:ligatures w14:val="standardContextual"/>
        </w:rPr>
      </w:pPr>
      <w:hyperlink w:history="1" w:anchor="_Toc135312873">
        <w:r w:rsidRPr="002A2BF8" w:rsidR="00526B84">
          <w:rPr>
            <w:rStyle w:val="Hyperlink"/>
            <w:noProof/>
          </w:rPr>
          <w:t>4.3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Supplemental C-CDA Section Templates</w:t>
        </w:r>
        <w:r w:rsidR="00526B84">
          <w:rPr>
            <w:noProof/>
            <w:webHidden/>
          </w:rPr>
          <w:tab/>
        </w:r>
        <w:r w:rsidR="00526B84">
          <w:rPr>
            <w:noProof/>
            <w:webHidden/>
          </w:rPr>
          <w:fldChar w:fldCharType="begin"/>
        </w:r>
        <w:r w:rsidR="00526B84">
          <w:rPr>
            <w:noProof/>
            <w:webHidden/>
          </w:rPr>
          <w:instrText xml:space="preserve"> PAGEREF _Toc135312873 \h </w:instrText>
        </w:r>
        <w:r w:rsidR="00526B84">
          <w:rPr>
            <w:noProof/>
            <w:webHidden/>
          </w:rPr>
        </w:r>
        <w:r w:rsidR="00526B84">
          <w:rPr>
            <w:noProof/>
            <w:webHidden/>
          </w:rPr>
          <w:fldChar w:fldCharType="separate"/>
        </w:r>
        <w:r w:rsidR="00526B84">
          <w:rPr>
            <w:noProof/>
            <w:webHidden/>
          </w:rPr>
          <w:t>96</w:t>
        </w:r>
        <w:r w:rsidR="00526B84">
          <w:rPr>
            <w:noProof/>
            <w:webHidden/>
          </w:rPr>
          <w:fldChar w:fldCharType="end"/>
        </w:r>
      </w:hyperlink>
    </w:p>
    <w:p w:rsidR="00526B84" w:rsidRDefault="00000000" w14:paraId="3AA196C5" w14:textId="2892D257">
      <w:pPr>
        <w:pStyle w:val="TOC2"/>
        <w:rPr>
          <w:rFonts w:asciiTheme="minorHAnsi" w:hAnsiTheme="minorHAnsi" w:eastAsiaTheme="minorEastAsia" w:cstheme="minorBidi"/>
          <w:b w:val="0"/>
          <w:bCs w:val="0"/>
          <w:noProof/>
          <w:kern w:val="2"/>
          <w14:ligatures w14:val="standardContextual"/>
        </w:rPr>
      </w:pPr>
      <w:hyperlink w:history="1" w:anchor="_Toc135312874">
        <w:r w:rsidRPr="002A2BF8" w:rsidR="00526B84">
          <w:rPr>
            <w:rStyle w:val="Hyperlink"/>
            <w:noProof/>
          </w:rPr>
          <w:t>4.4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New and Additional C-CDA Section Templates (Defined in this Companion Guide)</w:t>
        </w:r>
        <w:r w:rsidR="00526B84">
          <w:rPr>
            <w:noProof/>
            <w:webHidden/>
          </w:rPr>
          <w:tab/>
        </w:r>
        <w:r w:rsidR="00526B84">
          <w:rPr>
            <w:noProof/>
            <w:webHidden/>
          </w:rPr>
          <w:fldChar w:fldCharType="begin"/>
        </w:r>
        <w:r w:rsidR="00526B84">
          <w:rPr>
            <w:noProof/>
            <w:webHidden/>
          </w:rPr>
          <w:instrText xml:space="preserve"> PAGEREF _Toc135312874 \h </w:instrText>
        </w:r>
        <w:r w:rsidR="00526B84">
          <w:rPr>
            <w:noProof/>
            <w:webHidden/>
          </w:rPr>
        </w:r>
        <w:r w:rsidR="00526B84">
          <w:rPr>
            <w:noProof/>
            <w:webHidden/>
          </w:rPr>
          <w:fldChar w:fldCharType="separate"/>
        </w:r>
        <w:r w:rsidR="00526B84">
          <w:rPr>
            <w:noProof/>
            <w:webHidden/>
          </w:rPr>
          <w:t>97</w:t>
        </w:r>
        <w:r w:rsidR="00526B84">
          <w:rPr>
            <w:noProof/>
            <w:webHidden/>
          </w:rPr>
          <w:fldChar w:fldCharType="end"/>
        </w:r>
      </w:hyperlink>
    </w:p>
    <w:p w:rsidR="00526B84" w:rsidRDefault="00000000" w14:paraId="6421D05E" w14:textId="4DA2C73D">
      <w:pPr>
        <w:pStyle w:val="TOC2"/>
        <w:rPr>
          <w:rFonts w:asciiTheme="minorHAnsi" w:hAnsiTheme="minorHAnsi" w:eastAsiaTheme="minorEastAsia" w:cstheme="minorBidi"/>
          <w:b w:val="0"/>
          <w:bCs w:val="0"/>
          <w:noProof/>
          <w:kern w:val="2"/>
          <w14:ligatures w14:val="standardContextual"/>
        </w:rPr>
      </w:pPr>
      <w:hyperlink w:history="1" w:anchor="_Toc135312875">
        <w:r w:rsidRPr="002A2BF8" w:rsidR="00526B84">
          <w:rPr>
            <w:rStyle w:val="Hyperlink"/>
            <w:noProof/>
          </w:rPr>
          <w:t>4.5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Sections Defined in Other Implementation Guides</w:t>
        </w:r>
        <w:r w:rsidR="00526B84">
          <w:rPr>
            <w:noProof/>
            <w:webHidden/>
          </w:rPr>
          <w:tab/>
        </w:r>
        <w:r w:rsidR="00526B84">
          <w:rPr>
            <w:noProof/>
            <w:webHidden/>
          </w:rPr>
          <w:fldChar w:fldCharType="begin"/>
        </w:r>
        <w:r w:rsidR="00526B84">
          <w:rPr>
            <w:noProof/>
            <w:webHidden/>
          </w:rPr>
          <w:instrText xml:space="preserve"> PAGEREF _Toc135312875 \h </w:instrText>
        </w:r>
        <w:r w:rsidR="00526B84">
          <w:rPr>
            <w:noProof/>
            <w:webHidden/>
          </w:rPr>
        </w:r>
        <w:r w:rsidR="00526B84">
          <w:rPr>
            <w:noProof/>
            <w:webHidden/>
          </w:rPr>
          <w:fldChar w:fldCharType="separate"/>
        </w:r>
        <w:r w:rsidR="00526B84">
          <w:rPr>
            <w:noProof/>
            <w:webHidden/>
          </w:rPr>
          <w:t>97</w:t>
        </w:r>
        <w:r w:rsidR="00526B84">
          <w:rPr>
            <w:noProof/>
            <w:webHidden/>
          </w:rPr>
          <w:fldChar w:fldCharType="end"/>
        </w:r>
      </w:hyperlink>
    </w:p>
    <w:p w:rsidR="00526B84" w:rsidP="00526B84" w:rsidRDefault="00000000" w14:paraId="004386F6" w14:textId="65A69248">
      <w:pPr>
        <w:pStyle w:val="TOC1"/>
        <w:rPr>
          <w:rFonts w:asciiTheme="minorHAnsi" w:hAnsiTheme="minorHAnsi" w:eastAsiaTheme="minorEastAsia" w:cstheme="minorBidi"/>
          <w:noProof/>
          <w:kern w:val="2"/>
          <w:sz w:val="22"/>
          <w:szCs w:val="22"/>
          <w14:ligatures w14:val="standardContextual"/>
        </w:rPr>
      </w:pPr>
      <w:hyperlink w:history="1" w:anchor="_Toc135312876">
        <w:r w:rsidRPr="002A2BF8" w:rsidR="00526B84">
          <w:rPr>
            <w:rStyle w:val="Hyperlink"/>
            <w:noProof/>
          </w:rPr>
          <w:t>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Representation of Discrete Data</w:t>
        </w:r>
        <w:r w:rsidR="00526B84">
          <w:rPr>
            <w:noProof/>
            <w:webHidden/>
          </w:rPr>
          <w:tab/>
        </w:r>
        <w:r w:rsidR="00526B84">
          <w:rPr>
            <w:noProof/>
            <w:webHidden/>
          </w:rPr>
          <w:fldChar w:fldCharType="begin"/>
        </w:r>
        <w:r w:rsidR="00526B84">
          <w:rPr>
            <w:noProof/>
            <w:webHidden/>
          </w:rPr>
          <w:instrText xml:space="preserve"> PAGEREF _Toc135312876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399D328E" w14:textId="52108583">
      <w:pPr>
        <w:pStyle w:val="TOC2"/>
        <w:rPr>
          <w:rFonts w:asciiTheme="minorHAnsi" w:hAnsiTheme="minorHAnsi" w:eastAsiaTheme="minorEastAsia" w:cstheme="minorBidi"/>
          <w:b w:val="0"/>
          <w:bCs w:val="0"/>
          <w:noProof/>
          <w:kern w:val="2"/>
          <w14:ligatures w14:val="standardContextual"/>
        </w:rPr>
      </w:pPr>
      <w:hyperlink w:history="1" w:anchor="_Toc135312877">
        <w:r w:rsidRPr="002A2BF8" w:rsidR="00526B84">
          <w:rPr>
            <w:rStyle w:val="Hyperlink"/>
            <w:noProof/>
          </w:rPr>
          <w:t>5.1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Entry-Level Guidance</w:t>
        </w:r>
        <w:r w:rsidR="00526B84">
          <w:rPr>
            <w:noProof/>
            <w:webHidden/>
          </w:rPr>
          <w:tab/>
        </w:r>
        <w:r w:rsidR="00526B84">
          <w:rPr>
            <w:noProof/>
            <w:webHidden/>
          </w:rPr>
          <w:fldChar w:fldCharType="begin"/>
        </w:r>
        <w:r w:rsidR="00526B84">
          <w:rPr>
            <w:noProof/>
            <w:webHidden/>
          </w:rPr>
          <w:instrText xml:space="preserve"> PAGEREF _Toc135312877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5EA94B5A" w14:textId="0F43A250">
      <w:pPr>
        <w:pStyle w:val="TOC3"/>
        <w:rPr>
          <w:rFonts w:asciiTheme="minorHAnsi" w:hAnsiTheme="minorHAnsi" w:eastAsiaTheme="minorEastAsia" w:cstheme="minorBidi"/>
          <w:noProof/>
          <w:kern w:val="2"/>
          <w:sz w:val="22"/>
          <w:szCs w:val="22"/>
          <w14:ligatures w14:val="standardContextual"/>
        </w:rPr>
      </w:pPr>
      <w:hyperlink w:history="1" w:anchor="_Toc135312878">
        <w:r w:rsidRPr="002A2BF8" w:rsidR="00526B84">
          <w:rPr>
            <w:rStyle w:val="Hyperlink"/>
            <w:bCs/>
            <w:noProof/>
          </w:rPr>
          <w:t>5.1.1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Narrative Text Linking (Referencing)</w:t>
        </w:r>
        <w:r w:rsidR="00526B84">
          <w:rPr>
            <w:noProof/>
            <w:webHidden/>
          </w:rPr>
          <w:tab/>
        </w:r>
        <w:r w:rsidR="00526B84">
          <w:rPr>
            <w:noProof/>
            <w:webHidden/>
          </w:rPr>
          <w:fldChar w:fldCharType="begin"/>
        </w:r>
        <w:r w:rsidR="00526B84">
          <w:rPr>
            <w:noProof/>
            <w:webHidden/>
          </w:rPr>
          <w:instrText xml:space="preserve"> PAGEREF _Toc135312878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1FBC94CA" w14:textId="7876217B">
      <w:pPr>
        <w:pStyle w:val="TOC3"/>
        <w:rPr>
          <w:rFonts w:asciiTheme="minorHAnsi" w:hAnsiTheme="minorHAnsi" w:eastAsiaTheme="minorEastAsia" w:cstheme="minorBidi"/>
          <w:noProof/>
          <w:kern w:val="2"/>
          <w:sz w:val="22"/>
          <w:szCs w:val="22"/>
          <w14:ligatures w14:val="standardContextual"/>
        </w:rPr>
      </w:pPr>
      <w:hyperlink w:history="1" w:anchor="_Toc135312879">
        <w:r w:rsidRPr="002A2BF8" w:rsidR="00526B84">
          <w:rPr>
            <w:rStyle w:val="Hyperlink"/>
            <w:bCs/>
            <w:noProof/>
          </w:rPr>
          <w:t>5.1.2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OriginalText</w:t>
        </w:r>
        <w:r w:rsidR="00526B84">
          <w:rPr>
            <w:noProof/>
            <w:webHidden/>
          </w:rPr>
          <w:tab/>
        </w:r>
        <w:r w:rsidR="00526B84">
          <w:rPr>
            <w:noProof/>
            <w:webHidden/>
          </w:rPr>
          <w:fldChar w:fldCharType="begin"/>
        </w:r>
        <w:r w:rsidR="00526B84">
          <w:rPr>
            <w:noProof/>
            <w:webHidden/>
          </w:rPr>
          <w:instrText xml:space="preserve"> PAGEREF _Toc135312879 \h </w:instrText>
        </w:r>
        <w:r w:rsidR="00526B84">
          <w:rPr>
            <w:noProof/>
            <w:webHidden/>
          </w:rPr>
        </w:r>
        <w:r w:rsidR="00526B84">
          <w:rPr>
            <w:noProof/>
            <w:webHidden/>
          </w:rPr>
          <w:fldChar w:fldCharType="separate"/>
        </w:r>
        <w:r w:rsidR="00526B84">
          <w:rPr>
            <w:noProof/>
            <w:webHidden/>
          </w:rPr>
          <w:t>101</w:t>
        </w:r>
        <w:r w:rsidR="00526B84">
          <w:rPr>
            <w:noProof/>
            <w:webHidden/>
          </w:rPr>
          <w:fldChar w:fldCharType="end"/>
        </w:r>
      </w:hyperlink>
    </w:p>
    <w:p w:rsidR="00526B84" w:rsidRDefault="00000000" w14:paraId="20A4BBBD" w14:textId="7D30C941">
      <w:pPr>
        <w:pStyle w:val="TOC3"/>
        <w:rPr>
          <w:rFonts w:asciiTheme="minorHAnsi" w:hAnsiTheme="minorHAnsi" w:eastAsiaTheme="minorEastAsia" w:cstheme="minorBidi"/>
          <w:noProof/>
          <w:kern w:val="2"/>
          <w:sz w:val="22"/>
          <w:szCs w:val="22"/>
          <w14:ligatures w14:val="standardContextual"/>
        </w:rPr>
      </w:pPr>
      <w:hyperlink w:history="1" w:anchor="_Toc135312880">
        <w:r w:rsidRPr="002A2BF8" w:rsidR="00526B84">
          <w:rPr>
            <w:rStyle w:val="Hyperlink"/>
            <w:bCs/>
            <w:noProof/>
          </w:rPr>
          <w:t>5.1.3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DisplayName Representation</w:t>
        </w:r>
        <w:r w:rsidR="00526B84">
          <w:rPr>
            <w:noProof/>
            <w:webHidden/>
          </w:rPr>
          <w:tab/>
        </w:r>
        <w:r w:rsidR="00526B84">
          <w:rPr>
            <w:noProof/>
            <w:webHidden/>
          </w:rPr>
          <w:fldChar w:fldCharType="begin"/>
        </w:r>
        <w:r w:rsidR="00526B84">
          <w:rPr>
            <w:noProof/>
            <w:webHidden/>
          </w:rPr>
          <w:instrText xml:space="preserve"> PAGEREF _Toc135312880 \h </w:instrText>
        </w:r>
        <w:r w:rsidR="00526B84">
          <w:rPr>
            <w:noProof/>
            <w:webHidden/>
          </w:rPr>
        </w:r>
        <w:r w:rsidR="00526B84">
          <w:rPr>
            <w:noProof/>
            <w:webHidden/>
          </w:rPr>
          <w:fldChar w:fldCharType="separate"/>
        </w:r>
        <w:r w:rsidR="00526B84">
          <w:rPr>
            <w:noProof/>
            <w:webHidden/>
          </w:rPr>
          <w:t>103</w:t>
        </w:r>
        <w:r w:rsidR="00526B84">
          <w:rPr>
            <w:noProof/>
            <w:webHidden/>
          </w:rPr>
          <w:fldChar w:fldCharType="end"/>
        </w:r>
      </w:hyperlink>
    </w:p>
    <w:p w:rsidR="00526B84" w:rsidRDefault="00000000" w14:paraId="6AC2F788" w14:textId="17C02438">
      <w:pPr>
        <w:pStyle w:val="TOC3"/>
        <w:rPr>
          <w:rFonts w:asciiTheme="minorHAnsi" w:hAnsiTheme="minorHAnsi" w:eastAsiaTheme="minorEastAsia" w:cstheme="minorBidi"/>
          <w:noProof/>
          <w:kern w:val="2"/>
          <w:sz w:val="22"/>
          <w:szCs w:val="22"/>
          <w14:ligatures w14:val="standardContextual"/>
        </w:rPr>
      </w:pPr>
      <w:hyperlink w:history="1" w:anchor="_Toc135312881">
        <w:r w:rsidRPr="002A2BF8" w:rsidR="00526B84">
          <w:rPr>
            <w:rStyle w:val="Hyperlink"/>
            <w:bCs/>
            <w:noProof/>
          </w:rPr>
          <w:t>5.1.4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Consistent Identifiers</w:t>
        </w:r>
        <w:r w:rsidR="00526B84">
          <w:rPr>
            <w:noProof/>
            <w:webHidden/>
          </w:rPr>
          <w:tab/>
        </w:r>
        <w:r w:rsidR="00526B84">
          <w:rPr>
            <w:noProof/>
            <w:webHidden/>
          </w:rPr>
          <w:fldChar w:fldCharType="begin"/>
        </w:r>
        <w:r w:rsidR="00526B84">
          <w:rPr>
            <w:noProof/>
            <w:webHidden/>
          </w:rPr>
          <w:instrText xml:space="preserve"> PAGEREF _Toc135312881 \h </w:instrText>
        </w:r>
        <w:r w:rsidR="00526B84">
          <w:rPr>
            <w:noProof/>
            <w:webHidden/>
          </w:rPr>
        </w:r>
        <w:r w:rsidR="00526B84">
          <w:rPr>
            <w:noProof/>
            <w:webHidden/>
          </w:rPr>
          <w:fldChar w:fldCharType="separate"/>
        </w:r>
        <w:r w:rsidR="00526B84">
          <w:rPr>
            <w:noProof/>
            <w:webHidden/>
          </w:rPr>
          <w:t>104</w:t>
        </w:r>
        <w:r w:rsidR="00526B84">
          <w:rPr>
            <w:noProof/>
            <w:webHidden/>
          </w:rPr>
          <w:fldChar w:fldCharType="end"/>
        </w:r>
      </w:hyperlink>
    </w:p>
    <w:p w:rsidR="00526B84" w:rsidRDefault="00000000" w14:paraId="549F0D3F" w14:textId="3A972F9B">
      <w:pPr>
        <w:pStyle w:val="TOC3"/>
        <w:rPr>
          <w:rFonts w:asciiTheme="minorHAnsi" w:hAnsiTheme="minorHAnsi" w:eastAsiaTheme="minorEastAsia" w:cstheme="minorBidi"/>
          <w:noProof/>
          <w:kern w:val="2"/>
          <w:sz w:val="22"/>
          <w:szCs w:val="22"/>
          <w14:ligatures w14:val="standardContextual"/>
        </w:rPr>
      </w:pPr>
      <w:hyperlink w:history="1" w:anchor="_Toc135312882">
        <w:r w:rsidRPr="002A2BF8" w:rsidR="00526B84">
          <w:rPr>
            <w:rStyle w:val="Hyperlink"/>
            <w:bCs/>
            <w:noProof/>
          </w:rPr>
          <w:t>5.1.5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nullFlavor and Handling Missing Information</w:t>
        </w:r>
        <w:r w:rsidR="00526B84">
          <w:rPr>
            <w:noProof/>
            <w:webHidden/>
          </w:rPr>
          <w:tab/>
        </w:r>
        <w:r w:rsidR="00526B84">
          <w:rPr>
            <w:noProof/>
            <w:webHidden/>
          </w:rPr>
          <w:fldChar w:fldCharType="begin"/>
        </w:r>
        <w:r w:rsidR="00526B84">
          <w:rPr>
            <w:noProof/>
            <w:webHidden/>
          </w:rPr>
          <w:instrText xml:space="preserve"> PAGEREF _Toc135312882 \h </w:instrText>
        </w:r>
        <w:r w:rsidR="00526B84">
          <w:rPr>
            <w:noProof/>
            <w:webHidden/>
          </w:rPr>
        </w:r>
        <w:r w:rsidR="00526B84">
          <w:rPr>
            <w:noProof/>
            <w:webHidden/>
          </w:rPr>
          <w:fldChar w:fldCharType="separate"/>
        </w:r>
        <w:r w:rsidR="00526B84">
          <w:rPr>
            <w:noProof/>
            <w:webHidden/>
          </w:rPr>
          <w:t>105</w:t>
        </w:r>
        <w:r w:rsidR="00526B84">
          <w:rPr>
            <w:noProof/>
            <w:webHidden/>
          </w:rPr>
          <w:fldChar w:fldCharType="end"/>
        </w:r>
      </w:hyperlink>
    </w:p>
    <w:p w:rsidR="00526B84" w:rsidRDefault="00000000" w14:paraId="74CC18DA" w14:textId="5A25D0C4">
      <w:pPr>
        <w:pStyle w:val="TOC3"/>
        <w:rPr>
          <w:rFonts w:asciiTheme="minorHAnsi" w:hAnsiTheme="minorHAnsi" w:eastAsiaTheme="minorEastAsia" w:cstheme="minorBidi"/>
          <w:noProof/>
          <w:kern w:val="2"/>
          <w:sz w:val="22"/>
          <w:szCs w:val="22"/>
          <w14:ligatures w14:val="standardContextual"/>
        </w:rPr>
      </w:pPr>
      <w:hyperlink w:history="1" w:anchor="_Toc135312883">
        <w:r w:rsidRPr="002A2BF8" w:rsidR="00526B84">
          <w:rPr>
            <w:rStyle w:val="Hyperlink"/>
            <w:bCs/>
            <w:noProof/>
          </w:rPr>
          <w:t>5.1.6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Unknown Data in Sections That Require Entries</w:t>
        </w:r>
        <w:r w:rsidR="00526B84">
          <w:rPr>
            <w:noProof/>
            <w:webHidden/>
          </w:rPr>
          <w:tab/>
        </w:r>
        <w:r w:rsidR="00526B84">
          <w:rPr>
            <w:noProof/>
            <w:webHidden/>
          </w:rPr>
          <w:fldChar w:fldCharType="begin"/>
        </w:r>
        <w:r w:rsidR="00526B84">
          <w:rPr>
            <w:noProof/>
            <w:webHidden/>
          </w:rPr>
          <w:instrText xml:space="preserve"> PAGEREF _Toc135312883 \h </w:instrText>
        </w:r>
        <w:r w:rsidR="00526B84">
          <w:rPr>
            <w:noProof/>
            <w:webHidden/>
          </w:rPr>
        </w:r>
        <w:r w:rsidR="00526B84">
          <w:rPr>
            <w:noProof/>
            <w:webHidden/>
          </w:rPr>
          <w:fldChar w:fldCharType="separate"/>
        </w:r>
        <w:r w:rsidR="00526B84">
          <w:rPr>
            <w:noProof/>
            <w:webHidden/>
          </w:rPr>
          <w:t>106</w:t>
        </w:r>
        <w:r w:rsidR="00526B84">
          <w:rPr>
            <w:noProof/>
            <w:webHidden/>
          </w:rPr>
          <w:fldChar w:fldCharType="end"/>
        </w:r>
      </w:hyperlink>
    </w:p>
    <w:p w:rsidR="00526B84" w:rsidRDefault="00000000" w14:paraId="54E263C5" w14:textId="1E4BBFAC">
      <w:pPr>
        <w:pStyle w:val="TOC3"/>
        <w:rPr>
          <w:rFonts w:asciiTheme="minorHAnsi" w:hAnsiTheme="minorHAnsi" w:eastAsiaTheme="minorEastAsia" w:cstheme="minorBidi"/>
          <w:noProof/>
          <w:kern w:val="2"/>
          <w:sz w:val="22"/>
          <w:szCs w:val="22"/>
          <w14:ligatures w14:val="standardContextual"/>
        </w:rPr>
      </w:pPr>
      <w:hyperlink w:history="1" w:anchor="_Toc135312884">
        <w:r w:rsidRPr="002A2BF8" w:rsidR="00526B84">
          <w:rPr>
            <w:rStyle w:val="Hyperlink"/>
            <w:bCs/>
            <w:noProof/>
          </w:rPr>
          <w:t>5.1.7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Representing “no known” Information Versus “no information”</w:t>
        </w:r>
        <w:r w:rsidR="00526B84">
          <w:rPr>
            <w:noProof/>
            <w:webHidden/>
          </w:rPr>
          <w:tab/>
        </w:r>
        <w:r w:rsidR="00526B84">
          <w:rPr>
            <w:noProof/>
            <w:webHidden/>
          </w:rPr>
          <w:fldChar w:fldCharType="begin"/>
        </w:r>
        <w:r w:rsidR="00526B84">
          <w:rPr>
            <w:noProof/>
            <w:webHidden/>
          </w:rPr>
          <w:instrText xml:space="preserve"> PAGEREF _Toc135312884 \h </w:instrText>
        </w:r>
        <w:r w:rsidR="00526B84">
          <w:rPr>
            <w:noProof/>
            <w:webHidden/>
          </w:rPr>
        </w:r>
        <w:r w:rsidR="00526B84">
          <w:rPr>
            <w:noProof/>
            <w:webHidden/>
          </w:rPr>
          <w:fldChar w:fldCharType="separate"/>
        </w:r>
        <w:r w:rsidR="00526B84">
          <w:rPr>
            <w:noProof/>
            <w:webHidden/>
          </w:rPr>
          <w:t>107</w:t>
        </w:r>
        <w:r w:rsidR="00526B84">
          <w:rPr>
            <w:noProof/>
            <w:webHidden/>
          </w:rPr>
          <w:fldChar w:fldCharType="end"/>
        </w:r>
      </w:hyperlink>
    </w:p>
    <w:p w:rsidR="00526B84" w:rsidRDefault="00000000" w14:paraId="0C1A7115" w14:textId="2075ADC5">
      <w:pPr>
        <w:pStyle w:val="TOC3"/>
        <w:rPr>
          <w:rFonts w:asciiTheme="minorHAnsi" w:hAnsiTheme="minorHAnsi" w:eastAsiaTheme="minorEastAsia" w:cstheme="minorBidi"/>
          <w:noProof/>
          <w:kern w:val="2"/>
          <w:sz w:val="22"/>
          <w:szCs w:val="22"/>
          <w14:ligatures w14:val="standardContextual"/>
        </w:rPr>
      </w:pPr>
      <w:hyperlink w:history="1" w:anchor="_Toc135312885">
        <w:r w:rsidRPr="002A2BF8" w:rsidR="00526B84">
          <w:rPr>
            <w:rStyle w:val="Hyperlink"/>
            <w:bCs/>
            <w:noProof/>
          </w:rPr>
          <w:t>5.1.8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Specifying Time Intervals for Sections with Limits on the Included Discrete Data</w:t>
        </w:r>
        <w:r w:rsidR="00526B84">
          <w:rPr>
            <w:noProof/>
            <w:webHidden/>
          </w:rPr>
          <w:tab/>
        </w:r>
        <w:r w:rsidR="00526B84">
          <w:rPr>
            <w:noProof/>
            <w:webHidden/>
          </w:rPr>
          <w:fldChar w:fldCharType="begin"/>
        </w:r>
        <w:r w:rsidR="00526B84">
          <w:rPr>
            <w:noProof/>
            <w:webHidden/>
          </w:rPr>
          <w:instrText xml:space="preserve"> PAGEREF _Toc135312885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6D70F769" w14:textId="462C4626">
      <w:pPr>
        <w:pStyle w:val="TOC3"/>
        <w:rPr>
          <w:rFonts w:asciiTheme="minorHAnsi" w:hAnsiTheme="minorHAnsi" w:eastAsiaTheme="minorEastAsia" w:cstheme="minorBidi"/>
          <w:noProof/>
          <w:kern w:val="2"/>
          <w:sz w:val="22"/>
          <w:szCs w:val="22"/>
          <w14:ligatures w14:val="standardContextual"/>
        </w:rPr>
      </w:pPr>
      <w:hyperlink w:history="1" w:anchor="_Toc135312886">
        <w:r w:rsidRPr="002A2BF8" w:rsidR="00526B84">
          <w:rPr>
            <w:rStyle w:val="Hyperlink"/>
            <w:bCs/>
            <w:noProof/>
          </w:rPr>
          <w:t>5.1.9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Open Templates for Entries</w:t>
        </w:r>
        <w:r w:rsidR="00526B84">
          <w:rPr>
            <w:noProof/>
            <w:webHidden/>
          </w:rPr>
          <w:tab/>
        </w:r>
        <w:r w:rsidR="00526B84">
          <w:rPr>
            <w:noProof/>
            <w:webHidden/>
          </w:rPr>
          <w:fldChar w:fldCharType="begin"/>
        </w:r>
        <w:r w:rsidR="00526B84">
          <w:rPr>
            <w:noProof/>
            <w:webHidden/>
          </w:rPr>
          <w:instrText xml:space="preserve"> PAGEREF _Toc135312886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21D06D9C" w14:textId="751C197E">
      <w:pPr>
        <w:pStyle w:val="TOC3"/>
        <w:rPr>
          <w:rFonts w:asciiTheme="minorHAnsi" w:hAnsiTheme="minorHAnsi" w:eastAsiaTheme="minorEastAsia" w:cstheme="minorBidi"/>
          <w:noProof/>
          <w:kern w:val="2"/>
          <w:sz w:val="22"/>
          <w:szCs w:val="22"/>
          <w14:ligatures w14:val="standardContextual"/>
        </w:rPr>
      </w:pPr>
      <w:hyperlink w:history="1" w:anchor="_Toc135312887">
        <w:r w:rsidRPr="002A2BF8" w:rsidR="00526B84">
          <w:rPr>
            <w:rStyle w:val="Hyperlink"/>
            <w:bCs/>
            <w:noProof/>
          </w:rPr>
          <w:t>5.1.10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Detailed Date/Time Guidance</w:t>
        </w:r>
        <w:r w:rsidR="00526B84">
          <w:rPr>
            <w:noProof/>
            <w:webHidden/>
          </w:rPr>
          <w:tab/>
        </w:r>
        <w:r w:rsidR="00526B84">
          <w:rPr>
            <w:noProof/>
            <w:webHidden/>
          </w:rPr>
          <w:fldChar w:fldCharType="begin"/>
        </w:r>
        <w:r w:rsidR="00526B84">
          <w:rPr>
            <w:noProof/>
            <w:webHidden/>
          </w:rPr>
          <w:instrText xml:space="preserve"> PAGEREF _Toc135312887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5409B3E4" w14:textId="6026F95E">
      <w:pPr>
        <w:pStyle w:val="TOC3"/>
        <w:rPr>
          <w:rFonts w:asciiTheme="minorHAnsi" w:hAnsiTheme="minorHAnsi" w:eastAsiaTheme="minorEastAsia" w:cstheme="minorBidi"/>
          <w:noProof/>
          <w:kern w:val="2"/>
          <w:sz w:val="22"/>
          <w:szCs w:val="22"/>
          <w14:ligatures w14:val="standardContextual"/>
        </w:rPr>
      </w:pPr>
      <w:hyperlink w:history="1" w:anchor="_Toc135312888">
        <w:r w:rsidRPr="002A2BF8" w:rsidR="00526B84">
          <w:rPr>
            <w:rStyle w:val="Hyperlink"/>
            <w:bCs/>
            <w:noProof/>
          </w:rPr>
          <w:t>5.1.11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Referencing Information Within a Document</w:t>
        </w:r>
        <w:r w:rsidR="00526B84">
          <w:rPr>
            <w:noProof/>
            <w:webHidden/>
          </w:rPr>
          <w:tab/>
        </w:r>
        <w:r w:rsidR="00526B84">
          <w:rPr>
            <w:noProof/>
            <w:webHidden/>
          </w:rPr>
          <w:fldChar w:fldCharType="begin"/>
        </w:r>
        <w:r w:rsidR="00526B84">
          <w:rPr>
            <w:noProof/>
            <w:webHidden/>
          </w:rPr>
          <w:instrText xml:space="preserve"> PAGEREF _Toc135312888 \h </w:instrText>
        </w:r>
        <w:r w:rsidR="00526B84">
          <w:rPr>
            <w:noProof/>
            <w:webHidden/>
          </w:rPr>
        </w:r>
        <w:r w:rsidR="00526B84">
          <w:rPr>
            <w:noProof/>
            <w:webHidden/>
          </w:rPr>
          <w:fldChar w:fldCharType="separate"/>
        </w:r>
        <w:r w:rsidR="00526B84">
          <w:rPr>
            <w:noProof/>
            <w:webHidden/>
          </w:rPr>
          <w:t>112</w:t>
        </w:r>
        <w:r w:rsidR="00526B84">
          <w:rPr>
            <w:noProof/>
            <w:webHidden/>
          </w:rPr>
          <w:fldChar w:fldCharType="end"/>
        </w:r>
      </w:hyperlink>
    </w:p>
    <w:p w:rsidR="00526B84" w:rsidRDefault="00000000" w14:paraId="134710D7" w14:textId="23226D39">
      <w:pPr>
        <w:pStyle w:val="TOC3"/>
        <w:rPr>
          <w:rFonts w:asciiTheme="minorHAnsi" w:hAnsiTheme="minorHAnsi" w:eastAsiaTheme="minorEastAsia" w:cstheme="minorBidi"/>
          <w:noProof/>
          <w:kern w:val="2"/>
          <w:sz w:val="22"/>
          <w:szCs w:val="22"/>
          <w14:ligatures w14:val="standardContextual"/>
        </w:rPr>
      </w:pPr>
      <w:hyperlink w:history="1" w:anchor="_Toc135312889">
        <w:r w:rsidRPr="002A2BF8" w:rsidR="00526B84">
          <w:rPr>
            <w:rStyle w:val="Hyperlink"/>
            <w:bCs/>
            <w:noProof/>
          </w:rPr>
          <w:t>5.1.12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Referencing Information in an External Document</w:t>
        </w:r>
        <w:r w:rsidR="00526B84">
          <w:rPr>
            <w:noProof/>
            <w:webHidden/>
          </w:rPr>
          <w:tab/>
        </w:r>
        <w:r w:rsidR="00526B84">
          <w:rPr>
            <w:noProof/>
            <w:webHidden/>
          </w:rPr>
          <w:fldChar w:fldCharType="begin"/>
        </w:r>
        <w:r w:rsidR="00526B84">
          <w:rPr>
            <w:noProof/>
            <w:webHidden/>
          </w:rPr>
          <w:instrText xml:space="preserve"> PAGEREF _Toc135312889 \h </w:instrText>
        </w:r>
        <w:r w:rsidR="00526B84">
          <w:rPr>
            <w:noProof/>
            <w:webHidden/>
          </w:rPr>
        </w:r>
        <w:r w:rsidR="00526B84">
          <w:rPr>
            <w:noProof/>
            <w:webHidden/>
          </w:rPr>
          <w:fldChar w:fldCharType="separate"/>
        </w:r>
        <w:r w:rsidR="00526B84">
          <w:rPr>
            <w:noProof/>
            <w:webHidden/>
          </w:rPr>
          <w:t>113</w:t>
        </w:r>
        <w:r w:rsidR="00526B84">
          <w:rPr>
            <w:noProof/>
            <w:webHidden/>
          </w:rPr>
          <w:fldChar w:fldCharType="end"/>
        </w:r>
      </w:hyperlink>
    </w:p>
    <w:p w:rsidR="00526B84" w:rsidRDefault="00000000" w14:paraId="285DC7DF" w14:textId="01CDBE42">
      <w:pPr>
        <w:pStyle w:val="TOC3"/>
        <w:rPr>
          <w:rFonts w:asciiTheme="minorHAnsi" w:hAnsiTheme="minorHAnsi" w:eastAsiaTheme="minorEastAsia" w:cstheme="minorBidi"/>
          <w:noProof/>
          <w:kern w:val="2"/>
          <w:sz w:val="22"/>
          <w:szCs w:val="22"/>
          <w14:ligatures w14:val="standardContextual"/>
        </w:rPr>
      </w:pPr>
      <w:hyperlink w:history="1" w:anchor="_Toc135312890">
        <w:r w:rsidRPr="002A2BF8" w:rsidR="00526B84">
          <w:rPr>
            <w:rStyle w:val="Hyperlink"/>
            <w:bCs/>
            <w:noProof/>
          </w:rPr>
          <w:t>5.1.13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Understanding the ActStatus Model in C-CDA</w:t>
        </w:r>
        <w:r w:rsidR="00526B84">
          <w:rPr>
            <w:noProof/>
            <w:webHidden/>
          </w:rPr>
          <w:tab/>
        </w:r>
        <w:r w:rsidR="00526B84">
          <w:rPr>
            <w:noProof/>
            <w:webHidden/>
          </w:rPr>
          <w:fldChar w:fldCharType="begin"/>
        </w:r>
        <w:r w:rsidR="00526B84">
          <w:rPr>
            <w:noProof/>
            <w:webHidden/>
          </w:rPr>
          <w:instrText xml:space="preserve"> PAGEREF _Toc135312890 \h </w:instrText>
        </w:r>
        <w:r w:rsidR="00526B84">
          <w:rPr>
            <w:noProof/>
            <w:webHidden/>
          </w:rPr>
        </w:r>
        <w:r w:rsidR="00526B84">
          <w:rPr>
            <w:noProof/>
            <w:webHidden/>
          </w:rPr>
          <w:fldChar w:fldCharType="separate"/>
        </w:r>
        <w:r w:rsidR="00526B84">
          <w:rPr>
            <w:noProof/>
            <w:webHidden/>
          </w:rPr>
          <w:t>113</w:t>
        </w:r>
        <w:r w:rsidR="00526B84">
          <w:rPr>
            <w:noProof/>
            <w:webHidden/>
          </w:rPr>
          <w:fldChar w:fldCharType="end"/>
        </w:r>
      </w:hyperlink>
    </w:p>
    <w:p w:rsidR="00526B84" w:rsidRDefault="00000000" w14:paraId="30C97F98" w14:textId="71940892">
      <w:pPr>
        <w:pStyle w:val="TOC3"/>
        <w:rPr>
          <w:rFonts w:asciiTheme="minorHAnsi" w:hAnsiTheme="minorHAnsi" w:eastAsiaTheme="minorEastAsia" w:cstheme="minorBidi"/>
          <w:noProof/>
          <w:kern w:val="2"/>
          <w:sz w:val="22"/>
          <w:szCs w:val="22"/>
          <w14:ligatures w14:val="standardContextual"/>
        </w:rPr>
      </w:pPr>
      <w:hyperlink w:history="1" w:anchor="_Toc135312891">
        <w:r w:rsidRPr="002A2BF8" w:rsidR="00526B84">
          <w:rPr>
            <w:rStyle w:val="Hyperlink"/>
            <w:bCs/>
            <w:noProof/>
          </w:rPr>
          <w:t>5.1.14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How Negation Works in C-CDA Templates</w:t>
        </w:r>
        <w:r w:rsidR="00526B84">
          <w:rPr>
            <w:noProof/>
            <w:webHidden/>
          </w:rPr>
          <w:tab/>
        </w:r>
        <w:r w:rsidR="00526B84">
          <w:rPr>
            <w:noProof/>
            <w:webHidden/>
          </w:rPr>
          <w:fldChar w:fldCharType="begin"/>
        </w:r>
        <w:r w:rsidR="00526B84">
          <w:rPr>
            <w:noProof/>
            <w:webHidden/>
          </w:rPr>
          <w:instrText xml:space="preserve"> PAGEREF _Toc135312891 \h </w:instrText>
        </w:r>
        <w:r w:rsidR="00526B84">
          <w:rPr>
            <w:noProof/>
            <w:webHidden/>
          </w:rPr>
        </w:r>
        <w:r w:rsidR="00526B84">
          <w:rPr>
            <w:noProof/>
            <w:webHidden/>
          </w:rPr>
          <w:fldChar w:fldCharType="separate"/>
        </w:r>
        <w:r w:rsidR="00526B84">
          <w:rPr>
            <w:noProof/>
            <w:webHidden/>
          </w:rPr>
          <w:t>114</w:t>
        </w:r>
        <w:r w:rsidR="00526B84">
          <w:rPr>
            <w:noProof/>
            <w:webHidden/>
          </w:rPr>
          <w:fldChar w:fldCharType="end"/>
        </w:r>
      </w:hyperlink>
    </w:p>
    <w:p w:rsidR="00526B84" w:rsidRDefault="00000000" w14:paraId="3D30ABEE" w14:textId="729E3DBC">
      <w:pPr>
        <w:pStyle w:val="TOC2"/>
        <w:rPr>
          <w:rFonts w:asciiTheme="minorHAnsi" w:hAnsiTheme="minorHAnsi" w:eastAsiaTheme="minorEastAsia" w:cstheme="minorBidi"/>
          <w:b w:val="0"/>
          <w:bCs w:val="0"/>
          <w:noProof/>
          <w:kern w:val="2"/>
          <w14:ligatures w14:val="standardContextual"/>
        </w:rPr>
      </w:pPr>
      <w:hyperlink w:history="1" w:anchor="_Toc135312892">
        <w:r w:rsidRPr="002A2BF8" w:rsidR="00526B84">
          <w:rPr>
            <w:rStyle w:val="Hyperlink"/>
            <w:noProof/>
          </w:rPr>
          <w:t>5.2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Essential Entry-Level Guidance</w:t>
        </w:r>
        <w:r w:rsidR="00526B84">
          <w:rPr>
            <w:noProof/>
            <w:webHidden/>
          </w:rPr>
          <w:tab/>
        </w:r>
        <w:r w:rsidR="00526B84">
          <w:rPr>
            <w:noProof/>
            <w:webHidden/>
          </w:rPr>
          <w:fldChar w:fldCharType="begin"/>
        </w:r>
        <w:r w:rsidR="00526B84">
          <w:rPr>
            <w:noProof/>
            <w:webHidden/>
          </w:rPr>
          <w:instrText xml:space="preserve"> PAGEREF _Toc135312892 \h </w:instrText>
        </w:r>
        <w:r w:rsidR="00526B84">
          <w:rPr>
            <w:noProof/>
            <w:webHidden/>
          </w:rPr>
        </w:r>
        <w:r w:rsidR="00526B84">
          <w:rPr>
            <w:noProof/>
            <w:webHidden/>
          </w:rPr>
          <w:fldChar w:fldCharType="separate"/>
        </w:r>
        <w:r w:rsidR="00526B84">
          <w:rPr>
            <w:noProof/>
            <w:webHidden/>
          </w:rPr>
          <w:t>114</w:t>
        </w:r>
        <w:r w:rsidR="00526B84">
          <w:rPr>
            <w:noProof/>
            <w:webHidden/>
          </w:rPr>
          <w:fldChar w:fldCharType="end"/>
        </w:r>
      </w:hyperlink>
    </w:p>
    <w:p w:rsidR="00526B84" w:rsidRDefault="00000000" w14:paraId="0F40AEC4" w14:textId="18015FC5">
      <w:pPr>
        <w:pStyle w:val="TOC3"/>
        <w:rPr>
          <w:rFonts w:asciiTheme="minorHAnsi" w:hAnsiTheme="minorHAnsi" w:eastAsiaTheme="minorEastAsia" w:cstheme="minorBidi"/>
          <w:noProof/>
          <w:kern w:val="2"/>
          <w:sz w:val="22"/>
          <w:szCs w:val="22"/>
          <w14:ligatures w14:val="standardContextual"/>
        </w:rPr>
      </w:pPr>
      <w:hyperlink w:history="1" w:anchor="_Toc135312893">
        <w:r w:rsidRPr="002A2BF8" w:rsidR="00526B84">
          <w:rPr>
            <w:rStyle w:val="Hyperlink"/>
            <w:bCs/>
            <w:noProof/>
          </w:rPr>
          <w:t>5.2.1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Provenance</w:t>
        </w:r>
        <w:r w:rsidR="00526B84">
          <w:rPr>
            <w:noProof/>
            <w:webHidden/>
          </w:rPr>
          <w:tab/>
        </w:r>
        <w:r w:rsidR="00526B84">
          <w:rPr>
            <w:noProof/>
            <w:webHidden/>
          </w:rPr>
          <w:fldChar w:fldCharType="begin"/>
        </w:r>
        <w:r w:rsidR="00526B84">
          <w:rPr>
            <w:noProof/>
            <w:webHidden/>
          </w:rPr>
          <w:instrText xml:space="preserve"> PAGEREF _Toc135312893 \h </w:instrText>
        </w:r>
        <w:r w:rsidR="00526B84">
          <w:rPr>
            <w:noProof/>
            <w:webHidden/>
          </w:rPr>
        </w:r>
        <w:r w:rsidR="00526B84">
          <w:rPr>
            <w:noProof/>
            <w:webHidden/>
          </w:rPr>
          <w:fldChar w:fldCharType="separate"/>
        </w:r>
        <w:r w:rsidR="00526B84">
          <w:rPr>
            <w:noProof/>
            <w:webHidden/>
          </w:rPr>
          <w:t>115</w:t>
        </w:r>
        <w:r w:rsidR="00526B84">
          <w:rPr>
            <w:noProof/>
            <w:webHidden/>
          </w:rPr>
          <w:fldChar w:fldCharType="end"/>
        </w:r>
      </w:hyperlink>
    </w:p>
    <w:p w:rsidR="00526B84" w:rsidRDefault="00000000" w14:paraId="3F7D5EDC" w14:textId="1CF26323">
      <w:pPr>
        <w:pStyle w:val="TOC3"/>
        <w:rPr>
          <w:rFonts w:asciiTheme="minorHAnsi" w:hAnsiTheme="minorHAnsi" w:eastAsiaTheme="minorEastAsia" w:cstheme="minorBidi"/>
          <w:noProof/>
          <w:kern w:val="2"/>
          <w:sz w:val="22"/>
          <w:szCs w:val="22"/>
          <w14:ligatures w14:val="standardContextual"/>
        </w:rPr>
      </w:pPr>
      <w:hyperlink w:history="1" w:anchor="_Toc135312894">
        <w:r w:rsidRPr="002A2BF8" w:rsidR="00526B84">
          <w:rPr>
            <w:rStyle w:val="Hyperlink"/>
            <w:bCs/>
            <w:noProof/>
          </w:rPr>
          <w:t>5.2.2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Section Time Range</w:t>
        </w:r>
        <w:r w:rsidR="00526B84">
          <w:rPr>
            <w:noProof/>
            <w:webHidden/>
          </w:rPr>
          <w:tab/>
        </w:r>
        <w:r w:rsidR="00526B84">
          <w:rPr>
            <w:noProof/>
            <w:webHidden/>
          </w:rPr>
          <w:fldChar w:fldCharType="begin"/>
        </w:r>
        <w:r w:rsidR="00526B84">
          <w:rPr>
            <w:noProof/>
            <w:webHidden/>
          </w:rPr>
          <w:instrText xml:space="preserve"> PAGEREF _Toc135312894 \h </w:instrText>
        </w:r>
        <w:r w:rsidR="00526B84">
          <w:rPr>
            <w:noProof/>
            <w:webHidden/>
          </w:rPr>
        </w:r>
        <w:r w:rsidR="00526B84">
          <w:rPr>
            <w:noProof/>
            <w:webHidden/>
          </w:rPr>
          <w:fldChar w:fldCharType="separate"/>
        </w:r>
        <w:r w:rsidR="00526B84">
          <w:rPr>
            <w:noProof/>
            <w:webHidden/>
          </w:rPr>
          <w:t>117</w:t>
        </w:r>
        <w:r w:rsidR="00526B84">
          <w:rPr>
            <w:noProof/>
            <w:webHidden/>
          </w:rPr>
          <w:fldChar w:fldCharType="end"/>
        </w:r>
      </w:hyperlink>
    </w:p>
    <w:p w:rsidR="00526B84" w:rsidRDefault="00000000" w14:paraId="47ACE69A" w14:textId="0AD34354">
      <w:pPr>
        <w:pStyle w:val="TOC3"/>
        <w:rPr>
          <w:rFonts w:asciiTheme="minorHAnsi" w:hAnsiTheme="minorHAnsi" w:eastAsiaTheme="minorEastAsia" w:cstheme="minorBidi"/>
          <w:noProof/>
          <w:kern w:val="2"/>
          <w:sz w:val="22"/>
          <w:szCs w:val="22"/>
          <w14:ligatures w14:val="standardContextual"/>
        </w:rPr>
      </w:pPr>
      <w:hyperlink w:history="1" w:anchor="_Toc135312895">
        <w:r w:rsidRPr="002A2BF8" w:rsidR="00526B84">
          <w:rPr>
            <w:rStyle w:val="Hyperlink"/>
            <w:bCs/>
            <w:noProof/>
          </w:rPr>
          <w:t>5.2.3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w:t>
        </w:r>
        <w:r w:rsidR="00526B84">
          <w:rPr>
            <w:noProof/>
            <w:webHidden/>
          </w:rPr>
          <w:tab/>
        </w:r>
        <w:r w:rsidR="00526B84">
          <w:rPr>
            <w:noProof/>
            <w:webHidden/>
          </w:rPr>
          <w:fldChar w:fldCharType="begin"/>
        </w:r>
        <w:r w:rsidR="00526B84">
          <w:rPr>
            <w:noProof/>
            <w:webHidden/>
          </w:rPr>
          <w:instrText xml:space="preserve"> PAGEREF _Toc135312895 \h </w:instrText>
        </w:r>
        <w:r w:rsidR="00526B84">
          <w:rPr>
            <w:noProof/>
            <w:webHidden/>
          </w:rPr>
        </w:r>
        <w:r w:rsidR="00526B84">
          <w:rPr>
            <w:noProof/>
            <w:webHidden/>
          </w:rPr>
          <w:fldChar w:fldCharType="separate"/>
        </w:r>
        <w:r w:rsidR="00526B84">
          <w:rPr>
            <w:noProof/>
            <w:webHidden/>
          </w:rPr>
          <w:t>118</w:t>
        </w:r>
        <w:r w:rsidR="00526B84">
          <w:rPr>
            <w:noProof/>
            <w:webHidden/>
          </w:rPr>
          <w:fldChar w:fldCharType="end"/>
        </w:r>
      </w:hyperlink>
    </w:p>
    <w:p w:rsidR="00526B84" w:rsidRDefault="00000000" w14:paraId="4F178320" w14:textId="2B51071A">
      <w:pPr>
        <w:pStyle w:val="TOC3"/>
        <w:rPr>
          <w:rFonts w:asciiTheme="minorHAnsi" w:hAnsiTheme="minorHAnsi" w:eastAsiaTheme="minorEastAsia" w:cstheme="minorBidi"/>
          <w:noProof/>
          <w:kern w:val="2"/>
          <w:sz w:val="22"/>
          <w:szCs w:val="22"/>
          <w14:ligatures w14:val="standardContextual"/>
        </w:rPr>
      </w:pPr>
      <w:hyperlink w:history="1" w:anchor="_Toc135312896">
        <w:r w:rsidRPr="002A2BF8" w:rsidR="00526B84">
          <w:rPr>
            <w:rStyle w:val="Hyperlink"/>
            <w:bCs/>
            <w:noProof/>
          </w:rPr>
          <w:t>5.2.4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w:t>
        </w:r>
        <w:r w:rsidR="00526B84">
          <w:rPr>
            <w:noProof/>
            <w:webHidden/>
          </w:rPr>
          <w:tab/>
        </w:r>
        <w:r w:rsidR="00526B84">
          <w:rPr>
            <w:noProof/>
            <w:webHidden/>
          </w:rPr>
          <w:fldChar w:fldCharType="begin"/>
        </w:r>
        <w:r w:rsidR="00526B84">
          <w:rPr>
            <w:noProof/>
            <w:webHidden/>
          </w:rPr>
          <w:instrText xml:space="preserve"> PAGEREF _Toc135312896 \h </w:instrText>
        </w:r>
        <w:r w:rsidR="00526B84">
          <w:rPr>
            <w:noProof/>
            <w:webHidden/>
          </w:rPr>
        </w:r>
        <w:r w:rsidR="00526B84">
          <w:rPr>
            <w:noProof/>
            <w:webHidden/>
          </w:rPr>
          <w:fldChar w:fldCharType="separate"/>
        </w:r>
        <w:r w:rsidR="00526B84">
          <w:rPr>
            <w:noProof/>
            <w:webHidden/>
          </w:rPr>
          <w:t>121</w:t>
        </w:r>
        <w:r w:rsidR="00526B84">
          <w:rPr>
            <w:noProof/>
            <w:webHidden/>
          </w:rPr>
          <w:fldChar w:fldCharType="end"/>
        </w:r>
      </w:hyperlink>
    </w:p>
    <w:p w:rsidR="00526B84" w:rsidRDefault="00000000" w14:paraId="540E5304" w14:textId="6F36681F">
      <w:pPr>
        <w:pStyle w:val="TOC3"/>
        <w:rPr>
          <w:rFonts w:asciiTheme="minorHAnsi" w:hAnsiTheme="minorHAnsi" w:eastAsiaTheme="minorEastAsia" w:cstheme="minorBidi"/>
          <w:noProof/>
          <w:kern w:val="2"/>
          <w:sz w:val="22"/>
          <w:szCs w:val="22"/>
          <w14:ligatures w14:val="standardContextual"/>
        </w:rPr>
      </w:pPr>
      <w:hyperlink w:history="1" w:anchor="_Toc135312897">
        <w:r w:rsidRPr="002A2BF8" w:rsidR="00526B84">
          <w:rPr>
            <w:rStyle w:val="Hyperlink"/>
            <w:bCs/>
            <w:noProof/>
          </w:rPr>
          <w:t>5.2.5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Order</w:t>
        </w:r>
        <w:r w:rsidR="00526B84">
          <w:rPr>
            <w:noProof/>
            <w:webHidden/>
          </w:rPr>
          <w:tab/>
        </w:r>
        <w:r w:rsidR="00526B84">
          <w:rPr>
            <w:noProof/>
            <w:webHidden/>
          </w:rPr>
          <w:fldChar w:fldCharType="begin"/>
        </w:r>
        <w:r w:rsidR="00526B84">
          <w:rPr>
            <w:noProof/>
            <w:webHidden/>
          </w:rPr>
          <w:instrText xml:space="preserve"> PAGEREF _Toc135312897 \h </w:instrText>
        </w:r>
        <w:r w:rsidR="00526B84">
          <w:rPr>
            <w:noProof/>
            <w:webHidden/>
          </w:rPr>
        </w:r>
        <w:r w:rsidR="00526B84">
          <w:rPr>
            <w:noProof/>
            <w:webHidden/>
          </w:rPr>
          <w:fldChar w:fldCharType="separate"/>
        </w:r>
        <w:r w:rsidR="00526B84">
          <w:rPr>
            <w:noProof/>
            <w:webHidden/>
          </w:rPr>
          <w:t>123</w:t>
        </w:r>
        <w:r w:rsidR="00526B84">
          <w:rPr>
            <w:noProof/>
            <w:webHidden/>
          </w:rPr>
          <w:fldChar w:fldCharType="end"/>
        </w:r>
      </w:hyperlink>
    </w:p>
    <w:p w:rsidR="00526B84" w:rsidRDefault="00000000" w14:paraId="4493ABFA" w14:textId="1EE57DB5">
      <w:pPr>
        <w:pStyle w:val="TOC3"/>
        <w:rPr>
          <w:rFonts w:asciiTheme="minorHAnsi" w:hAnsiTheme="minorHAnsi" w:eastAsiaTheme="minorEastAsia" w:cstheme="minorBidi"/>
          <w:noProof/>
          <w:kern w:val="2"/>
          <w:sz w:val="22"/>
          <w:szCs w:val="22"/>
          <w14:ligatures w14:val="standardContextual"/>
        </w:rPr>
      </w:pPr>
      <w:hyperlink w:history="1" w:anchor="_Toc135312898">
        <w:r w:rsidRPr="002A2BF8" w:rsidR="00526B84">
          <w:rPr>
            <w:rStyle w:val="Hyperlink"/>
            <w:bCs/>
            <w:noProof/>
          </w:rPr>
          <w:t>5.2.6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Problem</w:t>
        </w:r>
        <w:r w:rsidR="00526B84">
          <w:rPr>
            <w:noProof/>
            <w:webHidden/>
          </w:rPr>
          <w:tab/>
        </w:r>
        <w:r w:rsidR="00526B84">
          <w:rPr>
            <w:noProof/>
            <w:webHidden/>
          </w:rPr>
          <w:fldChar w:fldCharType="begin"/>
        </w:r>
        <w:r w:rsidR="00526B84">
          <w:rPr>
            <w:noProof/>
            <w:webHidden/>
          </w:rPr>
          <w:instrText xml:space="preserve"> PAGEREF _Toc135312898 \h </w:instrText>
        </w:r>
        <w:r w:rsidR="00526B84">
          <w:rPr>
            <w:noProof/>
            <w:webHidden/>
          </w:rPr>
        </w:r>
        <w:r w:rsidR="00526B84">
          <w:rPr>
            <w:noProof/>
            <w:webHidden/>
          </w:rPr>
          <w:fldChar w:fldCharType="separate"/>
        </w:r>
        <w:r w:rsidR="00526B84">
          <w:rPr>
            <w:noProof/>
            <w:webHidden/>
          </w:rPr>
          <w:t>124</w:t>
        </w:r>
        <w:r w:rsidR="00526B84">
          <w:rPr>
            <w:noProof/>
            <w:webHidden/>
          </w:rPr>
          <w:fldChar w:fldCharType="end"/>
        </w:r>
      </w:hyperlink>
    </w:p>
    <w:p w:rsidR="00526B84" w:rsidRDefault="00000000" w14:paraId="70396265" w14:textId="06CF6AD5">
      <w:pPr>
        <w:pStyle w:val="TOC3"/>
        <w:rPr>
          <w:rFonts w:asciiTheme="minorHAnsi" w:hAnsiTheme="minorHAnsi" w:eastAsiaTheme="minorEastAsia" w:cstheme="minorBidi"/>
          <w:noProof/>
          <w:kern w:val="2"/>
          <w:sz w:val="22"/>
          <w:szCs w:val="22"/>
          <w14:ligatures w14:val="standardContextual"/>
        </w:rPr>
      </w:pPr>
      <w:hyperlink w:history="1" w:anchor="_Toc135312899">
        <w:r w:rsidRPr="002A2BF8" w:rsidR="00526B84">
          <w:rPr>
            <w:rStyle w:val="Hyperlink"/>
            <w:bCs/>
            <w:noProof/>
          </w:rPr>
          <w:t>5.2.7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Allergy</w:t>
        </w:r>
        <w:r w:rsidR="00526B84">
          <w:rPr>
            <w:noProof/>
            <w:webHidden/>
          </w:rPr>
          <w:tab/>
        </w:r>
        <w:r w:rsidR="00526B84">
          <w:rPr>
            <w:noProof/>
            <w:webHidden/>
          </w:rPr>
          <w:fldChar w:fldCharType="begin"/>
        </w:r>
        <w:r w:rsidR="00526B84">
          <w:rPr>
            <w:noProof/>
            <w:webHidden/>
          </w:rPr>
          <w:instrText xml:space="preserve"> PAGEREF _Toc135312899 \h </w:instrText>
        </w:r>
        <w:r w:rsidR="00526B84">
          <w:rPr>
            <w:noProof/>
            <w:webHidden/>
          </w:rPr>
        </w:r>
        <w:r w:rsidR="00526B84">
          <w:rPr>
            <w:noProof/>
            <w:webHidden/>
          </w:rPr>
          <w:fldChar w:fldCharType="separate"/>
        </w:r>
        <w:r w:rsidR="00526B84">
          <w:rPr>
            <w:noProof/>
            <w:webHidden/>
          </w:rPr>
          <w:t>133</w:t>
        </w:r>
        <w:r w:rsidR="00526B84">
          <w:rPr>
            <w:noProof/>
            <w:webHidden/>
          </w:rPr>
          <w:fldChar w:fldCharType="end"/>
        </w:r>
      </w:hyperlink>
    </w:p>
    <w:p w:rsidR="00526B84" w:rsidRDefault="00000000" w14:paraId="6480AEF5" w14:textId="21F839E6">
      <w:pPr>
        <w:pStyle w:val="TOC3"/>
        <w:rPr>
          <w:rFonts w:asciiTheme="minorHAnsi" w:hAnsiTheme="minorHAnsi" w:eastAsiaTheme="minorEastAsia" w:cstheme="minorBidi"/>
          <w:noProof/>
          <w:kern w:val="2"/>
          <w:sz w:val="22"/>
          <w:szCs w:val="22"/>
          <w14:ligatures w14:val="standardContextual"/>
        </w:rPr>
      </w:pPr>
      <w:hyperlink w:history="1" w:anchor="_Toc135312900">
        <w:r w:rsidRPr="002A2BF8" w:rsidR="00526B84">
          <w:rPr>
            <w:rStyle w:val="Hyperlink"/>
            <w:bCs/>
            <w:noProof/>
          </w:rPr>
          <w:t>5.2.8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Medical Equipment</w:t>
        </w:r>
        <w:r w:rsidR="00526B84">
          <w:rPr>
            <w:noProof/>
            <w:webHidden/>
          </w:rPr>
          <w:tab/>
        </w:r>
        <w:r w:rsidR="00526B84">
          <w:rPr>
            <w:noProof/>
            <w:webHidden/>
          </w:rPr>
          <w:fldChar w:fldCharType="begin"/>
        </w:r>
        <w:r w:rsidR="00526B84">
          <w:rPr>
            <w:noProof/>
            <w:webHidden/>
          </w:rPr>
          <w:instrText xml:space="preserve"> PAGEREF _Toc135312900 \h </w:instrText>
        </w:r>
        <w:r w:rsidR="00526B84">
          <w:rPr>
            <w:noProof/>
            <w:webHidden/>
          </w:rPr>
        </w:r>
        <w:r w:rsidR="00526B84">
          <w:rPr>
            <w:noProof/>
            <w:webHidden/>
          </w:rPr>
          <w:fldChar w:fldCharType="separate"/>
        </w:r>
        <w:r w:rsidR="00526B84">
          <w:rPr>
            <w:noProof/>
            <w:webHidden/>
          </w:rPr>
          <w:t>141</w:t>
        </w:r>
        <w:r w:rsidR="00526B84">
          <w:rPr>
            <w:noProof/>
            <w:webHidden/>
          </w:rPr>
          <w:fldChar w:fldCharType="end"/>
        </w:r>
      </w:hyperlink>
    </w:p>
    <w:p w:rsidR="00526B84" w:rsidRDefault="00000000" w14:paraId="37C4C6FE" w14:textId="0DD6C882">
      <w:pPr>
        <w:pStyle w:val="TOC3"/>
        <w:rPr>
          <w:rFonts w:asciiTheme="minorHAnsi" w:hAnsiTheme="minorHAnsi" w:eastAsiaTheme="minorEastAsia" w:cstheme="minorBidi"/>
          <w:noProof/>
          <w:kern w:val="2"/>
          <w:sz w:val="22"/>
          <w:szCs w:val="22"/>
          <w14:ligatures w14:val="standardContextual"/>
        </w:rPr>
      </w:pPr>
      <w:hyperlink w:history="1" w:anchor="_Toc135312901">
        <w:r w:rsidRPr="002A2BF8" w:rsidR="00526B84">
          <w:rPr>
            <w:rStyle w:val="Hyperlink"/>
            <w:bCs/>
            <w:noProof/>
          </w:rPr>
          <w:t>5.2.9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Goal</w:t>
        </w:r>
        <w:r w:rsidR="00526B84">
          <w:rPr>
            <w:noProof/>
            <w:webHidden/>
          </w:rPr>
          <w:tab/>
        </w:r>
        <w:r w:rsidR="00526B84">
          <w:rPr>
            <w:noProof/>
            <w:webHidden/>
          </w:rPr>
          <w:fldChar w:fldCharType="begin"/>
        </w:r>
        <w:r w:rsidR="00526B84">
          <w:rPr>
            <w:noProof/>
            <w:webHidden/>
          </w:rPr>
          <w:instrText xml:space="preserve"> PAGEREF _Toc135312901 \h </w:instrText>
        </w:r>
        <w:r w:rsidR="00526B84">
          <w:rPr>
            <w:noProof/>
            <w:webHidden/>
          </w:rPr>
        </w:r>
        <w:r w:rsidR="00526B84">
          <w:rPr>
            <w:noProof/>
            <w:webHidden/>
          </w:rPr>
          <w:fldChar w:fldCharType="separate"/>
        </w:r>
        <w:r w:rsidR="00526B84">
          <w:rPr>
            <w:noProof/>
            <w:webHidden/>
          </w:rPr>
          <w:t>148</w:t>
        </w:r>
        <w:r w:rsidR="00526B84">
          <w:rPr>
            <w:noProof/>
            <w:webHidden/>
          </w:rPr>
          <w:fldChar w:fldCharType="end"/>
        </w:r>
      </w:hyperlink>
    </w:p>
    <w:p w:rsidR="00526B84" w:rsidRDefault="00000000" w14:paraId="1312DDE3" w14:textId="636BABC3">
      <w:pPr>
        <w:pStyle w:val="TOC3"/>
        <w:rPr>
          <w:rFonts w:asciiTheme="minorHAnsi" w:hAnsiTheme="minorHAnsi" w:eastAsiaTheme="minorEastAsia" w:cstheme="minorBidi"/>
          <w:noProof/>
          <w:kern w:val="2"/>
          <w:sz w:val="22"/>
          <w:szCs w:val="22"/>
          <w14:ligatures w14:val="standardContextual"/>
        </w:rPr>
      </w:pPr>
      <w:hyperlink w:history="1" w:anchor="_Toc135312902">
        <w:r w:rsidRPr="002A2BF8" w:rsidR="00526B84">
          <w:rPr>
            <w:rStyle w:val="Hyperlink"/>
            <w:bCs/>
            <w:noProof/>
          </w:rPr>
          <w:t>5.2.10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Social History</w:t>
        </w:r>
        <w:r w:rsidR="00526B84">
          <w:rPr>
            <w:noProof/>
            <w:webHidden/>
          </w:rPr>
          <w:tab/>
        </w:r>
        <w:r w:rsidR="00526B84">
          <w:rPr>
            <w:noProof/>
            <w:webHidden/>
          </w:rPr>
          <w:fldChar w:fldCharType="begin"/>
        </w:r>
        <w:r w:rsidR="00526B84">
          <w:rPr>
            <w:noProof/>
            <w:webHidden/>
          </w:rPr>
          <w:instrText xml:space="preserve"> PAGEREF _Toc135312902 \h </w:instrText>
        </w:r>
        <w:r w:rsidR="00526B84">
          <w:rPr>
            <w:noProof/>
            <w:webHidden/>
          </w:rPr>
        </w:r>
        <w:r w:rsidR="00526B84">
          <w:rPr>
            <w:noProof/>
            <w:webHidden/>
          </w:rPr>
          <w:fldChar w:fldCharType="separate"/>
        </w:r>
        <w:r w:rsidR="00526B84">
          <w:rPr>
            <w:noProof/>
            <w:webHidden/>
          </w:rPr>
          <w:t>150</w:t>
        </w:r>
        <w:r w:rsidR="00526B84">
          <w:rPr>
            <w:noProof/>
            <w:webHidden/>
          </w:rPr>
          <w:fldChar w:fldCharType="end"/>
        </w:r>
      </w:hyperlink>
    </w:p>
    <w:p w:rsidR="00526B84" w:rsidRDefault="00000000" w14:paraId="55D6F83F" w14:textId="74DDF545">
      <w:pPr>
        <w:pStyle w:val="TOC3"/>
        <w:rPr>
          <w:rFonts w:asciiTheme="minorHAnsi" w:hAnsiTheme="minorHAnsi" w:eastAsiaTheme="minorEastAsia" w:cstheme="minorBidi"/>
          <w:noProof/>
          <w:kern w:val="2"/>
          <w:sz w:val="22"/>
          <w:szCs w:val="22"/>
          <w14:ligatures w14:val="standardContextual"/>
        </w:rPr>
      </w:pPr>
      <w:hyperlink w:history="1" w:anchor="_Toc135312903">
        <w:r w:rsidRPr="002A2BF8" w:rsidR="00526B84">
          <w:rPr>
            <w:rStyle w:val="Hyperlink"/>
            <w:bCs/>
            <w:noProof/>
          </w:rPr>
          <w:t>5.2.11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Result</w:t>
        </w:r>
        <w:r w:rsidR="00526B84">
          <w:rPr>
            <w:noProof/>
            <w:webHidden/>
          </w:rPr>
          <w:tab/>
        </w:r>
        <w:r w:rsidR="00526B84">
          <w:rPr>
            <w:noProof/>
            <w:webHidden/>
          </w:rPr>
          <w:fldChar w:fldCharType="begin"/>
        </w:r>
        <w:r w:rsidR="00526B84">
          <w:rPr>
            <w:noProof/>
            <w:webHidden/>
          </w:rPr>
          <w:instrText xml:space="preserve"> PAGEREF _Toc135312903 \h </w:instrText>
        </w:r>
        <w:r w:rsidR="00526B84">
          <w:rPr>
            <w:noProof/>
            <w:webHidden/>
          </w:rPr>
        </w:r>
        <w:r w:rsidR="00526B84">
          <w:rPr>
            <w:noProof/>
            <w:webHidden/>
          </w:rPr>
          <w:fldChar w:fldCharType="separate"/>
        </w:r>
        <w:r w:rsidR="00526B84">
          <w:rPr>
            <w:noProof/>
            <w:webHidden/>
          </w:rPr>
          <w:t>157</w:t>
        </w:r>
        <w:r w:rsidR="00526B84">
          <w:rPr>
            <w:noProof/>
            <w:webHidden/>
          </w:rPr>
          <w:fldChar w:fldCharType="end"/>
        </w:r>
      </w:hyperlink>
    </w:p>
    <w:p w:rsidR="00526B84" w:rsidRDefault="00000000" w14:paraId="32FE7E3A" w14:textId="6F5A22B0">
      <w:pPr>
        <w:pStyle w:val="TOC3"/>
        <w:rPr>
          <w:rFonts w:asciiTheme="minorHAnsi" w:hAnsiTheme="minorHAnsi" w:eastAsiaTheme="minorEastAsia" w:cstheme="minorBidi"/>
          <w:noProof/>
          <w:kern w:val="2"/>
          <w:sz w:val="22"/>
          <w:szCs w:val="22"/>
          <w14:ligatures w14:val="standardContextual"/>
        </w:rPr>
      </w:pPr>
      <w:hyperlink w:history="1" w:anchor="_Toc135312904">
        <w:r w:rsidRPr="002A2BF8" w:rsidR="00526B84">
          <w:rPr>
            <w:rStyle w:val="Hyperlink"/>
            <w:bCs/>
            <w:noProof/>
          </w:rPr>
          <w:t>5.2.12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Vital Sign</w:t>
        </w:r>
        <w:r w:rsidR="00526B84">
          <w:rPr>
            <w:noProof/>
            <w:webHidden/>
          </w:rPr>
          <w:tab/>
        </w:r>
        <w:r w:rsidR="00526B84">
          <w:rPr>
            <w:noProof/>
            <w:webHidden/>
          </w:rPr>
          <w:fldChar w:fldCharType="begin"/>
        </w:r>
        <w:r w:rsidR="00526B84">
          <w:rPr>
            <w:noProof/>
            <w:webHidden/>
          </w:rPr>
          <w:instrText xml:space="preserve"> PAGEREF _Toc135312904 \h </w:instrText>
        </w:r>
        <w:r w:rsidR="00526B84">
          <w:rPr>
            <w:noProof/>
            <w:webHidden/>
          </w:rPr>
        </w:r>
        <w:r w:rsidR="00526B84">
          <w:rPr>
            <w:noProof/>
            <w:webHidden/>
          </w:rPr>
          <w:fldChar w:fldCharType="separate"/>
        </w:r>
        <w:r w:rsidR="00526B84">
          <w:rPr>
            <w:noProof/>
            <w:webHidden/>
          </w:rPr>
          <w:t>161</w:t>
        </w:r>
        <w:r w:rsidR="00526B84">
          <w:rPr>
            <w:noProof/>
            <w:webHidden/>
          </w:rPr>
          <w:fldChar w:fldCharType="end"/>
        </w:r>
      </w:hyperlink>
    </w:p>
    <w:p w:rsidR="00526B84" w:rsidRDefault="00000000" w14:paraId="683D3BC7" w14:textId="4BC1D041">
      <w:pPr>
        <w:pStyle w:val="TOC3"/>
        <w:rPr>
          <w:rFonts w:asciiTheme="minorHAnsi" w:hAnsiTheme="minorHAnsi" w:eastAsiaTheme="minorEastAsia" w:cstheme="minorBidi"/>
          <w:noProof/>
          <w:kern w:val="2"/>
          <w:sz w:val="22"/>
          <w:szCs w:val="22"/>
          <w14:ligatures w14:val="standardContextual"/>
        </w:rPr>
      </w:pPr>
      <w:hyperlink w:history="1" w:anchor="_Toc135312905">
        <w:r w:rsidRPr="002A2BF8" w:rsidR="00526B84">
          <w:rPr>
            <w:rStyle w:val="Hyperlink"/>
            <w:bCs/>
            <w:noProof/>
          </w:rPr>
          <w:t>5.2.13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Medication</w:t>
        </w:r>
        <w:r w:rsidR="00526B84">
          <w:rPr>
            <w:noProof/>
            <w:webHidden/>
          </w:rPr>
          <w:tab/>
        </w:r>
        <w:r w:rsidR="00526B84">
          <w:rPr>
            <w:noProof/>
            <w:webHidden/>
          </w:rPr>
          <w:fldChar w:fldCharType="begin"/>
        </w:r>
        <w:r w:rsidR="00526B84">
          <w:rPr>
            <w:noProof/>
            <w:webHidden/>
          </w:rPr>
          <w:instrText xml:space="preserve"> PAGEREF _Toc135312905 \h </w:instrText>
        </w:r>
        <w:r w:rsidR="00526B84">
          <w:rPr>
            <w:noProof/>
            <w:webHidden/>
          </w:rPr>
        </w:r>
        <w:r w:rsidR="00526B84">
          <w:rPr>
            <w:noProof/>
            <w:webHidden/>
          </w:rPr>
          <w:fldChar w:fldCharType="separate"/>
        </w:r>
        <w:r w:rsidR="00526B84">
          <w:rPr>
            <w:noProof/>
            <w:webHidden/>
          </w:rPr>
          <w:t>165</w:t>
        </w:r>
        <w:r w:rsidR="00526B84">
          <w:rPr>
            <w:noProof/>
            <w:webHidden/>
          </w:rPr>
          <w:fldChar w:fldCharType="end"/>
        </w:r>
      </w:hyperlink>
    </w:p>
    <w:p w:rsidR="00526B84" w:rsidRDefault="00000000" w14:paraId="102B30CA" w14:textId="670AF440">
      <w:pPr>
        <w:pStyle w:val="TOC3"/>
        <w:rPr>
          <w:rFonts w:asciiTheme="minorHAnsi" w:hAnsiTheme="minorHAnsi" w:eastAsiaTheme="minorEastAsia" w:cstheme="minorBidi"/>
          <w:noProof/>
          <w:kern w:val="2"/>
          <w:sz w:val="22"/>
          <w:szCs w:val="22"/>
          <w14:ligatures w14:val="standardContextual"/>
        </w:rPr>
      </w:pPr>
      <w:hyperlink w:history="1" w:anchor="_Toc135312906">
        <w:r w:rsidRPr="002A2BF8" w:rsidR="00526B84">
          <w:rPr>
            <w:rStyle w:val="Hyperlink"/>
            <w:bCs/>
            <w:noProof/>
          </w:rPr>
          <w:t>5.2.14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Immunization</w:t>
        </w:r>
        <w:r w:rsidR="00526B84">
          <w:rPr>
            <w:noProof/>
            <w:webHidden/>
          </w:rPr>
          <w:tab/>
        </w:r>
        <w:r w:rsidR="00526B84">
          <w:rPr>
            <w:noProof/>
            <w:webHidden/>
          </w:rPr>
          <w:fldChar w:fldCharType="begin"/>
        </w:r>
        <w:r w:rsidR="00526B84">
          <w:rPr>
            <w:noProof/>
            <w:webHidden/>
          </w:rPr>
          <w:instrText xml:space="preserve"> PAGEREF _Toc135312906 \h </w:instrText>
        </w:r>
        <w:r w:rsidR="00526B84">
          <w:rPr>
            <w:noProof/>
            <w:webHidden/>
          </w:rPr>
        </w:r>
        <w:r w:rsidR="00526B84">
          <w:rPr>
            <w:noProof/>
            <w:webHidden/>
          </w:rPr>
          <w:fldChar w:fldCharType="separate"/>
        </w:r>
        <w:r w:rsidR="00526B84">
          <w:rPr>
            <w:noProof/>
            <w:webHidden/>
          </w:rPr>
          <w:t>167</w:t>
        </w:r>
        <w:r w:rsidR="00526B84">
          <w:rPr>
            <w:noProof/>
            <w:webHidden/>
          </w:rPr>
          <w:fldChar w:fldCharType="end"/>
        </w:r>
      </w:hyperlink>
    </w:p>
    <w:p w:rsidR="00526B84" w:rsidRDefault="00000000" w14:paraId="63FB73A5" w14:textId="0571E860">
      <w:pPr>
        <w:pStyle w:val="TOC3"/>
        <w:rPr>
          <w:rFonts w:asciiTheme="minorHAnsi" w:hAnsiTheme="minorHAnsi" w:eastAsiaTheme="minorEastAsia" w:cstheme="minorBidi"/>
          <w:noProof/>
          <w:kern w:val="2"/>
          <w:sz w:val="22"/>
          <w:szCs w:val="22"/>
          <w14:ligatures w14:val="standardContextual"/>
        </w:rPr>
      </w:pPr>
      <w:hyperlink w:history="1" w:anchor="_Toc135312907">
        <w:r w:rsidRPr="002A2BF8" w:rsidR="00526B84">
          <w:rPr>
            <w:rStyle w:val="Hyperlink"/>
            <w:bCs/>
            <w:noProof/>
          </w:rPr>
          <w:t>5.2.15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w:t>
        </w:r>
        <w:r w:rsidR="00526B84">
          <w:rPr>
            <w:noProof/>
            <w:webHidden/>
          </w:rPr>
          <w:tab/>
        </w:r>
        <w:r w:rsidR="00526B84">
          <w:rPr>
            <w:noProof/>
            <w:webHidden/>
          </w:rPr>
          <w:fldChar w:fldCharType="begin"/>
        </w:r>
        <w:r w:rsidR="00526B84">
          <w:rPr>
            <w:noProof/>
            <w:webHidden/>
          </w:rPr>
          <w:instrText xml:space="preserve"> PAGEREF _Toc135312907 \h </w:instrText>
        </w:r>
        <w:r w:rsidR="00526B84">
          <w:rPr>
            <w:noProof/>
            <w:webHidden/>
          </w:rPr>
        </w:r>
        <w:r w:rsidR="00526B84">
          <w:rPr>
            <w:noProof/>
            <w:webHidden/>
          </w:rPr>
          <w:fldChar w:fldCharType="separate"/>
        </w:r>
        <w:r w:rsidR="00526B84">
          <w:rPr>
            <w:noProof/>
            <w:webHidden/>
          </w:rPr>
          <w:t>168</w:t>
        </w:r>
        <w:r w:rsidR="00526B84">
          <w:rPr>
            <w:noProof/>
            <w:webHidden/>
          </w:rPr>
          <w:fldChar w:fldCharType="end"/>
        </w:r>
      </w:hyperlink>
    </w:p>
    <w:p w:rsidR="00526B84" w:rsidRDefault="00000000" w14:paraId="40907EF9" w14:textId="531B0DC2">
      <w:pPr>
        <w:pStyle w:val="TOC3"/>
        <w:rPr>
          <w:rFonts w:asciiTheme="minorHAnsi" w:hAnsiTheme="minorHAnsi" w:eastAsiaTheme="minorEastAsia" w:cstheme="minorBidi"/>
          <w:noProof/>
          <w:kern w:val="2"/>
          <w:sz w:val="22"/>
          <w:szCs w:val="22"/>
          <w14:ligatures w14:val="standardContextual"/>
        </w:rPr>
      </w:pPr>
      <w:hyperlink w:history="1" w:anchor="_Toc135312908">
        <w:r w:rsidRPr="002A2BF8" w:rsidR="00526B84">
          <w:rPr>
            <w:rStyle w:val="Hyperlink"/>
            <w:bCs/>
            <w:noProof/>
          </w:rPr>
          <w:t>5.2.16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(the noun)</w:t>
        </w:r>
        <w:r w:rsidR="00526B84">
          <w:rPr>
            <w:noProof/>
            <w:webHidden/>
          </w:rPr>
          <w:tab/>
        </w:r>
        <w:r w:rsidR="00526B84">
          <w:rPr>
            <w:noProof/>
            <w:webHidden/>
          </w:rPr>
          <w:fldChar w:fldCharType="begin"/>
        </w:r>
        <w:r w:rsidR="00526B84">
          <w:rPr>
            <w:noProof/>
            <w:webHidden/>
          </w:rPr>
          <w:instrText xml:space="preserve"> PAGEREF _Toc135312908 \h </w:instrText>
        </w:r>
        <w:r w:rsidR="00526B84">
          <w:rPr>
            <w:noProof/>
            <w:webHidden/>
          </w:rPr>
        </w:r>
        <w:r w:rsidR="00526B84">
          <w:rPr>
            <w:noProof/>
            <w:webHidden/>
          </w:rPr>
          <w:fldChar w:fldCharType="separate"/>
        </w:r>
        <w:r w:rsidR="00526B84">
          <w:rPr>
            <w:noProof/>
            <w:webHidden/>
          </w:rPr>
          <w:t>169</w:t>
        </w:r>
        <w:r w:rsidR="00526B84">
          <w:rPr>
            <w:noProof/>
            <w:webHidden/>
          </w:rPr>
          <w:fldChar w:fldCharType="end"/>
        </w:r>
      </w:hyperlink>
    </w:p>
    <w:p w:rsidR="00526B84" w:rsidRDefault="00000000" w14:paraId="0263DDDE" w14:textId="752405D9">
      <w:pPr>
        <w:pStyle w:val="TOC3"/>
        <w:rPr>
          <w:rFonts w:asciiTheme="minorHAnsi" w:hAnsiTheme="minorHAnsi" w:eastAsiaTheme="minorEastAsia" w:cstheme="minorBidi"/>
          <w:noProof/>
          <w:kern w:val="2"/>
          <w:sz w:val="22"/>
          <w:szCs w:val="22"/>
          <w14:ligatures w14:val="standardContextual"/>
        </w:rPr>
      </w:pPr>
      <w:hyperlink w:history="1" w:anchor="_Toc135312909">
        <w:r w:rsidRPr="002A2BF8" w:rsidR="00526B84">
          <w:rPr>
            <w:rStyle w:val="Hyperlink"/>
            <w:bCs/>
            <w:noProof/>
          </w:rPr>
          <w:t>5.2.17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Plan of Treatment</w:t>
        </w:r>
        <w:r w:rsidR="00526B84">
          <w:rPr>
            <w:noProof/>
            <w:webHidden/>
          </w:rPr>
          <w:tab/>
        </w:r>
        <w:r w:rsidR="00526B84">
          <w:rPr>
            <w:noProof/>
            <w:webHidden/>
          </w:rPr>
          <w:fldChar w:fldCharType="begin"/>
        </w:r>
        <w:r w:rsidR="00526B84">
          <w:rPr>
            <w:noProof/>
            <w:webHidden/>
          </w:rPr>
          <w:instrText xml:space="preserve"> PAGEREF _Toc135312909 \h </w:instrText>
        </w:r>
        <w:r w:rsidR="00526B84">
          <w:rPr>
            <w:noProof/>
            <w:webHidden/>
          </w:rPr>
        </w:r>
        <w:r w:rsidR="00526B84">
          <w:rPr>
            <w:noProof/>
            <w:webHidden/>
          </w:rPr>
          <w:fldChar w:fldCharType="separate"/>
        </w:r>
        <w:r w:rsidR="00526B84">
          <w:rPr>
            <w:noProof/>
            <w:webHidden/>
          </w:rPr>
          <w:t>170</w:t>
        </w:r>
        <w:r w:rsidR="00526B84">
          <w:rPr>
            <w:noProof/>
            <w:webHidden/>
          </w:rPr>
          <w:fldChar w:fldCharType="end"/>
        </w:r>
      </w:hyperlink>
    </w:p>
    <w:p w:rsidR="00526B84" w:rsidRDefault="00000000" w14:paraId="4C434518" w14:textId="52B136C6">
      <w:pPr>
        <w:pStyle w:val="TOC3"/>
        <w:rPr>
          <w:rFonts w:asciiTheme="minorHAnsi" w:hAnsiTheme="minorHAnsi" w:eastAsiaTheme="minorEastAsia" w:cstheme="minorBidi"/>
          <w:noProof/>
          <w:kern w:val="2"/>
          <w:sz w:val="22"/>
          <w:szCs w:val="22"/>
          <w14:ligatures w14:val="standardContextual"/>
        </w:rPr>
      </w:pPr>
      <w:hyperlink w:history="1" w:anchor="_Toc135312910">
        <w:r w:rsidRPr="002A2BF8" w:rsidR="00526B84">
          <w:rPr>
            <w:rStyle w:val="Hyperlink"/>
            <w:bCs/>
            <w:noProof/>
          </w:rPr>
          <w:t>5.2.18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Clinical Note</w:t>
        </w:r>
        <w:r w:rsidR="00526B84">
          <w:rPr>
            <w:noProof/>
            <w:webHidden/>
          </w:rPr>
          <w:tab/>
        </w:r>
        <w:r w:rsidR="00526B84">
          <w:rPr>
            <w:noProof/>
            <w:webHidden/>
          </w:rPr>
          <w:fldChar w:fldCharType="begin"/>
        </w:r>
        <w:r w:rsidR="00526B84">
          <w:rPr>
            <w:noProof/>
            <w:webHidden/>
          </w:rPr>
          <w:instrText xml:space="preserve"> PAGEREF _Toc135312910 \h </w:instrText>
        </w:r>
        <w:r w:rsidR="00526B84">
          <w:rPr>
            <w:noProof/>
            <w:webHidden/>
          </w:rPr>
        </w:r>
        <w:r w:rsidR="00526B84">
          <w:rPr>
            <w:noProof/>
            <w:webHidden/>
          </w:rPr>
          <w:fldChar w:fldCharType="separate"/>
        </w:r>
        <w:r w:rsidR="00526B84">
          <w:rPr>
            <w:noProof/>
            <w:webHidden/>
          </w:rPr>
          <w:t>170</w:t>
        </w:r>
        <w:r w:rsidR="00526B84">
          <w:rPr>
            <w:noProof/>
            <w:webHidden/>
          </w:rPr>
          <w:fldChar w:fldCharType="end"/>
        </w:r>
      </w:hyperlink>
    </w:p>
    <w:p w:rsidR="00526B84" w:rsidRDefault="00000000" w14:paraId="4BBE9372" w14:textId="74B2A0F4">
      <w:pPr>
        <w:pStyle w:val="TOC3"/>
        <w:rPr>
          <w:rFonts w:asciiTheme="minorHAnsi" w:hAnsiTheme="minorHAnsi" w:eastAsiaTheme="minorEastAsia" w:cstheme="minorBidi"/>
          <w:noProof/>
          <w:kern w:val="2"/>
          <w:sz w:val="22"/>
          <w:szCs w:val="22"/>
          <w14:ligatures w14:val="standardContextual"/>
        </w:rPr>
      </w:pPr>
      <w:hyperlink w:history="1" w:anchor="_Toc135312911">
        <w:r w:rsidRPr="002A2BF8" w:rsidR="00526B84">
          <w:rPr>
            <w:rStyle w:val="Hyperlink"/>
            <w:bCs/>
            <w:noProof/>
          </w:rPr>
          <w:t>5.2.19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Advance Directive</w:t>
        </w:r>
        <w:r w:rsidR="00526B84">
          <w:rPr>
            <w:noProof/>
            <w:webHidden/>
          </w:rPr>
          <w:tab/>
        </w:r>
        <w:r w:rsidR="00526B84">
          <w:rPr>
            <w:noProof/>
            <w:webHidden/>
          </w:rPr>
          <w:fldChar w:fldCharType="begin"/>
        </w:r>
        <w:r w:rsidR="00526B84">
          <w:rPr>
            <w:noProof/>
            <w:webHidden/>
          </w:rPr>
          <w:instrText xml:space="preserve"> PAGEREF _Toc135312911 \h </w:instrText>
        </w:r>
        <w:r w:rsidR="00526B84">
          <w:rPr>
            <w:noProof/>
            <w:webHidden/>
          </w:rPr>
        </w:r>
        <w:r w:rsidR="00526B84">
          <w:rPr>
            <w:noProof/>
            <w:webHidden/>
          </w:rPr>
          <w:fldChar w:fldCharType="separate"/>
        </w:r>
        <w:r w:rsidR="00526B84">
          <w:rPr>
            <w:noProof/>
            <w:webHidden/>
          </w:rPr>
          <w:t>174</w:t>
        </w:r>
        <w:r w:rsidR="00526B84">
          <w:rPr>
            <w:noProof/>
            <w:webHidden/>
          </w:rPr>
          <w:fldChar w:fldCharType="end"/>
        </w:r>
      </w:hyperlink>
    </w:p>
    <w:p w:rsidR="00526B84" w:rsidRDefault="00000000" w14:paraId="692B5234" w14:textId="35C52661">
      <w:pPr>
        <w:pStyle w:val="TOC3"/>
        <w:rPr>
          <w:rFonts w:asciiTheme="minorHAnsi" w:hAnsiTheme="minorHAnsi" w:eastAsiaTheme="minorEastAsia" w:cstheme="minorBidi"/>
          <w:noProof/>
          <w:kern w:val="2"/>
          <w:sz w:val="22"/>
          <w:szCs w:val="22"/>
          <w14:ligatures w14:val="standardContextual"/>
        </w:rPr>
      </w:pPr>
      <w:hyperlink w:history="1" w:anchor="_Toc135312912">
        <w:r w:rsidRPr="002A2BF8" w:rsidR="00526B84">
          <w:rPr>
            <w:rStyle w:val="Hyperlink"/>
            <w:bCs/>
            <w:noProof/>
          </w:rPr>
          <w:t>5.2.20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Quality Measure</w:t>
        </w:r>
        <w:r w:rsidR="00526B84">
          <w:rPr>
            <w:noProof/>
            <w:webHidden/>
          </w:rPr>
          <w:tab/>
        </w:r>
        <w:r w:rsidR="00526B84">
          <w:rPr>
            <w:noProof/>
            <w:webHidden/>
          </w:rPr>
          <w:fldChar w:fldCharType="begin"/>
        </w:r>
        <w:r w:rsidR="00526B84">
          <w:rPr>
            <w:noProof/>
            <w:webHidden/>
          </w:rPr>
          <w:instrText xml:space="preserve"> PAGEREF _Toc135312912 \h </w:instrText>
        </w:r>
        <w:r w:rsidR="00526B84">
          <w:rPr>
            <w:noProof/>
            <w:webHidden/>
          </w:rPr>
        </w:r>
        <w:r w:rsidR="00526B84">
          <w:rPr>
            <w:noProof/>
            <w:webHidden/>
          </w:rPr>
          <w:fldChar w:fldCharType="separate"/>
        </w:r>
        <w:r w:rsidR="00526B84">
          <w:rPr>
            <w:noProof/>
            <w:webHidden/>
          </w:rPr>
          <w:t>175</w:t>
        </w:r>
        <w:r w:rsidR="00526B84">
          <w:rPr>
            <w:noProof/>
            <w:webHidden/>
          </w:rPr>
          <w:fldChar w:fldCharType="end"/>
        </w:r>
      </w:hyperlink>
    </w:p>
    <w:p w:rsidR="00526B84" w:rsidRDefault="00000000" w14:paraId="3DFD9445" w14:textId="22FAAD6A">
      <w:pPr>
        <w:pStyle w:val="TOC3"/>
        <w:rPr>
          <w:rFonts w:asciiTheme="minorHAnsi" w:hAnsiTheme="minorHAnsi" w:eastAsiaTheme="minorEastAsia" w:cstheme="minorBidi"/>
          <w:noProof/>
          <w:kern w:val="2"/>
          <w:sz w:val="22"/>
          <w:szCs w:val="22"/>
          <w14:ligatures w14:val="standardContextual"/>
        </w:rPr>
      </w:pPr>
      <w:hyperlink w:history="1" w:anchor="_Toc135312913">
        <w:r w:rsidRPr="002A2BF8" w:rsidR="00526B84">
          <w:rPr>
            <w:rStyle w:val="Hyperlink"/>
            <w:bCs/>
            <w:noProof/>
          </w:rPr>
          <w:t>5.2.21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Indication Versus Reason Templates</w:t>
        </w:r>
        <w:r w:rsidR="00526B84">
          <w:rPr>
            <w:noProof/>
            <w:webHidden/>
          </w:rPr>
          <w:tab/>
        </w:r>
        <w:r w:rsidR="00526B84">
          <w:rPr>
            <w:noProof/>
            <w:webHidden/>
          </w:rPr>
          <w:fldChar w:fldCharType="begin"/>
        </w:r>
        <w:r w:rsidR="00526B84">
          <w:rPr>
            <w:noProof/>
            <w:webHidden/>
          </w:rPr>
          <w:instrText xml:space="preserve"> PAGEREF _Toc135312913 \h </w:instrText>
        </w:r>
        <w:r w:rsidR="00526B84">
          <w:rPr>
            <w:noProof/>
            <w:webHidden/>
          </w:rPr>
        </w:r>
        <w:r w:rsidR="00526B84">
          <w:rPr>
            <w:noProof/>
            <w:webHidden/>
          </w:rPr>
          <w:fldChar w:fldCharType="separate"/>
        </w:r>
        <w:r w:rsidR="00526B84">
          <w:rPr>
            <w:noProof/>
            <w:webHidden/>
          </w:rPr>
          <w:t>178</w:t>
        </w:r>
        <w:r w:rsidR="00526B84">
          <w:rPr>
            <w:noProof/>
            <w:webHidden/>
          </w:rPr>
          <w:fldChar w:fldCharType="end"/>
        </w:r>
      </w:hyperlink>
    </w:p>
    <w:p w:rsidR="00526B84" w:rsidP="00526B84" w:rsidRDefault="00000000" w14:paraId="442DECD0" w14:textId="041D1AEC">
      <w:pPr>
        <w:pStyle w:val="TOC1"/>
        <w:rPr>
          <w:rFonts w:asciiTheme="minorHAnsi" w:hAnsiTheme="minorHAnsi" w:eastAsiaTheme="minorEastAsia" w:cstheme="minorBidi"/>
          <w:noProof/>
          <w:kern w:val="2"/>
          <w:sz w:val="22"/>
          <w:szCs w:val="22"/>
          <w14:ligatures w14:val="standardContextual"/>
        </w:rPr>
      </w:pPr>
      <w:hyperlink w:history="1" w:anchor="_Toc135312914">
        <w:r w:rsidRPr="002A2BF8" w:rsidR="00526B84">
          <w:rPr>
            <w:rStyle w:val="Hyperlink"/>
            <w:noProof/>
          </w:rPr>
          <w:t>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USCDI Guidance</w:t>
        </w:r>
        <w:r w:rsidR="00526B84">
          <w:rPr>
            <w:noProof/>
            <w:webHidden/>
          </w:rPr>
          <w:tab/>
        </w:r>
        <w:r w:rsidR="00526B84">
          <w:rPr>
            <w:noProof/>
            <w:webHidden/>
          </w:rPr>
          <w:fldChar w:fldCharType="begin"/>
        </w:r>
        <w:r w:rsidR="00526B84">
          <w:rPr>
            <w:noProof/>
            <w:webHidden/>
          </w:rPr>
          <w:instrText xml:space="preserve"> PAGEREF _Toc135312914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30E2C7EC" w14:textId="2688D23A">
      <w:pPr>
        <w:pStyle w:val="TOC2"/>
        <w:rPr>
          <w:rFonts w:asciiTheme="minorHAnsi" w:hAnsiTheme="minorHAnsi" w:eastAsiaTheme="minorEastAsia" w:cstheme="minorBidi"/>
          <w:b w:val="0"/>
          <w:bCs w:val="0"/>
          <w:noProof/>
          <w:kern w:val="2"/>
          <w14:ligatures w14:val="standardContextual"/>
        </w:rPr>
      </w:pPr>
      <w:hyperlink w:history="1" w:anchor="_Toc135312915">
        <w:r w:rsidRPr="002A2BF8" w:rsidR="00526B84">
          <w:rPr>
            <w:rStyle w:val="Hyperlink"/>
            <w:noProof/>
          </w:rPr>
          <w:t>6.1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USCDI Guidance</w:t>
        </w:r>
        <w:r w:rsidR="00526B84">
          <w:rPr>
            <w:noProof/>
            <w:webHidden/>
          </w:rPr>
          <w:tab/>
        </w:r>
        <w:r w:rsidR="00526B84">
          <w:rPr>
            <w:noProof/>
            <w:webHidden/>
          </w:rPr>
          <w:fldChar w:fldCharType="begin"/>
        </w:r>
        <w:r w:rsidR="00526B84">
          <w:rPr>
            <w:noProof/>
            <w:webHidden/>
          </w:rPr>
          <w:instrText xml:space="preserve"> PAGEREF _Toc135312915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071C72D8" w14:textId="147E087C">
      <w:pPr>
        <w:pStyle w:val="TOC3"/>
        <w:rPr>
          <w:rFonts w:asciiTheme="minorHAnsi" w:hAnsiTheme="minorHAnsi" w:eastAsiaTheme="minorEastAsia" w:cstheme="minorBidi"/>
          <w:noProof/>
          <w:kern w:val="2"/>
          <w:sz w:val="22"/>
          <w:szCs w:val="22"/>
          <w14:ligatures w14:val="standardContextual"/>
        </w:rPr>
      </w:pPr>
      <w:hyperlink w:history="1" w:anchor="_Toc135312916">
        <w:r w:rsidRPr="002A2BF8" w:rsidR="00526B84">
          <w:rPr>
            <w:rStyle w:val="Hyperlink"/>
            <w:bCs/>
            <w:noProof/>
          </w:rPr>
          <w:t>6.1.1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Practices for Implementing Templates revised to support USCDI v2 and v3</w:t>
        </w:r>
        <w:r w:rsidR="00526B84">
          <w:rPr>
            <w:noProof/>
            <w:webHidden/>
          </w:rPr>
          <w:tab/>
        </w:r>
        <w:r w:rsidR="00526B84">
          <w:rPr>
            <w:noProof/>
            <w:webHidden/>
          </w:rPr>
          <w:fldChar w:fldCharType="begin"/>
        </w:r>
        <w:r w:rsidR="00526B84">
          <w:rPr>
            <w:noProof/>
            <w:webHidden/>
          </w:rPr>
          <w:instrText xml:space="preserve"> PAGEREF _Toc135312916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696E6E3B" w14:textId="03BC8169">
      <w:pPr>
        <w:pStyle w:val="TOC3"/>
        <w:rPr>
          <w:rFonts w:asciiTheme="minorHAnsi" w:hAnsiTheme="minorHAnsi" w:eastAsiaTheme="minorEastAsia" w:cstheme="minorBidi"/>
          <w:noProof/>
          <w:kern w:val="2"/>
          <w:sz w:val="22"/>
          <w:szCs w:val="22"/>
          <w14:ligatures w14:val="standardContextual"/>
        </w:rPr>
      </w:pPr>
      <w:hyperlink w:history="1" w:anchor="_Toc135312917">
        <w:r w:rsidRPr="002A2BF8" w:rsidR="00526B84">
          <w:rPr>
            <w:rStyle w:val="Hyperlink"/>
            <w:bCs/>
            <w:noProof/>
          </w:rPr>
          <w:t>6.1.2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Social Determinant of Health Vocabulary Design Notes</w:t>
        </w:r>
        <w:r w:rsidR="00526B84">
          <w:rPr>
            <w:noProof/>
            <w:webHidden/>
          </w:rPr>
          <w:tab/>
        </w:r>
        <w:r w:rsidR="00526B84">
          <w:rPr>
            <w:noProof/>
            <w:webHidden/>
          </w:rPr>
          <w:fldChar w:fldCharType="begin"/>
        </w:r>
        <w:r w:rsidR="00526B84">
          <w:rPr>
            <w:noProof/>
            <w:webHidden/>
          </w:rPr>
          <w:instrText xml:space="preserve"> PAGEREF _Toc135312917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4C87BC41" w14:textId="53EF0E4E">
      <w:pPr>
        <w:pStyle w:val="TOC2"/>
        <w:rPr>
          <w:rFonts w:asciiTheme="minorHAnsi" w:hAnsiTheme="minorHAnsi" w:eastAsiaTheme="minorEastAsia" w:cstheme="minorBidi"/>
          <w:b w:val="0"/>
          <w:bCs w:val="0"/>
          <w:noProof/>
          <w:kern w:val="2"/>
          <w14:ligatures w14:val="standardContextual"/>
        </w:rPr>
      </w:pPr>
      <w:hyperlink w:history="1" w:anchor="_Toc135312918">
        <w:r w:rsidRPr="002A2BF8" w:rsidR="00526B84">
          <w:rPr>
            <w:rStyle w:val="Hyperlink"/>
            <w:noProof/>
          </w:rPr>
          <w:t>6.2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USCDI Data Class and Data Element Guidance</w:t>
        </w:r>
        <w:r w:rsidR="00526B84">
          <w:rPr>
            <w:noProof/>
            <w:webHidden/>
          </w:rPr>
          <w:tab/>
        </w:r>
        <w:r w:rsidR="00526B84">
          <w:rPr>
            <w:noProof/>
            <w:webHidden/>
          </w:rPr>
          <w:fldChar w:fldCharType="begin"/>
        </w:r>
        <w:r w:rsidR="00526B84">
          <w:rPr>
            <w:noProof/>
            <w:webHidden/>
          </w:rPr>
          <w:instrText xml:space="preserve"> PAGEREF _Toc135312918 \h </w:instrText>
        </w:r>
        <w:r w:rsidR="00526B84">
          <w:rPr>
            <w:noProof/>
            <w:webHidden/>
          </w:rPr>
        </w:r>
        <w:r w:rsidR="00526B84">
          <w:rPr>
            <w:noProof/>
            <w:webHidden/>
          </w:rPr>
          <w:fldChar w:fldCharType="separate"/>
        </w:r>
        <w:r w:rsidR="00526B84">
          <w:rPr>
            <w:noProof/>
            <w:webHidden/>
          </w:rPr>
          <w:t>180</w:t>
        </w:r>
        <w:r w:rsidR="00526B84">
          <w:rPr>
            <w:noProof/>
            <w:webHidden/>
          </w:rPr>
          <w:fldChar w:fldCharType="end"/>
        </w:r>
      </w:hyperlink>
    </w:p>
    <w:p w:rsidR="00526B84" w:rsidRDefault="00000000" w14:paraId="0E4DD5E5" w14:textId="3C9FAF92">
      <w:pPr>
        <w:pStyle w:val="TOC3"/>
        <w:rPr>
          <w:rFonts w:asciiTheme="minorHAnsi" w:hAnsiTheme="minorHAnsi" w:eastAsiaTheme="minorEastAsia" w:cstheme="minorBidi"/>
          <w:noProof/>
          <w:kern w:val="2"/>
          <w:sz w:val="22"/>
          <w:szCs w:val="22"/>
          <w14:ligatures w14:val="standardContextual"/>
        </w:rPr>
      </w:pPr>
      <w:hyperlink w:history="1" w:anchor="_Toc135312919">
        <w:r w:rsidRPr="002A2BF8" w:rsidR="00526B84">
          <w:rPr>
            <w:rStyle w:val="Hyperlink"/>
            <w:bCs/>
            <w:noProof/>
          </w:rPr>
          <w:t>6.2.1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and Plan of Treatment</w:t>
        </w:r>
        <w:r w:rsidR="00526B84">
          <w:rPr>
            <w:noProof/>
            <w:webHidden/>
          </w:rPr>
          <w:tab/>
        </w:r>
        <w:r w:rsidR="00526B84">
          <w:rPr>
            <w:noProof/>
            <w:webHidden/>
          </w:rPr>
          <w:fldChar w:fldCharType="begin"/>
        </w:r>
        <w:r w:rsidR="00526B84">
          <w:rPr>
            <w:noProof/>
            <w:webHidden/>
          </w:rPr>
          <w:instrText xml:space="preserve"> PAGEREF _Toc135312919 \h </w:instrText>
        </w:r>
        <w:r w:rsidR="00526B84">
          <w:rPr>
            <w:noProof/>
            <w:webHidden/>
          </w:rPr>
        </w:r>
        <w:r w:rsidR="00526B84">
          <w:rPr>
            <w:noProof/>
            <w:webHidden/>
          </w:rPr>
          <w:fldChar w:fldCharType="separate"/>
        </w:r>
        <w:r w:rsidR="00526B84">
          <w:rPr>
            <w:noProof/>
            <w:webHidden/>
          </w:rPr>
          <w:t>180</w:t>
        </w:r>
        <w:r w:rsidR="00526B84">
          <w:rPr>
            <w:noProof/>
            <w:webHidden/>
          </w:rPr>
          <w:fldChar w:fldCharType="end"/>
        </w:r>
      </w:hyperlink>
    </w:p>
    <w:p w:rsidR="00526B84" w:rsidRDefault="00000000" w14:paraId="5B136238" w14:textId="74FAAA48">
      <w:pPr>
        <w:pStyle w:val="TOC3"/>
        <w:rPr>
          <w:rFonts w:asciiTheme="minorHAnsi" w:hAnsiTheme="minorHAnsi" w:eastAsiaTheme="minorEastAsia" w:cstheme="minorBidi"/>
          <w:noProof/>
          <w:kern w:val="2"/>
          <w:sz w:val="22"/>
          <w:szCs w:val="22"/>
          <w14:ligatures w14:val="standardContextual"/>
        </w:rPr>
      </w:pPr>
      <w:hyperlink w:history="1" w:anchor="_Toc135312920">
        <w:r w:rsidRPr="002A2BF8" w:rsidR="00526B84">
          <w:rPr>
            <w:rStyle w:val="Hyperlink"/>
            <w:bCs/>
            <w:noProof/>
          </w:rPr>
          <w:t>6.2.2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 Member(s)</w:t>
        </w:r>
        <w:r w:rsidR="00526B84">
          <w:rPr>
            <w:noProof/>
            <w:webHidden/>
          </w:rPr>
          <w:tab/>
        </w:r>
        <w:r w:rsidR="00526B84">
          <w:rPr>
            <w:noProof/>
            <w:webHidden/>
          </w:rPr>
          <w:fldChar w:fldCharType="begin"/>
        </w:r>
        <w:r w:rsidR="00526B84">
          <w:rPr>
            <w:noProof/>
            <w:webHidden/>
          </w:rPr>
          <w:instrText xml:space="preserve"> PAGEREF _Toc135312920 \h </w:instrText>
        </w:r>
        <w:r w:rsidR="00526B84">
          <w:rPr>
            <w:noProof/>
            <w:webHidden/>
          </w:rPr>
        </w:r>
        <w:r w:rsidR="00526B84">
          <w:rPr>
            <w:noProof/>
            <w:webHidden/>
          </w:rPr>
          <w:fldChar w:fldCharType="separate"/>
        </w:r>
        <w:r w:rsidR="00526B84">
          <w:rPr>
            <w:noProof/>
            <w:webHidden/>
          </w:rPr>
          <w:t>182</w:t>
        </w:r>
        <w:r w:rsidR="00526B84">
          <w:rPr>
            <w:noProof/>
            <w:webHidden/>
          </w:rPr>
          <w:fldChar w:fldCharType="end"/>
        </w:r>
      </w:hyperlink>
    </w:p>
    <w:p w:rsidR="00526B84" w:rsidRDefault="00000000" w14:paraId="11ABE8BF" w14:textId="4BA2D5D0">
      <w:pPr>
        <w:pStyle w:val="TOC3"/>
        <w:rPr>
          <w:rFonts w:asciiTheme="minorHAnsi" w:hAnsiTheme="minorHAnsi" w:eastAsiaTheme="minorEastAsia" w:cstheme="minorBidi"/>
          <w:noProof/>
          <w:kern w:val="2"/>
          <w:sz w:val="22"/>
          <w:szCs w:val="22"/>
          <w14:ligatures w14:val="standardContextual"/>
        </w:rPr>
      </w:pPr>
      <w:hyperlink w:history="1" w:anchor="_Toc135312921">
        <w:r w:rsidRPr="002A2BF8" w:rsidR="00526B84">
          <w:rPr>
            <w:rStyle w:val="Hyperlink"/>
            <w:bCs/>
            <w:noProof/>
          </w:rPr>
          <w:t>6.2.3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Clinical Tests</w:t>
        </w:r>
        <w:r w:rsidR="00526B84">
          <w:rPr>
            <w:noProof/>
            <w:webHidden/>
          </w:rPr>
          <w:tab/>
        </w:r>
        <w:r w:rsidR="00526B84">
          <w:rPr>
            <w:noProof/>
            <w:webHidden/>
          </w:rPr>
          <w:fldChar w:fldCharType="begin"/>
        </w:r>
        <w:r w:rsidR="00526B84">
          <w:rPr>
            <w:noProof/>
            <w:webHidden/>
          </w:rPr>
          <w:instrText xml:space="preserve"> PAGEREF _Toc135312921 \h </w:instrText>
        </w:r>
        <w:r w:rsidR="00526B84">
          <w:rPr>
            <w:noProof/>
            <w:webHidden/>
          </w:rPr>
        </w:r>
        <w:r w:rsidR="00526B84">
          <w:rPr>
            <w:noProof/>
            <w:webHidden/>
          </w:rPr>
          <w:fldChar w:fldCharType="separate"/>
        </w:r>
        <w:r w:rsidR="00526B84">
          <w:rPr>
            <w:noProof/>
            <w:webHidden/>
          </w:rPr>
          <w:t>183</w:t>
        </w:r>
        <w:r w:rsidR="00526B84">
          <w:rPr>
            <w:noProof/>
            <w:webHidden/>
          </w:rPr>
          <w:fldChar w:fldCharType="end"/>
        </w:r>
      </w:hyperlink>
    </w:p>
    <w:p w:rsidR="00526B84" w:rsidRDefault="00000000" w14:paraId="0B0C982B" w14:textId="4414AD39">
      <w:pPr>
        <w:pStyle w:val="TOC3"/>
        <w:rPr>
          <w:rFonts w:asciiTheme="minorHAnsi" w:hAnsiTheme="minorHAnsi" w:eastAsiaTheme="minorEastAsia" w:cstheme="minorBidi"/>
          <w:noProof/>
          <w:kern w:val="2"/>
          <w:sz w:val="22"/>
          <w:szCs w:val="22"/>
          <w14:ligatures w14:val="standardContextual"/>
        </w:rPr>
      </w:pPr>
      <w:hyperlink w:history="1" w:anchor="_Toc135312922">
        <w:r w:rsidRPr="002A2BF8" w:rsidR="00526B84">
          <w:rPr>
            <w:rStyle w:val="Hyperlink"/>
            <w:bCs/>
            <w:noProof/>
          </w:rPr>
          <w:t>6.2.4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Diagnostic Imaging</w:t>
        </w:r>
        <w:r w:rsidR="00526B84">
          <w:rPr>
            <w:noProof/>
            <w:webHidden/>
          </w:rPr>
          <w:tab/>
        </w:r>
        <w:r w:rsidR="00526B84">
          <w:rPr>
            <w:noProof/>
            <w:webHidden/>
          </w:rPr>
          <w:fldChar w:fldCharType="begin"/>
        </w:r>
        <w:r w:rsidR="00526B84">
          <w:rPr>
            <w:noProof/>
            <w:webHidden/>
          </w:rPr>
          <w:instrText xml:space="preserve"> PAGEREF _Toc135312922 \h </w:instrText>
        </w:r>
        <w:r w:rsidR="00526B84">
          <w:rPr>
            <w:noProof/>
            <w:webHidden/>
          </w:rPr>
        </w:r>
        <w:r w:rsidR="00526B84">
          <w:rPr>
            <w:noProof/>
            <w:webHidden/>
          </w:rPr>
          <w:fldChar w:fldCharType="separate"/>
        </w:r>
        <w:r w:rsidR="00526B84">
          <w:rPr>
            <w:noProof/>
            <w:webHidden/>
          </w:rPr>
          <w:t>185</w:t>
        </w:r>
        <w:r w:rsidR="00526B84">
          <w:rPr>
            <w:noProof/>
            <w:webHidden/>
          </w:rPr>
          <w:fldChar w:fldCharType="end"/>
        </w:r>
      </w:hyperlink>
    </w:p>
    <w:p w:rsidR="00526B84" w:rsidRDefault="00000000" w14:paraId="7D36669C" w14:textId="60E7F719">
      <w:pPr>
        <w:pStyle w:val="TOC3"/>
        <w:rPr>
          <w:rFonts w:asciiTheme="minorHAnsi" w:hAnsiTheme="minorHAnsi" w:eastAsiaTheme="minorEastAsia" w:cstheme="minorBidi"/>
          <w:noProof/>
          <w:kern w:val="2"/>
          <w:sz w:val="22"/>
          <w:szCs w:val="22"/>
          <w14:ligatures w14:val="standardContextual"/>
        </w:rPr>
      </w:pPr>
      <w:hyperlink w:history="1" w:anchor="_Toc135312923">
        <w:r w:rsidRPr="002A2BF8" w:rsidR="00526B84">
          <w:rPr>
            <w:rStyle w:val="Hyperlink"/>
            <w:bCs/>
            <w:noProof/>
          </w:rPr>
          <w:t>6.2.5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 Information</w:t>
        </w:r>
        <w:r w:rsidR="00526B84">
          <w:rPr>
            <w:noProof/>
            <w:webHidden/>
          </w:rPr>
          <w:tab/>
        </w:r>
        <w:r w:rsidR="00526B84">
          <w:rPr>
            <w:noProof/>
            <w:webHidden/>
          </w:rPr>
          <w:fldChar w:fldCharType="begin"/>
        </w:r>
        <w:r w:rsidR="00526B84">
          <w:rPr>
            <w:noProof/>
            <w:webHidden/>
          </w:rPr>
          <w:instrText xml:space="preserve"> PAGEREF _Toc135312923 \h </w:instrText>
        </w:r>
        <w:r w:rsidR="00526B84">
          <w:rPr>
            <w:noProof/>
            <w:webHidden/>
          </w:rPr>
        </w:r>
        <w:r w:rsidR="00526B84">
          <w:rPr>
            <w:noProof/>
            <w:webHidden/>
          </w:rPr>
          <w:fldChar w:fldCharType="separate"/>
        </w:r>
        <w:r w:rsidR="00526B84">
          <w:rPr>
            <w:noProof/>
            <w:webHidden/>
          </w:rPr>
          <w:t>186</w:t>
        </w:r>
        <w:r w:rsidR="00526B84">
          <w:rPr>
            <w:noProof/>
            <w:webHidden/>
          </w:rPr>
          <w:fldChar w:fldCharType="end"/>
        </w:r>
      </w:hyperlink>
    </w:p>
    <w:p w:rsidR="00526B84" w:rsidRDefault="00000000" w14:paraId="2B0B6955" w14:textId="390C709E">
      <w:pPr>
        <w:pStyle w:val="TOC3"/>
        <w:rPr>
          <w:rFonts w:asciiTheme="minorHAnsi" w:hAnsiTheme="minorHAnsi" w:eastAsiaTheme="minorEastAsia" w:cstheme="minorBidi"/>
          <w:noProof/>
          <w:kern w:val="2"/>
          <w:sz w:val="22"/>
          <w:szCs w:val="22"/>
          <w14:ligatures w14:val="standardContextual"/>
        </w:rPr>
      </w:pPr>
      <w:hyperlink w:history="1" w:anchor="_Toc135312924">
        <w:r w:rsidRPr="002A2BF8" w:rsidR="00526B84">
          <w:rPr>
            <w:rStyle w:val="Hyperlink"/>
            <w:bCs/>
            <w:noProof/>
          </w:rPr>
          <w:t>6.2.6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Goals</w:t>
        </w:r>
        <w:r w:rsidR="00526B84">
          <w:rPr>
            <w:noProof/>
            <w:webHidden/>
          </w:rPr>
          <w:tab/>
        </w:r>
        <w:r w:rsidR="00526B84">
          <w:rPr>
            <w:noProof/>
            <w:webHidden/>
          </w:rPr>
          <w:fldChar w:fldCharType="begin"/>
        </w:r>
        <w:r w:rsidR="00526B84">
          <w:rPr>
            <w:noProof/>
            <w:webHidden/>
          </w:rPr>
          <w:instrText xml:space="preserve"> PAGEREF _Toc135312924 \h </w:instrText>
        </w:r>
        <w:r w:rsidR="00526B84">
          <w:rPr>
            <w:noProof/>
            <w:webHidden/>
          </w:rPr>
        </w:r>
        <w:r w:rsidR="00526B84">
          <w:rPr>
            <w:noProof/>
            <w:webHidden/>
          </w:rPr>
          <w:fldChar w:fldCharType="separate"/>
        </w:r>
        <w:r w:rsidR="00526B84">
          <w:rPr>
            <w:noProof/>
            <w:webHidden/>
          </w:rPr>
          <w:t>188</w:t>
        </w:r>
        <w:r w:rsidR="00526B84">
          <w:rPr>
            <w:noProof/>
            <w:webHidden/>
          </w:rPr>
          <w:fldChar w:fldCharType="end"/>
        </w:r>
      </w:hyperlink>
    </w:p>
    <w:p w:rsidR="00526B84" w:rsidRDefault="00000000" w14:paraId="6FD4A2B0" w14:textId="65DF18E6">
      <w:pPr>
        <w:pStyle w:val="TOC3"/>
        <w:rPr>
          <w:rFonts w:asciiTheme="minorHAnsi" w:hAnsiTheme="minorHAnsi" w:eastAsiaTheme="minorEastAsia" w:cstheme="minorBidi"/>
          <w:noProof/>
          <w:kern w:val="2"/>
          <w:sz w:val="22"/>
          <w:szCs w:val="22"/>
          <w14:ligatures w14:val="standardContextual"/>
        </w:rPr>
      </w:pPr>
      <w:hyperlink w:history="1" w:anchor="_Toc135312925">
        <w:r w:rsidRPr="002A2BF8" w:rsidR="00526B84">
          <w:rPr>
            <w:rStyle w:val="Hyperlink"/>
            <w:bCs/>
            <w:noProof/>
          </w:rPr>
          <w:t>6.2.7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Health Insurance Information</w:t>
        </w:r>
        <w:r w:rsidR="00526B84">
          <w:rPr>
            <w:noProof/>
            <w:webHidden/>
          </w:rPr>
          <w:tab/>
        </w:r>
        <w:r w:rsidR="00526B84">
          <w:rPr>
            <w:noProof/>
            <w:webHidden/>
          </w:rPr>
          <w:fldChar w:fldCharType="begin"/>
        </w:r>
        <w:r w:rsidR="00526B84">
          <w:rPr>
            <w:noProof/>
            <w:webHidden/>
          </w:rPr>
          <w:instrText xml:space="preserve"> PAGEREF _Toc135312925 \h </w:instrText>
        </w:r>
        <w:r w:rsidR="00526B84">
          <w:rPr>
            <w:noProof/>
            <w:webHidden/>
          </w:rPr>
        </w:r>
        <w:r w:rsidR="00526B84">
          <w:rPr>
            <w:noProof/>
            <w:webHidden/>
          </w:rPr>
          <w:fldChar w:fldCharType="separate"/>
        </w:r>
        <w:r w:rsidR="00526B84">
          <w:rPr>
            <w:noProof/>
            <w:webHidden/>
          </w:rPr>
          <w:t>188</w:t>
        </w:r>
        <w:r w:rsidR="00526B84">
          <w:rPr>
            <w:noProof/>
            <w:webHidden/>
          </w:rPr>
          <w:fldChar w:fldCharType="end"/>
        </w:r>
      </w:hyperlink>
    </w:p>
    <w:p w:rsidR="00526B84" w:rsidRDefault="00000000" w14:paraId="4B723EB6" w14:textId="7FB26DD6">
      <w:pPr>
        <w:pStyle w:val="TOC3"/>
        <w:rPr>
          <w:rFonts w:asciiTheme="minorHAnsi" w:hAnsiTheme="minorHAnsi" w:eastAsiaTheme="minorEastAsia" w:cstheme="minorBidi"/>
          <w:noProof/>
          <w:kern w:val="2"/>
          <w:sz w:val="22"/>
          <w:szCs w:val="22"/>
          <w14:ligatures w14:val="standardContextual"/>
        </w:rPr>
      </w:pPr>
      <w:hyperlink w:history="1" w:anchor="_Toc135312926">
        <w:r w:rsidRPr="002A2BF8" w:rsidR="00526B84">
          <w:rPr>
            <w:rStyle w:val="Hyperlink"/>
            <w:bCs/>
            <w:noProof/>
          </w:rPr>
          <w:t>6.2.8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Health Status/Assessments</w:t>
        </w:r>
        <w:r w:rsidR="00526B84">
          <w:rPr>
            <w:noProof/>
            <w:webHidden/>
          </w:rPr>
          <w:tab/>
        </w:r>
        <w:r w:rsidR="00526B84">
          <w:rPr>
            <w:noProof/>
            <w:webHidden/>
          </w:rPr>
          <w:fldChar w:fldCharType="begin"/>
        </w:r>
        <w:r w:rsidR="00526B84">
          <w:rPr>
            <w:noProof/>
            <w:webHidden/>
          </w:rPr>
          <w:instrText xml:space="preserve"> PAGEREF _Toc135312926 \h </w:instrText>
        </w:r>
        <w:r w:rsidR="00526B84">
          <w:rPr>
            <w:noProof/>
            <w:webHidden/>
          </w:rPr>
        </w:r>
        <w:r w:rsidR="00526B84">
          <w:rPr>
            <w:noProof/>
            <w:webHidden/>
          </w:rPr>
          <w:fldChar w:fldCharType="separate"/>
        </w:r>
        <w:r w:rsidR="00526B84">
          <w:rPr>
            <w:noProof/>
            <w:webHidden/>
          </w:rPr>
          <w:t>190</w:t>
        </w:r>
        <w:r w:rsidR="00526B84">
          <w:rPr>
            <w:noProof/>
            <w:webHidden/>
          </w:rPr>
          <w:fldChar w:fldCharType="end"/>
        </w:r>
      </w:hyperlink>
    </w:p>
    <w:p w:rsidR="00526B84" w:rsidRDefault="00000000" w14:paraId="78DCA0DC" w14:textId="08322FED">
      <w:pPr>
        <w:pStyle w:val="TOC3"/>
        <w:rPr>
          <w:rFonts w:asciiTheme="minorHAnsi" w:hAnsiTheme="minorHAnsi" w:eastAsiaTheme="minorEastAsia" w:cstheme="minorBidi"/>
          <w:noProof/>
          <w:kern w:val="2"/>
          <w:sz w:val="22"/>
          <w:szCs w:val="22"/>
          <w14:ligatures w14:val="standardContextual"/>
        </w:rPr>
      </w:pPr>
      <w:hyperlink w:history="1" w:anchor="_Toc135312927">
        <w:r w:rsidRPr="002A2BF8" w:rsidR="00526B84">
          <w:rPr>
            <w:rStyle w:val="Hyperlink"/>
            <w:bCs/>
            <w:noProof/>
          </w:rPr>
          <w:t>6.2.9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Laboratory</w:t>
        </w:r>
        <w:r w:rsidR="00526B84">
          <w:rPr>
            <w:noProof/>
            <w:webHidden/>
          </w:rPr>
          <w:tab/>
        </w:r>
        <w:r w:rsidR="00526B84">
          <w:rPr>
            <w:noProof/>
            <w:webHidden/>
          </w:rPr>
          <w:fldChar w:fldCharType="begin"/>
        </w:r>
        <w:r w:rsidR="00526B84">
          <w:rPr>
            <w:noProof/>
            <w:webHidden/>
          </w:rPr>
          <w:instrText xml:space="preserve"> PAGEREF _Toc135312927 \h </w:instrText>
        </w:r>
        <w:r w:rsidR="00526B84">
          <w:rPr>
            <w:noProof/>
            <w:webHidden/>
          </w:rPr>
        </w:r>
        <w:r w:rsidR="00526B84">
          <w:rPr>
            <w:noProof/>
            <w:webHidden/>
          </w:rPr>
          <w:fldChar w:fldCharType="separate"/>
        </w:r>
        <w:r w:rsidR="00526B84">
          <w:rPr>
            <w:noProof/>
            <w:webHidden/>
          </w:rPr>
          <w:t>192</w:t>
        </w:r>
        <w:r w:rsidR="00526B84">
          <w:rPr>
            <w:noProof/>
            <w:webHidden/>
          </w:rPr>
          <w:fldChar w:fldCharType="end"/>
        </w:r>
      </w:hyperlink>
    </w:p>
    <w:p w:rsidR="00526B84" w:rsidRDefault="00000000" w14:paraId="43140278" w14:textId="6919442B">
      <w:pPr>
        <w:pStyle w:val="TOC3"/>
        <w:rPr>
          <w:rFonts w:asciiTheme="minorHAnsi" w:hAnsiTheme="minorHAnsi" w:eastAsiaTheme="minorEastAsia" w:cstheme="minorBidi"/>
          <w:noProof/>
          <w:kern w:val="2"/>
          <w:sz w:val="22"/>
          <w:szCs w:val="22"/>
          <w14:ligatures w14:val="standardContextual"/>
        </w:rPr>
      </w:pPr>
      <w:hyperlink w:history="1" w:anchor="_Toc135312928">
        <w:r w:rsidRPr="002A2BF8" w:rsidR="00526B84">
          <w:rPr>
            <w:rStyle w:val="Hyperlink"/>
            <w:bCs/>
            <w:noProof/>
          </w:rPr>
          <w:t>6.2.10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Medication</w:t>
        </w:r>
        <w:r w:rsidR="00526B84">
          <w:rPr>
            <w:noProof/>
            <w:webHidden/>
          </w:rPr>
          <w:tab/>
        </w:r>
        <w:r w:rsidR="00526B84">
          <w:rPr>
            <w:noProof/>
            <w:webHidden/>
          </w:rPr>
          <w:fldChar w:fldCharType="begin"/>
        </w:r>
        <w:r w:rsidR="00526B84">
          <w:rPr>
            <w:noProof/>
            <w:webHidden/>
          </w:rPr>
          <w:instrText xml:space="preserve"> PAGEREF _Toc135312928 \h </w:instrText>
        </w:r>
        <w:r w:rsidR="00526B84">
          <w:rPr>
            <w:noProof/>
            <w:webHidden/>
          </w:rPr>
        </w:r>
        <w:r w:rsidR="00526B84">
          <w:rPr>
            <w:noProof/>
            <w:webHidden/>
          </w:rPr>
          <w:fldChar w:fldCharType="separate"/>
        </w:r>
        <w:r w:rsidR="00526B84">
          <w:rPr>
            <w:noProof/>
            <w:webHidden/>
          </w:rPr>
          <w:t>193</w:t>
        </w:r>
        <w:r w:rsidR="00526B84">
          <w:rPr>
            <w:noProof/>
            <w:webHidden/>
          </w:rPr>
          <w:fldChar w:fldCharType="end"/>
        </w:r>
      </w:hyperlink>
    </w:p>
    <w:p w:rsidR="00526B84" w:rsidRDefault="00000000" w14:paraId="71AF9AD2" w14:textId="78BF4FDD">
      <w:pPr>
        <w:pStyle w:val="TOC3"/>
        <w:rPr>
          <w:rFonts w:asciiTheme="minorHAnsi" w:hAnsiTheme="minorHAnsi" w:eastAsiaTheme="minorEastAsia" w:cstheme="minorBidi"/>
          <w:noProof/>
          <w:kern w:val="2"/>
          <w:sz w:val="22"/>
          <w:szCs w:val="22"/>
          <w14:ligatures w14:val="standardContextual"/>
        </w:rPr>
      </w:pPr>
      <w:hyperlink w:history="1" w:anchor="_Toc135312929">
        <w:r w:rsidRPr="002A2BF8" w:rsidR="00526B84">
          <w:rPr>
            <w:rStyle w:val="Hyperlink"/>
            <w:bCs/>
            <w:noProof/>
            <w:highlight w:val="yellow"/>
          </w:rPr>
          <w:t>6.2.11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highlight w:val="yellow"/>
          </w:rPr>
          <w:t>Patient Demographics</w:t>
        </w:r>
        <w:r w:rsidR="00526B84">
          <w:rPr>
            <w:noProof/>
            <w:webHidden/>
          </w:rPr>
          <w:tab/>
        </w:r>
        <w:r w:rsidR="00526B84">
          <w:rPr>
            <w:noProof/>
            <w:webHidden/>
          </w:rPr>
          <w:fldChar w:fldCharType="begin"/>
        </w:r>
        <w:r w:rsidR="00526B84">
          <w:rPr>
            <w:noProof/>
            <w:webHidden/>
          </w:rPr>
          <w:instrText xml:space="preserve"> PAGEREF _Toc135312929 \h </w:instrText>
        </w:r>
        <w:r w:rsidR="00526B84">
          <w:rPr>
            <w:noProof/>
            <w:webHidden/>
          </w:rPr>
        </w:r>
        <w:r w:rsidR="00526B84">
          <w:rPr>
            <w:noProof/>
            <w:webHidden/>
          </w:rPr>
          <w:fldChar w:fldCharType="separate"/>
        </w:r>
        <w:r w:rsidR="00526B84">
          <w:rPr>
            <w:noProof/>
            <w:webHidden/>
          </w:rPr>
          <w:t>195</w:t>
        </w:r>
        <w:r w:rsidR="00526B84">
          <w:rPr>
            <w:noProof/>
            <w:webHidden/>
          </w:rPr>
          <w:fldChar w:fldCharType="end"/>
        </w:r>
      </w:hyperlink>
    </w:p>
    <w:p w:rsidR="00526B84" w:rsidRDefault="00000000" w14:paraId="78D35356" w14:textId="52544A7C">
      <w:pPr>
        <w:pStyle w:val="TOC3"/>
        <w:rPr>
          <w:rFonts w:asciiTheme="minorHAnsi" w:hAnsiTheme="minorHAnsi" w:eastAsiaTheme="minorEastAsia" w:cstheme="minorBidi"/>
          <w:noProof/>
          <w:kern w:val="2"/>
          <w:sz w:val="22"/>
          <w:szCs w:val="22"/>
          <w14:ligatures w14:val="standardContextual"/>
        </w:rPr>
      </w:pPr>
      <w:hyperlink w:history="1" w:anchor="_Toc135312930">
        <w:r w:rsidRPr="002A2BF8" w:rsidR="00526B84">
          <w:rPr>
            <w:rStyle w:val="Hyperlink"/>
            <w:bCs/>
            <w:noProof/>
          </w:rPr>
          <w:t>6.2.12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Problems</w:t>
        </w:r>
        <w:r w:rsidR="00526B84">
          <w:rPr>
            <w:noProof/>
            <w:webHidden/>
          </w:rPr>
          <w:tab/>
        </w:r>
        <w:r w:rsidR="00526B84">
          <w:rPr>
            <w:noProof/>
            <w:webHidden/>
          </w:rPr>
          <w:fldChar w:fldCharType="begin"/>
        </w:r>
        <w:r w:rsidR="00526B84">
          <w:rPr>
            <w:noProof/>
            <w:webHidden/>
          </w:rPr>
          <w:instrText xml:space="preserve"> PAGEREF _Toc135312930 \h </w:instrText>
        </w:r>
        <w:r w:rsidR="00526B84">
          <w:rPr>
            <w:noProof/>
            <w:webHidden/>
          </w:rPr>
        </w:r>
        <w:r w:rsidR="00526B84">
          <w:rPr>
            <w:noProof/>
            <w:webHidden/>
          </w:rPr>
          <w:fldChar w:fldCharType="separate"/>
        </w:r>
        <w:r w:rsidR="00526B84">
          <w:rPr>
            <w:noProof/>
            <w:webHidden/>
          </w:rPr>
          <w:t>198</w:t>
        </w:r>
        <w:r w:rsidR="00526B84">
          <w:rPr>
            <w:noProof/>
            <w:webHidden/>
          </w:rPr>
          <w:fldChar w:fldCharType="end"/>
        </w:r>
      </w:hyperlink>
    </w:p>
    <w:p w:rsidR="00526B84" w:rsidRDefault="00000000" w14:paraId="5E30FD8E" w14:textId="60B14909">
      <w:pPr>
        <w:pStyle w:val="TOC3"/>
        <w:rPr>
          <w:rFonts w:asciiTheme="minorHAnsi" w:hAnsiTheme="minorHAnsi" w:eastAsiaTheme="minorEastAsia" w:cstheme="minorBidi"/>
          <w:noProof/>
          <w:kern w:val="2"/>
          <w:sz w:val="22"/>
          <w:szCs w:val="22"/>
          <w14:ligatures w14:val="standardContextual"/>
        </w:rPr>
      </w:pPr>
      <w:hyperlink w:history="1" w:anchor="_Toc135312931">
        <w:r w:rsidRPr="002A2BF8" w:rsidR="00526B84">
          <w:rPr>
            <w:rStyle w:val="Hyperlink"/>
            <w:bCs/>
            <w:noProof/>
          </w:rPr>
          <w:t>6.2.13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Procedures</w:t>
        </w:r>
        <w:r w:rsidR="00526B84">
          <w:rPr>
            <w:noProof/>
            <w:webHidden/>
          </w:rPr>
          <w:tab/>
        </w:r>
        <w:r w:rsidR="00526B84">
          <w:rPr>
            <w:noProof/>
            <w:webHidden/>
          </w:rPr>
          <w:fldChar w:fldCharType="begin"/>
        </w:r>
        <w:r w:rsidR="00526B84">
          <w:rPr>
            <w:noProof/>
            <w:webHidden/>
          </w:rPr>
          <w:instrText xml:space="preserve"> PAGEREF _Toc135312931 \h </w:instrText>
        </w:r>
        <w:r w:rsidR="00526B84">
          <w:rPr>
            <w:noProof/>
            <w:webHidden/>
          </w:rPr>
        </w:r>
        <w:r w:rsidR="00526B84">
          <w:rPr>
            <w:noProof/>
            <w:webHidden/>
          </w:rPr>
          <w:fldChar w:fldCharType="separate"/>
        </w:r>
        <w:r w:rsidR="00526B84">
          <w:rPr>
            <w:noProof/>
            <w:webHidden/>
          </w:rPr>
          <w:t>199</w:t>
        </w:r>
        <w:r w:rsidR="00526B84">
          <w:rPr>
            <w:noProof/>
            <w:webHidden/>
          </w:rPr>
          <w:fldChar w:fldCharType="end"/>
        </w:r>
      </w:hyperlink>
    </w:p>
    <w:p w:rsidR="00526B84" w:rsidP="00526B84" w:rsidRDefault="00000000" w14:paraId="187C1F68" w14:textId="40976883">
      <w:pPr>
        <w:pStyle w:val="TOC1"/>
        <w:rPr>
          <w:rFonts w:asciiTheme="minorHAnsi" w:hAnsiTheme="minorHAnsi" w:eastAsiaTheme="minorEastAsia" w:cstheme="minorBidi"/>
          <w:noProof/>
          <w:kern w:val="2"/>
          <w:sz w:val="22"/>
          <w:szCs w:val="22"/>
          <w14:ligatures w14:val="standardContextual"/>
        </w:rPr>
      </w:pPr>
      <w:hyperlink w:history="1" w:anchor="_Toc135312932">
        <w:r w:rsidRPr="002A2BF8" w:rsidR="00526B84">
          <w:rPr>
            <w:rStyle w:val="Hyperlink"/>
            <w:noProof/>
          </w:rPr>
          <w:t>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Resources</w:t>
        </w:r>
        <w:r w:rsidR="00526B84">
          <w:rPr>
            <w:noProof/>
            <w:webHidden/>
          </w:rPr>
          <w:tab/>
        </w:r>
        <w:r w:rsidR="00526B84">
          <w:rPr>
            <w:noProof/>
            <w:webHidden/>
          </w:rPr>
          <w:fldChar w:fldCharType="begin"/>
        </w:r>
        <w:r w:rsidR="00526B84">
          <w:rPr>
            <w:noProof/>
            <w:webHidden/>
          </w:rPr>
          <w:instrText xml:space="preserve"> PAGEREF _Toc135312932 \h </w:instrText>
        </w:r>
        <w:r w:rsidR="00526B84">
          <w:rPr>
            <w:noProof/>
            <w:webHidden/>
          </w:rPr>
        </w:r>
        <w:r w:rsidR="00526B84">
          <w:rPr>
            <w:noProof/>
            <w:webHidden/>
          </w:rPr>
          <w:fldChar w:fldCharType="separate"/>
        </w:r>
        <w:r w:rsidR="00526B84">
          <w:rPr>
            <w:noProof/>
            <w:webHidden/>
          </w:rPr>
          <w:t>200</w:t>
        </w:r>
        <w:r w:rsidR="00526B84">
          <w:rPr>
            <w:noProof/>
            <w:webHidden/>
          </w:rPr>
          <w:fldChar w:fldCharType="end"/>
        </w:r>
      </w:hyperlink>
    </w:p>
    <w:p w:rsidR="00526B84" w:rsidRDefault="00000000" w14:paraId="6CCDA50E" w14:textId="75186766">
      <w:pPr>
        <w:pStyle w:val="TOC2"/>
        <w:rPr>
          <w:rFonts w:asciiTheme="minorHAnsi" w:hAnsiTheme="minorHAnsi" w:eastAsiaTheme="minorEastAsia" w:cstheme="minorBidi"/>
          <w:b w:val="0"/>
          <w:bCs w:val="0"/>
          <w:noProof/>
          <w:kern w:val="2"/>
          <w14:ligatures w14:val="standardContextual"/>
        </w:rPr>
      </w:pPr>
      <w:hyperlink w:history="1" w:anchor="_Toc135312933">
        <w:r w:rsidRPr="002A2BF8" w:rsidR="00526B84">
          <w:rPr>
            <w:rStyle w:val="Hyperlink"/>
            <w:noProof/>
          </w:rPr>
          <w:t>7.1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Sample C-CDA Files</w:t>
        </w:r>
        <w:r w:rsidR="00526B84">
          <w:rPr>
            <w:noProof/>
            <w:webHidden/>
          </w:rPr>
          <w:tab/>
        </w:r>
        <w:r w:rsidR="00526B84">
          <w:rPr>
            <w:noProof/>
            <w:webHidden/>
          </w:rPr>
          <w:fldChar w:fldCharType="begin"/>
        </w:r>
        <w:r w:rsidR="00526B84">
          <w:rPr>
            <w:noProof/>
            <w:webHidden/>
          </w:rPr>
          <w:instrText xml:space="preserve"> PAGEREF _Toc135312933 \h </w:instrText>
        </w:r>
        <w:r w:rsidR="00526B84">
          <w:rPr>
            <w:noProof/>
            <w:webHidden/>
          </w:rPr>
        </w:r>
        <w:r w:rsidR="00526B84">
          <w:rPr>
            <w:noProof/>
            <w:webHidden/>
          </w:rPr>
          <w:fldChar w:fldCharType="separate"/>
        </w:r>
        <w:r w:rsidR="00526B84">
          <w:rPr>
            <w:noProof/>
            <w:webHidden/>
          </w:rPr>
          <w:t>200</w:t>
        </w:r>
        <w:r w:rsidR="00526B84">
          <w:rPr>
            <w:noProof/>
            <w:webHidden/>
          </w:rPr>
          <w:fldChar w:fldCharType="end"/>
        </w:r>
      </w:hyperlink>
    </w:p>
    <w:p w:rsidR="00526B84" w:rsidRDefault="00000000" w14:paraId="284206D8" w14:textId="10AA292D">
      <w:pPr>
        <w:pStyle w:val="TOC2"/>
        <w:rPr>
          <w:rFonts w:asciiTheme="minorHAnsi" w:hAnsiTheme="minorHAnsi" w:eastAsiaTheme="minorEastAsia" w:cstheme="minorBidi"/>
          <w:b w:val="0"/>
          <w:bCs w:val="0"/>
          <w:noProof/>
          <w:kern w:val="2"/>
          <w14:ligatures w14:val="standardContextual"/>
        </w:rPr>
      </w:pPr>
      <w:hyperlink w:history="1" w:anchor="_Toc135312934">
        <w:r w:rsidRPr="002A2BF8" w:rsidR="00526B84">
          <w:rPr>
            <w:rStyle w:val="Hyperlink"/>
            <w:noProof/>
          </w:rPr>
          <w:t>7.2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Published HL7 CDA and C-CDA Specifications</w:t>
        </w:r>
        <w:r w:rsidR="00526B84">
          <w:rPr>
            <w:noProof/>
            <w:webHidden/>
          </w:rPr>
          <w:tab/>
        </w:r>
        <w:r w:rsidR="00526B84">
          <w:rPr>
            <w:noProof/>
            <w:webHidden/>
          </w:rPr>
          <w:fldChar w:fldCharType="begin"/>
        </w:r>
        <w:r w:rsidR="00526B84">
          <w:rPr>
            <w:noProof/>
            <w:webHidden/>
          </w:rPr>
          <w:instrText xml:space="preserve"> PAGEREF _Toc135312934 \h </w:instrText>
        </w:r>
        <w:r w:rsidR="00526B84">
          <w:rPr>
            <w:noProof/>
            <w:webHidden/>
          </w:rPr>
        </w:r>
        <w:r w:rsidR="00526B84">
          <w:rPr>
            <w:noProof/>
            <w:webHidden/>
          </w:rPr>
          <w:fldChar w:fldCharType="separate"/>
        </w:r>
        <w:r w:rsidR="00526B84">
          <w:rPr>
            <w:noProof/>
            <w:webHidden/>
          </w:rPr>
          <w:t>201</w:t>
        </w:r>
        <w:r w:rsidR="00526B84">
          <w:rPr>
            <w:noProof/>
            <w:webHidden/>
          </w:rPr>
          <w:fldChar w:fldCharType="end"/>
        </w:r>
      </w:hyperlink>
    </w:p>
    <w:p w:rsidR="00526B84" w:rsidRDefault="00000000" w14:paraId="080D5095" w14:textId="1A39BC24">
      <w:pPr>
        <w:pStyle w:val="TOC2"/>
        <w:rPr>
          <w:rFonts w:asciiTheme="minorHAnsi" w:hAnsiTheme="minorHAnsi" w:eastAsiaTheme="minorEastAsia" w:cstheme="minorBidi"/>
          <w:b w:val="0"/>
          <w:bCs w:val="0"/>
          <w:noProof/>
          <w:kern w:val="2"/>
          <w14:ligatures w14:val="standardContextual"/>
        </w:rPr>
      </w:pPr>
      <w:hyperlink w:history="1" w:anchor="_Toc135312935">
        <w:r w:rsidRPr="002A2BF8" w:rsidR="00526B84">
          <w:rPr>
            <w:rStyle w:val="Hyperlink"/>
            <w:rFonts w:eastAsia="Calibri"/>
            <w:noProof/>
          </w:rPr>
          <w:t>7.3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Published C-CDA Implementer Community Guidance</w:t>
        </w:r>
        <w:r w:rsidR="00526B84">
          <w:rPr>
            <w:noProof/>
            <w:webHidden/>
          </w:rPr>
          <w:tab/>
        </w:r>
        <w:r w:rsidR="00526B84">
          <w:rPr>
            <w:noProof/>
            <w:webHidden/>
          </w:rPr>
          <w:fldChar w:fldCharType="begin"/>
        </w:r>
        <w:r w:rsidR="00526B84">
          <w:rPr>
            <w:noProof/>
            <w:webHidden/>
          </w:rPr>
          <w:instrText xml:space="preserve"> PAGEREF _Toc135312935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01D91BE1" w14:textId="208DC72D">
      <w:pPr>
        <w:pStyle w:val="TOC3"/>
        <w:rPr>
          <w:rFonts w:asciiTheme="minorHAnsi" w:hAnsiTheme="minorHAnsi" w:eastAsiaTheme="minorEastAsia" w:cstheme="minorBidi"/>
          <w:noProof/>
          <w:kern w:val="2"/>
          <w:sz w:val="22"/>
          <w:szCs w:val="22"/>
          <w14:ligatures w14:val="standardContextual"/>
        </w:rPr>
      </w:pPr>
      <w:hyperlink w:history="1" w:anchor="_Toc135312936">
        <w:r w:rsidRPr="002A2BF8" w:rsidR="00526B84">
          <w:rPr>
            <w:rStyle w:val="Hyperlink"/>
            <w:bCs/>
            <w:noProof/>
          </w:rPr>
          <w:t>7.3.1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The Joint Document Content Work Group</w:t>
        </w:r>
        <w:r w:rsidR="00526B84">
          <w:rPr>
            <w:noProof/>
            <w:webHidden/>
          </w:rPr>
          <w:tab/>
        </w:r>
        <w:r w:rsidR="00526B84">
          <w:rPr>
            <w:noProof/>
            <w:webHidden/>
          </w:rPr>
          <w:fldChar w:fldCharType="begin"/>
        </w:r>
        <w:r w:rsidR="00526B84">
          <w:rPr>
            <w:noProof/>
            <w:webHidden/>
          </w:rPr>
          <w:instrText xml:space="preserve"> PAGEREF _Toc135312936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010F3F9D" w14:textId="1CB41CA3">
      <w:pPr>
        <w:pStyle w:val="TOC3"/>
        <w:rPr>
          <w:rFonts w:asciiTheme="minorHAnsi" w:hAnsiTheme="minorHAnsi" w:eastAsiaTheme="minorEastAsia" w:cstheme="minorBidi"/>
          <w:noProof/>
          <w:kern w:val="2"/>
          <w:sz w:val="22"/>
          <w:szCs w:val="22"/>
          <w14:ligatures w14:val="standardContextual"/>
        </w:rPr>
      </w:pPr>
      <w:hyperlink w:history="1" w:anchor="_Toc135312937">
        <w:r w:rsidRPr="002A2BF8" w:rsidR="00526B84">
          <w:rPr>
            <w:rStyle w:val="Hyperlink"/>
            <w:bCs/>
            <w:noProof/>
          </w:rPr>
          <w:t>7.3.2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Integrating the Healthcare Enterprise (IHE)</w:t>
        </w:r>
        <w:r w:rsidR="00526B84">
          <w:rPr>
            <w:noProof/>
            <w:webHidden/>
          </w:rPr>
          <w:tab/>
        </w:r>
        <w:r w:rsidR="00526B84">
          <w:rPr>
            <w:noProof/>
            <w:webHidden/>
          </w:rPr>
          <w:fldChar w:fldCharType="begin"/>
        </w:r>
        <w:r w:rsidR="00526B84">
          <w:rPr>
            <w:noProof/>
            <w:webHidden/>
          </w:rPr>
          <w:instrText xml:space="preserve"> PAGEREF _Toc135312937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41081858" w14:textId="0DCF1E28">
      <w:pPr>
        <w:pStyle w:val="TOC3"/>
        <w:rPr>
          <w:rFonts w:asciiTheme="minorHAnsi" w:hAnsiTheme="minorHAnsi" w:eastAsiaTheme="minorEastAsia" w:cstheme="minorBidi"/>
          <w:noProof/>
          <w:kern w:val="2"/>
          <w:sz w:val="22"/>
          <w:szCs w:val="22"/>
          <w14:ligatures w14:val="standardContextual"/>
        </w:rPr>
      </w:pPr>
      <w:hyperlink w:history="1" w:anchor="_Toc135312938">
        <w:r w:rsidRPr="002A2BF8" w:rsidR="00526B84">
          <w:rPr>
            <w:rStyle w:val="Hyperlink"/>
            <w:bCs/>
            <w:noProof/>
          </w:rPr>
          <w:t>7.3.3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rFonts w:eastAsia="Calibri"/>
            <w:noProof/>
          </w:rPr>
          <w:t xml:space="preserve">The </w:t>
        </w:r>
        <w:r w:rsidRPr="002A2BF8" w:rsidR="00526B84">
          <w:rPr>
            <w:rStyle w:val="Hyperlink"/>
            <w:noProof/>
          </w:rPr>
          <w:t>Payer Community</w:t>
        </w:r>
        <w:r w:rsidR="00526B84">
          <w:rPr>
            <w:noProof/>
            <w:webHidden/>
          </w:rPr>
          <w:tab/>
        </w:r>
        <w:r w:rsidR="00526B84">
          <w:rPr>
            <w:noProof/>
            <w:webHidden/>
          </w:rPr>
          <w:fldChar w:fldCharType="begin"/>
        </w:r>
        <w:r w:rsidR="00526B84">
          <w:rPr>
            <w:noProof/>
            <w:webHidden/>
          </w:rPr>
          <w:instrText xml:space="preserve"> PAGEREF _Toc135312938 \h </w:instrText>
        </w:r>
        <w:r w:rsidR="00526B84">
          <w:rPr>
            <w:noProof/>
            <w:webHidden/>
          </w:rPr>
        </w:r>
        <w:r w:rsidR="00526B84">
          <w:rPr>
            <w:noProof/>
            <w:webHidden/>
          </w:rPr>
          <w:fldChar w:fldCharType="separate"/>
        </w:r>
        <w:r w:rsidR="00526B84">
          <w:rPr>
            <w:noProof/>
            <w:webHidden/>
          </w:rPr>
          <w:t>206</w:t>
        </w:r>
        <w:r w:rsidR="00526B84">
          <w:rPr>
            <w:noProof/>
            <w:webHidden/>
          </w:rPr>
          <w:fldChar w:fldCharType="end"/>
        </w:r>
      </w:hyperlink>
    </w:p>
    <w:p w:rsidR="00526B84" w:rsidRDefault="00000000" w14:paraId="6E9ABC2E" w14:textId="2BD215E5">
      <w:pPr>
        <w:pStyle w:val="TOC3"/>
        <w:rPr>
          <w:rFonts w:asciiTheme="minorHAnsi" w:hAnsiTheme="minorHAnsi" w:eastAsiaTheme="minorEastAsia" w:cstheme="minorBidi"/>
          <w:noProof/>
          <w:kern w:val="2"/>
          <w:sz w:val="22"/>
          <w:szCs w:val="22"/>
          <w14:ligatures w14:val="standardContextual"/>
        </w:rPr>
      </w:pPr>
      <w:hyperlink w:history="1" w:anchor="_Toc135312939">
        <w:r w:rsidRPr="002A2BF8" w:rsidR="00526B84">
          <w:rPr>
            <w:rStyle w:val="Hyperlink"/>
            <w:bCs/>
            <w:noProof/>
          </w:rPr>
          <w:t>7.3.4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Quality Community</w:t>
        </w:r>
        <w:r w:rsidR="00526B84">
          <w:rPr>
            <w:noProof/>
            <w:webHidden/>
          </w:rPr>
          <w:tab/>
        </w:r>
        <w:r w:rsidR="00526B84">
          <w:rPr>
            <w:noProof/>
            <w:webHidden/>
          </w:rPr>
          <w:fldChar w:fldCharType="begin"/>
        </w:r>
        <w:r w:rsidR="00526B84">
          <w:rPr>
            <w:noProof/>
            <w:webHidden/>
          </w:rPr>
          <w:instrText xml:space="preserve"> PAGEREF _Toc135312939 \h </w:instrText>
        </w:r>
        <w:r w:rsidR="00526B84">
          <w:rPr>
            <w:noProof/>
            <w:webHidden/>
          </w:rPr>
        </w:r>
        <w:r w:rsidR="00526B84">
          <w:rPr>
            <w:noProof/>
            <w:webHidden/>
          </w:rPr>
          <w:fldChar w:fldCharType="separate"/>
        </w:r>
        <w:r w:rsidR="00526B84">
          <w:rPr>
            <w:noProof/>
            <w:webHidden/>
          </w:rPr>
          <w:t>206</w:t>
        </w:r>
        <w:r w:rsidR="00526B84">
          <w:rPr>
            <w:noProof/>
            <w:webHidden/>
          </w:rPr>
          <w:fldChar w:fldCharType="end"/>
        </w:r>
      </w:hyperlink>
    </w:p>
    <w:p w:rsidR="00526B84" w:rsidRDefault="00000000" w14:paraId="4132241A" w14:textId="3D94BD4B">
      <w:pPr>
        <w:pStyle w:val="TOC2"/>
        <w:rPr>
          <w:rFonts w:asciiTheme="minorHAnsi" w:hAnsiTheme="minorHAnsi" w:eastAsiaTheme="minorEastAsia" w:cstheme="minorBidi"/>
          <w:b w:val="0"/>
          <w:bCs w:val="0"/>
          <w:noProof/>
          <w:kern w:val="2"/>
          <w14:ligatures w14:val="standardContextual"/>
        </w:rPr>
      </w:pPr>
      <w:hyperlink w:history="1" w:anchor="_Toc135312940">
        <w:r w:rsidRPr="002A2BF8" w:rsidR="00526B84">
          <w:rPr>
            <w:rStyle w:val="Hyperlink"/>
            <w:noProof/>
          </w:rPr>
          <w:t>7.4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Tools</w:t>
        </w:r>
        <w:r w:rsidR="00526B84">
          <w:rPr>
            <w:noProof/>
            <w:webHidden/>
          </w:rPr>
          <w:tab/>
        </w:r>
        <w:r w:rsidR="00526B84">
          <w:rPr>
            <w:noProof/>
            <w:webHidden/>
          </w:rPr>
          <w:fldChar w:fldCharType="begin"/>
        </w:r>
        <w:r w:rsidR="00526B84">
          <w:rPr>
            <w:noProof/>
            <w:webHidden/>
          </w:rPr>
          <w:instrText xml:space="preserve"> PAGEREF _Toc135312940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3B9FC8CC" w14:textId="704DB5CB">
      <w:pPr>
        <w:pStyle w:val="TOC3"/>
        <w:rPr>
          <w:rFonts w:asciiTheme="minorHAnsi" w:hAnsiTheme="minorHAnsi" w:eastAsiaTheme="minorEastAsia" w:cstheme="minorBidi"/>
          <w:noProof/>
          <w:kern w:val="2"/>
          <w:sz w:val="22"/>
          <w:szCs w:val="22"/>
          <w14:ligatures w14:val="standardContextual"/>
        </w:rPr>
      </w:pPr>
      <w:hyperlink w:history="1" w:anchor="_Toc135312941">
        <w:r w:rsidRPr="002A2BF8" w:rsidR="00526B84">
          <w:rPr>
            <w:rStyle w:val="Hyperlink"/>
            <w:bCs/>
            <w:noProof/>
          </w:rPr>
          <w:t>7.4.1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Schema, C-CDA Schematrons, Sample Stylesheet</w:t>
        </w:r>
        <w:r w:rsidR="00526B84">
          <w:rPr>
            <w:noProof/>
            <w:webHidden/>
          </w:rPr>
          <w:tab/>
        </w:r>
        <w:r w:rsidR="00526B84">
          <w:rPr>
            <w:noProof/>
            <w:webHidden/>
          </w:rPr>
          <w:fldChar w:fldCharType="begin"/>
        </w:r>
        <w:r w:rsidR="00526B84">
          <w:rPr>
            <w:noProof/>
            <w:webHidden/>
          </w:rPr>
          <w:instrText xml:space="preserve"> PAGEREF _Toc135312941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7BE6FB4B" w14:textId="7995F1B6">
      <w:pPr>
        <w:pStyle w:val="TOC3"/>
        <w:rPr>
          <w:rFonts w:asciiTheme="minorHAnsi" w:hAnsiTheme="minorHAnsi" w:eastAsiaTheme="minorEastAsia" w:cstheme="minorBidi"/>
          <w:noProof/>
          <w:kern w:val="2"/>
          <w:sz w:val="22"/>
          <w:szCs w:val="22"/>
          <w14:ligatures w14:val="standardContextual"/>
        </w:rPr>
      </w:pPr>
      <w:hyperlink w:history="1" w:anchor="_Toc135312942">
        <w:r w:rsidRPr="002A2BF8" w:rsidR="00526B84">
          <w:rPr>
            <w:rStyle w:val="Hyperlink"/>
            <w:bCs/>
            <w:noProof/>
          </w:rPr>
          <w:t>7.4.2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ONC Validation Testing and C-CDA Scorecard Resources</w:t>
        </w:r>
        <w:r w:rsidR="00526B84">
          <w:rPr>
            <w:noProof/>
            <w:webHidden/>
          </w:rPr>
          <w:tab/>
        </w:r>
        <w:r w:rsidR="00526B84">
          <w:rPr>
            <w:noProof/>
            <w:webHidden/>
          </w:rPr>
          <w:fldChar w:fldCharType="begin"/>
        </w:r>
        <w:r w:rsidR="00526B84">
          <w:rPr>
            <w:noProof/>
            <w:webHidden/>
          </w:rPr>
          <w:instrText xml:space="preserve"> PAGEREF _Toc135312942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67436D7F" w14:textId="77991150">
      <w:pPr>
        <w:pStyle w:val="TOC3"/>
        <w:rPr>
          <w:rFonts w:asciiTheme="minorHAnsi" w:hAnsiTheme="minorHAnsi" w:eastAsiaTheme="minorEastAsia" w:cstheme="minorBidi"/>
          <w:noProof/>
          <w:kern w:val="2"/>
          <w:sz w:val="22"/>
          <w:szCs w:val="22"/>
          <w14:ligatures w14:val="standardContextual"/>
        </w:rPr>
      </w:pPr>
      <w:hyperlink w:history="1" w:anchor="_Toc135312943">
        <w:r w:rsidRPr="002A2BF8" w:rsidR="00526B84">
          <w:rPr>
            <w:rStyle w:val="Hyperlink"/>
            <w:bCs/>
            <w:noProof/>
          </w:rPr>
          <w:t>7.4.3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Model Drive Health Tools (MDHT)</w:t>
        </w:r>
        <w:r w:rsidR="00526B84">
          <w:rPr>
            <w:noProof/>
            <w:webHidden/>
          </w:rPr>
          <w:tab/>
        </w:r>
        <w:r w:rsidR="00526B84">
          <w:rPr>
            <w:noProof/>
            <w:webHidden/>
          </w:rPr>
          <w:fldChar w:fldCharType="begin"/>
        </w:r>
        <w:r w:rsidR="00526B84">
          <w:rPr>
            <w:noProof/>
            <w:webHidden/>
          </w:rPr>
          <w:instrText xml:space="preserve"> PAGEREF _Toc135312943 \h </w:instrText>
        </w:r>
        <w:r w:rsidR="00526B84">
          <w:rPr>
            <w:noProof/>
            <w:webHidden/>
          </w:rPr>
        </w:r>
        <w:r w:rsidR="00526B84">
          <w:rPr>
            <w:noProof/>
            <w:webHidden/>
          </w:rPr>
          <w:fldChar w:fldCharType="separate"/>
        </w:r>
        <w:r w:rsidR="00526B84">
          <w:rPr>
            <w:noProof/>
            <w:webHidden/>
          </w:rPr>
          <w:t>208</w:t>
        </w:r>
        <w:r w:rsidR="00526B84">
          <w:rPr>
            <w:noProof/>
            <w:webHidden/>
          </w:rPr>
          <w:fldChar w:fldCharType="end"/>
        </w:r>
      </w:hyperlink>
    </w:p>
    <w:p w:rsidR="00526B84" w:rsidRDefault="00000000" w14:paraId="20CC87B7" w14:textId="2662FC69">
      <w:pPr>
        <w:pStyle w:val="TOC2"/>
        <w:rPr>
          <w:rFonts w:asciiTheme="minorHAnsi" w:hAnsiTheme="minorHAnsi" w:eastAsiaTheme="minorEastAsia" w:cstheme="minorBidi"/>
          <w:b w:val="0"/>
          <w:bCs w:val="0"/>
          <w:noProof/>
          <w:kern w:val="2"/>
          <w14:ligatures w14:val="standardContextual"/>
        </w:rPr>
      </w:pPr>
      <w:hyperlink w:history="1" w:anchor="_Toc135312944">
        <w:r w:rsidRPr="002A2BF8" w:rsidR="00526B84">
          <w:rPr>
            <w:rStyle w:val="Hyperlink"/>
            <w:noProof/>
          </w:rPr>
          <w:t>7.5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Educational and Support Resources</w:t>
        </w:r>
        <w:r w:rsidR="00526B84">
          <w:rPr>
            <w:noProof/>
            <w:webHidden/>
          </w:rPr>
          <w:tab/>
        </w:r>
        <w:r w:rsidR="00526B84">
          <w:rPr>
            <w:noProof/>
            <w:webHidden/>
          </w:rPr>
          <w:fldChar w:fldCharType="begin"/>
        </w:r>
        <w:r w:rsidR="00526B84">
          <w:rPr>
            <w:noProof/>
            <w:webHidden/>
          </w:rPr>
          <w:instrText xml:space="preserve"> PAGEREF _Toc135312944 \h </w:instrText>
        </w:r>
        <w:r w:rsidR="00526B84">
          <w:rPr>
            <w:noProof/>
            <w:webHidden/>
          </w:rPr>
        </w:r>
        <w:r w:rsidR="00526B84">
          <w:rPr>
            <w:noProof/>
            <w:webHidden/>
          </w:rPr>
          <w:fldChar w:fldCharType="separate"/>
        </w:r>
        <w:r w:rsidR="00526B84">
          <w:rPr>
            <w:noProof/>
            <w:webHidden/>
          </w:rPr>
          <w:t>208</w:t>
        </w:r>
        <w:r w:rsidR="00526B84">
          <w:rPr>
            <w:noProof/>
            <w:webHidden/>
          </w:rPr>
          <w:fldChar w:fldCharType="end"/>
        </w:r>
      </w:hyperlink>
    </w:p>
    <w:p w:rsidR="00526B84" w:rsidP="00526B84" w:rsidRDefault="00000000" w14:paraId="617F4481" w14:textId="5469D819">
      <w:pPr>
        <w:pStyle w:val="TOC1"/>
        <w:rPr>
          <w:rFonts w:asciiTheme="minorHAnsi" w:hAnsiTheme="minorHAnsi" w:eastAsiaTheme="minorEastAsia" w:cstheme="minorBidi"/>
          <w:noProof/>
          <w:kern w:val="2"/>
          <w:sz w:val="22"/>
          <w:szCs w:val="22"/>
          <w14:ligatures w14:val="standardContextual"/>
        </w:rPr>
      </w:pPr>
      <w:hyperlink w:history="1" w:anchor="_Toc135312945">
        <w:r w:rsidRPr="002A2BF8" w:rsidR="00526B84">
          <w:rPr>
            <w:rStyle w:val="Hyperlink"/>
            <w:noProof/>
          </w:rPr>
          <w:t>Appendix A: Templates Defined in C-CDA R2.1 Companion Guide</w:t>
        </w:r>
        <w:r w:rsidR="00526B84">
          <w:rPr>
            <w:noProof/>
            <w:webHidden/>
          </w:rPr>
          <w:tab/>
        </w:r>
        <w:r w:rsidR="00526B84">
          <w:rPr>
            <w:noProof/>
            <w:webHidden/>
          </w:rPr>
          <w:fldChar w:fldCharType="begin"/>
        </w:r>
        <w:r w:rsidR="00526B84">
          <w:rPr>
            <w:noProof/>
            <w:webHidden/>
          </w:rPr>
          <w:instrText xml:space="preserve"> PAGEREF _Toc135312945 \h </w:instrText>
        </w:r>
        <w:r w:rsidR="00526B84">
          <w:rPr>
            <w:noProof/>
            <w:webHidden/>
          </w:rPr>
        </w:r>
        <w:r w:rsidR="00526B84">
          <w:rPr>
            <w:noProof/>
            <w:webHidden/>
          </w:rPr>
          <w:fldChar w:fldCharType="separate"/>
        </w:r>
        <w:r w:rsidR="00526B84">
          <w:rPr>
            <w:noProof/>
            <w:webHidden/>
          </w:rPr>
          <w:t>211</w:t>
        </w:r>
        <w:r w:rsidR="00526B84">
          <w:rPr>
            <w:noProof/>
            <w:webHidden/>
          </w:rPr>
          <w:fldChar w:fldCharType="end"/>
        </w:r>
      </w:hyperlink>
    </w:p>
    <w:p w:rsidR="00526B84" w:rsidP="00526B84" w:rsidRDefault="00000000" w14:paraId="6A73FE93" w14:textId="32B388E3">
      <w:pPr>
        <w:pStyle w:val="TOC1"/>
        <w:rPr>
          <w:rFonts w:asciiTheme="minorHAnsi" w:hAnsiTheme="minorHAnsi" w:eastAsiaTheme="minorEastAsia" w:cstheme="minorBidi"/>
          <w:noProof/>
          <w:kern w:val="2"/>
          <w:sz w:val="22"/>
          <w:szCs w:val="22"/>
          <w14:ligatures w14:val="standardContextual"/>
        </w:rPr>
      </w:pPr>
      <w:hyperlink w:history="1" w:anchor="_Toc135312946">
        <w:r w:rsidRPr="002A2BF8" w:rsidR="00526B84">
          <w:rPr>
            <w:rStyle w:val="Hyperlink"/>
            <w:noProof/>
          </w:rPr>
          <w:t>Appendix B: UDI Organizer Template from C-CDA Supplemental Templates for Unique Device Identifier (UDI)</w:t>
        </w:r>
        <w:r w:rsidR="00526B84">
          <w:rPr>
            <w:noProof/>
            <w:webHidden/>
          </w:rPr>
          <w:tab/>
        </w:r>
        <w:r w:rsidR="00526B84">
          <w:rPr>
            <w:noProof/>
            <w:webHidden/>
          </w:rPr>
          <w:fldChar w:fldCharType="begin"/>
        </w:r>
        <w:r w:rsidR="00526B84">
          <w:rPr>
            <w:noProof/>
            <w:webHidden/>
          </w:rPr>
          <w:instrText xml:space="preserve"> PAGEREF _Toc135312946 \h </w:instrText>
        </w:r>
        <w:r w:rsidR="00526B84">
          <w:rPr>
            <w:noProof/>
            <w:webHidden/>
          </w:rPr>
        </w:r>
        <w:r w:rsidR="00526B84">
          <w:rPr>
            <w:noProof/>
            <w:webHidden/>
          </w:rPr>
          <w:fldChar w:fldCharType="separate"/>
        </w:r>
        <w:r w:rsidR="00526B84">
          <w:rPr>
            <w:noProof/>
            <w:webHidden/>
          </w:rPr>
          <w:t>211</w:t>
        </w:r>
        <w:r w:rsidR="00526B84">
          <w:rPr>
            <w:noProof/>
            <w:webHidden/>
          </w:rPr>
          <w:fldChar w:fldCharType="end"/>
        </w:r>
      </w:hyperlink>
    </w:p>
    <w:p w:rsidRPr="00C64922" w:rsidR="00D91DBA" w:rsidRDefault="001974E0" w14:paraId="7C28E850" w14:textId="7EFA34F3">
      <w:r>
        <w:rPr>
          <w:rFonts w:cs="Calibri"/>
          <w:b/>
          <w:bCs/>
          <w:i/>
          <w:iCs/>
        </w:rPr>
        <w:fldChar w:fldCharType="end"/>
      </w:r>
    </w:p>
    <w:p w:rsidRPr="003A3D50" w:rsidR="00D91DBA" w:rsidP="00D91DBA" w:rsidRDefault="00752C7B" w14:paraId="48654ACF" w14:textId="77777777">
      <w:pPr>
        <w:rPr>
          <w:rFonts w:cs="Calibri"/>
          <w:b/>
          <w:bCs/>
          <w:color w:val="4F81BD"/>
        </w:rPr>
      </w:pPr>
      <w:r w:rsidRPr="003A3D50">
        <w:rPr>
          <w:rFonts w:cs="Calibri"/>
          <w:b/>
          <w:bCs/>
          <w:color w:val="4F81BD"/>
        </w:rPr>
        <w:t>Table of Figures</w:t>
      </w:r>
    </w:p>
    <w:p w:rsidR="00301B46" w:rsidRDefault="00DA0EBB" w14:paraId="59B43EE9" w14:textId="3FF4AAC7">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history="1" w:anchor="_Toc135312947">
        <w:r w:rsidRPr="00CF051C" w:rsidR="00301B46">
          <w:rPr>
            <w:rStyle w:val="Hyperlink"/>
            <w:noProof/>
          </w:rPr>
          <w:t>Figure 1: Continuous Improvement Strategy</w:t>
        </w:r>
        <w:r w:rsidR="00301B46">
          <w:rPr>
            <w:noProof/>
            <w:webHidden/>
          </w:rPr>
          <w:tab/>
        </w:r>
        <w:r w:rsidR="00301B46">
          <w:rPr>
            <w:noProof/>
            <w:webHidden/>
          </w:rPr>
          <w:fldChar w:fldCharType="begin"/>
        </w:r>
        <w:r w:rsidR="00301B46">
          <w:rPr>
            <w:noProof/>
            <w:webHidden/>
          </w:rPr>
          <w:instrText xml:space="preserve"> PAGEREF _Toc135312947 \h </w:instrText>
        </w:r>
        <w:r w:rsidR="00301B46">
          <w:rPr>
            <w:noProof/>
            <w:webHidden/>
          </w:rPr>
        </w:r>
        <w:r w:rsidR="00301B46">
          <w:rPr>
            <w:noProof/>
            <w:webHidden/>
          </w:rPr>
          <w:fldChar w:fldCharType="separate"/>
        </w:r>
        <w:r w:rsidR="00301B46">
          <w:rPr>
            <w:noProof/>
            <w:webHidden/>
          </w:rPr>
          <w:t>12</w:t>
        </w:r>
        <w:r w:rsidR="00301B46">
          <w:rPr>
            <w:noProof/>
            <w:webHidden/>
          </w:rPr>
          <w:fldChar w:fldCharType="end"/>
        </w:r>
      </w:hyperlink>
    </w:p>
    <w:p w:rsidR="00301B46" w:rsidRDefault="00000000" w14:paraId="72DE4D2E" w14:textId="25FA036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48" r:id="rId10">
        <w:r w:rsidRPr="00CF051C" w:rsidR="00301B46">
          <w:rPr>
            <w:rStyle w:val="Hyperlink"/>
            <w:rFonts w:cstheme="minorHAnsi"/>
            <w:noProof/>
          </w:rPr>
          <w:t>Figure 2: CDA, C-CDA, Errata and Companion Guide Relationships</w:t>
        </w:r>
        <w:r w:rsidR="00301B46">
          <w:rPr>
            <w:noProof/>
            <w:webHidden/>
          </w:rPr>
          <w:tab/>
        </w:r>
        <w:r w:rsidR="00301B46">
          <w:rPr>
            <w:noProof/>
            <w:webHidden/>
          </w:rPr>
          <w:fldChar w:fldCharType="begin"/>
        </w:r>
        <w:r w:rsidR="00301B46">
          <w:rPr>
            <w:noProof/>
            <w:webHidden/>
          </w:rPr>
          <w:instrText xml:space="preserve"> PAGEREF _Toc135312948 \h </w:instrText>
        </w:r>
        <w:r w:rsidR="00301B46">
          <w:rPr>
            <w:noProof/>
            <w:webHidden/>
          </w:rPr>
        </w:r>
        <w:r w:rsidR="00301B46">
          <w:rPr>
            <w:noProof/>
            <w:webHidden/>
          </w:rPr>
          <w:fldChar w:fldCharType="separate"/>
        </w:r>
        <w:r w:rsidR="00301B46">
          <w:rPr>
            <w:noProof/>
            <w:webHidden/>
          </w:rPr>
          <w:t>21</w:t>
        </w:r>
        <w:r w:rsidR="00301B46">
          <w:rPr>
            <w:noProof/>
            <w:webHidden/>
          </w:rPr>
          <w:fldChar w:fldCharType="end"/>
        </w:r>
      </w:hyperlink>
    </w:p>
    <w:p w:rsidR="00301B46" w:rsidRDefault="00000000" w14:paraId="5543C410" w14:textId="4582887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49">
        <w:r w:rsidRPr="00CF051C" w:rsidR="00301B46">
          <w:rPr>
            <w:rStyle w:val="Hyperlink"/>
            <w:noProof/>
          </w:rPr>
          <w:t>Figure 3: Template Structure of C-CDA</w:t>
        </w:r>
        <w:r w:rsidR="00301B46">
          <w:rPr>
            <w:noProof/>
            <w:webHidden/>
          </w:rPr>
          <w:tab/>
        </w:r>
        <w:r w:rsidR="00301B46">
          <w:rPr>
            <w:noProof/>
            <w:webHidden/>
          </w:rPr>
          <w:fldChar w:fldCharType="begin"/>
        </w:r>
        <w:r w:rsidR="00301B46">
          <w:rPr>
            <w:noProof/>
            <w:webHidden/>
          </w:rPr>
          <w:instrText xml:space="preserve"> PAGEREF _Toc135312949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rsidR="00301B46" w:rsidRDefault="00000000" w14:paraId="23C57873" w14:textId="50A2FD2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0">
        <w:r w:rsidRPr="00CF051C" w:rsidR="00301B46">
          <w:rPr>
            <w:rStyle w:val="Hyperlink"/>
            <w:rFonts w:cs="Calibri"/>
            <w:noProof/>
          </w:rPr>
          <w:t>Figure 4: Author Participation</w:t>
        </w:r>
        <w:r w:rsidR="00301B46">
          <w:rPr>
            <w:noProof/>
            <w:webHidden/>
          </w:rPr>
          <w:tab/>
        </w:r>
        <w:r w:rsidR="00301B46">
          <w:rPr>
            <w:noProof/>
            <w:webHidden/>
          </w:rPr>
          <w:fldChar w:fldCharType="begin"/>
        </w:r>
        <w:r w:rsidR="00301B46">
          <w:rPr>
            <w:noProof/>
            <w:webHidden/>
          </w:rPr>
          <w:instrText xml:space="preserve"> PAGEREF _Toc135312950 \h </w:instrText>
        </w:r>
        <w:r w:rsidR="00301B46">
          <w:rPr>
            <w:noProof/>
            <w:webHidden/>
          </w:rPr>
        </w:r>
        <w:r w:rsidR="00301B46">
          <w:rPr>
            <w:noProof/>
            <w:webHidden/>
          </w:rPr>
          <w:fldChar w:fldCharType="separate"/>
        </w:r>
        <w:r w:rsidR="00301B46">
          <w:rPr>
            <w:noProof/>
            <w:webHidden/>
          </w:rPr>
          <w:t>58</w:t>
        </w:r>
        <w:r w:rsidR="00301B46">
          <w:rPr>
            <w:noProof/>
            <w:webHidden/>
          </w:rPr>
          <w:fldChar w:fldCharType="end"/>
        </w:r>
      </w:hyperlink>
    </w:p>
    <w:p w:rsidR="00301B46" w:rsidRDefault="00000000" w14:paraId="69AA9710" w14:textId="42F04DE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1">
        <w:r w:rsidRPr="00CF051C" w:rsidR="00301B46">
          <w:rPr>
            <w:rStyle w:val="Hyperlink"/>
            <w:rFonts w:cs="Calibri"/>
            <w:noProof/>
          </w:rPr>
          <w:t>Figure 5: Visualizing C-CDA section templates by applying the SOAP framework</w:t>
        </w:r>
        <w:r w:rsidR="00301B46">
          <w:rPr>
            <w:noProof/>
            <w:webHidden/>
          </w:rPr>
          <w:tab/>
        </w:r>
        <w:r w:rsidR="00301B46">
          <w:rPr>
            <w:noProof/>
            <w:webHidden/>
          </w:rPr>
          <w:fldChar w:fldCharType="begin"/>
        </w:r>
        <w:r w:rsidR="00301B46">
          <w:rPr>
            <w:noProof/>
            <w:webHidden/>
          </w:rPr>
          <w:instrText xml:space="preserve"> PAGEREF _Toc135312951 \h </w:instrText>
        </w:r>
        <w:r w:rsidR="00301B46">
          <w:rPr>
            <w:noProof/>
            <w:webHidden/>
          </w:rPr>
        </w:r>
        <w:r w:rsidR="00301B46">
          <w:rPr>
            <w:noProof/>
            <w:webHidden/>
          </w:rPr>
          <w:fldChar w:fldCharType="separate"/>
        </w:r>
        <w:r w:rsidR="00301B46">
          <w:rPr>
            <w:noProof/>
            <w:webHidden/>
          </w:rPr>
          <w:t>79</w:t>
        </w:r>
        <w:r w:rsidR="00301B46">
          <w:rPr>
            <w:noProof/>
            <w:webHidden/>
          </w:rPr>
          <w:fldChar w:fldCharType="end"/>
        </w:r>
      </w:hyperlink>
    </w:p>
    <w:p w:rsidR="00301B46" w:rsidRDefault="00000000" w14:paraId="50721EFF" w14:textId="285866A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2">
        <w:r w:rsidRPr="00CF051C" w:rsidR="00301B46">
          <w:rPr>
            <w:rStyle w:val="Hyperlink"/>
            <w:noProof/>
          </w:rPr>
          <w:t>Figure 6: Example of how to include templateIds for Companion Guide templates</w:t>
        </w:r>
        <w:r w:rsidR="00301B46">
          <w:rPr>
            <w:noProof/>
            <w:webHidden/>
          </w:rPr>
          <w:tab/>
        </w:r>
        <w:r w:rsidR="00301B46">
          <w:rPr>
            <w:noProof/>
            <w:webHidden/>
          </w:rPr>
          <w:fldChar w:fldCharType="begin"/>
        </w:r>
        <w:r w:rsidR="00301B46">
          <w:rPr>
            <w:noProof/>
            <w:webHidden/>
          </w:rPr>
          <w:instrText xml:space="preserve"> PAGEREF _Toc135312952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451C02D7" w14:textId="2F5E1A5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3">
        <w:r w:rsidRPr="00CF051C" w:rsidR="00301B46">
          <w:rPr>
            <w:rStyle w:val="Hyperlink"/>
            <w:rFonts w:cs="Calibri"/>
            <w:noProof/>
          </w:rPr>
          <w:t>Figure 7: Logical design for Care Team Organizer Template</w:t>
        </w:r>
        <w:r w:rsidR="00301B46">
          <w:rPr>
            <w:noProof/>
            <w:webHidden/>
          </w:rPr>
          <w:tab/>
        </w:r>
        <w:r w:rsidR="00301B46">
          <w:rPr>
            <w:noProof/>
            <w:webHidden/>
          </w:rPr>
          <w:fldChar w:fldCharType="begin"/>
        </w:r>
        <w:r w:rsidR="00301B46">
          <w:rPr>
            <w:noProof/>
            <w:webHidden/>
          </w:rPr>
          <w:instrText xml:space="preserve"> PAGEREF _Toc135312953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rsidR="00301B46" w:rsidRDefault="00000000" w14:paraId="5EA5C2A7" w14:textId="57F4D58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4">
        <w:r w:rsidRPr="00CF051C" w:rsidR="00301B46">
          <w:rPr>
            <w:rStyle w:val="Hyperlink"/>
            <w:noProof/>
          </w:rPr>
          <w:t>Figure 8: Example of SDOH Grouping Value set in VSAC (Conditions)</w:t>
        </w:r>
        <w:r w:rsidR="00301B46">
          <w:rPr>
            <w:noProof/>
            <w:webHidden/>
          </w:rPr>
          <w:tab/>
        </w:r>
        <w:r w:rsidR="00301B46">
          <w:rPr>
            <w:noProof/>
            <w:webHidden/>
          </w:rPr>
          <w:fldChar w:fldCharType="begin"/>
        </w:r>
        <w:r w:rsidR="00301B46">
          <w:rPr>
            <w:noProof/>
            <w:webHidden/>
          </w:rPr>
          <w:instrText xml:space="preserve"> PAGEREF _Toc135312954 \h </w:instrText>
        </w:r>
        <w:r w:rsidR="00301B46">
          <w:rPr>
            <w:noProof/>
            <w:webHidden/>
          </w:rPr>
        </w:r>
        <w:r w:rsidR="00301B46">
          <w:rPr>
            <w:noProof/>
            <w:webHidden/>
          </w:rPr>
          <w:fldChar w:fldCharType="separate"/>
        </w:r>
        <w:r w:rsidR="00301B46">
          <w:rPr>
            <w:noProof/>
            <w:webHidden/>
          </w:rPr>
          <w:t>180</w:t>
        </w:r>
        <w:r w:rsidR="00301B46">
          <w:rPr>
            <w:noProof/>
            <w:webHidden/>
          </w:rPr>
          <w:fldChar w:fldCharType="end"/>
        </w:r>
      </w:hyperlink>
    </w:p>
    <w:p w:rsidR="00301B46" w:rsidRDefault="00000000" w14:paraId="182964A0" w14:textId="66F238F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5">
        <w:r w:rsidRPr="00CF051C" w:rsidR="00301B46">
          <w:rPr>
            <w:rStyle w:val="Hyperlink"/>
            <w:noProof/>
          </w:rPr>
          <w:t>Figure 9: SDOH Assessment and Planning Process</w:t>
        </w:r>
        <w:r w:rsidR="00301B46">
          <w:rPr>
            <w:noProof/>
            <w:webHidden/>
          </w:rPr>
          <w:tab/>
        </w:r>
        <w:r w:rsidR="00301B46">
          <w:rPr>
            <w:noProof/>
            <w:webHidden/>
          </w:rPr>
          <w:fldChar w:fldCharType="begin"/>
        </w:r>
        <w:r w:rsidR="00301B46">
          <w:rPr>
            <w:noProof/>
            <w:webHidden/>
          </w:rPr>
          <w:instrText xml:space="preserve"> PAGEREF _Toc135312955 \h </w:instrText>
        </w:r>
        <w:r w:rsidR="00301B46">
          <w:rPr>
            <w:noProof/>
            <w:webHidden/>
          </w:rPr>
        </w:r>
        <w:r w:rsidR="00301B46">
          <w:rPr>
            <w:noProof/>
            <w:webHidden/>
          </w:rPr>
          <w:fldChar w:fldCharType="separate"/>
        </w:r>
        <w:r w:rsidR="00301B46">
          <w:rPr>
            <w:noProof/>
            <w:webHidden/>
          </w:rPr>
          <w:t>182</w:t>
        </w:r>
        <w:r w:rsidR="00301B46">
          <w:rPr>
            <w:noProof/>
            <w:webHidden/>
          </w:rPr>
          <w:fldChar w:fldCharType="end"/>
        </w:r>
      </w:hyperlink>
    </w:p>
    <w:p w:rsidRPr="0062694F" w:rsidR="00F8305B" w:rsidRDefault="00DA0EBB" w14:paraId="2F8387DC" w14:textId="07060D71">
      <w:pPr>
        <w:rPr>
          <w:rFonts w:cs="Calibri"/>
          <w:bCs/>
          <w:color w:val="000000"/>
        </w:rPr>
      </w:pPr>
      <w:r w:rsidRPr="00AD08FB">
        <w:rPr>
          <w:rFonts w:ascii="Calibri Light" w:hAnsi="Calibri Light" w:cs="Calibri Light"/>
          <w:bCs/>
          <w:color w:val="000000"/>
        </w:rPr>
        <w:fldChar w:fldCharType="end"/>
      </w:r>
    </w:p>
    <w:p w:rsidRPr="003A3D50" w:rsidR="00752C7B" w:rsidP="00C3522A" w:rsidRDefault="00752C7B" w14:paraId="63FFC6A8" w14:textId="3A4FEF9C">
      <w:pPr>
        <w:tabs>
          <w:tab w:val="right" w:pos="9360"/>
        </w:tabs>
        <w:ind w:left="1080" w:hanging="1080"/>
        <w:rPr>
          <w:rFonts w:cs="Calibri"/>
          <w:b/>
          <w:bCs/>
          <w:color w:val="4F81BD"/>
        </w:rPr>
      </w:pPr>
      <w:r w:rsidRPr="003A3D50">
        <w:rPr>
          <w:rFonts w:cs="Calibri"/>
          <w:b/>
          <w:bCs/>
          <w:color w:val="4F81BD"/>
        </w:rPr>
        <w:t>Table of Example</w:t>
      </w:r>
      <w:r w:rsidRPr="003A3D50" w:rsidR="00265296">
        <w:rPr>
          <w:rFonts w:cs="Calibri"/>
          <w:b/>
          <w:bCs/>
          <w:color w:val="4F81BD"/>
        </w:rPr>
        <w:t>s</w:t>
      </w:r>
      <w:r w:rsidR="00C3522A">
        <w:rPr>
          <w:rFonts w:cs="Calibri"/>
          <w:b/>
          <w:bCs/>
          <w:color w:val="4F81BD"/>
        </w:rPr>
        <w:tab/>
      </w:r>
    </w:p>
    <w:p w:rsidR="00301B46" w:rsidRDefault="00DD63DF" w14:paraId="4ED01AE8" w14:textId="4C6ABB26">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bCs/>
          <w:color w:val="000000"/>
        </w:rPr>
        <w:fldChar w:fldCharType="begin"/>
      </w:r>
      <w:r w:rsidRPr="00AD08FB" w:rsidR="00F8305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history="1" w:anchor="_Toc135312956">
        <w:r w:rsidRPr="00BD418B" w:rsidR="00301B46">
          <w:rPr>
            <w:rStyle w:val="Hyperlink"/>
            <w:noProof/>
          </w:rPr>
          <w:t>Example 1: Pathology Narrative Note</w:t>
        </w:r>
        <w:r w:rsidR="00301B46">
          <w:rPr>
            <w:noProof/>
            <w:webHidden/>
          </w:rPr>
          <w:tab/>
        </w:r>
        <w:r w:rsidR="00301B46">
          <w:rPr>
            <w:noProof/>
            <w:webHidden/>
          </w:rPr>
          <w:fldChar w:fldCharType="begin"/>
        </w:r>
        <w:r w:rsidR="00301B46">
          <w:rPr>
            <w:noProof/>
            <w:webHidden/>
          </w:rPr>
          <w:instrText xml:space="preserve"> PAGEREF _Toc135312956 \h </w:instrText>
        </w:r>
        <w:r w:rsidR="00301B46">
          <w:rPr>
            <w:noProof/>
            <w:webHidden/>
          </w:rPr>
        </w:r>
        <w:r w:rsidR="00301B46">
          <w:rPr>
            <w:noProof/>
            <w:webHidden/>
          </w:rPr>
          <w:fldChar w:fldCharType="separate"/>
        </w:r>
        <w:r w:rsidR="00301B46">
          <w:rPr>
            <w:noProof/>
            <w:webHidden/>
          </w:rPr>
          <w:t>32</w:t>
        </w:r>
        <w:r w:rsidR="00301B46">
          <w:rPr>
            <w:noProof/>
            <w:webHidden/>
          </w:rPr>
          <w:fldChar w:fldCharType="end"/>
        </w:r>
      </w:hyperlink>
    </w:p>
    <w:p w:rsidR="00301B46" w:rsidRDefault="00000000" w14:paraId="20A5070E" w14:textId="6571FDA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7">
        <w:r w:rsidRPr="00BD418B" w:rsidR="00301B46">
          <w:rPr>
            <w:rStyle w:val="Hyperlink"/>
            <w:noProof/>
          </w:rPr>
          <w:t>Example 2: Discharge Summary with no Hospital Course information (see replacement document below).</w:t>
        </w:r>
        <w:r w:rsidR="00301B46">
          <w:rPr>
            <w:noProof/>
            <w:webHidden/>
          </w:rPr>
          <w:tab/>
        </w:r>
        <w:r w:rsidR="00301B46">
          <w:rPr>
            <w:noProof/>
            <w:webHidden/>
          </w:rPr>
          <w:fldChar w:fldCharType="begin"/>
        </w:r>
        <w:r w:rsidR="00301B46">
          <w:rPr>
            <w:noProof/>
            <w:webHidden/>
          </w:rPr>
          <w:instrText xml:space="preserve"> PAGEREF _Toc135312957 \h </w:instrText>
        </w:r>
        <w:r w:rsidR="00301B46">
          <w:rPr>
            <w:noProof/>
            <w:webHidden/>
          </w:rPr>
        </w:r>
        <w:r w:rsidR="00301B46">
          <w:rPr>
            <w:noProof/>
            <w:webHidden/>
          </w:rPr>
          <w:fldChar w:fldCharType="separate"/>
        </w:r>
        <w:r w:rsidR="00301B46">
          <w:rPr>
            <w:noProof/>
            <w:webHidden/>
          </w:rPr>
          <w:t>44</w:t>
        </w:r>
        <w:r w:rsidR="00301B46">
          <w:rPr>
            <w:noProof/>
            <w:webHidden/>
          </w:rPr>
          <w:fldChar w:fldCharType="end"/>
        </w:r>
      </w:hyperlink>
    </w:p>
    <w:p w:rsidR="00301B46" w:rsidRDefault="00000000" w14:paraId="760C7694" w14:textId="068261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8">
        <w:r w:rsidRPr="00BD418B" w:rsidR="00301B46">
          <w:rPr>
            <w:rStyle w:val="Hyperlink"/>
            <w:noProof/>
          </w:rPr>
          <w:t>Example 3: Replacement Discharge Summary document with Hospital Course information.</w:t>
        </w:r>
        <w:r w:rsidR="00301B46">
          <w:rPr>
            <w:noProof/>
            <w:webHidden/>
          </w:rPr>
          <w:tab/>
        </w:r>
        <w:r w:rsidR="00301B46">
          <w:rPr>
            <w:noProof/>
            <w:webHidden/>
          </w:rPr>
          <w:fldChar w:fldCharType="begin"/>
        </w:r>
        <w:r w:rsidR="00301B46">
          <w:rPr>
            <w:noProof/>
            <w:webHidden/>
          </w:rPr>
          <w:instrText xml:space="preserve"> PAGEREF _Toc135312958 \h </w:instrText>
        </w:r>
        <w:r w:rsidR="00301B46">
          <w:rPr>
            <w:noProof/>
            <w:webHidden/>
          </w:rPr>
        </w:r>
        <w:r w:rsidR="00301B46">
          <w:rPr>
            <w:noProof/>
            <w:webHidden/>
          </w:rPr>
          <w:fldChar w:fldCharType="separate"/>
        </w:r>
        <w:r w:rsidR="00301B46">
          <w:rPr>
            <w:noProof/>
            <w:webHidden/>
          </w:rPr>
          <w:t>45</w:t>
        </w:r>
        <w:r w:rsidR="00301B46">
          <w:rPr>
            <w:noProof/>
            <w:webHidden/>
          </w:rPr>
          <w:fldChar w:fldCharType="end"/>
        </w:r>
      </w:hyperlink>
    </w:p>
    <w:p w:rsidR="00301B46" w:rsidRDefault="00000000" w14:paraId="572E0B71" w14:textId="5F9DD20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9">
        <w:r w:rsidRPr="00BD418B" w:rsidR="00301B46">
          <w:rPr>
            <w:rStyle w:val="Hyperlink"/>
            <w:noProof/>
          </w:rPr>
          <w:t>Example 4: Section with narrative text and a nullFlavor for the author</w:t>
        </w:r>
        <w:r w:rsidR="00301B46">
          <w:rPr>
            <w:noProof/>
            <w:webHidden/>
          </w:rPr>
          <w:tab/>
        </w:r>
        <w:r w:rsidR="00301B46">
          <w:rPr>
            <w:noProof/>
            <w:webHidden/>
          </w:rPr>
          <w:fldChar w:fldCharType="begin"/>
        </w:r>
        <w:r w:rsidR="00301B46">
          <w:rPr>
            <w:noProof/>
            <w:webHidden/>
          </w:rPr>
          <w:instrText xml:space="preserve"> PAGEREF _Toc135312959 \h </w:instrText>
        </w:r>
        <w:r w:rsidR="00301B46">
          <w:rPr>
            <w:noProof/>
            <w:webHidden/>
          </w:rPr>
        </w:r>
        <w:r w:rsidR="00301B46">
          <w:rPr>
            <w:noProof/>
            <w:webHidden/>
          </w:rPr>
          <w:fldChar w:fldCharType="separate"/>
        </w:r>
        <w:r w:rsidR="00301B46">
          <w:rPr>
            <w:noProof/>
            <w:webHidden/>
          </w:rPr>
          <w:t>47</w:t>
        </w:r>
        <w:r w:rsidR="00301B46">
          <w:rPr>
            <w:noProof/>
            <w:webHidden/>
          </w:rPr>
          <w:fldChar w:fldCharType="end"/>
        </w:r>
      </w:hyperlink>
    </w:p>
    <w:p w:rsidR="00301B46" w:rsidRDefault="00000000" w14:paraId="1C79DBAC" w14:textId="7DCA618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0">
        <w:r w:rsidRPr="00BD418B" w:rsidR="00301B46">
          <w:rPr>
            <w:rStyle w:val="Hyperlink"/>
            <w:noProof/>
          </w:rPr>
          <w:t>Example 5: recordTarget with demographic data</w:t>
        </w:r>
        <w:r w:rsidR="00301B46">
          <w:rPr>
            <w:noProof/>
            <w:webHidden/>
          </w:rPr>
          <w:tab/>
        </w:r>
        <w:r w:rsidR="00301B46">
          <w:rPr>
            <w:noProof/>
            <w:webHidden/>
          </w:rPr>
          <w:fldChar w:fldCharType="begin"/>
        </w:r>
        <w:r w:rsidR="00301B46">
          <w:rPr>
            <w:noProof/>
            <w:webHidden/>
          </w:rPr>
          <w:instrText xml:space="preserve"> PAGEREF _Toc135312960 \h </w:instrText>
        </w:r>
        <w:r w:rsidR="00301B46">
          <w:rPr>
            <w:noProof/>
            <w:webHidden/>
          </w:rPr>
        </w:r>
        <w:r w:rsidR="00301B46">
          <w:rPr>
            <w:noProof/>
            <w:webHidden/>
          </w:rPr>
          <w:fldChar w:fldCharType="separate"/>
        </w:r>
        <w:r w:rsidR="00301B46">
          <w:rPr>
            <w:noProof/>
            <w:webHidden/>
          </w:rPr>
          <w:t>49</w:t>
        </w:r>
        <w:r w:rsidR="00301B46">
          <w:rPr>
            <w:noProof/>
            <w:webHidden/>
          </w:rPr>
          <w:fldChar w:fldCharType="end"/>
        </w:r>
      </w:hyperlink>
    </w:p>
    <w:p w:rsidR="00301B46" w:rsidRDefault="00000000" w14:paraId="09ED255D" w14:textId="0D4A209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1">
        <w:r w:rsidRPr="00BD418B" w:rsidR="00301B46">
          <w:rPr>
            <w:rStyle w:val="Hyperlink"/>
            <w:noProof/>
          </w:rPr>
          <w:t>Example 6: recordTarget including the provider organization context for the clinical documentation</w:t>
        </w:r>
        <w:r w:rsidR="00301B46">
          <w:rPr>
            <w:noProof/>
            <w:webHidden/>
          </w:rPr>
          <w:tab/>
        </w:r>
        <w:r w:rsidR="00301B46">
          <w:rPr>
            <w:noProof/>
            <w:webHidden/>
          </w:rPr>
          <w:fldChar w:fldCharType="begin"/>
        </w:r>
        <w:r w:rsidR="00301B46">
          <w:rPr>
            <w:noProof/>
            <w:webHidden/>
          </w:rPr>
          <w:instrText xml:space="preserve"> PAGEREF _Toc135312961 \h </w:instrText>
        </w:r>
        <w:r w:rsidR="00301B46">
          <w:rPr>
            <w:noProof/>
            <w:webHidden/>
          </w:rPr>
        </w:r>
        <w:r w:rsidR="00301B46">
          <w:rPr>
            <w:noProof/>
            <w:webHidden/>
          </w:rPr>
          <w:fldChar w:fldCharType="separate"/>
        </w:r>
        <w:r w:rsidR="00301B46">
          <w:rPr>
            <w:noProof/>
            <w:webHidden/>
          </w:rPr>
          <w:t>50</w:t>
        </w:r>
        <w:r w:rsidR="00301B46">
          <w:rPr>
            <w:noProof/>
            <w:webHidden/>
          </w:rPr>
          <w:fldChar w:fldCharType="end"/>
        </w:r>
      </w:hyperlink>
    </w:p>
    <w:p w:rsidR="00301B46" w:rsidRDefault="00000000" w14:paraId="69BF0606" w14:textId="1A1E349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2">
        <w:r w:rsidRPr="00BD418B" w:rsidR="00301B46">
          <w:rPr>
            <w:rStyle w:val="Hyperlink"/>
            <w:noProof/>
          </w:rPr>
          <w:t>Example 7: How to represent Patient demographic Information</w:t>
        </w:r>
        <w:r w:rsidR="00301B46">
          <w:rPr>
            <w:noProof/>
            <w:webHidden/>
          </w:rPr>
          <w:tab/>
        </w:r>
        <w:r w:rsidR="00301B46">
          <w:rPr>
            <w:noProof/>
            <w:webHidden/>
          </w:rPr>
          <w:fldChar w:fldCharType="begin"/>
        </w:r>
        <w:r w:rsidR="00301B46">
          <w:rPr>
            <w:noProof/>
            <w:webHidden/>
          </w:rPr>
          <w:instrText xml:space="preserve"> PAGEREF _Toc135312962 \h </w:instrText>
        </w:r>
        <w:r w:rsidR="00301B46">
          <w:rPr>
            <w:noProof/>
            <w:webHidden/>
          </w:rPr>
        </w:r>
        <w:r w:rsidR="00301B46">
          <w:rPr>
            <w:noProof/>
            <w:webHidden/>
          </w:rPr>
          <w:fldChar w:fldCharType="separate"/>
        </w:r>
        <w:r w:rsidR="00301B46">
          <w:rPr>
            <w:noProof/>
            <w:webHidden/>
          </w:rPr>
          <w:t>51</w:t>
        </w:r>
        <w:r w:rsidR="00301B46">
          <w:rPr>
            <w:noProof/>
            <w:webHidden/>
          </w:rPr>
          <w:fldChar w:fldCharType="end"/>
        </w:r>
      </w:hyperlink>
    </w:p>
    <w:p w:rsidR="00301B46" w:rsidRDefault="00000000" w14:paraId="6056F895" w14:textId="68E073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3">
        <w:r w:rsidRPr="00BD418B" w:rsidR="00301B46">
          <w:rPr>
            <w:rStyle w:val="Hyperlink"/>
            <w:noProof/>
          </w:rPr>
          <w:t>Example 8: How to represent Patient with Previous Name</w:t>
        </w:r>
        <w:r w:rsidR="00301B46">
          <w:rPr>
            <w:noProof/>
            <w:webHidden/>
          </w:rPr>
          <w:tab/>
        </w:r>
        <w:r w:rsidR="00301B46">
          <w:rPr>
            <w:noProof/>
            <w:webHidden/>
          </w:rPr>
          <w:fldChar w:fldCharType="begin"/>
        </w:r>
        <w:r w:rsidR="00301B46">
          <w:rPr>
            <w:noProof/>
            <w:webHidden/>
          </w:rPr>
          <w:instrText xml:space="preserve"> PAGEREF _Toc135312963 \h </w:instrText>
        </w:r>
        <w:r w:rsidR="00301B46">
          <w:rPr>
            <w:noProof/>
            <w:webHidden/>
          </w:rPr>
        </w:r>
        <w:r w:rsidR="00301B46">
          <w:rPr>
            <w:noProof/>
            <w:webHidden/>
          </w:rPr>
          <w:fldChar w:fldCharType="separate"/>
        </w:r>
        <w:r w:rsidR="00301B46">
          <w:rPr>
            <w:noProof/>
            <w:webHidden/>
          </w:rPr>
          <w:t>52</w:t>
        </w:r>
        <w:r w:rsidR="00301B46">
          <w:rPr>
            <w:noProof/>
            <w:webHidden/>
          </w:rPr>
          <w:fldChar w:fldCharType="end"/>
        </w:r>
      </w:hyperlink>
    </w:p>
    <w:p w:rsidR="00301B46" w:rsidRDefault="00000000" w14:paraId="038B5542" w14:textId="2680902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4">
        <w:r w:rsidRPr="00BD418B" w:rsidR="00301B46">
          <w:rPr>
            <w:rStyle w:val="Hyperlink"/>
            <w:noProof/>
          </w:rPr>
          <w:t>Example 9: How to represent Patient with Prior Address</w:t>
        </w:r>
        <w:r w:rsidR="00301B46">
          <w:rPr>
            <w:noProof/>
            <w:webHidden/>
          </w:rPr>
          <w:tab/>
        </w:r>
        <w:r w:rsidR="00301B46">
          <w:rPr>
            <w:noProof/>
            <w:webHidden/>
          </w:rPr>
          <w:fldChar w:fldCharType="begin"/>
        </w:r>
        <w:r w:rsidR="00301B46">
          <w:rPr>
            <w:noProof/>
            <w:webHidden/>
          </w:rPr>
          <w:instrText xml:space="preserve"> PAGEREF _Toc135312964 \h </w:instrText>
        </w:r>
        <w:r w:rsidR="00301B46">
          <w:rPr>
            <w:noProof/>
            <w:webHidden/>
          </w:rPr>
        </w:r>
        <w:r w:rsidR="00301B46">
          <w:rPr>
            <w:noProof/>
            <w:webHidden/>
          </w:rPr>
          <w:fldChar w:fldCharType="separate"/>
        </w:r>
        <w:r w:rsidR="00301B46">
          <w:rPr>
            <w:noProof/>
            <w:webHidden/>
          </w:rPr>
          <w:t>53</w:t>
        </w:r>
        <w:r w:rsidR="00301B46">
          <w:rPr>
            <w:noProof/>
            <w:webHidden/>
          </w:rPr>
          <w:fldChar w:fldCharType="end"/>
        </w:r>
      </w:hyperlink>
    </w:p>
    <w:p w:rsidR="00301B46" w:rsidRDefault="00000000" w14:paraId="13527263" w14:textId="0887BA3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5">
        <w:r w:rsidRPr="00BD418B" w:rsidR="00301B46">
          <w:rPr>
            <w:rStyle w:val="Hyperlink"/>
            <w:noProof/>
          </w:rPr>
          <w:t>Example 10: Logical display order of name pieces</w:t>
        </w:r>
        <w:r w:rsidR="00301B46">
          <w:rPr>
            <w:noProof/>
            <w:webHidden/>
          </w:rPr>
          <w:tab/>
        </w:r>
        <w:r w:rsidR="00301B46">
          <w:rPr>
            <w:noProof/>
            <w:webHidden/>
          </w:rPr>
          <w:fldChar w:fldCharType="begin"/>
        </w:r>
        <w:r w:rsidR="00301B46">
          <w:rPr>
            <w:noProof/>
            <w:webHidden/>
          </w:rPr>
          <w:instrText xml:space="preserve"> PAGEREF _Toc135312965 \h </w:instrText>
        </w:r>
        <w:r w:rsidR="00301B46">
          <w:rPr>
            <w:noProof/>
            <w:webHidden/>
          </w:rPr>
        </w:r>
        <w:r w:rsidR="00301B46">
          <w:rPr>
            <w:noProof/>
            <w:webHidden/>
          </w:rPr>
          <w:fldChar w:fldCharType="separate"/>
        </w:r>
        <w:r w:rsidR="00301B46">
          <w:rPr>
            <w:noProof/>
            <w:webHidden/>
          </w:rPr>
          <w:t>54</w:t>
        </w:r>
        <w:r w:rsidR="00301B46">
          <w:rPr>
            <w:noProof/>
            <w:webHidden/>
          </w:rPr>
          <w:fldChar w:fldCharType="end"/>
        </w:r>
      </w:hyperlink>
    </w:p>
    <w:p w:rsidR="00301B46" w:rsidRDefault="00000000" w14:paraId="5CFAF649" w14:textId="16E326D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6">
        <w:r w:rsidRPr="00BD418B" w:rsidR="00301B46">
          <w:rPr>
            <w:rStyle w:val="Hyperlink"/>
            <w:noProof/>
          </w:rPr>
          <w:t>Example 11: How to represent a social security number (SSN) that has been masked to show only the last four digits.</w:t>
        </w:r>
        <w:r w:rsidR="00301B46">
          <w:rPr>
            <w:noProof/>
            <w:webHidden/>
          </w:rPr>
          <w:tab/>
        </w:r>
        <w:r w:rsidR="00301B46">
          <w:rPr>
            <w:noProof/>
            <w:webHidden/>
          </w:rPr>
          <w:fldChar w:fldCharType="begin"/>
        </w:r>
        <w:r w:rsidR="00301B46">
          <w:rPr>
            <w:noProof/>
            <w:webHidden/>
          </w:rPr>
          <w:instrText xml:space="preserve"> PAGEREF _Toc135312966 \h </w:instrText>
        </w:r>
        <w:r w:rsidR="00301B46">
          <w:rPr>
            <w:noProof/>
            <w:webHidden/>
          </w:rPr>
        </w:r>
        <w:r w:rsidR="00301B46">
          <w:rPr>
            <w:noProof/>
            <w:webHidden/>
          </w:rPr>
          <w:fldChar w:fldCharType="separate"/>
        </w:r>
        <w:r w:rsidR="00301B46">
          <w:rPr>
            <w:noProof/>
            <w:webHidden/>
          </w:rPr>
          <w:t>55</w:t>
        </w:r>
        <w:r w:rsidR="00301B46">
          <w:rPr>
            <w:noProof/>
            <w:webHidden/>
          </w:rPr>
          <w:fldChar w:fldCharType="end"/>
        </w:r>
      </w:hyperlink>
    </w:p>
    <w:p w:rsidR="00301B46" w:rsidRDefault="00000000" w14:paraId="22C742CF" w14:textId="5A53696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7">
        <w:r w:rsidRPr="00BD418B" w:rsidR="00301B46">
          <w:rPr>
            <w:rStyle w:val="Hyperlink"/>
            <w:noProof/>
          </w:rPr>
          <w:t>Example 12: How to represent a patient's social security number</w:t>
        </w:r>
        <w:r w:rsidR="00301B46">
          <w:rPr>
            <w:noProof/>
            <w:webHidden/>
          </w:rPr>
          <w:tab/>
        </w:r>
        <w:r w:rsidR="00301B46">
          <w:rPr>
            <w:noProof/>
            <w:webHidden/>
          </w:rPr>
          <w:fldChar w:fldCharType="begin"/>
        </w:r>
        <w:r w:rsidR="00301B46">
          <w:rPr>
            <w:noProof/>
            <w:webHidden/>
          </w:rPr>
          <w:instrText xml:space="preserve"> PAGEREF _Toc135312967 \h </w:instrText>
        </w:r>
        <w:r w:rsidR="00301B46">
          <w:rPr>
            <w:noProof/>
            <w:webHidden/>
          </w:rPr>
        </w:r>
        <w:r w:rsidR="00301B46">
          <w:rPr>
            <w:noProof/>
            <w:webHidden/>
          </w:rPr>
          <w:fldChar w:fldCharType="separate"/>
        </w:r>
        <w:r w:rsidR="00301B46">
          <w:rPr>
            <w:noProof/>
            <w:webHidden/>
          </w:rPr>
          <w:t>57</w:t>
        </w:r>
        <w:r w:rsidR="00301B46">
          <w:rPr>
            <w:noProof/>
            <w:webHidden/>
          </w:rPr>
          <w:fldChar w:fldCharType="end"/>
        </w:r>
      </w:hyperlink>
    </w:p>
    <w:p w:rsidR="00301B46" w:rsidRDefault="00000000" w14:paraId="515AD571" w14:textId="379E06D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8">
        <w:r w:rsidRPr="00BD418B" w:rsidR="00301B46">
          <w:rPr>
            <w:rStyle w:val="Hyperlink"/>
            <w:noProof/>
          </w:rPr>
          <w:t>Example 13: How to represent a provider and the provider’s organization in the role of author</w:t>
        </w:r>
        <w:r w:rsidRPr="00BD418B" w:rsidR="00301B46">
          <w:rPr>
            <w:rStyle w:val="Hyperlink"/>
            <w:rFonts w:ascii="Bookman Old Style" w:hAnsi="Bookman Old Style" w:eastAsia="?l?r ??’c"/>
            <w:noProof/>
          </w:rPr>
          <w:t>.</w:t>
        </w:r>
        <w:r w:rsidR="00301B46">
          <w:rPr>
            <w:noProof/>
            <w:webHidden/>
          </w:rPr>
          <w:tab/>
        </w:r>
        <w:r w:rsidR="00301B46">
          <w:rPr>
            <w:noProof/>
            <w:webHidden/>
          </w:rPr>
          <w:fldChar w:fldCharType="begin"/>
        </w:r>
        <w:r w:rsidR="00301B46">
          <w:rPr>
            <w:noProof/>
            <w:webHidden/>
          </w:rPr>
          <w:instrText xml:space="preserve"> PAGEREF _Toc135312968 \h </w:instrText>
        </w:r>
        <w:r w:rsidR="00301B46">
          <w:rPr>
            <w:noProof/>
            <w:webHidden/>
          </w:rPr>
        </w:r>
        <w:r w:rsidR="00301B46">
          <w:rPr>
            <w:noProof/>
            <w:webHidden/>
          </w:rPr>
          <w:fldChar w:fldCharType="separate"/>
        </w:r>
        <w:r w:rsidR="00301B46">
          <w:rPr>
            <w:noProof/>
            <w:webHidden/>
          </w:rPr>
          <w:t>59</w:t>
        </w:r>
        <w:r w:rsidR="00301B46">
          <w:rPr>
            <w:noProof/>
            <w:webHidden/>
          </w:rPr>
          <w:fldChar w:fldCharType="end"/>
        </w:r>
      </w:hyperlink>
    </w:p>
    <w:p w:rsidR="00301B46" w:rsidRDefault="00000000" w14:paraId="24BB2C84" w14:textId="34BDCD0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9">
        <w:r w:rsidRPr="00BD418B" w:rsidR="00301B46">
          <w:rPr>
            <w:rStyle w:val="Hyperlink"/>
            <w:noProof/>
          </w:rPr>
          <w:t>Example 14: Provider with an unknown NPI number.</w:t>
        </w:r>
        <w:r w:rsidR="00301B46">
          <w:rPr>
            <w:noProof/>
            <w:webHidden/>
          </w:rPr>
          <w:tab/>
        </w:r>
        <w:r w:rsidR="00301B46">
          <w:rPr>
            <w:noProof/>
            <w:webHidden/>
          </w:rPr>
          <w:fldChar w:fldCharType="begin"/>
        </w:r>
        <w:r w:rsidR="00301B46">
          <w:rPr>
            <w:noProof/>
            <w:webHidden/>
          </w:rPr>
          <w:instrText xml:space="preserve"> PAGEREF _Toc135312969 \h </w:instrText>
        </w:r>
        <w:r w:rsidR="00301B46">
          <w:rPr>
            <w:noProof/>
            <w:webHidden/>
          </w:rPr>
        </w:r>
        <w:r w:rsidR="00301B46">
          <w:rPr>
            <w:noProof/>
            <w:webHidden/>
          </w:rPr>
          <w:fldChar w:fldCharType="separate"/>
        </w:r>
        <w:r w:rsidR="00301B46">
          <w:rPr>
            <w:noProof/>
            <w:webHidden/>
          </w:rPr>
          <w:t>60</w:t>
        </w:r>
        <w:r w:rsidR="00301B46">
          <w:rPr>
            <w:noProof/>
            <w:webHidden/>
          </w:rPr>
          <w:fldChar w:fldCharType="end"/>
        </w:r>
      </w:hyperlink>
    </w:p>
    <w:p w:rsidR="00301B46" w:rsidRDefault="00000000" w14:paraId="3BA77CF9" w14:textId="7B8ECC3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0">
        <w:r w:rsidRPr="00BD418B" w:rsidR="00301B46">
          <w:rPr>
            <w:rStyle w:val="Hyperlink"/>
            <w:noProof/>
          </w:rPr>
          <w:t>Example 15: Replacement Discharge Summary Document with Hospital Course Added</w:t>
        </w:r>
        <w:r w:rsidR="00301B46">
          <w:rPr>
            <w:noProof/>
            <w:webHidden/>
          </w:rPr>
          <w:tab/>
        </w:r>
        <w:r w:rsidR="00301B46">
          <w:rPr>
            <w:noProof/>
            <w:webHidden/>
          </w:rPr>
          <w:fldChar w:fldCharType="begin"/>
        </w:r>
        <w:r w:rsidR="00301B46">
          <w:rPr>
            <w:noProof/>
            <w:webHidden/>
          </w:rPr>
          <w:instrText xml:space="preserve"> PAGEREF _Toc135312970 \h </w:instrText>
        </w:r>
        <w:r w:rsidR="00301B46">
          <w:rPr>
            <w:noProof/>
            <w:webHidden/>
          </w:rPr>
        </w:r>
        <w:r w:rsidR="00301B46">
          <w:rPr>
            <w:noProof/>
            <w:webHidden/>
          </w:rPr>
          <w:fldChar w:fldCharType="separate"/>
        </w:r>
        <w:r w:rsidR="00301B46">
          <w:rPr>
            <w:noProof/>
            <w:webHidden/>
          </w:rPr>
          <w:t>65</w:t>
        </w:r>
        <w:r w:rsidR="00301B46">
          <w:rPr>
            <w:noProof/>
            <w:webHidden/>
          </w:rPr>
          <w:fldChar w:fldCharType="end"/>
        </w:r>
      </w:hyperlink>
    </w:p>
    <w:p w:rsidR="00301B46" w:rsidRDefault="00000000" w14:paraId="23723F11" w14:textId="43F347F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1">
        <w:r w:rsidRPr="00BD418B" w:rsidR="00301B46">
          <w:rPr>
            <w:rStyle w:val="Hyperlink"/>
            <w:noProof/>
          </w:rPr>
          <w:t>Example 16: Declaring template conformance at the section level.</w:t>
        </w:r>
        <w:r w:rsidR="00301B46">
          <w:rPr>
            <w:noProof/>
            <w:webHidden/>
          </w:rPr>
          <w:tab/>
        </w:r>
        <w:r w:rsidR="00301B46">
          <w:rPr>
            <w:noProof/>
            <w:webHidden/>
          </w:rPr>
          <w:fldChar w:fldCharType="begin"/>
        </w:r>
        <w:r w:rsidR="00301B46">
          <w:rPr>
            <w:noProof/>
            <w:webHidden/>
          </w:rPr>
          <w:instrText xml:space="preserve"> PAGEREF _Toc135312971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70EA2426" w14:textId="1905436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2">
        <w:r w:rsidRPr="00BD418B" w:rsidR="00301B46">
          <w:rPr>
            <w:rStyle w:val="Hyperlink"/>
            <w:noProof/>
          </w:rPr>
          <w:t>Example 17: Declaring conformance to multiple templates.</w:t>
        </w:r>
        <w:r w:rsidR="00301B46">
          <w:rPr>
            <w:noProof/>
            <w:webHidden/>
          </w:rPr>
          <w:tab/>
        </w:r>
        <w:r w:rsidR="00301B46">
          <w:rPr>
            <w:noProof/>
            <w:webHidden/>
          </w:rPr>
          <w:fldChar w:fldCharType="begin"/>
        </w:r>
        <w:r w:rsidR="00301B46">
          <w:rPr>
            <w:noProof/>
            <w:webHidden/>
          </w:rPr>
          <w:instrText xml:space="preserve"> PAGEREF _Toc135312972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6179AFC0" w14:textId="1AFF989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3">
        <w:r w:rsidRPr="00BD418B" w:rsidR="00301B46">
          <w:rPr>
            <w:rStyle w:val="Hyperlink"/>
            <w:noProof/>
          </w:rPr>
          <w:t>Example 18: (Wrong) Duplicate template declarations at the section level.</w:t>
        </w:r>
        <w:r w:rsidR="00301B46">
          <w:rPr>
            <w:noProof/>
            <w:webHidden/>
          </w:rPr>
          <w:tab/>
        </w:r>
        <w:r w:rsidR="00301B46">
          <w:rPr>
            <w:noProof/>
            <w:webHidden/>
          </w:rPr>
          <w:fldChar w:fldCharType="begin"/>
        </w:r>
        <w:r w:rsidR="00301B46">
          <w:rPr>
            <w:noProof/>
            <w:webHidden/>
          </w:rPr>
          <w:instrText xml:space="preserve"> PAGEREF _Toc135312973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145852F6" w14:textId="6A1953F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4">
        <w:r w:rsidRPr="00BD418B" w:rsidR="00301B46">
          <w:rPr>
            <w:rStyle w:val="Hyperlink"/>
            <w:noProof/>
          </w:rPr>
          <w:t>Example 19: Sample Narrative Block in a Section</w:t>
        </w:r>
        <w:r w:rsidR="00301B46">
          <w:rPr>
            <w:noProof/>
            <w:webHidden/>
          </w:rPr>
          <w:tab/>
        </w:r>
        <w:r w:rsidR="00301B46">
          <w:rPr>
            <w:noProof/>
            <w:webHidden/>
          </w:rPr>
          <w:fldChar w:fldCharType="begin"/>
        </w:r>
        <w:r w:rsidR="00301B46">
          <w:rPr>
            <w:noProof/>
            <w:webHidden/>
          </w:rPr>
          <w:instrText xml:space="preserve"> PAGEREF _Toc135312974 \h </w:instrText>
        </w:r>
        <w:r w:rsidR="00301B46">
          <w:rPr>
            <w:noProof/>
            <w:webHidden/>
          </w:rPr>
        </w:r>
        <w:r w:rsidR="00301B46">
          <w:rPr>
            <w:noProof/>
            <w:webHidden/>
          </w:rPr>
          <w:fldChar w:fldCharType="separate"/>
        </w:r>
        <w:r w:rsidR="00301B46">
          <w:rPr>
            <w:noProof/>
            <w:webHidden/>
          </w:rPr>
          <w:t>83</w:t>
        </w:r>
        <w:r w:rsidR="00301B46">
          <w:rPr>
            <w:noProof/>
            <w:webHidden/>
          </w:rPr>
          <w:fldChar w:fldCharType="end"/>
        </w:r>
      </w:hyperlink>
    </w:p>
    <w:p w:rsidR="00301B46" w:rsidRDefault="00000000" w14:paraId="1B7364A9" w14:textId="5A65953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5">
        <w:r w:rsidRPr="00BD418B" w:rsidR="00301B46">
          <w:rPr>
            <w:rStyle w:val="Hyperlink"/>
            <w:noProof/>
          </w:rPr>
          <w:t>Example 20: Example of Section Time Range Observation</w:t>
        </w:r>
        <w:r w:rsidR="00301B46">
          <w:rPr>
            <w:noProof/>
            <w:webHidden/>
          </w:rPr>
          <w:tab/>
        </w:r>
        <w:r w:rsidR="00301B46">
          <w:rPr>
            <w:noProof/>
            <w:webHidden/>
          </w:rPr>
          <w:fldChar w:fldCharType="begin"/>
        </w:r>
        <w:r w:rsidR="00301B46">
          <w:rPr>
            <w:noProof/>
            <w:webHidden/>
          </w:rPr>
          <w:instrText xml:space="preserve"> PAGEREF _Toc135312975 \h </w:instrText>
        </w:r>
        <w:r w:rsidR="00301B46">
          <w:rPr>
            <w:noProof/>
            <w:webHidden/>
          </w:rPr>
        </w:r>
        <w:r w:rsidR="00301B46">
          <w:rPr>
            <w:noProof/>
            <w:webHidden/>
          </w:rPr>
          <w:fldChar w:fldCharType="separate"/>
        </w:r>
        <w:r w:rsidR="00301B46">
          <w:rPr>
            <w:noProof/>
            <w:webHidden/>
          </w:rPr>
          <w:t>87</w:t>
        </w:r>
        <w:r w:rsidR="00301B46">
          <w:rPr>
            <w:noProof/>
            <w:webHidden/>
          </w:rPr>
          <w:fldChar w:fldCharType="end"/>
        </w:r>
      </w:hyperlink>
    </w:p>
    <w:p w:rsidR="00301B46" w:rsidRDefault="00000000" w14:paraId="34E97133" w14:textId="5D56F5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6">
        <w:r w:rsidRPr="00BD418B" w:rsidR="00301B46">
          <w:rPr>
            <w:rStyle w:val="Hyperlink"/>
            <w:noProof/>
          </w:rPr>
          <w:t>Example 21: Narrative Text with Links to Machine Processable Data</w:t>
        </w:r>
        <w:r w:rsidR="00301B46">
          <w:rPr>
            <w:noProof/>
            <w:webHidden/>
          </w:rPr>
          <w:tab/>
        </w:r>
        <w:r w:rsidR="00301B46">
          <w:rPr>
            <w:noProof/>
            <w:webHidden/>
          </w:rPr>
          <w:fldChar w:fldCharType="begin"/>
        </w:r>
        <w:r w:rsidR="00301B46">
          <w:rPr>
            <w:noProof/>
            <w:webHidden/>
          </w:rPr>
          <w:instrText xml:space="preserve"> PAGEREF _Toc135312976 \h </w:instrText>
        </w:r>
        <w:r w:rsidR="00301B46">
          <w:rPr>
            <w:noProof/>
            <w:webHidden/>
          </w:rPr>
        </w:r>
        <w:r w:rsidR="00301B46">
          <w:rPr>
            <w:noProof/>
            <w:webHidden/>
          </w:rPr>
          <w:fldChar w:fldCharType="separate"/>
        </w:r>
        <w:r w:rsidR="00301B46">
          <w:rPr>
            <w:noProof/>
            <w:webHidden/>
          </w:rPr>
          <w:t>100</w:t>
        </w:r>
        <w:r w:rsidR="00301B46">
          <w:rPr>
            <w:noProof/>
            <w:webHidden/>
          </w:rPr>
          <w:fldChar w:fldCharType="end"/>
        </w:r>
      </w:hyperlink>
    </w:p>
    <w:p w:rsidR="00301B46" w:rsidRDefault="00000000" w14:paraId="7AA88824" w14:textId="0BB4F8D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7">
        <w:r w:rsidRPr="00BD418B" w:rsidR="00301B46">
          <w:rPr>
            <w:rStyle w:val="Hyperlink"/>
            <w:noProof/>
          </w:rPr>
          <w:t>Example 22: originalText used to record the term actually selected from the EHR</w:t>
        </w:r>
        <w:r w:rsidR="00301B46">
          <w:rPr>
            <w:noProof/>
            <w:webHidden/>
          </w:rPr>
          <w:tab/>
        </w:r>
        <w:r w:rsidR="00301B46">
          <w:rPr>
            <w:noProof/>
            <w:webHidden/>
          </w:rPr>
          <w:fldChar w:fldCharType="begin"/>
        </w:r>
        <w:r w:rsidR="00301B46">
          <w:rPr>
            <w:noProof/>
            <w:webHidden/>
          </w:rPr>
          <w:instrText xml:space="preserve"> PAGEREF _Toc135312977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rsidR="00301B46" w:rsidRDefault="00000000" w14:paraId="2E7BCC62" w14:textId="28BBD25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8">
        <w:r w:rsidRPr="00BD418B" w:rsidR="00301B46">
          <w:rPr>
            <w:rStyle w:val="Hyperlink"/>
            <w:noProof/>
          </w:rPr>
          <w:t>Example 23: originalText linking the coded concept used in the machine entry to the narrative</w:t>
        </w:r>
        <w:r w:rsidR="00301B46">
          <w:rPr>
            <w:noProof/>
            <w:webHidden/>
          </w:rPr>
          <w:tab/>
        </w:r>
        <w:r w:rsidR="00301B46">
          <w:rPr>
            <w:noProof/>
            <w:webHidden/>
          </w:rPr>
          <w:fldChar w:fldCharType="begin"/>
        </w:r>
        <w:r w:rsidR="00301B46">
          <w:rPr>
            <w:noProof/>
            <w:webHidden/>
          </w:rPr>
          <w:instrText xml:space="preserve"> PAGEREF _Toc135312978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rsidR="00301B46" w:rsidRDefault="00000000" w14:paraId="5E5C9674" w14:textId="57739DB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9">
        <w:r w:rsidRPr="00BD418B" w:rsidR="00301B46">
          <w:rPr>
            <w:rStyle w:val="Hyperlink"/>
            <w:noProof/>
          </w:rPr>
          <w:t>Example 24: TranslationCode, with originalText and local coded term</w:t>
        </w:r>
        <w:r w:rsidR="00301B46">
          <w:rPr>
            <w:noProof/>
            <w:webHidden/>
          </w:rPr>
          <w:tab/>
        </w:r>
        <w:r w:rsidR="00301B46">
          <w:rPr>
            <w:noProof/>
            <w:webHidden/>
          </w:rPr>
          <w:fldChar w:fldCharType="begin"/>
        </w:r>
        <w:r w:rsidR="00301B46">
          <w:rPr>
            <w:noProof/>
            <w:webHidden/>
          </w:rPr>
          <w:instrText xml:space="preserve"> PAGEREF _Toc135312979 \h </w:instrText>
        </w:r>
        <w:r w:rsidR="00301B46">
          <w:rPr>
            <w:noProof/>
            <w:webHidden/>
          </w:rPr>
        </w:r>
        <w:r w:rsidR="00301B46">
          <w:rPr>
            <w:noProof/>
            <w:webHidden/>
          </w:rPr>
          <w:fldChar w:fldCharType="separate"/>
        </w:r>
        <w:r w:rsidR="00301B46">
          <w:rPr>
            <w:noProof/>
            <w:webHidden/>
          </w:rPr>
          <w:t>103</w:t>
        </w:r>
        <w:r w:rsidR="00301B46">
          <w:rPr>
            <w:noProof/>
            <w:webHidden/>
          </w:rPr>
          <w:fldChar w:fldCharType="end"/>
        </w:r>
      </w:hyperlink>
    </w:p>
    <w:p w:rsidR="00301B46" w:rsidRDefault="00000000" w14:paraId="2104CB97" w14:textId="5C1E738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0">
        <w:r w:rsidRPr="00BD418B" w:rsidR="00301B46">
          <w:rPr>
            <w:rStyle w:val="Hyperlink"/>
            <w:noProof/>
          </w:rPr>
          <w:t>Example 25: Code Display Name Representation</w:t>
        </w:r>
        <w:r w:rsidR="00301B46">
          <w:rPr>
            <w:noProof/>
            <w:webHidden/>
          </w:rPr>
          <w:tab/>
        </w:r>
        <w:r w:rsidR="00301B46">
          <w:rPr>
            <w:noProof/>
            <w:webHidden/>
          </w:rPr>
          <w:fldChar w:fldCharType="begin"/>
        </w:r>
        <w:r w:rsidR="00301B46">
          <w:rPr>
            <w:noProof/>
            <w:webHidden/>
          </w:rPr>
          <w:instrText xml:space="preserve"> PAGEREF _Toc135312980 \h </w:instrText>
        </w:r>
        <w:r w:rsidR="00301B46">
          <w:rPr>
            <w:noProof/>
            <w:webHidden/>
          </w:rPr>
        </w:r>
        <w:r w:rsidR="00301B46">
          <w:rPr>
            <w:noProof/>
            <w:webHidden/>
          </w:rPr>
          <w:fldChar w:fldCharType="separate"/>
        </w:r>
        <w:r w:rsidR="00301B46">
          <w:rPr>
            <w:noProof/>
            <w:webHidden/>
          </w:rPr>
          <w:t>104</w:t>
        </w:r>
        <w:r w:rsidR="00301B46">
          <w:rPr>
            <w:noProof/>
            <w:webHidden/>
          </w:rPr>
          <w:fldChar w:fldCharType="end"/>
        </w:r>
      </w:hyperlink>
    </w:p>
    <w:p w:rsidR="00301B46" w:rsidRDefault="00000000" w14:paraId="50032577" w14:textId="57A08FF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1">
        <w:r w:rsidRPr="00BD418B" w:rsidR="00301B46">
          <w:rPr>
            <w:rStyle w:val="Hyperlink"/>
            <w:noProof/>
          </w:rPr>
          <w:t>Example 26: Tobacco Use – Current Smoker with an unknown stop date</w:t>
        </w:r>
        <w:r w:rsidR="00301B46">
          <w:rPr>
            <w:noProof/>
            <w:webHidden/>
          </w:rPr>
          <w:tab/>
        </w:r>
        <w:r w:rsidR="00301B46">
          <w:rPr>
            <w:noProof/>
            <w:webHidden/>
          </w:rPr>
          <w:fldChar w:fldCharType="begin"/>
        </w:r>
        <w:r w:rsidR="00301B46">
          <w:rPr>
            <w:noProof/>
            <w:webHidden/>
          </w:rPr>
          <w:instrText xml:space="preserve"> PAGEREF _Toc135312981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rsidR="00301B46" w:rsidRDefault="00000000" w14:paraId="23C11642" w14:textId="113855B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2">
        <w:r w:rsidRPr="00BD418B" w:rsidR="00301B46">
          <w:rPr>
            <w:rStyle w:val="Hyperlink"/>
            <w:noProof/>
          </w:rPr>
          <w:t>Example 27: Tobacco Use –  Smoker where cessation date was not asked</w:t>
        </w:r>
        <w:r w:rsidR="00301B46">
          <w:rPr>
            <w:noProof/>
            <w:webHidden/>
          </w:rPr>
          <w:tab/>
        </w:r>
        <w:r w:rsidR="00301B46">
          <w:rPr>
            <w:noProof/>
            <w:webHidden/>
          </w:rPr>
          <w:fldChar w:fldCharType="begin"/>
        </w:r>
        <w:r w:rsidR="00301B46">
          <w:rPr>
            <w:noProof/>
            <w:webHidden/>
          </w:rPr>
          <w:instrText xml:space="preserve"> PAGEREF _Toc135312982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rsidR="00301B46" w:rsidRDefault="00000000" w14:paraId="417F9527" w14:textId="6CAF079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3">
        <w:r w:rsidRPr="00BD418B" w:rsidR="00301B46">
          <w:rPr>
            <w:rStyle w:val="Hyperlink"/>
            <w:noProof/>
          </w:rPr>
          <w:t>Example 28: No Information Problems Section</w:t>
        </w:r>
        <w:r w:rsidR="00301B46">
          <w:rPr>
            <w:noProof/>
            <w:webHidden/>
          </w:rPr>
          <w:tab/>
        </w:r>
        <w:r w:rsidR="00301B46">
          <w:rPr>
            <w:noProof/>
            <w:webHidden/>
          </w:rPr>
          <w:fldChar w:fldCharType="begin"/>
        </w:r>
        <w:r w:rsidR="00301B46">
          <w:rPr>
            <w:noProof/>
            <w:webHidden/>
          </w:rPr>
          <w:instrText xml:space="preserve"> PAGEREF _Toc135312983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rsidR="00301B46" w:rsidRDefault="00000000" w14:paraId="5689D554" w14:textId="4773C18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4">
        <w:r w:rsidRPr="00BD418B" w:rsidR="00301B46">
          <w:rPr>
            <w:rStyle w:val="Hyperlink"/>
            <w:noProof/>
          </w:rPr>
          <w:t>Example 29: Allergy List</w:t>
        </w:r>
        <w:r w:rsidR="00301B46">
          <w:rPr>
            <w:noProof/>
            <w:webHidden/>
          </w:rPr>
          <w:tab/>
        </w:r>
        <w:r w:rsidR="00301B46">
          <w:rPr>
            <w:noProof/>
            <w:webHidden/>
          </w:rPr>
          <w:fldChar w:fldCharType="begin"/>
        </w:r>
        <w:r w:rsidR="00301B46">
          <w:rPr>
            <w:noProof/>
            <w:webHidden/>
          </w:rPr>
          <w:instrText xml:space="preserve"> PAGEREF _Toc135312984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rsidR="00301B46" w:rsidRDefault="00000000" w14:paraId="00C9E165" w14:textId="1CEFB7F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5">
        <w:r w:rsidRPr="00BD418B" w:rsidR="00301B46">
          <w:rPr>
            <w:rStyle w:val="Hyperlink"/>
            <w:noProof/>
          </w:rPr>
          <w:t>Example 30: Allergies Section with No Information</w:t>
        </w:r>
        <w:r w:rsidR="00301B46">
          <w:rPr>
            <w:noProof/>
            <w:webHidden/>
          </w:rPr>
          <w:tab/>
        </w:r>
        <w:r w:rsidR="00301B46">
          <w:rPr>
            <w:noProof/>
            <w:webHidden/>
          </w:rPr>
          <w:fldChar w:fldCharType="begin"/>
        </w:r>
        <w:r w:rsidR="00301B46">
          <w:rPr>
            <w:noProof/>
            <w:webHidden/>
          </w:rPr>
          <w:instrText xml:space="preserve"> PAGEREF _Toc135312985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5BD8860E" w14:textId="198F5CA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6">
        <w:r w:rsidRPr="00BD418B" w:rsidR="00301B46">
          <w:rPr>
            <w:rStyle w:val="Hyperlink"/>
            <w:noProof/>
          </w:rPr>
          <w:t>Example 31: Excluding section due to business rules.</w:t>
        </w:r>
        <w:r w:rsidR="00301B46">
          <w:rPr>
            <w:noProof/>
            <w:webHidden/>
          </w:rPr>
          <w:tab/>
        </w:r>
        <w:r w:rsidR="00301B46">
          <w:rPr>
            <w:noProof/>
            <w:webHidden/>
          </w:rPr>
          <w:fldChar w:fldCharType="begin"/>
        </w:r>
        <w:r w:rsidR="00301B46">
          <w:rPr>
            <w:noProof/>
            <w:webHidden/>
          </w:rPr>
          <w:instrText xml:space="preserve"> PAGEREF _Toc135312986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1C9BA0EE" w14:textId="77B25C6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7">
        <w:r w:rsidRPr="00BD418B" w:rsidR="00301B46">
          <w:rPr>
            <w:rStyle w:val="Hyperlink"/>
            <w:noProof/>
          </w:rPr>
          <w:t>Example 32: Procedures Section with Excluded Information, example of locally selected wording</w:t>
        </w:r>
        <w:r w:rsidR="00301B46">
          <w:rPr>
            <w:noProof/>
            <w:webHidden/>
          </w:rPr>
          <w:tab/>
        </w:r>
        <w:r w:rsidR="00301B46">
          <w:rPr>
            <w:noProof/>
            <w:webHidden/>
          </w:rPr>
          <w:fldChar w:fldCharType="begin"/>
        </w:r>
        <w:r w:rsidR="00301B46">
          <w:rPr>
            <w:noProof/>
            <w:webHidden/>
          </w:rPr>
          <w:instrText xml:space="preserve"> PAGEREF _Toc135312987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1979813C" w14:textId="5B8163C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8">
        <w:r w:rsidRPr="00BD418B" w:rsidR="00301B46">
          <w:rPr>
            <w:rStyle w:val="Hyperlink"/>
            <w:noProof/>
          </w:rPr>
          <w:t>Example 33: Use of the Provenance Author Participation</w:t>
        </w:r>
        <w:r w:rsidR="00301B46">
          <w:rPr>
            <w:noProof/>
            <w:webHidden/>
          </w:rPr>
          <w:tab/>
        </w:r>
        <w:r w:rsidR="00301B46">
          <w:rPr>
            <w:noProof/>
            <w:webHidden/>
          </w:rPr>
          <w:fldChar w:fldCharType="begin"/>
        </w:r>
        <w:r w:rsidR="00301B46">
          <w:rPr>
            <w:noProof/>
            <w:webHidden/>
          </w:rPr>
          <w:instrText xml:space="preserve"> PAGEREF _Toc135312988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rsidR="00301B46" w:rsidRDefault="00000000" w14:paraId="655FAC2B" w14:textId="3355542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9">
        <w:r w:rsidRPr="00BD418B" w:rsidR="00301B46">
          <w:rPr>
            <w:rStyle w:val="Hyperlink"/>
            <w:noProof/>
          </w:rPr>
          <w:t>Example 34: Section Time Range Template Example</w:t>
        </w:r>
        <w:r w:rsidR="00301B46">
          <w:rPr>
            <w:noProof/>
            <w:webHidden/>
          </w:rPr>
          <w:tab/>
        </w:r>
        <w:r w:rsidR="00301B46">
          <w:rPr>
            <w:noProof/>
            <w:webHidden/>
          </w:rPr>
          <w:fldChar w:fldCharType="begin"/>
        </w:r>
        <w:r w:rsidR="00301B46">
          <w:rPr>
            <w:noProof/>
            <w:webHidden/>
          </w:rPr>
          <w:instrText xml:space="preserve"> PAGEREF _Toc135312989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rsidR="00301B46" w:rsidRDefault="00000000" w14:paraId="225CD181" w14:textId="1D7689D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0">
        <w:r w:rsidRPr="00BD418B" w:rsidR="00301B46">
          <w:rPr>
            <w:rStyle w:val="Hyperlink"/>
            <w:noProof/>
          </w:rPr>
          <w:t>Example 35: Care Teams Section with Care Team Member Organizer for discrete data representation.</w:t>
        </w:r>
        <w:r w:rsidR="00301B46">
          <w:rPr>
            <w:noProof/>
            <w:webHidden/>
          </w:rPr>
          <w:tab/>
        </w:r>
        <w:r w:rsidR="00301B46">
          <w:rPr>
            <w:noProof/>
            <w:webHidden/>
          </w:rPr>
          <w:fldChar w:fldCharType="begin"/>
        </w:r>
        <w:r w:rsidR="00301B46">
          <w:rPr>
            <w:noProof/>
            <w:webHidden/>
          </w:rPr>
          <w:instrText xml:space="preserve"> PAGEREF _Toc135312990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rsidR="00301B46" w:rsidRDefault="00000000" w14:paraId="5DDDFA35" w14:textId="52001D0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1">
        <w:r w:rsidRPr="00BD418B" w:rsidR="00301B46">
          <w:rPr>
            <w:rStyle w:val="Hyperlink"/>
            <w:noProof/>
          </w:rPr>
          <w:t>Example 36: Hospital Admission Diagnosis</w:t>
        </w:r>
        <w:r w:rsidR="00301B46">
          <w:rPr>
            <w:noProof/>
            <w:webHidden/>
          </w:rPr>
          <w:tab/>
        </w:r>
        <w:r w:rsidR="00301B46">
          <w:rPr>
            <w:noProof/>
            <w:webHidden/>
          </w:rPr>
          <w:fldChar w:fldCharType="begin"/>
        </w:r>
        <w:r w:rsidR="00301B46">
          <w:rPr>
            <w:noProof/>
            <w:webHidden/>
          </w:rPr>
          <w:instrText xml:space="preserve"> PAGEREF _Toc135312991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27D4B3DF" w14:textId="692AE10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2">
        <w:r w:rsidRPr="00BD418B" w:rsidR="00301B46">
          <w:rPr>
            <w:rStyle w:val="Hyperlink"/>
            <w:noProof/>
          </w:rPr>
          <w:t>Example 37: Problem Concern containing a Problem Observation</w:t>
        </w:r>
        <w:r w:rsidR="00301B46">
          <w:rPr>
            <w:noProof/>
            <w:webHidden/>
          </w:rPr>
          <w:tab/>
        </w:r>
        <w:r w:rsidR="00301B46">
          <w:rPr>
            <w:noProof/>
            <w:webHidden/>
          </w:rPr>
          <w:fldChar w:fldCharType="begin"/>
        </w:r>
        <w:r w:rsidR="00301B46">
          <w:rPr>
            <w:noProof/>
            <w:webHidden/>
          </w:rPr>
          <w:instrText xml:space="preserve"> PAGEREF _Toc135312992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rsidR="00301B46" w:rsidRDefault="00000000" w14:paraId="26054C14" w14:textId="365D488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3">
        <w:r w:rsidRPr="00BD418B" w:rsidR="00301B46">
          <w:rPr>
            <w:rStyle w:val="Hyperlink"/>
            <w:noProof/>
          </w:rPr>
          <w:t>Example 38: No Known Problems</w:t>
        </w:r>
        <w:r w:rsidR="00301B46">
          <w:rPr>
            <w:noProof/>
            <w:webHidden/>
          </w:rPr>
          <w:tab/>
        </w:r>
        <w:r w:rsidR="00301B46">
          <w:rPr>
            <w:noProof/>
            <w:webHidden/>
          </w:rPr>
          <w:fldChar w:fldCharType="begin"/>
        </w:r>
        <w:r w:rsidR="00301B46">
          <w:rPr>
            <w:noProof/>
            <w:webHidden/>
          </w:rPr>
          <w:instrText xml:space="preserve"> PAGEREF _Toc135312993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rsidR="00301B46" w:rsidRDefault="00000000" w14:paraId="34445B7B" w14:textId="42F6CF4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4">
        <w:r w:rsidRPr="00BD418B" w:rsidR="00301B46">
          <w:rPr>
            <w:rStyle w:val="Hyperlink"/>
            <w:noProof/>
          </w:rPr>
          <w:t>Example 39: Health Concern narrative entry</w:t>
        </w:r>
        <w:r w:rsidR="00301B46">
          <w:rPr>
            <w:noProof/>
            <w:webHidden/>
          </w:rPr>
          <w:tab/>
        </w:r>
        <w:r w:rsidR="00301B46">
          <w:rPr>
            <w:noProof/>
            <w:webHidden/>
          </w:rPr>
          <w:fldChar w:fldCharType="begin"/>
        </w:r>
        <w:r w:rsidR="00301B46">
          <w:rPr>
            <w:noProof/>
            <w:webHidden/>
          </w:rPr>
          <w:instrText xml:space="preserve"> PAGEREF _Toc135312994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rsidR="00301B46" w:rsidRDefault="00000000" w14:paraId="3D764AB6" w14:textId="7F13176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5">
        <w:r w:rsidRPr="00BD418B" w:rsidR="00301B46">
          <w:rPr>
            <w:rStyle w:val="Hyperlink"/>
            <w:noProof/>
          </w:rPr>
          <w:t>Example 40: Allergy concern for food allergy to eggs</w:t>
        </w:r>
        <w:r w:rsidR="00301B46">
          <w:rPr>
            <w:noProof/>
            <w:webHidden/>
          </w:rPr>
          <w:tab/>
        </w:r>
        <w:r w:rsidR="00301B46">
          <w:rPr>
            <w:noProof/>
            <w:webHidden/>
          </w:rPr>
          <w:fldChar w:fldCharType="begin"/>
        </w:r>
        <w:r w:rsidR="00301B46">
          <w:rPr>
            <w:noProof/>
            <w:webHidden/>
          </w:rPr>
          <w:instrText xml:space="preserve"> PAGEREF _Toc135312995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rsidR="00301B46" w:rsidRDefault="00000000" w14:paraId="7E1CF776" w14:textId="06603F5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6">
        <w:r w:rsidRPr="00BD418B" w:rsidR="00301B46">
          <w:rPr>
            <w:rStyle w:val="Hyperlink"/>
            <w:noProof/>
          </w:rPr>
          <w:t>Example 41: No known allergies</w:t>
        </w:r>
        <w:r w:rsidR="00301B46">
          <w:rPr>
            <w:noProof/>
            <w:webHidden/>
          </w:rPr>
          <w:tab/>
        </w:r>
        <w:r w:rsidR="00301B46">
          <w:rPr>
            <w:noProof/>
            <w:webHidden/>
          </w:rPr>
          <w:fldChar w:fldCharType="begin"/>
        </w:r>
        <w:r w:rsidR="00301B46">
          <w:rPr>
            <w:noProof/>
            <w:webHidden/>
          </w:rPr>
          <w:instrText xml:space="preserve"> PAGEREF _Toc135312996 \h </w:instrText>
        </w:r>
        <w:r w:rsidR="00301B46">
          <w:rPr>
            <w:noProof/>
            <w:webHidden/>
          </w:rPr>
        </w:r>
        <w:r w:rsidR="00301B46">
          <w:rPr>
            <w:noProof/>
            <w:webHidden/>
          </w:rPr>
          <w:fldChar w:fldCharType="separate"/>
        </w:r>
        <w:r w:rsidR="00301B46">
          <w:rPr>
            <w:noProof/>
            <w:webHidden/>
          </w:rPr>
          <w:t>137</w:t>
        </w:r>
        <w:r w:rsidR="00301B46">
          <w:rPr>
            <w:noProof/>
            <w:webHidden/>
          </w:rPr>
          <w:fldChar w:fldCharType="end"/>
        </w:r>
      </w:hyperlink>
    </w:p>
    <w:p w:rsidR="00301B46" w:rsidRDefault="00000000" w14:paraId="384E77C8" w14:textId="0A061D7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7">
        <w:r w:rsidRPr="00BD418B" w:rsidR="00301B46">
          <w:rPr>
            <w:rStyle w:val="Hyperlink"/>
            <w:noProof/>
          </w:rPr>
          <w:t>Example 42: Recording an allergy that started in January of 2009, but became a tracked concern as of January 4, 2014</w:t>
        </w:r>
        <w:r w:rsidR="00301B46">
          <w:rPr>
            <w:noProof/>
            <w:webHidden/>
          </w:rPr>
          <w:tab/>
        </w:r>
        <w:r w:rsidR="00301B46">
          <w:rPr>
            <w:noProof/>
            <w:webHidden/>
          </w:rPr>
          <w:fldChar w:fldCharType="begin"/>
        </w:r>
        <w:r w:rsidR="00301B46">
          <w:rPr>
            <w:noProof/>
            <w:webHidden/>
          </w:rPr>
          <w:instrText xml:space="preserve"> PAGEREF _Toc135312997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rsidR="00301B46" w:rsidRDefault="00000000" w14:paraId="35560EB2" w14:textId="71F78B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8">
        <w:r w:rsidRPr="00BD418B" w:rsidR="00301B46">
          <w:rPr>
            <w:rStyle w:val="Hyperlink"/>
            <w:noProof/>
          </w:rPr>
          <w:t>Example 43: Updating an allergy that is no longer a concern</w:t>
        </w:r>
        <w:r w:rsidR="00301B46">
          <w:rPr>
            <w:noProof/>
            <w:webHidden/>
          </w:rPr>
          <w:tab/>
        </w:r>
        <w:r w:rsidR="00301B46">
          <w:rPr>
            <w:noProof/>
            <w:webHidden/>
          </w:rPr>
          <w:fldChar w:fldCharType="begin"/>
        </w:r>
        <w:r w:rsidR="00301B46">
          <w:rPr>
            <w:noProof/>
            <w:webHidden/>
          </w:rPr>
          <w:instrText xml:space="preserve"> PAGEREF _Toc135312998 \h </w:instrText>
        </w:r>
        <w:r w:rsidR="00301B46">
          <w:rPr>
            <w:noProof/>
            <w:webHidden/>
          </w:rPr>
        </w:r>
        <w:r w:rsidR="00301B46">
          <w:rPr>
            <w:noProof/>
            <w:webHidden/>
          </w:rPr>
          <w:fldChar w:fldCharType="separate"/>
        </w:r>
        <w:r w:rsidR="00301B46">
          <w:rPr>
            <w:noProof/>
            <w:webHidden/>
          </w:rPr>
          <w:t>141</w:t>
        </w:r>
        <w:r w:rsidR="00301B46">
          <w:rPr>
            <w:noProof/>
            <w:webHidden/>
          </w:rPr>
          <w:fldChar w:fldCharType="end"/>
        </w:r>
      </w:hyperlink>
    </w:p>
    <w:p w:rsidR="00301B46" w:rsidRDefault="00000000" w14:paraId="417E90BD" w14:textId="4DB9A22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9">
        <w:r w:rsidRPr="00BD418B" w:rsidR="00301B46">
          <w:rPr>
            <w:rStyle w:val="Hyperlink"/>
            <w:noProof/>
          </w:rPr>
          <w:t>Example 44: Implanted Device – known procedure details</w:t>
        </w:r>
        <w:r w:rsidR="00301B46">
          <w:rPr>
            <w:noProof/>
            <w:webHidden/>
          </w:rPr>
          <w:tab/>
        </w:r>
        <w:r w:rsidR="00301B46">
          <w:rPr>
            <w:noProof/>
            <w:webHidden/>
          </w:rPr>
          <w:fldChar w:fldCharType="begin"/>
        </w:r>
        <w:r w:rsidR="00301B46">
          <w:rPr>
            <w:noProof/>
            <w:webHidden/>
          </w:rPr>
          <w:instrText xml:space="preserve"> PAGEREF _Toc135312999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rsidR="00301B46" w:rsidRDefault="00000000" w14:paraId="2F8386D7" w14:textId="3DCE2EE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0">
        <w:r w:rsidRPr="00BD418B" w:rsidR="00301B46">
          <w:rPr>
            <w:rStyle w:val="Hyperlink"/>
            <w:noProof/>
          </w:rPr>
          <w:t>Example 45: Implanted Device - Procedure unknown</w:t>
        </w:r>
        <w:r w:rsidR="00301B46">
          <w:rPr>
            <w:noProof/>
            <w:webHidden/>
          </w:rPr>
          <w:tab/>
        </w:r>
        <w:r w:rsidR="00301B46">
          <w:rPr>
            <w:noProof/>
            <w:webHidden/>
          </w:rPr>
          <w:fldChar w:fldCharType="begin"/>
        </w:r>
        <w:r w:rsidR="00301B46">
          <w:rPr>
            <w:noProof/>
            <w:webHidden/>
          </w:rPr>
          <w:instrText xml:space="preserve"> PAGEREF _Toc135313000 \h </w:instrText>
        </w:r>
        <w:r w:rsidR="00301B46">
          <w:rPr>
            <w:noProof/>
            <w:webHidden/>
          </w:rPr>
        </w:r>
        <w:r w:rsidR="00301B46">
          <w:rPr>
            <w:noProof/>
            <w:webHidden/>
          </w:rPr>
          <w:fldChar w:fldCharType="separate"/>
        </w:r>
        <w:r w:rsidR="00301B46">
          <w:rPr>
            <w:noProof/>
            <w:webHidden/>
          </w:rPr>
          <w:t>143</w:t>
        </w:r>
        <w:r w:rsidR="00301B46">
          <w:rPr>
            <w:noProof/>
            <w:webHidden/>
          </w:rPr>
          <w:fldChar w:fldCharType="end"/>
        </w:r>
      </w:hyperlink>
    </w:p>
    <w:p w:rsidR="00301B46" w:rsidRDefault="00000000" w14:paraId="63D8BA53" w14:textId="190D135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1">
        <w:r w:rsidRPr="00BD418B" w:rsidR="00301B46">
          <w:rPr>
            <w:rStyle w:val="Hyperlink"/>
            <w:noProof/>
          </w:rPr>
          <w:t>Example 46: No Implanted Devices</w:t>
        </w:r>
        <w:r w:rsidR="00301B46">
          <w:rPr>
            <w:noProof/>
            <w:webHidden/>
          </w:rPr>
          <w:tab/>
        </w:r>
        <w:r w:rsidR="00301B46">
          <w:rPr>
            <w:noProof/>
            <w:webHidden/>
          </w:rPr>
          <w:fldChar w:fldCharType="begin"/>
        </w:r>
        <w:r w:rsidR="00301B46">
          <w:rPr>
            <w:noProof/>
            <w:webHidden/>
          </w:rPr>
          <w:instrText xml:space="preserve"> PAGEREF _Toc135313001 \h </w:instrText>
        </w:r>
        <w:r w:rsidR="00301B46">
          <w:rPr>
            <w:noProof/>
            <w:webHidden/>
          </w:rPr>
        </w:r>
        <w:r w:rsidR="00301B46">
          <w:rPr>
            <w:noProof/>
            <w:webHidden/>
          </w:rPr>
          <w:fldChar w:fldCharType="separate"/>
        </w:r>
        <w:r w:rsidR="00301B46">
          <w:rPr>
            <w:noProof/>
            <w:webHidden/>
          </w:rPr>
          <w:t>144</w:t>
        </w:r>
        <w:r w:rsidR="00301B46">
          <w:rPr>
            <w:noProof/>
            <w:webHidden/>
          </w:rPr>
          <w:fldChar w:fldCharType="end"/>
        </w:r>
      </w:hyperlink>
    </w:p>
    <w:p w:rsidR="00301B46" w:rsidRDefault="00000000" w14:paraId="0C70E24A" w14:textId="5F01E1E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2">
        <w:r w:rsidRPr="00BD418B" w:rsidR="00301B46">
          <w:rPr>
            <w:rStyle w:val="Hyperlink"/>
            <w:noProof/>
          </w:rPr>
          <w:t>Example 47: Non-Medicinal Supply – Cane and Eyeglasses</w:t>
        </w:r>
        <w:r w:rsidR="00301B46">
          <w:rPr>
            <w:noProof/>
            <w:webHidden/>
          </w:rPr>
          <w:tab/>
        </w:r>
        <w:r w:rsidR="00301B46">
          <w:rPr>
            <w:noProof/>
            <w:webHidden/>
          </w:rPr>
          <w:fldChar w:fldCharType="begin"/>
        </w:r>
        <w:r w:rsidR="00301B46">
          <w:rPr>
            <w:noProof/>
            <w:webHidden/>
          </w:rPr>
          <w:instrText xml:space="preserve"> PAGEREF _Toc135313002 \h </w:instrText>
        </w:r>
        <w:r w:rsidR="00301B46">
          <w:rPr>
            <w:noProof/>
            <w:webHidden/>
          </w:rPr>
        </w:r>
        <w:r w:rsidR="00301B46">
          <w:rPr>
            <w:noProof/>
            <w:webHidden/>
          </w:rPr>
          <w:fldChar w:fldCharType="separate"/>
        </w:r>
        <w:r w:rsidR="00301B46">
          <w:rPr>
            <w:noProof/>
            <w:webHidden/>
          </w:rPr>
          <w:t>146</w:t>
        </w:r>
        <w:r w:rsidR="00301B46">
          <w:rPr>
            <w:noProof/>
            <w:webHidden/>
          </w:rPr>
          <w:fldChar w:fldCharType="end"/>
        </w:r>
      </w:hyperlink>
    </w:p>
    <w:p w:rsidR="00301B46" w:rsidRDefault="00000000" w14:paraId="61A5E615" w14:textId="1BF5C33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3">
        <w:r w:rsidRPr="00BD418B" w:rsidR="00301B46">
          <w:rPr>
            <w:rStyle w:val="Hyperlink"/>
            <w:noProof/>
          </w:rPr>
          <w:t>Example 48: Goal Observation narrative</w:t>
        </w:r>
        <w:r w:rsidR="00301B46">
          <w:rPr>
            <w:noProof/>
            <w:webHidden/>
          </w:rPr>
          <w:tab/>
        </w:r>
        <w:r w:rsidR="00301B46">
          <w:rPr>
            <w:noProof/>
            <w:webHidden/>
          </w:rPr>
          <w:fldChar w:fldCharType="begin"/>
        </w:r>
        <w:r w:rsidR="00301B46">
          <w:rPr>
            <w:noProof/>
            <w:webHidden/>
          </w:rPr>
          <w:instrText xml:space="preserve"> PAGEREF _Toc135313003 \h </w:instrText>
        </w:r>
        <w:r w:rsidR="00301B46">
          <w:rPr>
            <w:noProof/>
            <w:webHidden/>
          </w:rPr>
        </w:r>
        <w:r w:rsidR="00301B46">
          <w:rPr>
            <w:noProof/>
            <w:webHidden/>
          </w:rPr>
          <w:fldChar w:fldCharType="separate"/>
        </w:r>
        <w:r w:rsidR="00301B46">
          <w:rPr>
            <w:noProof/>
            <w:webHidden/>
          </w:rPr>
          <w:t>150</w:t>
        </w:r>
        <w:r w:rsidR="00301B46">
          <w:rPr>
            <w:noProof/>
            <w:webHidden/>
          </w:rPr>
          <w:fldChar w:fldCharType="end"/>
        </w:r>
      </w:hyperlink>
    </w:p>
    <w:p w:rsidR="00301B46" w:rsidRDefault="00000000" w14:paraId="34788C1F" w14:textId="763D055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4">
        <w:r w:rsidRPr="00BD418B" w:rsidR="00301B46">
          <w:rPr>
            <w:rStyle w:val="Hyperlink"/>
            <w:noProof/>
          </w:rPr>
          <w:t>Example 49: Social History Observation - Lead-Based Paint in the Home</w:t>
        </w:r>
        <w:r w:rsidR="00301B46">
          <w:rPr>
            <w:noProof/>
            <w:webHidden/>
          </w:rPr>
          <w:tab/>
        </w:r>
        <w:r w:rsidR="00301B46">
          <w:rPr>
            <w:noProof/>
            <w:webHidden/>
          </w:rPr>
          <w:fldChar w:fldCharType="begin"/>
        </w:r>
        <w:r w:rsidR="00301B46">
          <w:rPr>
            <w:noProof/>
            <w:webHidden/>
          </w:rPr>
          <w:instrText xml:space="preserve"> PAGEREF _Toc135313004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rsidR="00301B46" w:rsidRDefault="00000000" w14:paraId="0FA44899" w14:textId="2A85795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5">
        <w:r w:rsidRPr="00BD418B" w:rsidR="00301B46">
          <w:rPr>
            <w:rStyle w:val="Hyperlink"/>
            <w:noProof/>
          </w:rPr>
          <w:t>Example 50: Unknown Smoking Status</w:t>
        </w:r>
        <w:r w:rsidR="00301B46">
          <w:rPr>
            <w:noProof/>
            <w:webHidden/>
          </w:rPr>
          <w:tab/>
        </w:r>
        <w:r w:rsidR="00301B46">
          <w:rPr>
            <w:noProof/>
            <w:webHidden/>
          </w:rPr>
          <w:fldChar w:fldCharType="begin"/>
        </w:r>
        <w:r w:rsidR="00301B46">
          <w:rPr>
            <w:noProof/>
            <w:webHidden/>
          </w:rPr>
          <w:instrText xml:space="preserve"> PAGEREF _Toc135313005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rsidR="00301B46" w:rsidRDefault="00000000" w14:paraId="2C81C610" w14:textId="28DE9D6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6">
        <w:r w:rsidRPr="00BD418B" w:rsidR="00301B46">
          <w:rPr>
            <w:rStyle w:val="Hyperlink"/>
            <w:noProof/>
          </w:rPr>
          <w:t>Example 51: Tobacco Use –Light Tobacco Smoker between 4/12/2010 and 4/12/2016.</w:t>
        </w:r>
        <w:r w:rsidR="00301B46">
          <w:rPr>
            <w:noProof/>
            <w:webHidden/>
          </w:rPr>
          <w:tab/>
        </w:r>
        <w:r w:rsidR="00301B46">
          <w:rPr>
            <w:noProof/>
            <w:webHidden/>
          </w:rPr>
          <w:fldChar w:fldCharType="begin"/>
        </w:r>
        <w:r w:rsidR="00301B46">
          <w:rPr>
            <w:noProof/>
            <w:webHidden/>
          </w:rPr>
          <w:instrText xml:space="preserve"> PAGEREF _Toc135313006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rsidR="00301B46" w:rsidRDefault="00000000" w14:paraId="09981B4C" w14:textId="6CB2E1A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7">
        <w:r w:rsidRPr="00BD418B" w:rsidR="00301B46">
          <w:rPr>
            <w:rStyle w:val="Hyperlink"/>
            <w:noProof/>
          </w:rPr>
          <w:t>Example 52: Birth Sex</w:t>
        </w:r>
        <w:r w:rsidR="00301B46">
          <w:rPr>
            <w:noProof/>
            <w:webHidden/>
          </w:rPr>
          <w:tab/>
        </w:r>
        <w:r w:rsidR="00301B46">
          <w:rPr>
            <w:noProof/>
            <w:webHidden/>
          </w:rPr>
          <w:fldChar w:fldCharType="begin"/>
        </w:r>
        <w:r w:rsidR="00301B46">
          <w:rPr>
            <w:noProof/>
            <w:webHidden/>
          </w:rPr>
          <w:instrText xml:space="preserve"> PAGEREF _Toc135313007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rsidR="00301B46" w:rsidRDefault="00000000" w14:paraId="2B5BF107" w14:textId="26BCF46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8">
        <w:r w:rsidRPr="00BD418B" w:rsidR="00301B46">
          <w:rPr>
            <w:rStyle w:val="Hyperlink"/>
            <w:noProof/>
          </w:rPr>
          <w:t>Example 53: Patient was pregnant from 4/10/2011 to 1/12/2012</w:t>
        </w:r>
        <w:r w:rsidR="00301B46">
          <w:rPr>
            <w:noProof/>
            <w:webHidden/>
          </w:rPr>
          <w:tab/>
        </w:r>
        <w:r w:rsidR="00301B46">
          <w:rPr>
            <w:noProof/>
            <w:webHidden/>
          </w:rPr>
          <w:fldChar w:fldCharType="begin"/>
        </w:r>
        <w:r w:rsidR="00301B46">
          <w:rPr>
            <w:noProof/>
            <w:webHidden/>
          </w:rPr>
          <w:instrText xml:space="preserve"> PAGEREF _Toc135313008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013A58C9" w14:textId="7AFA76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9">
        <w:r w:rsidRPr="00BD418B" w:rsidR="00301B46">
          <w:rPr>
            <w:rStyle w:val="Hyperlink"/>
            <w:noProof/>
          </w:rPr>
          <w:t>Example 54: Patient was not pregnant</w:t>
        </w:r>
        <w:r w:rsidR="00301B46">
          <w:rPr>
            <w:noProof/>
            <w:webHidden/>
          </w:rPr>
          <w:tab/>
        </w:r>
        <w:r w:rsidR="00301B46">
          <w:rPr>
            <w:noProof/>
            <w:webHidden/>
          </w:rPr>
          <w:fldChar w:fldCharType="begin"/>
        </w:r>
        <w:r w:rsidR="00301B46">
          <w:rPr>
            <w:noProof/>
            <w:webHidden/>
          </w:rPr>
          <w:instrText xml:space="preserve"> PAGEREF _Toc135313009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366CD62F" w14:textId="3AF4249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0">
        <w:r w:rsidRPr="00BD418B" w:rsidR="00301B46">
          <w:rPr>
            <w:rStyle w:val="Hyperlink"/>
            <w:noProof/>
          </w:rPr>
          <w:t>Example 55: Unknown if the patient was pregnant or not</w:t>
        </w:r>
        <w:r w:rsidR="00301B46">
          <w:rPr>
            <w:noProof/>
            <w:webHidden/>
          </w:rPr>
          <w:tab/>
        </w:r>
        <w:r w:rsidR="00301B46">
          <w:rPr>
            <w:noProof/>
            <w:webHidden/>
          </w:rPr>
          <w:fldChar w:fldCharType="begin"/>
        </w:r>
        <w:r w:rsidR="00301B46">
          <w:rPr>
            <w:noProof/>
            <w:webHidden/>
          </w:rPr>
          <w:instrText xml:space="preserve"> PAGEREF _Toc135313010 \h </w:instrText>
        </w:r>
        <w:r w:rsidR="00301B46">
          <w:rPr>
            <w:noProof/>
            <w:webHidden/>
          </w:rPr>
        </w:r>
        <w:r w:rsidR="00301B46">
          <w:rPr>
            <w:noProof/>
            <w:webHidden/>
          </w:rPr>
          <w:fldChar w:fldCharType="separate"/>
        </w:r>
        <w:r w:rsidR="00301B46">
          <w:rPr>
            <w:noProof/>
            <w:webHidden/>
          </w:rPr>
          <w:t>157</w:t>
        </w:r>
        <w:r w:rsidR="00301B46">
          <w:rPr>
            <w:noProof/>
            <w:webHidden/>
          </w:rPr>
          <w:fldChar w:fldCharType="end"/>
        </w:r>
      </w:hyperlink>
    </w:p>
    <w:p w:rsidR="00301B46" w:rsidRDefault="00000000" w14:paraId="0861A7A3" w14:textId="608079F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1">
        <w:r w:rsidRPr="00BD418B" w:rsidR="00301B46">
          <w:rPr>
            <w:rStyle w:val="Hyperlink"/>
            <w:noProof/>
          </w:rPr>
          <w:t>Example 56: Result Organizer for CBC W Auto Differential panel - Blood</w:t>
        </w:r>
        <w:r w:rsidR="00301B46">
          <w:rPr>
            <w:noProof/>
            <w:webHidden/>
          </w:rPr>
          <w:tab/>
        </w:r>
        <w:r w:rsidR="00301B46">
          <w:rPr>
            <w:noProof/>
            <w:webHidden/>
          </w:rPr>
          <w:fldChar w:fldCharType="begin"/>
        </w:r>
        <w:r w:rsidR="00301B46">
          <w:rPr>
            <w:noProof/>
            <w:webHidden/>
          </w:rPr>
          <w:instrText xml:space="preserve"> PAGEREF _Toc135313011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rsidR="00301B46" w:rsidRDefault="00000000" w14:paraId="2568E000" w14:textId="3FAA854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2">
        <w:r w:rsidRPr="00BD418B" w:rsidR="00301B46">
          <w:rPr>
            <w:rStyle w:val="Hyperlink"/>
            <w:noProof/>
          </w:rPr>
          <w:t>Example 57: Vital Signs Organizer</w:t>
        </w:r>
        <w:r w:rsidR="00301B46">
          <w:rPr>
            <w:noProof/>
            <w:webHidden/>
          </w:rPr>
          <w:tab/>
        </w:r>
        <w:r w:rsidR="00301B46">
          <w:rPr>
            <w:noProof/>
            <w:webHidden/>
          </w:rPr>
          <w:fldChar w:fldCharType="begin"/>
        </w:r>
        <w:r w:rsidR="00301B46">
          <w:rPr>
            <w:noProof/>
            <w:webHidden/>
          </w:rPr>
          <w:instrText xml:space="preserve"> PAGEREF _Toc135313012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436613ED" w14:textId="6791404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3">
        <w:r w:rsidRPr="00BD418B" w:rsidR="00301B46">
          <w:rPr>
            <w:rStyle w:val="Hyperlink"/>
            <w:noProof/>
          </w:rPr>
          <w:t>Example 58: Vital Sign Coding with Translation</w:t>
        </w:r>
        <w:r w:rsidR="00301B46">
          <w:rPr>
            <w:noProof/>
            <w:webHidden/>
          </w:rPr>
          <w:tab/>
        </w:r>
        <w:r w:rsidR="00301B46">
          <w:rPr>
            <w:noProof/>
            <w:webHidden/>
          </w:rPr>
          <w:fldChar w:fldCharType="begin"/>
        </w:r>
        <w:r w:rsidR="00301B46">
          <w:rPr>
            <w:noProof/>
            <w:webHidden/>
          </w:rPr>
          <w:instrText xml:space="preserve"> PAGEREF _Toc135313013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3E174037" w14:textId="3F4A929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4">
        <w:r w:rsidRPr="00BD418B" w:rsidR="00301B46">
          <w:rPr>
            <w:rStyle w:val="Hyperlink"/>
            <w:noProof/>
          </w:rPr>
          <w:t>Example 59: Medication Administration</w:t>
        </w:r>
        <w:r w:rsidR="00301B46">
          <w:rPr>
            <w:noProof/>
            <w:webHidden/>
          </w:rPr>
          <w:tab/>
        </w:r>
        <w:r w:rsidR="00301B46">
          <w:rPr>
            <w:noProof/>
            <w:webHidden/>
          </w:rPr>
          <w:fldChar w:fldCharType="begin"/>
        </w:r>
        <w:r w:rsidR="00301B46">
          <w:rPr>
            <w:noProof/>
            <w:webHidden/>
          </w:rPr>
          <w:instrText xml:space="preserve"> PAGEREF _Toc135313014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rsidR="00301B46" w:rsidRDefault="00000000" w14:paraId="1D076502" w14:textId="6B1526A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5">
        <w:r w:rsidRPr="00BD418B" w:rsidR="00301B46">
          <w:rPr>
            <w:rStyle w:val="Hyperlink"/>
            <w:noProof/>
          </w:rPr>
          <w:t>Example 60: Medication Plan</w:t>
        </w:r>
        <w:r w:rsidR="00301B46">
          <w:rPr>
            <w:noProof/>
            <w:webHidden/>
          </w:rPr>
          <w:tab/>
        </w:r>
        <w:r w:rsidR="00301B46">
          <w:rPr>
            <w:noProof/>
            <w:webHidden/>
          </w:rPr>
          <w:fldChar w:fldCharType="begin"/>
        </w:r>
        <w:r w:rsidR="00301B46">
          <w:rPr>
            <w:noProof/>
            <w:webHidden/>
          </w:rPr>
          <w:instrText xml:space="preserve"> PAGEREF _Toc135313015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rsidR="00301B46" w:rsidRDefault="00000000" w14:paraId="3FBACE33" w14:textId="0952066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6">
        <w:r w:rsidRPr="00BD418B" w:rsidR="00301B46">
          <w:rPr>
            <w:rStyle w:val="Hyperlink"/>
            <w:noProof/>
          </w:rPr>
          <w:t>Example 61: Medication Dispense</w:t>
        </w:r>
        <w:r w:rsidR="00301B46">
          <w:rPr>
            <w:noProof/>
            <w:webHidden/>
          </w:rPr>
          <w:tab/>
        </w:r>
        <w:r w:rsidR="00301B46">
          <w:rPr>
            <w:noProof/>
            <w:webHidden/>
          </w:rPr>
          <w:fldChar w:fldCharType="begin"/>
        </w:r>
        <w:r w:rsidR="00301B46">
          <w:rPr>
            <w:noProof/>
            <w:webHidden/>
          </w:rPr>
          <w:instrText xml:space="preserve"> PAGEREF _Toc135313016 \h </w:instrText>
        </w:r>
        <w:r w:rsidR="00301B46">
          <w:rPr>
            <w:noProof/>
            <w:webHidden/>
          </w:rPr>
        </w:r>
        <w:r w:rsidR="00301B46">
          <w:rPr>
            <w:noProof/>
            <w:webHidden/>
          </w:rPr>
          <w:fldChar w:fldCharType="separate"/>
        </w:r>
        <w:r w:rsidR="00301B46">
          <w:rPr>
            <w:noProof/>
            <w:webHidden/>
          </w:rPr>
          <w:t>166</w:t>
        </w:r>
        <w:r w:rsidR="00301B46">
          <w:rPr>
            <w:noProof/>
            <w:webHidden/>
          </w:rPr>
          <w:fldChar w:fldCharType="end"/>
        </w:r>
      </w:hyperlink>
    </w:p>
    <w:p w:rsidR="00301B46" w:rsidRDefault="00000000" w14:paraId="7C855783" w14:textId="2906ECD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7">
        <w:r w:rsidRPr="00BD418B" w:rsidR="00301B46">
          <w:rPr>
            <w:rStyle w:val="Hyperlink"/>
            <w:noProof/>
          </w:rPr>
          <w:t>Example 62: Influenza Vaccination</w:t>
        </w:r>
        <w:r w:rsidR="00301B46">
          <w:rPr>
            <w:noProof/>
            <w:webHidden/>
          </w:rPr>
          <w:tab/>
        </w:r>
        <w:r w:rsidR="00301B46">
          <w:rPr>
            <w:noProof/>
            <w:webHidden/>
          </w:rPr>
          <w:fldChar w:fldCharType="begin"/>
        </w:r>
        <w:r w:rsidR="00301B46">
          <w:rPr>
            <w:noProof/>
            <w:webHidden/>
          </w:rPr>
          <w:instrText xml:space="preserve"> PAGEREF _Toc135313017 \h </w:instrText>
        </w:r>
        <w:r w:rsidR="00301B46">
          <w:rPr>
            <w:noProof/>
            <w:webHidden/>
          </w:rPr>
        </w:r>
        <w:r w:rsidR="00301B46">
          <w:rPr>
            <w:noProof/>
            <w:webHidden/>
          </w:rPr>
          <w:fldChar w:fldCharType="separate"/>
        </w:r>
        <w:r w:rsidR="00301B46">
          <w:rPr>
            <w:noProof/>
            <w:webHidden/>
          </w:rPr>
          <w:t>167</w:t>
        </w:r>
        <w:r w:rsidR="00301B46">
          <w:rPr>
            <w:noProof/>
            <w:webHidden/>
          </w:rPr>
          <w:fldChar w:fldCharType="end"/>
        </w:r>
      </w:hyperlink>
    </w:p>
    <w:p w:rsidR="00301B46" w:rsidRDefault="00000000" w14:paraId="227B2664" w14:textId="47B535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8">
        <w:r w:rsidRPr="00BD418B" w:rsidR="00301B46">
          <w:rPr>
            <w:rStyle w:val="Hyperlink"/>
            <w:noProof/>
          </w:rPr>
          <w:t>Example 63: Note Activity as entryRelationship to C-CDA Entry.</w:t>
        </w:r>
        <w:r w:rsidR="00301B46">
          <w:rPr>
            <w:noProof/>
            <w:webHidden/>
          </w:rPr>
          <w:tab/>
        </w:r>
        <w:r w:rsidR="00301B46">
          <w:rPr>
            <w:noProof/>
            <w:webHidden/>
          </w:rPr>
          <w:fldChar w:fldCharType="begin"/>
        </w:r>
        <w:r w:rsidR="00301B46">
          <w:rPr>
            <w:noProof/>
            <w:webHidden/>
          </w:rPr>
          <w:instrText xml:space="preserve"> PAGEREF _Toc135313018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rsidR="00301B46" w:rsidRDefault="00000000" w14:paraId="697C9016" w14:textId="3EA527D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9">
        <w:r w:rsidRPr="00BD418B" w:rsidR="00301B46">
          <w:rPr>
            <w:rStyle w:val="Hyperlink"/>
            <w:noProof/>
          </w:rPr>
          <w:t>Example 64: Note Activity as Standalone Entry</w:t>
        </w:r>
        <w:r w:rsidR="00301B46">
          <w:rPr>
            <w:noProof/>
            <w:webHidden/>
          </w:rPr>
          <w:tab/>
        </w:r>
        <w:r w:rsidR="00301B46">
          <w:rPr>
            <w:noProof/>
            <w:webHidden/>
          </w:rPr>
          <w:fldChar w:fldCharType="begin"/>
        </w:r>
        <w:r w:rsidR="00301B46">
          <w:rPr>
            <w:noProof/>
            <w:webHidden/>
          </w:rPr>
          <w:instrText xml:space="preserve"> PAGEREF _Toc135313019 \h </w:instrText>
        </w:r>
        <w:r w:rsidR="00301B46">
          <w:rPr>
            <w:noProof/>
            <w:webHidden/>
          </w:rPr>
        </w:r>
        <w:r w:rsidR="00301B46">
          <w:rPr>
            <w:noProof/>
            <w:webHidden/>
          </w:rPr>
          <w:fldChar w:fldCharType="separate"/>
        </w:r>
        <w:r w:rsidR="00301B46">
          <w:rPr>
            <w:noProof/>
            <w:webHidden/>
          </w:rPr>
          <w:t>172</w:t>
        </w:r>
        <w:r w:rsidR="00301B46">
          <w:rPr>
            <w:noProof/>
            <w:webHidden/>
          </w:rPr>
          <w:fldChar w:fldCharType="end"/>
        </w:r>
      </w:hyperlink>
    </w:p>
    <w:p w:rsidR="00301B46" w:rsidRDefault="00000000" w14:paraId="6AB079F3" w14:textId="29F9AE8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0">
        <w:r w:rsidRPr="00BD418B" w:rsidR="00301B46">
          <w:rPr>
            <w:rStyle w:val="Hyperlink"/>
            <w:noProof/>
          </w:rPr>
          <w:t>Example 65: Rich Text Format (RTF) Example</w:t>
        </w:r>
        <w:r w:rsidR="00301B46">
          <w:rPr>
            <w:noProof/>
            <w:webHidden/>
          </w:rPr>
          <w:tab/>
        </w:r>
        <w:r w:rsidR="00301B46">
          <w:rPr>
            <w:noProof/>
            <w:webHidden/>
          </w:rPr>
          <w:fldChar w:fldCharType="begin"/>
        </w:r>
        <w:r w:rsidR="00301B46">
          <w:rPr>
            <w:noProof/>
            <w:webHidden/>
          </w:rPr>
          <w:instrText xml:space="preserve"> PAGEREF _Toc135313020 \h </w:instrText>
        </w:r>
        <w:r w:rsidR="00301B46">
          <w:rPr>
            <w:noProof/>
            <w:webHidden/>
          </w:rPr>
        </w:r>
        <w:r w:rsidR="00301B46">
          <w:rPr>
            <w:noProof/>
            <w:webHidden/>
          </w:rPr>
          <w:fldChar w:fldCharType="separate"/>
        </w:r>
        <w:r w:rsidR="00301B46">
          <w:rPr>
            <w:noProof/>
            <w:webHidden/>
          </w:rPr>
          <w:t>173</w:t>
        </w:r>
        <w:r w:rsidR="00301B46">
          <w:rPr>
            <w:noProof/>
            <w:webHidden/>
          </w:rPr>
          <w:fldChar w:fldCharType="end"/>
        </w:r>
      </w:hyperlink>
    </w:p>
    <w:p w:rsidR="00301B46" w:rsidRDefault="00000000" w14:paraId="0F4356F1" w14:textId="5FBAE1A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1">
        <w:r w:rsidRPr="00BD418B" w:rsidR="00301B46">
          <w:rPr>
            <w:rStyle w:val="Hyperlink"/>
            <w:noProof/>
          </w:rPr>
          <w:t>Example 66: QRDA1 measure section</w:t>
        </w:r>
        <w:r w:rsidR="00301B46">
          <w:rPr>
            <w:noProof/>
            <w:webHidden/>
          </w:rPr>
          <w:tab/>
        </w:r>
        <w:r w:rsidR="00301B46">
          <w:rPr>
            <w:noProof/>
            <w:webHidden/>
          </w:rPr>
          <w:fldChar w:fldCharType="begin"/>
        </w:r>
        <w:r w:rsidR="00301B46">
          <w:rPr>
            <w:noProof/>
            <w:webHidden/>
          </w:rPr>
          <w:instrText xml:space="preserve"> PAGEREF _Toc135313021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rsidRPr="00AD08FB" w:rsidR="00752C7B" w:rsidP="003A3D50" w:rsidRDefault="00DD63DF" w14:paraId="5ABB0B03" w14:textId="256B121A">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rsidRPr="003A3D50" w:rsidR="006E686D" w:rsidP="003A3D50" w:rsidRDefault="00752C7B" w14:paraId="54A25645" w14:textId="77777777">
      <w:pPr>
        <w:pStyle w:val="TableofFigures"/>
        <w:tabs>
          <w:tab w:val="right" w:leader="dot" w:pos="9350"/>
        </w:tabs>
        <w:ind w:left="990" w:hanging="990"/>
        <w:rPr>
          <w:rFonts w:cs="Calibri"/>
          <w:color w:val="4F81BD"/>
        </w:rPr>
      </w:pPr>
      <w:r w:rsidRPr="003A3D50">
        <w:rPr>
          <w:rFonts w:cs="Calibri"/>
          <w:color w:val="4F81BD"/>
        </w:rPr>
        <w:t>Table of Tables</w:t>
      </w:r>
    </w:p>
    <w:p w:rsidR="00301B46" w:rsidRDefault="00DD63DF" w14:paraId="0DF021BF" w14:textId="09973350">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color w:val="000000"/>
        </w:rPr>
        <w:fldChar w:fldCharType="begin"/>
      </w:r>
      <w:r w:rsidRPr="00AD08FB" w:rsidR="00F8305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history="1" w:anchor="_Toc135313022">
        <w:r w:rsidRPr="0098469A" w:rsidR="00301B46">
          <w:rPr>
            <w:rStyle w:val="Hyperlink"/>
            <w:noProof/>
          </w:rPr>
          <w:t>Table 1: Classifications of specifications</w:t>
        </w:r>
        <w:r w:rsidR="00301B46">
          <w:rPr>
            <w:noProof/>
            <w:webHidden/>
          </w:rPr>
          <w:tab/>
        </w:r>
        <w:r w:rsidR="00301B46">
          <w:rPr>
            <w:noProof/>
            <w:webHidden/>
          </w:rPr>
          <w:fldChar w:fldCharType="begin"/>
        </w:r>
        <w:r w:rsidR="00301B46">
          <w:rPr>
            <w:noProof/>
            <w:webHidden/>
          </w:rPr>
          <w:instrText xml:space="preserve"> PAGEREF _Toc135313022 \h </w:instrText>
        </w:r>
        <w:r w:rsidR="00301B46">
          <w:rPr>
            <w:noProof/>
            <w:webHidden/>
          </w:rPr>
        </w:r>
        <w:r w:rsidR="00301B46">
          <w:rPr>
            <w:noProof/>
            <w:webHidden/>
          </w:rPr>
          <w:fldChar w:fldCharType="separate"/>
        </w:r>
        <w:r w:rsidR="00301B46">
          <w:rPr>
            <w:noProof/>
            <w:webHidden/>
          </w:rPr>
          <w:t>14</w:t>
        </w:r>
        <w:r w:rsidR="00301B46">
          <w:rPr>
            <w:noProof/>
            <w:webHidden/>
          </w:rPr>
          <w:fldChar w:fldCharType="end"/>
        </w:r>
      </w:hyperlink>
    </w:p>
    <w:p w:rsidR="00301B46" w:rsidRDefault="00000000" w14:paraId="504B56AE" w14:textId="3FED55E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3">
        <w:r w:rsidRPr="0098469A" w:rsidR="00301B46">
          <w:rPr>
            <w:rStyle w:val="Hyperlink"/>
            <w:noProof/>
          </w:rPr>
          <w:t>Table 2: Review Ballot process</w:t>
        </w:r>
        <w:r w:rsidR="00301B46">
          <w:rPr>
            <w:noProof/>
            <w:webHidden/>
          </w:rPr>
          <w:tab/>
        </w:r>
        <w:r w:rsidR="00301B46">
          <w:rPr>
            <w:noProof/>
            <w:webHidden/>
          </w:rPr>
          <w:fldChar w:fldCharType="begin"/>
        </w:r>
        <w:r w:rsidR="00301B46">
          <w:rPr>
            <w:noProof/>
            <w:webHidden/>
          </w:rPr>
          <w:instrText xml:space="preserve"> PAGEREF _Toc135313023 \h </w:instrText>
        </w:r>
        <w:r w:rsidR="00301B46">
          <w:rPr>
            <w:noProof/>
            <w:webHidden/>
          </w:rPr>
        </w:r>
        <w:r w:rsidR="00301B46">
          <w:rPr>
            <w:noProof/>
            <w:webHidden/>
          </w:rPr>
          <w:fldChar w:fldCharType="separate"/>
        </w:r>
        <w:r w:rsidR="00301B46">
          <w:rPr>
            <w:noProof/>
            <w:webHidden/>
          </w:rPr>
          <w:t>16</w:t>
        </w:r>
        <w:r w:rsidR="00301B46">
          <w:rPr>
            <w:noProof/>
            <w:webHidden/>
          </w:rPr>
          <w:fldChar w:fldCharType="end"/>
        </w:r>
      </w:hyperlink>
    </w:p>
    <w:p w:rsidR="00301B46" w:rsidRDefault="00000000" w14:paraId="7549372F" w14:textId="0AEE0C7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4">
        <w:r w:rsidRPr="0098469A" w:rsidR="00301B46">
          <w:rPr>
            <w:rStyle w:val="Hyperlink"/>
            <w:noProof/>
          </w:rPr>
          <w:t>Table 3: Aspects of Interoperability</w:t>
        </w:r>
        <w:r w:rsidR="00301B46">
          <w:rPr>
            <w:noProof/>
            <w:webHidden/>
          </w:rPr>
          <w:tab/>
        </w:r>
        <w:r w:rsidR="00301B46">
          <w:rPr>
            <w:noProof/>
            <w:webHidden/>
          </w:rPr>
          <w:fldChar w:fldCharType="begin"/>
        </w:r>
        <w:r w:rsidR="00301B46">
          <w:rPr>
            <w:noProof/>
            <w:webHidden/>
          </w:rPr>
          <w:instrText xml:space="preserve"> PAGEREF _Toc135313024 \h </w:instrText>
        </w:r>
        <w:r w:rsidR="00301B46">
          <w:rPr>
            <w:noProof/>
            <w:webHidden/>
          </w:rPr>
        </w:r>
        <w:r w:rsidR="00301B46">
          <w:rPr>
            <w:noProof/>
            <w:webHidden/>
          </w:rPr>
          <w:fldChar w:fldCharType="separate"/>
        </w:r>
        <w:r w:rsidR="00301B46">
          <w:rPr>
            <w:noProof/>
            <w:webHidden/>
          </w:rPr>
          <w:t>17</w:t>
        </w:r>
        <w:r w:rsidR="00301B46">
          <w:rPr>
            <w:noProof/>
            <w:webHidden/>
          </w:rPr>
          <w:fldChar w:fldCharType="end"/>
        </w:r>
      </w:hyperlink>
    </w:p>
    <w:p w:rsidR="00301B46" w:rsidRDefault="00000000" w14:paraId="14D70E72" w14:textId="643FED7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5">
        <w:r w:rsidRPr="0098469A" w:rsidR="00301B46">
          <w:rPr>
            <w:rStyle w:val="Hyperlink"/>
            <w:rFonts w:cs="Calibri"/>
            <w:noProof/>
          </w:rPr>
          <w:t>Table 4: CDA R2 Extensions Used by C-CDA</w:t>
        </w:r>
        <w:r w:rsidR="00301B46">
          <w:rPr>
            <w:noProof/>
            <w:webHidden/>
          </w:rPr>
          <w:tab/>
        </w:r>
        <w:r w:rsidR="00301B46">
          <w:rPr>
            <w:noProof/>
            <w:webHidden/>
          </w:rPr>
          <w:fldChar w:fldCharType="begin"/>
        </w:r>
        <w:r w:rsidR="00301B46">
          <w:rPr>
            <w:noProof/>
            <w:webHidden/>
          </w:rPr>
          <w:instrText xml:space="preserve"> PAGEREF _Toc135313025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rsidR="00301B46" w:rsidRDefault="00000000" w14:paraId="1951F55F" w14:textId="47E583A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6">
        <w:r w:rsidRPr="0098469A" w:rsidR="00301B46">
          <w:rPr>
            <w:rStyle w:val="Hyperlink"/>
            <w:noProof/>
          </w:rPr>
          <w:t>Table 5: Conformance Verbs, Cardinality and Use of nullFlavor</w:t>
        </w:r>
        <w:r w:rsidR="00301B46">
          <w:rPr>
            <w:noProof/>
            <w:webHidden/>
          </w:rPr>
          <w:tab/>
        </w:r>
        <w:r w:rsidR="00301B46">
          <w:rPr>
            <w:noProof/>
            <w:webHidden/>
          </w:rPr>
          <w:fldChar w:fldCharType="begin"/>
        </w:r>
        <w:r w:rsidR="00301B46">
          <w:rPr>
            <w:noProof/>
            <w:webHidden/>
          </w:rPr>
          <w:instrText xml:space="preserve"> PAGEREF _Toc135313026 \h </w:instrText>
        </w:r>
        <w:r w:rsidR="00301B46">
          <w:rPr>
            <w:noProof/>
            <w:webHidden/>
          </w:rPr>
        </w:r>
        <w:r w:rsidR="00301B46">
          <w:rPr>
            <w:noProof/>
            <w:webHidden/>
          </w:rPr>
          <w:fldChar w:fldCharType="separate"/>
        </w:r>
        <w:r w:rsidR="00301B46">
          <w:rPr>
            <w:noProof/>
            <w:webHidden/>
          </w:rPr>
          <w:t>29</w:t>
        </w:r>
        <w:r w:rsidR="00301B46">
          <w:rPr>
            <w:noProof/>
            <w:webHidden/>
          </w:rPr>
          <w:fldChar w:fldCharType="end"/>
        </w:r>
      </w:hyperlink>
    </w:p>
    <w:p w:rsidR="00301B46" w:rsidRDefault="00000000" w14:paraId="783EFBB3" w14:textId="0FF5877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7">
        <w:r w:rsidRPr="0098469A" w:rsidR="00301B46">
          <w:rPr>
            <w:rStyle w:val="Hyperlink"/>
            <w:noProof/>
          </w:rPr>
          <w:t>Table 6: Document templates defined in C-CDA R2.1, sorted by category.</w:t>
        </w:r>
        <w:r w:rsidR="00301B46">
          <w:rPr>
            <w:noProof/>
            <w:webHidden/>
          </w:rPr>
          <w:tab/>
        </w:r>
        <w:r w:rsidR="00301B46">
          <w:rPr>
            <w:noProof/>
            <w:webHidden/>
          </w:rPr>
          <w:fldChar w:fldCharType="begin"/>
        </w:r>
        <w:r w:rsidR="00301B46">
          <w:rPr>
            <w:noProof/>
            <w:webHidden/>
          </w:rPr>
          <w:instrText xml:space="preserve"> PAGEREF _Toc135313027 \h </w:instrText>
        </w:r>
        <w:r w:rsidR="00301B46">
          <w:rPr>
            <w:noProof/>
            <w:webHidden/>
          </w:rPr>
        </w:r>
        <w:r w:rsidR="00301B46">
          <w:rPr>
            <w:noProof/>
            <w:webHidden/>
          </w:rPr>
          <w:fldChar w:fldCharType="separate"/>
        </w:r>
        <w:r w:rsidR="00301B46">
          <w:rPr>
            <w:noProof/>
            <w:webHidden/>
          </w:rPr>
          <w:t>34</w:t>
        </w:r>
        <w:r w:rsidR="00301B46">
          <w:rPr>
            <w:noProof/>
            <w:webHidden/>
          </w:rPr>
          <w:fldChar w:fldCharType="end"/>
        </w:r>
      </w:hyperlink>
    </w:p>
    <w:p w:rsidR="00301B46" w:rsidRDefault="00000000" w14:paraId="234AF917" w14:textId="255DA41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8">
        <w:r w:rsidRPr="0098469A" w:rsidR="00301B46">
          <w:rPr>
            <w:rStyle w:val="Hyperlink"/>
            <w:noProof/>
          </w:rPr>
          <w:t>Table 7: from Concise Consolidated CDA: Deploying Encounter Summary Documents with Clinical Notes. Document Information Available during the IHE Query and in the stored C-CDA</w:t>
        </w:r>
        <w:r w:rsidR="00301B46">
          <w:rPr>
            <w:noProof/>
            <w:webHidden/>
          </w:rPr>
          <w:tab/>
        </w:r>
        <w:r w:rsidR="00301B46">
          <w:rPr>
            <w:noProof/>
            <w:webHidden/>
          </w:rPr>
          <w:fldChar w:fldCharType="begin"/>
        </w:r>
        <w:r w:rsidR="00301B46">
          <w:rPr>
            <w:noProof/>
            <w:webHidden/>
          </w:rPr>
          <w:instrText xml:space="preserve"> PAGEREF _Toc135313028 \h </w:instrText>
        </w:r>
        <w:r w:rsidR="00301B46">
          <w:rPr>
            <w:noProof/>
            <w:webHidden/>
          </w:rPr>
        </w:r>
        <w:r w:rsidR="00301B46">
          <w:rPr>
            <w:noProof/>
            <w:webHidden/>
          </w:rPr>
          <w:fldChar w:fldCharType="separate"/>
        </w:r>
        <w:r w:rsidR="00301B46">
          <w:rPr>
            <w:noProof/>
            <w:webHidden/>
          </w:rPr>
          <w:t>40</w:t>
        </w:r>
        <w:r w:rsidR="00301B46">
          <w:rPr>
            <w:noProof/>
            <w:webHidden/>
          </w:rPr>
          <w:fldChar w:fldCharType="end"/>
        </w:r>
      </w:hyperlink>
    </w:p>
    <w:p w:rsidR="00301B46" w:rsidRDefault="00000000" w14:paraId="0E42B2F6" w14:textId="26A0820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9">
        <w:r w:rsidRPr="0098469A" w:rsidR="00301B46">
          <w:rPr>
            <w:rStyle w:val="Hyperlink"/>
            <w:noProof/>
          </w:rPr>
          <w:t>Table 8: LOINC Coding for Document Level clinical note types</w:t>
        </w:r>
        <w:r w:rsidR="00301B46">
          <w:rPr>
            <w:noProof/>
            <w:webHidden/>
          </w:rPr>
          <w:tab/>
        </w:r>
        <w:r w:rsidR="00301B46">
          <w:rPr>
            <w:noProof/>
            <w:webHidden/>
          </w:rPr>
          <w:fldChar w:fldCharType="begin"/>
        </w:r>
        <w:r w:rsidR="00301B46">
          <w:rPr>
            <w:noProof/>
            <w:webHidden/>
          </w:rPr>
          <w:instrText xml:space="preserve"> PAGEREF _Toc135313029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rsidR="00301B46" w:rsidRDefault="00000000" w14:paraId="2FD84569" w14:textId="2CDD028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0">
        <w:r w:rsidRPr="0098469A" w:rsidR="00301B46">
          <w:rPr>
            <w:rStyle w:val="Hyperlink"/>
            <w:noProof/>
          </w:rPr>
          <w:t>Table 9: LOINC Codes for section- and entry- level clinical notes</w:t>
        </w:r>
        <w:r w:rsidR="00301B46">
          <w:rPr>
            <w:noProof/>
            <w:webHidden/>
          </w:rPr>
          <w:tab/>
        </w:r>
        <w:r w:rsidR="00301B46">
          <w:rPr>
            <w:noProof/>
            <w:webHidden/>
          </w:rPr>
          <w:fldChar w:fldCharType="begin"/>
        </w:r>
        <w:r w:rsidR="00301B46">
          <w:rPr>
            <w:noProof/>
            <w:webHidden/>
          </w:rPr>
          <w:instrText xml:space="preserve"> PAGEREF _Toc135313030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rsidR="00301B46" w:rsidRDefault="00000000" w14:paraId="16EB8FE9" w14:textId="4CA77A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1">
        <w:r w:rsidRPr="0098469A" w:rsidR="00301B46">
          <w:rPr>
            <w:rStyle w:val="Hyperlink"/>
            <w:noProof/>
          </w:rPr>
          <w:t>Table 10: Patient Data Elements</w:t>
        </w:r>
        <w:r w:rsidR="00301B46">
          <w:rPr>
            <w:noProof/>
            <w:webHidden/>
          </w:rPr>
          <w:tab/>
        </w:r>
        <w:r w:rsidR="00301B46">
          <w:rPr>
            <w:noProof/>
            <w:webHidden/>
          </w:rPr>
          <w:fldChar w:fldCharType="begin"/>
        </w:r>
        <w:r w:rsidR="00301B46">
          <w:rPr>
            <w:noProof/>
            <w:webHidden/>
          </w:rPr>
          <w:instrText xml:space="preserve"> PAGEREF _Toc135313031 \h </w:instrText>
        </w:r>
        <w:r w:rsidR="00301B46">
          <w:rPr>
            <w:noProof/>
            <w:webHidden/>
          </w:rPr>
        </w:r>
        <w:r w:rsidR="00301B46">
          <w:rPr>
            <w:noProof/>
            <w:webHidden/>
          </w:rPr>
          <w:fldChar w:fldCharType="separate"/>
        </w:r>
        <w:r w:rsidR="00301B46">
          <w:rPr>
            <w:noProof/>
            <w:webHidden/>
          </w:rPr>
          <w:t>48</w:t>
        </w:r>
        <w:r w:rsidR="00301B46">
          <w:rPr>
            <w:noProof/>
            <w:webHidden/>
          </w:rPr>
          <w:fldChar w:fldCharType="end"/>
        </w:r>
      </w:hyperlink>
    </w:p>
    <w:p w:rsidR="00301B46" w:rsidRDefault="00000000" w14:paraId="65FC8B0D" w14:textId="5471416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2">
        <w:r w:rsidRPr="0098469A" w:rsidR="00301B46">
          <w:rPr>
            <w:rStyle w:val="Hyperlink"/>
            <w:noProof/>
          </w:rPr>
          <w:t>Table 11: Patient Identifiers</w:t>
        </w:r>
        <w:r w:rsidR="00301B46">
          <w:rPr>
            <w:noProof/>
            <w:webHidden/>
          </w:rPr>
          <w:tab/>
        </w:r>
        <w:r w:rsidR="00301B46">
          <w:rPr>
            <w:noProof/>
            <w:webHidden/>
          </w:rPr>
          <w:fldChar w:fldCharType="begin"/>
        </w:r>
        <w:r w:rsidR="00301B46">
          <w:rPr>
            <w:noProof/>
            <w:webHidden/>
          </w:rPr>
          <w:instrText xml:space="preserve"> PAGEREF _Toc135313032 \h </w:instrText>
        </w:r>
        <w:r w:rsidR="00301B46">
          <w:rPr>
            <w:noProof/>
            <w:webHidden/>
          </w:rPr>
        </w:r>
        <w:r w:rsidR="00301B46">
          <w:rPr>
            <w:noProof/>
            <w:webHidden/>
          </w:rPr>
          <w:fldChar w:fldCharType="separate"/>
        </w:r>
        <w:r w:rsidR="00301B46">
          <w:rPr>
            <w:noProof/>
            <w:webHidden/>
          </w:rPr>
          <w:t>56</w:t>
        </w:r>
        <w:r w:rsidR="00301B46">
          <w:rPr>
            <w:noProof/>
            <w:webHidden/>
          </w:rPr>
          <w:fldChar w:fldCharType="end"/>
        </w:r>
      </w:hyperlink>
    </w:p>
    <w:p w:rsidR="00301B46" w:rsidRDefault="00000000" w14:paraId="246F4E69" w14:textId="697D63F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3">
        <w:r w:rsidRPr="0098469A" w:rsidR="00301B46">
          <w:rPr>
            <w:rStyle w:val="Hyperlink"/>
            <w:noProof/>
          </w:rPr>
          <w:t>Table 12: Header Elements for Care Team Members</w:t>
        </w:r>
        <w:r w:rsidR="00301B46">
          <w:rPr>
            <w:noProof/>
            <w:webHidden/>
          </w:rPr>
          <w:tab/>
        </w:r>
        <w:r w:rsidR="00301B46">
          <w:rPr>
            <w:noProof/>
            <w:webHidden/>
          </w:rPr>
          <w:fldChar w:fldCharType="begin"/>
        </w:r>
        <w:r w:rsidR="00301B46">
          <w:rPr>
            <w:noProof/>
            <w:webHidden/>
          </w:rPr>
          <w:instrText xml:space="preserve"> PAGEREF _Toc135313033 \h </w:instrText>
        </w:r>
        <w:r w:rsidR="00301B46">
          <w:rPr>
            <w:noProof/>
            <w:webHidden/>
          </w:rPr>
        </w:r>
        <w:r w:rsidR="00301B46">
          <w:rPr>
            <w:noProof/>
            <w:webHidden/>
          </w:rPr>
          <w:fldChar w:fldCharType="separate"/>
        </w:r>
        <w:r w:rsidR="00301B46">
          <w:rPr>
            <w:noProof/>
            <w:webHidden/>
          </w:rPr>
          <w:t>62</w:t>
        </w:r>
        <w:r w:rsidR="00301B46">
          <w:rPr>
            <w:noProof/>
            <w:webHidden/>
          </w:rPr>
          <w:fldChar w:fldCharType="end"/>
        </w:r>
      </w:hyperlink>
    </w:p>
    <w:p w:rsidR="00301B46" w:rsidRDefault="00000000" w14:paraId="5D1FE012" w14:textId="387FCD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4">
        <w:r w:rsidRPr="0098469A" w:rsidR="00301B46">
          <w:rPr>
            <w:rStyle w:val="Hyperlink"/>
            <w:noProof/>
          </w:rPr>
          <w:t>Table 13: C-CDA R2.1 Document-Level Templates for Representing Clinical Notes as Structured Documents</w:t>
        </w:r>
        <w:r w:rsidR="00301B46">
          <w:rPr>
            <w:noProof/>
            <w:webHidden/>
          </w:rPr>
          <w:tab/>
        </w:r>
        <w:r w:rsidR="00301B46">
          <w:rPr>
            <w:noProof/>
            <w:webHidden/>
          </w:rPr>
          <w:fldChar w:fldCharType="begin"/>
        </w:r>
        <w:r w:rsidR="00301B46">
          <w:rPr>
            <w:noProof/>
            <w:webHidden/>
          </w:rPr>
          <w:instrText xml:space="preserve"> PAGEREF _Toc135313034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rsidR="00301B46" w:rsidRDefault="00000000" w14:paraId="2AE3E8C8" w14:textId="219B157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5">
        <w:r w:rsidRPr="0098469A" w:rsidR="00301B46">
          <w:rPr>
            <w:rStyle w:val="Hyperlink"/>
            <w:noProof/>
          </w:rPr>
          <w:t>Table 14: Document Templates of Unstructured Clinical Notes</w:t>
        </w:r>
        <w:r w:rsidR="00301B46">
          <w:rPr>
            <w:noProof/>
            <w:webHidden/>
          </w:rPr>
          <w:tab/>
        </w:r>
        <w:r w:rsidR="00301B46">
          <w:rPr>
            <w:noProof/>
            <w:webHidden/>
          </w:rPr>
          <w:fldChar w:fldCharType="begin"/>
        </w:r>
        <w:r w:rsidR="00301B46">
          <w:rPr>
            <w:noProof/>
            <w:webHidden/>
          </w:rPr>
          <w:instrText xml:space="preserve"> PAGEREF _Toc135313035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rsidR="00301B46" w:rsidRDefault="00000000" w14:paraId="04661D1F" w14:textId="69E03ED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6">
        <w:r w:rsidRPr="0098469A" w:rsidR="00301B46">
          <w:rPr>
            <w:rStyle w:val="Hyperlink"/>
            <w:noProof/>
          </w:rPr>
          <w:t>Table 15: Care Plan (Nutrition)</w:t>
        </w:r>
        <w:r w:rsidR="00301B46">
          <w:rPr>
            <w:noProof/>
            <w:webHidden/>
          </w:rPr>
          <w:tab/>
        </w:r>
        <w:r w:rsidR="00301B46">
          <w:rPr>
            <w:noProof/>
            <w:webHidden/>
          </w:rPr>
          <w:fldChar w:fldCharType="begin"/>
        </w:r>
        <w:r w:rsidR="00301B46">
          <w:rPr>
            <w:noProof/>
            <w:webHidden/>
          </w:rPr>
          <w:instrText xml:space="preserve"> PAGEREF _Toc135313036 \h </w:instrText>
        </w:r>
        <w:r w:rsidR="00301B46">
          <w:rPr>
            <w:noProof/>
            <w:webHidden/>
          </w:rPr>
        </w:r>
        <w:r w:rsidR="00301B46">
          <w:rPr>
            <w:noProof/>
            <w:webHidden/>
          </w:rPr>
          <w:fldChar w:fldCharType="separate"/>
        </w:r>
        <w:r w:rsidR="00301B46">
          <w:rPr>
            <w:noProof/>
            <w:webHidden/>
          </w:rPr>
          <w:t>68</w:t>
        </w:r>
        <w:r w:rsidR="00301B46">
          <w:rPr>
            <w:noProof/>
            <w:webHidden/>
          </w:rPr>
          <w:fldChar w:fldCharType="end"/>
        </w:r>
      </w:hyperlink>
    </w:p>
    <w:p w:rsidR="00301B46" w:rsidRDefault="00000000" w14:paraId="5C77E748" w14:textId="3A635A3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7">
        <w:r w:rsidRPr="0098469A" w:rsidR="00301B46">
          <w:rPr>
            <w:rStyle w:val="Hyperlink"/>
            <w:noProof/>
          </w:rPr>
          <w:t>Table 16: Care Plan: Document Template.</w:t>
        </w:r>
        <w:r w:rsidR="00301B46">
          <w:rPr>
            <w:noProof/>
            <w:webHidden/>
          </w:rPr>
          <w:tab/>
        </w:r>
        <w:r w:rsidR="00301B46">
          <w:rPr>
            <w:noProof/>
            <w:webHidden/>
          </w:rPr>
          <w:fldChar w:fldCharType="begin"/>
        </w:r>
        <w:r w:rsidR="00301B46">
          <w:rPr>
            <w:noProof/>
            <w:webHidden/>
          </w:rPr>
          <w:instrText xml:space="preserve"> PAGEREF _Toc135313037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rsidR="00301B46" w:rsidRDefault="00000000" w14:paraId="7EF097C2" w14:textId="4D20B79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8">
        <w:r w:rsidRPr="0098469A" w:rsidR="00301B46">
          <w:rPr>
            <w:rStyle w:val="Hyperlink"/>
            <w:noProof/>
          </w:rPr>
          <w:t xml:space="preserve">Table 17: Consultation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_Toc135313038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rsidR="00301B46" w:rsidRDefault="00000000" w14:paraId="6EFAEF2D" w14:textId="61DC24C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9">
        <w:r w:rsidRPr="0098469A" w:rsidR="00301B46">
          <w:rPr>
            <w:rStyle w:val="Hyperlink"/>
            <w:noProof/>
          </w:rPr>
          <w:t xml:space="preserve">Table 18: Continuity of Care Document: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_Toc135313039 \h </w:instrText>
        </w:r>
        <w:r w:rsidR="00301B46">
          <w:rPr>
            <w:noProof/>
            <w:webHidden/>
          </w:rPr>
        </w:r>
        <w:r w:rsidR="00301B46">
          <w:rPr>
            <w:noProof/>
            <w:webHidden/>
          </w:rPr>
          <w:fldChar w:fldCharType="separate"/>
        </w:r>
        <w:r w:rsidR="00301B46">
          <w:rPr>
            <w:noProof/>
            <w:webHidden/>
          </w:rPr>
          <w:t>70</w:t>
        </w:r>
        <w:r w:rsidR="00301B46">
          <w:rPr>
            <w:noProof/>
            <w:webHidden/>
          </w:rPr>
          <w:fldChar w:fldCharType="end"/>
        </w:r>
      </w:hyperlink>
    </w:p>
    <w:p w:rsidR="00301B46" w:rsidRDefault="00000000" w14:paraId="2BB67B5F" w14:textId="46F9749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0">
        <w:r w:rsidRPr="0098469A" w:rsidR="00301B46">
          <w:rPr>
            <w:rStyle w:val="Hyperlink"/>
            <w:noProof/>
          </w:rPr>
          <w:t xml:space="preserve">Table 19: Diagnostic Imaging Report: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_Toc135313040 \h </w:instrText>
        </w:r>
        <w:r w:rsidR="00301B46">
          <w:rPr>
            <w:noProof/>
            <w:webHidden/>
          </w:rPr>
        </w:r>
        <w:r w:rsidR="00301B46">
          <w:rPr>
            <w:noProof/>
            <w:webHidden/>
          </w:rPr>
          <w:fldChar w:fldCharType="separate"/>
        </w:r>
        <w:r w:rsidR="00301B46">
          <w:rPr>
            <w:noProof/>
            <w:webHidden/>
          </w:rPr>
          <w:t>71</w:t>
        </w:r>
        <w:r w:rsidR="00301B46">
          <w:rPr>
            <w:noProof/>
            <w:webHidden/>
          </w:rPr>
          <w:fldChar w:fldCharType="end"/>
        </w:r>
      </w:hyperlink>
    </w:p>
    <w:p w:rsidR="00301B46" w:rsidRDefault="00000000" w14:paraId="12A7C641" w14:textId="42522A9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1">
        <w:r w:rsidRPr="0098469A" w:rsidR="00301B46">
          <w:rPr>
            <w:rStyle w:val="Hyperlink"/>
            <w:noProof/>
          </w:rPr>
          <w:t xml:space="preserve">Table 20: Discharge Summary: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_Toc135313041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rsidR="00301B46" w:rsidRDefault="00000000" w14:paraId="496D5DD1" w14:textId="46D33AC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2">
        <w:r w:rsidRPr="0098469A" w:rsidR="00301B46">
          <w:rPr>
            <w:rStyle w:val="Hyperlink"/>
            <w:noProof/>
          </w:rPr>
          <w:t>Table 21: History and Physical: Document Template.</w:t>
        </w:r>
        <w:r w:rsidR="00301B46">
          <w:rPr>
            <w:noProof/>
            <w:webHidden/>
          </w:rPr>
          <w:tab/>
        </w:r>
        <w:r w:rsidR="00301B46">
          <w:rPr>
            <w:noProof/>
            <w:webHidden/>
          </w:rPr>
          <w:fldChar w:fldCharType="begin"/>
        </w:r>
        <w:r w:rsidR="00301B46">
          <w:rPr>
            <w:noProof/>
            <w:webHidden/>
          </w:rPr>
          <w:instrText xml:space="preserve"> PAGEREF _Toc135313042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rsidR="00301B46" w:rsidRDefault="00000000" w14:paraId="03B4E93B" w14:textId="3C55566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3">
        <w:r w:rsidRPr="0098469A" w:rsidR="00301B46">
          <w:rPr>
            <w:rStyle w:val="Hyperlink"/>
            <w:noProof/>
          </w:rPr>
          <w:t xml:space="preserve">Table 22: Operative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_Toc135313043 \h </w:instrText>
        </w:r>
        <w:r w:rsidR="00301B46">
          <w:rPr>
            <w:noProof/>
            <w:webHidden/>
          </w:rPr>
        </w:r>
        <w:r w:rsidR="00301B46">
          <w:rPr>
            <w:noProof/>
            <w:webHidden/>
          </w:rPr>
          <w:fldChar w:fldCharType="separate"/>
        </w:r>
        <w:r w:rsidR="00301B46">
          <w:rPr>
            <w:noProof/>
            <w:webHidden/>
          </w:rPr>
          <w:t>73</w:t>
        </w:r>
        <w:r w:rsidR="00301B46">
          <w:rPr>
            <w:noProof/>
            <w:webHidden/>
          </w:rPr>
          <w:fldChar w:fldCharType="end"/>
        </w:r>
      </w:hyperlink>
    </w:p>
    <w:p w:rsidR="00301B46" w:rsidRDefault="00000000" w14:paraId="4E6428CA" w14:textId="4B3DF6E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4">
        <w:r w:rsidRPr="0098469A" w:rsidR="00301B46">
          <w:rPr>
            <w:rStyle w:val="Hyperlink"/>
            <w:noProof/>
          </w:rPr>
          <w:t xml:space="preserve">Table 23: Procedure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_Toc135313044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rsidR="00301B46" w:rsidRDefault="00000000" w14:paraId="737DBB99" w14:textId="59C629D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5">
        <w:r w:rsidRPr="0098469A" w:rsidR="00301B46">
          <w:rPr>
            <w:rStyle w:val="Hyperlink"/>
            <w:noProof/>
          </w:rPr>
          <w:t xml:space="preserve">Table 24: Progress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_Toc135313045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rsidR="00301B46" w:rsidRDefault="00000000" w14:paraId="3992E434" w14:textId="316803A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6">
        <w:r w:rsidRPr="0098469A" w:rsidR="00301B46">
          <w:rPr>
            <w:rStyle w:val="Hyperlink"/>
            <w:noProof/>
          </w:rPr>
          <w:t xml:space="preserve">Table 25: Referral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_Toc135313046 \h </w:instrText>
        </w:r>
        <w:r w:rsidR="00301B46">
          <w:rPr>
            <w:noProof/>
            <w:webHidden/>
          </w:rPr>
        </w:r>
        <w:r w:rsidR="00301B46">
          <w:rPr>
            <w:noProof/>
            <w:webHidden/>
          </w:rPr>
          <w:fldChar w:fldCharType="separate"/>
        </w:r>
        <w:r w:rsidR="00301B46">
          <w:rPr>
            <w:noProof/>
            <w:webHidden/>
          </w:rPr>
          <w:t>75</w:t>
        </w:r>
        <w:r w:rsidR="00301B46">
          <w:rPr>
            <w:noProof/>
            <w:webHidden/>
          </w:rPr>
          <w:fldChar w:fldCharType="end"/>
        </w:r>
      </w:hyperlink>
    </w:p>
    <w:p w:rsidR="00301B46" w:rsidRDefault="00000000" w14:paraId="5349700A" w14:textId="7E92E32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7">
        <w:r w:rsidRPr="0098469A" w:rsidR="00301B46">
          <w:rPr>
            <w:rStyle w:val="Hyperlink"/>
            <w:noProof/>
          </w:rPr>
          <w:t xml:space="preserve">Table 26: Transfer Summary: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_Toc135313047 \h </w:instrText>
        </w:r>
        <w:r w:rsidR="00301B46">
          <w:rPr>
            <w:noProof/>
            <w:webHidden/>
          </w:rPr>
        </w:r>
        <w:r w:rsidR="00301B46">
          <w:rPr>
            <w:noProof/>
            <w:webHidden/>
          </w:rPr>
          <w:fldChar w:fldCharType="separate"/>
        </w:r>
        <w:r w:rsidR="00301B46">
          <w:rPr>
            <w:noProof/>
            <w:webHidden/>
          </w:rPr>
          <w:t>76</w:t>
        </w:r>
        <w:r w:rsidR="00301B46">
          <w:rPr>
            <w:noProof/>
            <w:webHidden/>
          </w:rPr>
          <w:fldChar w:fldCharType="end"/>
        </w:r>
      </w:hyperlink>
    </w:p>
    <w:p w:rsidR="00301B46" w:rsidRDefault="00000000" w14:paraId="435BFE9B" w14:textId="0F38073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8">
        <w:r w:rsidRPr="0098469A" w:rsidR="00301B46">
          <w:rPr>
            <w:rStyle w:val="Hyperlink"/>
            <w:noProof/>
          </w:rPr>
          <w:t>Table 27: Tags for formatting Narrative Text</w:t>
        </w:r>
        <w:r w:rsidR="00301B46">
          <w:rPr>
            <w:noProof/>
            <w:webHidden/>
          </w:rPr>
          <w:tab/>
        </w:r>
        <w:r w:rsidR="00301B46">
          <w:rPr>
            <w:noProof/>
            <w:webHidden/>
          </w:rPr>
          <w:fldChar w:fldCharType="begin"/>
        </w:r>
        <w:r w:rsidR="00301B46">
          <w:rPr>
            <w:noProof/>
            <w:webHidden/>
          </w:rPr>
          <w:instrText xml:space="preserve"> PAGEREF _Toc135313048 \h </w:instrText>
        </w:r>
        <w:r w:rsidR="00301B46">
          <w:rPr>
            <w:noProof/>
            <w:webHidden/>
          </w:rPr>
        </w:r>
        <w:r w:rsidR="00301B46">
          <w:rPr>
            <w:noProof/>
            <w:webHidden/>
          </w:rPr>
          <w:fldChar w:fldCharType="separate"/>
        </w:r>
        <w:r w:rsidR="00301B46">
          <w:rPr>
            <w:noProof/>
            <w:webHidden/>
          </w:rPr>
          <w:t>85</w:t>
        </w:r>
        <w:r w:rsidR="00301B46">
          <w:rPr>
            <w:noProof/>
            <w:webHidden/>
          </w:rPr>
          <w:fldChar w:fldCharType="end"/>
        </w:r>
      </w:hyperlink>
    </w:p>
    <w:p w:rsidR="00301B46" w:rsidRDefault="00000000" w14:paraId="3B436B62" w14:textId="07927E0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9">
        <w:r w:rsidRPr="0098469A" w:rsidR="00301B46">
          <w:rPr>
            <w:rStyle w:val="Hyperlink"/>
            <w:noProof/>
          </w:rPr>
          <w:t>Table 28: Subjective Information</w:t>
        </w:r>
        <w:r w:rsidR="00301B46">
          <w:rPr>
            <w:noProof/>
            <w:webHidden/>
          </w:rPr>
          <w:tab/>
        </w:r>
        <w:r w:rsidR="00301B46">
          <w:rPr>
            <w:noProof/>
            <w:webHidden/>
          </w:rPr>
          <w:fldChar w:fldCharType="begin"/>
        </w:r>
        <w:r w:rsidR="00301B46">
          <w:rPr>
            <w:noProof/>
            <w:webHidden/>
          </w:rPr>
          <w:instrText xml:space="preserve"> PAGEREF _Toc135313049 \h </w:instrText>
        </w:r>
        <w:r w:rsidR="00301B46">
          <w:rPr>
            <w:noProof/>
            <w:webHidden/>
          </w:rPr>
        </w:r>
        <w:r w:rsidR="00301B46">
          <w:rPr>
            <w:noProof/>
            <w:webHidden/>
          </w:rPr>
          <w:fldChar w:fldCharType="separate"/>
        </w:r>
        <w:r w:rsidR="00301B46">
          <w:rPr>
            <w:noProof/>
            <w:webHidden/>
          </w:rPr>
          <w:t>90</w:t>
        </w:r>
        <w:r w:rsidR="00301B46">
          <w:rPr>
            <w:noProof/>
            <w:webHidden/>
          </w:rPr>
          <w:fldChar w:fldCharType="end"/>
        </w:r>
      </w:hyperlink>
    </w:p>
    <w:p w:rsidR="00301B46" w:rsidRDefault="00000000" w14:paraId="247B57BC" w14:textId="32DACC3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0">
        <w:r w:rsidRPr="0098469A" w:rsidR="00301B46">
          <w:rPr>
            <w:rStyle w:val="Hyperlink"/>
            <w:noProof/>
          </w:rPr>
          <w:t>Table 29: Objective Information</w:t>
        </w:r>
        <w:r w:rsidR="00301B46">
          <w:rPr>
            <w:noProof/>
            <w:webHidden/>
          </w:rPr>
          <w:tab/>
        </w:r>
        <w:r w:rsidR="00301B46">
          <w:rPr>
            <w:noProof/>
            <w:webHidden/>
          </w:rPr>
          <w:fldChar w:fldCharType="begin"/>
        </w:r>
        <w:r w:rsidR="00301B46">
          <w:rPr>
            <w:noProof/>
            <w:webHidden/>
          </w:rPr>
          <w:instrText xml:space="preserve"> PAGEREF _Toc135313050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rsidR="00301B46" w:rsidRDefault="00000000" w14:paraId="2AE18590" w14:textId="7443DF9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1">
        <w:r w:rsidRPr="0098469A" w:rsidR="00301B46">
          <w:rPr>
            <w:rStyle w:val="Hyperlink"/>
            <w:noProof/>
          </w:rPr>
          <w:t>Table 30: Assessment Information</w:t>
        </w:r>
        <w:r w:rsidR="00301B46">
          <w:rPr>
            <w:noProof/>
            <w:webHidden/>
          </w:rPr>
          <w:tab/>
        </w:r>
        <w:r w:rsidR="00301B46">
          <w:rPr>
            <w:noProof/>
            <w:webHidden/>
          </w:rPr>
          <w:fldChar w:fldCharType="begin"/>
        </w:r>
        <w:r w:rsidR="00301B46">
          <w:rPr>
            <w:noProof/>
            <w:webHidden/>
          </w:rPr>
          <w:instrText xml:space="preserve"> PAGEREF _Toc135313051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rsidR="00301B46" w:rsidRDefault="00000000" w14:paraId="28CDBCFB" w14:textId="54691E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2">
        <w:r w:rsidRPr="0098469A" w:rsidR="00301B46">
          <w:rPr>
            <w:rStyle w:val="Hyperlink"/>
            <w:noProof/>
          </w:rPr>
          <w:t>Table 31: Plan/Planning Information</w:t>
        </w:r>
        <w:r w:rsidR="00301B46">
          <w:rPr>
            <w:noProof/>
            <w:webHidden/>
          </w:rPr>
          <w:tab/>
        </w:r>
        <w:r w:rsidR="00301B46">
          <w:rPr>
            <w:noProof/>
            <w:webHidden/>
          </w:rPr>
          <w:fldChar w:fldCharType="begin"/>
        </w:r>
        <w:r w:rsidR="00301B46">
          <w:rPr>
            <w:noProof/>
            <w:webHidden/>
          </w:rPr>
          <w:instrText xml:space="preserve"> PAGEREF _Toc135313052 \h </w:instrText>
        </w:r>
        <w:r w:rsidR="00301B46">
          <w:rPr>
            <w:noProof/>
            <w:webHidden/>
          </w:rPr>
        </w:r>
        <w:r w:rsidR="00301B46">
          <w:rPr>
            <w:noProof/>
            <w:webHidden/>
          </w:rPr>
          <w:fldChar w:fldCharType="separate"/>
        </w:r>
        <w:r w:rsidR="00301B46">
          <w:rPr>
            <w:noProof/>
            <w:webHidden/>
          </w:rPr>
          <w:t>95</w:t>
        </w:r>
        <w:r w:rsidR="00301B46">
          <w:rPr>
            <w:noProof/>
            <w:webHidden/>
          </w:rPr>
          <w:fldChar w:fldCharType="end"/>
        </w:r>
      </w:hyperlink>
    </w:p>
    <w:p w:rsidR="00301B46" w:rsidRDefault="00000000" w14:paraId="77D7B096" w14:textId="3B699E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3">
        <w:r w:rsidRPr="0098469A" w:rsidR="00301B46">
          <w:rPr>
            <w:rStyle w:val="Hyperlink"/>
            <w:noProof/>
          </w:rPr>
          <w:t>Table 32: Other Information</w:t>
        </w:r>
        <w:r w:rsidR="00301B46">
          <w:rPr>
            <w:noProof/>
            <w:webHidden/>
          </w:rPr>
          <w:tab/>
        </w:r>
        <w:r w:rsidR="00301B46">
          <w:rPr>
            <w:noProof/>
            <w:webHidden/>
          </w:rPr>
          <w:fldChar w:fldCharType="begin"/>
        </w:r>
        <w:r w:rsidR="00301B46">
          <w:rPr>
            <w:noProof/>
            <w:webHidden/>
          </w:rPr>
          <w:instrText xml:space="preserve"> PAGEREF _Toc135313053 \h </w:instrText>
        </w:r>
        <w:r w:rsidR="00301B46">
          <w:rPr>
            <w:noProof/>
            <w:webHidden/>
          </w:rPr>
        </w:r>
        <w:r w:rsidR="00301B46">
          <w:rPr>
            <w:noProof/>
            <w:webHidden/>
          </w:rPr>
          <w:fldChar w:fldCharType="separate"/>
        </w:r>
        <w:r w:rsidR="00301B46">
          <w:rPr>
            <w:noProof/>
            <w:webHidden/>
          </w:rPr>
          <w:t>96</w:t>
        </w:r>
        <w:r w:rsidR="00301B46">
          <w:rPr>
            <w:noProof/>
            <w:webHidden/>
          </w:rPr>
          <w:fldChar w:fldCharType="end"/>
        </w:r>
      </w:hyperlink>
    </w:p>
    <w:p w:rsidR="00301B46" w:rsidRDefault="00000000" w14:paraId="289E6EAB" w14:textId="3D25EC2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4">
        <w:r w:rsidRPr="0098469A" w:rsidR="00301B46">
          <w:rPr>
            <w:rStyle w:val="Hyperlink"/>
            <w:noProof/>
          </w:rPr>
          <w:t>Table 33: New and Additional C-CDA Sections</w:t>
        </w:r>
        <w:r w:rsidR="00301B46">
          <w:rPr>
            <w:noProof/>
            <w:webHidden/>
          </w:rPr>
          <w:tab/>
        </w:r>
        <w:r w:rsidR="00301B46">
          <w:rPr>
            <w:noProof/>
            <w:webHidden/>
          </w:rPr>
          <w:fldChar w:fldCharType="begin"/>
        </w:r>
        <w:r w:rsidR="00301B46">
          <w:rPr>
            <w:noProof/>
            <w:webHidden/>
          </w:rPr>
          <w:instrText xml:space="preserve"> PAGEREF _Toc135313054 \h </w:instrText>
        </w:r>
        <w:r w:rsidR="00301B46">
          <w:rPr>
            <w:noProof/>
            <w:webHidden/>
          </w:rPr>
        </w:r>
        <w:r w:rsidR="00301B46">
          <w:rPr>
            <w:noProof/>
            <w:webHidden/>
          </w:rPr>
          <w:fldChar w:fldCharType="separate"/>
        </w:r>
        <w:r w:rsidR="00301B46">
          <w:rPr>
            <w:noProof/>
            <w:webHidden/>
          </w:rPr>
          <w:t>97</w:t>
        </w:r>
        <w:r w:rsidR="00301B46">
          <w:rPr>
            <w:noProof/>
            <w:webHidden/>
          </w:rPr>
          <w:fldChar w:fldCharType="end"/>
        </w:r>
      </w:hyperlink>
    </w:p>
    <w:p w:rsidR="00301B46" w:rsidRDefault="00000000" w14:paraId="6108597B" w14:textId="46E2F55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5">
        <w:r w:rsidRPr="0098469A" w:rsidR="00301B46">
          <w:rPr>
            <w:rStyle w:val="Hyperlink"/>
            <w:noProof/>
          </w:rPr>
          <w:t>Table 34: Sections defined in other Implantation Guides</w:t>
        </w:r>
        <w:r w:rsidR="00301B46">
          <w:rPr>
            <w:noProof/>
            <w:webHidden/>
          </w:rPr>
          <w:tab/>
        </w:r>
        <w:r w:rsidR="00301B46">
          <w:rPr>
            <w:noProof/>
            <w:webHidden/>
          </w:rPr>
          <w:fldChar w:fldCharType="begin"/>
        </w:r>
        <w:r w:rsidR="00301B46">
          <w:rPr>
            <w:noProof/>
            <w:webHidden/>
          </w:rPr>
          <w:instrText xml:space="preserve"> PAGEREF _Toc135313055 \h </w:instrText>
        </w:r>
        <w:r w:rsidR="00301B46">
          <w:rPr>
            <w:noProof/>
            <w:webHidden/>
          </w:rPr>
        </w:r>
        <w:r w:rsidR="00301B46">
          <w:rPr>
            <w:noProof/>
            <w:webHidden/>
          </w:rPr>
          <w:fldChar w:fldCharType="separate"/>
        </w:r>
        <w:r w:rsidR="00301B46">
          <w:rPr>
            <w:noProof/>
            <w:webHidden/>
          </w:rPr>
          <w:t>99</w:t>
        </w:r>
        <w:r w:rsidR="00301B46">
          <w:rPr>
            <w:noProof/>
            <w:webHidden/>
          </w:rPr>
          <w:fldChar w:fldCharType="end"/>
        </w:r>
      </w:hyperlink>
    </w:p>
    <w:p w:rsidR="00301B46" w:rsidRDefault="00000000" w14:paraId="185DA8D7" w14:textId="3F0A1A7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6">
        <w:r w:rsidRPr="0098469A" w:rsidR="00301B46">
          <w:rPr>
            <w:rStyle w:val="Hyperlink"/>
            <w:noProof/>
          </w:rPr>
          <w:t>Table 35: Date/Time Examples</w:t>
        </w:r>
        <w:r w:rsidR="00301B46">
          <w:rPr>
            <w:noProof/>
            <w:webHidden/>
          </w:rPr>
          <w:tab/>
        </w:r>
        <w:r w:rsidR="00301B46">
          <w:rPr>
            <w:noProof/>
            <w:webHidden/>
          </w:rPr>
          <w:fldChar w:fldCharType="begin"/>
        </w:r>
        <w:r w:rsidR="00301B46">
          <w:rPr>
            <w:noProof/>
            <w:webHidden/>
          </w:rPr>
          <w:instrText xml:space="preserve"> PAGEREF _Toc135313056 \h </w:instrText>
        </w:r>
        <w:r w:rsidR="00301B46">
          <w:rPr>
            <w:noProof/>
            <w:webHidden/>
          </w:rPr>
        </w:r>
        <w:r w:rsidR="00301B46">
          <w:rPr>
            <w:noProof/>
            <w:webHidden/>
          </w:rPr>
          <w:fldChar w:fldCharType="separate"/>
        </w:r>
        <w:r w:rsidR="00301B46">
          <w:rPr>
            <w:noProof/>
            <w:webHidden/>
          </w:rPr>
          <w:t>112</w:t>
        </w:r>
        <w:r w:rsidR="00301B46">
          <w:rPr>
            <w:noProof/>
            <w:webHidden/>
          </w:rPr>
          <w:fldChar w:fldCharType="end"/>
        </w:r>
      </w:hyperlink>
    </w:p>
    <w:p w:rsidR="00301B46" w:rsidRDefault="00000000" w14:paraId="5C22FBD2" w14:textId="3B9F477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7">
        <w:r w:rsidRPr="0098469A" w:rsidR="00301B46">
          <w:rPr>
            <w:rStyle w:val="Hyperlink"/>
            <w:noProof/>
          </w:rPr>
          <w:t>Table 36: Provenance Author Participation Template</w:t>
        </w:r>
        <w:r w:rsidR="00301B46">
          <w:rPr>
            <w:noProof/>
            <w:webHidden/>
          </w:rPr>
          <w:tab/>
        </w:r>
        <w:r w:rsidR="00301B46">
          <w:rPr>
            <w:noProof/>
            <w:webHidden/>
          </w:rPr>
          <w:fldChar w:fldCharType="begin"/>
        </w:r>
        <w:r w:rsidR="00301B46">
          <w:rPr>
            <w:noProof/>
            <w:webHidden/>
          </w:rPr>
          <w:instrText xml:space="preserve"> PAGEREF _Toc135313057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rsidR="00301B46" w:rsidRDefault="00000000" w14:paraId="45239E93" w14:textId="3347D29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8">
        <w:r w:rsidRPr="0098469A" w:rsidR="00301B46">
          <w:rPr>
            <w:rStyle w:val="Hyperlink"/>
            <w:noProof/>
          </w:rPr>
          <w:t>Table 37: Section Time Range Observation Template</w:t>
        </w:r>
        <w:r w:rsidR="00301B46">
          <w:rPr>
            <w:noProof/>
            <w:webHidden/>
          </w:rPr>
          <w:tab/>
        </w:r>
        <w:r w:rsidR="00301B46">
          <w:rPr>
            <w:noProof/>
            <w:webHidden/>
          </w:rPr>
          <w:fldChar w:fldCharType="begin"/>
        </w:r>
        <w:r w:rsidR="00301B46">
          <w:rPr>
            <w:noProof/>
            <w:webHidden/>
          </w:rPr>
          <w:instrText xml:space="preserve"> PAGEREF _Toc135313058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rsidR="00301B46" w:rsidRDefault="00000000" w14:paraId="02874DD7" w14:textId="2E5A545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9">
        <w:r w:rsidRPr="0098469A" w:rsidR="00301B46">
          <w:rPr>
            <w:rStyle w:val="Hyperlink"/>
            <w:noProof/>
          </w:rPr>
          <w:t>Table 38: Care Team Organizer Template</w:t>
        </w:r>
        <w:r w:rsidR="00301B46">
          <w:rPr>
            <w:noProof/>
            <w:webHidden/>
          </w:rPr>
          <w:tab/>
        </w:r>
        <w:r w:rsidR="00301B46">
          <w:rPr>
            <w:noProof/>
            <w:webHidden/>
          </w:rPr>
          <w:fldChar w:fldCharType="begin"/>
        </w:r>
        <w:r w:rsidR="00301B46">
          <w:rPr>
            <w:noProof/>
            <w:webHidden/>
          </w:rPr>
          <w:instrText xml:space="preserve"> PAGEREF _Toc135313059 \h </w:instrText>
        </w:r>
        <w:r w:rsidR="00301B46">
          <w:rPr>
            <w:noProof/>
            <w:webHidden/>
          </w:rPr>
        </w:r>
        <w:r w:rsidR="00301B46">
          <w:rPr>
            <w:noProof/>
            <w:webHidden/>
          </w:rPr>
          <w:fldChar w:fldCharType="separate"/>
        </w:r>
        <w:r w:rsidR="00301B46">
          <w:rPr>
            <w:noProof/>
            <w:webHidden/>
          </w:rPr>
          <w:t>118</w:t>
        </w:r>
        <w:r w:rsidR="00301B46">
          <w:rPr>
            <w:noProof/>
            <w:webHidden/>
          </w:rPr>
          <w:fldChar w:fldCharType="end"/>
        </w:r>
      </w:hyperlink>
    </w:p>
    <w:p w:rsidR="00301B46" w:rsidRDefault="00000000" w14:paraId="1BC1DBD1" w14:textId="2D076DE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0">
        <w:r w:rsidRPr="0098469A" w:rsidR="00301B46">
          <w:rPr>
            <w:rStyle w:val="Hyperlink"/>
            <w:noProof/>
          </w:rPr>
          <w:t>Table 39: Encounter Activity Template</w:t>
        </w:r>
        <w:r w:rsidR="00301B46">
          <w:rPr>
            <w:noProof/>
            <w:webHidden/>
          </w:rPr>
          <w:tab/>
        </w:r>
        <w:r w:rsidR="00301B46">
          <w:rPr>
            <w:noProof/>
            <w:webHidden/>
          </w:rPr>
          <w:fldChar w:fldCharType="begin"/>
        </w:r>
        <w:r w:rsidR="00301B46">
          <w:rPr>
            <w:noProof/>
            <w:webHidden/>
          </w:rPr>
          <w:instrText xml:space="preserve"> PAGEREF _Toc135313060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rsidR="00301B46" w:rsidRDefault="00000000" w14:paraId="771AA8EE" w14:textId="5D0BE3B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1">
        <w:r w:rsidRPr="0098469A" w:rsidR="00301B46">
          <w:rPr>
            <w:rStyle w:val="Hyperlink"/>
            <w:noProof/>
          </w:rPr>
          <w:t>Table 40: Encounter Diagnosis Template</w:t>
        </w:r>
        <w:r w:rsidR="00301B46">
          <w:rPr>
            <w:noProof/>
            <w:webHidden/>
          </w:rPr>
          <w:tab/>
        </w:r>
        <w:r w:rsidR="00301B46">
          <w:rPr>
            <w:noProof/>
            <w:webHidden/>
          </w:rPr>
          <w:fldChar w:fldCharType="begin"/>
        </w:r>
        <w:r w:rsidR="00301B46">
          <w:rPr>
            <w:noProof/>
            <w:webHidden/>
          </w:rPr>
          <w:instrText xml:space="preserve"> PAGEREF _Toc135313061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rsidR="00301B46" w:rsidRDefault="00000000" w14:paraId="54CFB8A8" w14:textId="21A19D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2">
        <w:r w:rsidRPr="0098469A" w:rsidR="00301B46">
          <w:rPr>
            <w:rStyle w:val="Hyperlink"/>
            <w:noProof/>
          </w:rPr>
          <w:t>Table 41: Hospital Admission Diagnosis Template</w:t>
        </w:r>
        <w:r w:rsidR="00301B46">
          <w:rPr>
            <w:noProof/>
            <w:webHidden/>
          </w:rPr>
          <w:tab/>
        </w:r>
        <w:r w:rsidR="00301B46">
          <w:rPr>
            <w:noProof/>
            <w:webHidden/>
          </w:rPr>
          <w:fldChar w:fldCharType="begin"/>
        </w:r>
        <w:r w:rsidR="00301B46">
          <w:rPr>
            <w:noProof/>
            <w:webHidden/>
          </w:rPr>
          <w:instrText xml:space="preserve"> PAGEREF _Toc135313062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3FEBEB29" w14:textId="4C9E7B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3">
        <w:r w:rsidRPr="0098469A" w:rsidR="00301B46">
          <w:rPr>
            <w:rStyle w:val="Hyperlink"/>
            <w:noProof/>
          </w:rPr>
          <w:t>Table 42: Hospital Discharge Diagnosis Template</w:t>
        </w:r>
        <w:r w:rsidR="00301B46">
          <w:rPr>
            <w:noProof/>
            <w:webHidden/>
          </w:rPr>
          <w:tab/>
        </w:r>
        <w:r w:rsidR="00301B46">
          <w:rPr>
            <w:noProof/>
            <w:webHidden/>
          </w:rPr>
          <w:fldChar w:fldCharType="begin"/>
        </w:r>
        <w:r w:rsidR="00301B46">
          <w:rPr>
            <w:noProof/>
            <w:webHidden/>
          </w:rPr>
          <w:instrText xml:space="preserve"> PAGEREF _Toc135313063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58A94D79" w14:textId="7CBFABE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4">
        <w:r w:rsidRPr="0098469A" w:rsidR="00301B46">
          <w:rPr>
            <w:rStyle w:val="Hyperlink"/>
            <w:noProof/>
          </w:rPr>
          <w:t>Table 43: Problem Concern Template</w:t>
        </w:r>
        <w:r w:rsidR="00301B46">
          <w:rPr>
            <w:noProof/>
            <w:webHidden/>
          </w:rPr>
          <w:tab/>
        </w:r>
        <w:r w:rsidR="00301B46">
          <w:rPr>
            <w:noProof/>
            <w:webHidden/>
          </w:rPr>
          <w:fldChar w:fldCharType="begin"/>
        </w:r>
        <w:r w:rsidR="00301B46">
          <w:rPr>
            <w:noProof/>
            <w:webHidden/>
          </w:rPr>
          <w:instrText xml:space="preserve"> PAGEREF _Toc135313064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rsidR="00301B46" w:rsidRDefault="00000000" w14:paraId="720E0308" w14:textId="4F56598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5">
        <w:r w:rsidRPr="0098469A" w:rsidR="00301B46">
          <w:rPr>
            <w:rStyle w:val="Hyperlink"/>
            <w:noProof/>
          </w:rPr>
          <w:t>Table 44: Problem Observation Template</w:t>
        </w:r>
        <w:r w:rsidR="00301B46">
          <w:rPr>
            <w:noProof/>
            <w:webHidden/>
          </w:rPr>
          <w:tab/>
        </w:r>
        <w:r w:rsidR="00301B46">
          <w:rPr>
            <w:noProof/>
            <w:webHidden/>
          </w:rPr>
          <w:fldChar w:fldCharType="begin"/>
        </w:r>
        <w:r w:rsidR="00301B46">
          <w:rPr>
            <w:noProof/>
            <w:webHidden/>
          </w:rPr>
          <w:instrText xml:space="preserve"> PAGEREF _Toc135313065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rsidR="00301B46" w:rsidRDefault="00000000" w14:paraId="1E972F36" w14:textId="0C6F1AE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6">
        <w:r w:rsidRPr="0098469A" w:rsidR="00301B46">
          <w:rPr>
            <w:rStyle w:val="Hyperlink"/>
            <w:noProof/>
          </w:rPr>
          <w:t>Table 45: Health Concern Template</w:t>
        </w:r>
        <w:r w:rsidR="00301B46">
          <w:rPr>
            <w:noProof/>
            <w:webHidden/>
          </w:rPr>
          <w:tab/>
        </w:r>
        <w:r w:rsidR="00301B46">
          <w:rPr>
            <w:noProof/>
            <w:webHidden/>
          </w:rPr>
          <w:fldChar w:fldCharType="begin"/>
        </w:r>
        <w:r w:rsidR="00301B46">
          <w:rPr>
            <w:noProof/>
            <w:webHidden/>
          </w:rPr>
          <w:instrText xml:space="preserve"> PAGEREF _Toc135313066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rsidR="00301B46" w:rsidRDefault="00000000" w14:paraId="28FAF446" w14:textId="787D1E4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7">
        <w:r w:rsidRPr="0098469A" w:rsidR="00301B46">
          <w:rPr>
            <w:rStyle w:val="Hyperlink"/>
            <w:noProof/>
          </w:rPr>
          <w:t>Table 46: Allergy Concern Template</w:t>
        </w:r>
        <w:r w:rsidR="00301B46">
          <w:rPr>
            <w:noProof/>
            <w:webHidden/>
          </w:rPr>
          <w:tab/>
        </w:r>
        <w:r w:rsidR="00301B46">
          <w:rPr>
            <w:noProof/>
            <w:webHidden/>
          </w:rPr>
          <w:fldChar w:fldCharType="begin"/>
        </w:r>
        <w:r w:rsidR="00301B46">
          <w:rPr>
            <w:noProof/>
            <w:webHidden/>
          </w:rPr>
          <w:instrText xml:space="preserve"> PAGEREF _Toc135313067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rsidR="00301B46" w:rsidRDefault="00000000" w14:paraId="3E79EA1C" w14:textId="128DDC1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8">
        <w:r w:rsidRPr="0098469A" w:rsidR="00301B46">
          <w:rPr>
            <w:rStyle w:val="Hyperlink"/>
            <w:noProof/>
          </w:rPr>
          <w:t>Table 47: Allergy - Intolerance Observation Template</w:t>
        </w:r>
        <w:r w:rsidR="00301B46">
          <w:rPr>
            <w:noProof/>
            <w:webHidden/>
          </w:rPr>
          <w:tab/>
        </w:r>
        <w:r w:rsidR="00301B46">
          <w:rPr>
            <w:noProof/>
            <w:webHidden/>
          </w:rPr>
          <w:fldChar w:fldCharType="begin"/>
        </w:r>
        <w:r w:rsidR="00301B46">
          <w:rPr>
            <w:noProof/>
            <w:webHidden/>
          </w:rPr>
          <w:instrText xml:space="preserve"> PAGEREF _Toc135313068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rsidR="00301B46" w:rsidRDefault="00000000" w14:paraId="6617155A" w14:textId="2E701D7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9">
        <w:r w:rsidRPr="0098469A" w:rsidR="00301B46">
          <w:rPr>
            <w:rStyle w:val="Hyperlink"/>
            <w:noProof/>
          </w:rPr>
          <w:t>Table 48: Procedure Activity Template</w:t>
        </w:r>
        <w:r w:rsidR="00301B46">
          <w:rPr>
            <w:noProof/>
            <w:webHidden/>
          </w:rPr>
          <w:tab/>
        </w:r>
        <w:r w:rsidR="00301B46">
          <w:rPr>
            <w:noProof/>
            <w:webHidden/>
          </w:rPr>
          <w:fldChar w:fldCharType="begin"/>
        </w:r>
        <w:r w:rsidR="00301B46">
          <w:rPr>
            <w:noProof/>
            <w:webHidden/>
          </w:rPr>
          <w:instrText xml:space="preserve"> PAGEREF _Toc135313069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rsidR="00301B46" w:rsidRDefault="00000000" w14:paraId="1E9B0E17" w14:textId="6EEF5BA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0">
        <w:r w:rsidRPr="0098469A" w:rsidR="00301B46">
          <w:rPr>
            <w:rStyle w:val="Hyperlink"/>
            <w:noProof/>
          </w:rPr>
          <w:t>Table 49: Non-Implanted Device Template</w:t>
        </w:r>
        <w:r w:rsidR="00301B46">
          <w:rPr>
            <w:noProof/>
            <w:webHidden/>
          </w:rPr>
          <w:tab/>
        </w:r>
        <w:r w:rsidR="00301B46">
          <w:rPr>
            <w:noProof/>
            <w:webHidden/>
          </w:rPr>
          <w:fldChar w:fldCharType="begin"/>
        </w:r>
        <w:r w:rsidR="00301B46">
          <w:rPr>
            <w:noProof/>
            <w:webHidden/>
          </w:rPr>
          <w:instrText xml:space="preserve"> PAGEREF _Toc135313070 \h </w:instrText>
        </w:r>
        <w:r w:rsidR="00301B46">
          <w:rPr>
            <w:noProof/>
            <w:webHidden/>
          </w:rPr>
        </w:r>
        <w:r w:rsidR="00301B46">
          <w:rPr>
            <w:noProof/>
            <w:webHidden/>
          </w:rPr>
          <w:fldChar w:fldCharType="separate"/>
        </w:r>
        <w:r w:rsidR="00301B46">
          <w:rPr>
            <w:noProof/>
            <w:webHidden/>
          </w:rPr>
          <w:t>145</w:t>
        </w:r>
        <w:r w:rsidR="00301B46">
          <w:rPr>
            <w:noProof/>
            <w:webHidden/>
          </w:rPr>
          <w:fldChar w:fldCharType="end"/>
        </w:r>
      </w:hyperlink>
    </w:p>
    <w:p w:rsidR="00301B46" w:rsidRDefault="00000000" w14:paraId="3D784D84" w14:textId="2073891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1">
        <w:r w:rsidRPr="0098469A" w:rsidR="00301B46">
          <w:rPr>
            <w:rStyle w:val="Hyperlink"/>
            <w:noProof/>
          </w:rPr>
          <w:t>Table 50: Product Instance Template</w:t>
        </w:r>
        <w:r w:rsidR="00301B46">
          <w:rPr>
            <w:noProof/>
            <w:webHidden/>
          </w:rPr>
          <w:tab/>
        </w:r>
        <w:r w:rsidR="00301B46">
          <w:rPr>
            <w:noProof/>
            <w:webHidden/>
          </w:rPr>
          <w:fldChar w:fldCharType="begin"/>
        </w:r>
        <w:r w:rsidR="00301B46">
          <w:rPr>
            <w:noProof/>
            <w:webHidden/>
          </w:rPr>
          <w:instrText xml:space="preserve"> PAGEREF _Toc135313071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rsidR="00301B46" w:rsidRDefault="00000000" w14:paraId="4B428D88" w14:textId="5BB12B0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2">
        <w:r w:rsidRPr="0098469A" w:rsidR="00301B46">
          <w:rPr>
            <w:rStyle w:val="Hyperlink"/>
            <w:noProof/>
          </w:rPr>
          <w:t>Table 51: Unique Device Identifiers Template</w:t>
        </w:r>
        <w:r w:rsidR="00301B46">
          <w:rPr>
            <w:noProof/>
            <w:webHidden/>
          </w:rPr>
          <w:tab/>
        </w:r>
        <w:r w:rsidR="00301B46">
          <w:rPr>
            <w:noProof/>
            <w:webHidden/>
          </w:rPr>
          <w:fldChar w:fldCharType="begin"/>
        </w:r>
        <w:r w:rsidR="00301B46">
          <w:rPr>
            <w:noProof/>
            <w:webHidden/>
          </w:rPr>
          <w:instrText xml:space="preserve"> PAGEREF _Toc135313072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rsidR="00301B46" w:rsidRDefault="00000000" w14:paraId="533C664F" w14:textId="14057F3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3">
        <w:r w:rsidRPr="0098469A" w:rsidR="00301B46">
          <w:rPr>
            <w:rStyle w:val="Hyperlink"/>
            <w:noProof/>
          </w:rPr>
          <w:t>Table 52: Goal Observation Template</w:t>
        </w:r>
        <w:r w:rsidR="00301B46">
          <w:rPr>
            <w:noProof/>
            <w:webHidden/>
          </w:rPr>
          <w:tab/>
        </w:r>
        <w:r w:rsidR="00301B46">
          <w:rPr>
            <w:noProof/>
            <w:webHidden/>
          </w:rPr>
          <w:fldChar w:fldCharType="begin"/>
        </w:r>
        <w:r w:rsidR="00301B46">
          <w:rPr>
            <w:noProof/>
            <w:webHidden/>
          </w:rPr>
          <w:instrText xml:space="preserve"> PAGEREF _Toc135313073 \h </w:instrText>
        </w:r>
        <w:r w:rsidR="00301B46">
          <w:rPr>
            <w:noProof/>
            <w:webHidden/>
          </w:rPr>
        </w:r>
        <w:r w:rsidR="00301B46">
          <w:rPr>
            <w:noProof/>
            <w:webHidden/>
          </w:rPr>
          <w:fldChar w:fldCharType="separate"/>
        </w:r>
        <w:r w:rsidR="00301B46">
          <w:rPr>
            <w:noProof/>
            <w:webHidden/>
          </w:rPr>
          <w:t>149</w:t>
        </w:r>
        <w:r w:rsidR="00301B46">
          <w:rPr>
            <w:noProof/>
            <w:webHidden/>
          </w:rPr>
          <w:fldChar w:fldCharType="end"/>
        </w:r>
      </w:hyperlink>
    </w:p>
    <w:p w:rsidR="00301B46" w:rsidRDefault="00000000" w14:paraId="4F2DBE9D" w14:textId="3FD618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4">
        <w:r w:rsidRPr="0098469A" w:rsidR="00301B46">
          <w:rPr>
            <w:rStyle w:val="Hyperlink"/>
            <w:noProof/>
          </w:rPr>
          <w:t>Table 53: Entry Template</w:t>
        </w:r>
        <w:r w:rsidR="00301B46">
          <w:rPr>
            <w:noProof/>
            <w:webHidden/>
          </w:rPr>
          <w:tab/>
        </w:r>
        <w:r w:rsidR="00301B46">
          <w:rPr>
            <w:noProof/>
            <w:webHidden/>
          </w:rPr>
          <w:fldChar w:fldCharType="begin"/>
        </w:r>
        <w:r w:rsidR="00301B46">
          <w:rPr>
            <w:noProof/>
            <w:webHidden/>
          </w:rPr>
          <w:instrText xml:space="preserve"> PAGEREF _Toc135313074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rsidR="00301B46" w:rsidRDefault="00000000" w14:paraId="28F665AD" w14:textId="067277B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5">
        <w:r w:rsidRPr="0098469A" w:rsidR="00301B46">
          <w:rPr>
            <w:rStyle w:val="Hyperlink"/>
            <w:noProof/>
          </w:rPr>
          <w:t>Table 54: Smoking Status</w:t>
        </w:r>
        <w:r w:rsidR="00301B46">
          <w:rPr>
            <w:noProof/>
            <w:webHidden/>
          </w:rPr>
          <w:tab/>
        </w:r>
        <w:r w:rsidR="00301B46">
          <w:rPr>
            <w:noProof/>
            <w:webHidden/>
          </w:rPr>
          <w:fldChar w:fldCharType="begin"/>
        </w:r>
        <w:r w:rsidR="00301B46">
          <w:rPr>
            <w:noProof/>
            <w:webHidden/>
          </w:rPr>
          <w:instrText xml:space="preserve"> PAGEREF _Toc135313075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rsidR="00301B46" w:rsidRDefault="00000000" w14:paraId="0FA7731F" w14:textId="41AC693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6">
        <w:r w:rsidRPr="0098469A" w:rsidR="00301B46">
          <w:rPr>
            <w:rStyle w:val="Hyperlink"/>
            <w:noProof/>
          </w:rPr>
          <w:t>Table 55: Tobacco Use</w:t>
        </w:r>
        <w:r w:rsidR="00301B46">
          <w:rPr>
            <w:noProof/>
            <w:webHidden/>
          </w:rPr>
          <w:tab/>
        </w:r>
        <w:r w:rsidR="00301B46">
          <w:rPr>
            <w:noProof/>
            <w:webHidden/>
          </w:rPr>
          <w:fldChar w:fldCharType="begin"/>
        </w:r>
        <w:r w:rsidR="00301B46">
          <w:rPr>
            <w:noProof/>
            <w:webHidden/>
          </w:rPr>
          <w:instrText xml:space="preserve"> PAGEREF _Toc135313076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rsidR="00301B46" w:rsidRDefault="00000000" w14:paraId="25F81480" w14:textId="13686E7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7">
        <w:r w:rsidRPr="0098469A" w:rsidR="00301B46">
          <w:rPr>
            <w:rStyle w:val="Hyperlink"/>
            <w:noProof/>
          </w:rPr>
          <w:t>Table 56: Birth Sex Template</w:t>
        </w:r>
        <w:r w:rsidR="00301B46">
          <w:rPr>
            <w:noProof/>
            <w:webHidden/>
          </w:rPr>
          <w:tab/>
        </w:r>
        <w:r w:rsidR="00301B46">
          <w:rPr>
            <w:noProof/>
            <w:webHidden/>
          </w:rPr>
          <w:fldChar w:fldCharType="begin"/>
        </w:r>
        <w:r w:rsidR="00301B46">
          <w:rPr>
            <w:noProof/>
            <w:webHidden/>
          </w:rPr>
          <w:instrText xml:space="preserve"> PAGEREF _Toc135313077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rsidR="00301B46" w:rsidRDefault="00000000" w14:paraId="39373ABB" w14:textId="691D7EA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8">
        <w:r w:rsidRPr="0098469A" w:rsidR="00301B46">
          <w:rPr>
            <w:rStyle w:val="Hyperlink"/>
            <w:noProof/>
          </w:rPr>
          <w:t>Table 57: Pregnancy Observation</w:t>
        </w:r>
        <w:r w:rsidR="00301B46">
          <w:rPr>
            <w:noProof/>
            <w:webHidden/>
          </w:rPr>
          <w:tab/>
        </w:r>
        <w:r w:rsidR="00301B46">
          <w:rPr>
            <w:noProof/>
            <w:webHidden/>
          </w:rPr>
          <w:fldChar w:fldCharType="begin"/>
        </w:r>
        <w:r w:rsidR="00301B46">
          <w:rPr>
            <w:noProof/>
            <w:webHidden/>
          </w:rPr>
          <w:instrText xml:space="preserve"> PAGEREF _Toc135313078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16D4F5AC" w14:textId="3C52BDB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9">
        <w:r w:rsidRPr="0098469A" w:rsidR="00301B46">
          <w:rPr>
            <w:rStyle w:val="Hyperlink"/>
            <w:noProof/>
          </w:rPr>
          <w:t>Table 58: Result Organizer Template</w:t>
        </w:r>
        <w:r w:rsidR="00301B46">
          <w:rPr>
            <w:noProof/>
            <w:webHidden/>
          </w:rPr>
          <w:tab/>
        </w:r>
        <w:r w:rsidR="00301B46">
          <w:rPr>
            <w:noProof/>
            <w:webHidden/>
          </w:rPr>
          <w:fldChar w:fldCharType="begin"/>
        </w:r>
        <w:r w:rsidR="00301B46">
          <w:rPr>
            <w:noProof/>
            <w:webHidden/>
          </w:rPr>
          <w:instrText xml:space="preserve"> PAGEREF _Toc135313079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rsidR="00301B46" w:rsidRDefault="00000000" w14:paraId="02E183E1" w14:textId="1A343F7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0">
        <w:r w:rsidRPr="0098469A" w:rsidR="00301B46">
          <w:rPr>
            <w:rStyle w:val="Hyperlink"/>
            <w:noProof/>
          </w:rPr>
          <w:t>Table 59: Result Observation Template</w:t>
        </w:r>
        <w:r w:rsidR="00301B46">
          <w:rPr>
            <w:noProof/>
            <w:webHidden/>
          </w:rPr>
          <w:tab/>
        </w:r>
        <w:r w:rsidR="00301B46">
          <w:rPr>
            <w:noProof/>
            <w:webHidden/>
          </w:rPr>
          <w:fldChar w:fldCharType="begin"/>
        </w:r>
        <w:r w:rsidR="00301B46">
          <w:rPr>
            <w:noProof/>
            <w:webHidden/>
          </w:rPr>
          <w:instrText xml:space="preserve"> PAGEREF _Toc135313080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208D11A7" w14:textId="083A485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1">
        <w:r w:rsidRPr="0098469A" w:rsidR="00301B46">
          <w:rPr>
            <w:rStyle w:val="Hyperlink"/>
            <w:noProof/>
          </w:rPr>
          <w:t>Table 60: Vital Signs Organizer Template</w:t>
        </w:r>
        <w:r w:rsidR="00301B46">
          <w:rPr>
            <w:noProof/>
            <w:webHidden/>
          </w:rPr>
          <w:tab/>
        </w:r>
        <w:r w:rsidR="00301B46">
          <w:rPr>
            <w:noProof/>
            <w:webHidden/>
          </w:rPr>
          <w:fldChar w:fldCharType="begin"/>
        </w:r>
        <w:r w:rsidR="00301B46">
          <w:rPr>
            <w:noProof/>
            <w:webHidden/>
          </w:rPr>
          <w:instrText xml:space="preserve"> PAGEREF _Toc135313081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5EEAEF03" w14:textId="6383947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2">
        <w:r w:rsidRPr="0098469A" w:rsidR="00301B46">
          <w:rPr>
            <w:rStyle w:val="Hyperlink"/>
            <w:noProof/>
          </w:rPr>
          <w:t>Table 61: Vital Sign Observation Template</w:t>
        </w:r>
        <w:r w:rsidR="00301B46">
          <w:rPr>
            <w:noProof/>
            <w:webHidden/>
          </w:rPr>
          <w:tab/>
        </w:r>
        <w:r w:rsidR="00301B46">
          <w:rPr>
            <w:noProof/>
            <w:webHidden/>
          </w:rPr>
          <w:fldChar w:fldCharType="begin"/>
        </w:r>
        <w:r w:rsidR="00301B46">
          <w:rPr>
            <w:noProof/>
            <w:webHidden/>
          </w:rPr>
          <w:instrText xml:space="preserve"> PAGEREF _Toc135313082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75E03189" w14:textId="4526CFC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3">
        <w:r w:rsidRPr="0098469A" w:rsidR="00301B46">
          <w:rPr>
            <w:rStyle w:val="Hyperlink"/>
            <w:noProof/>
          </w:rPr>
          <w:t>Table 62: Vital Sign Observation LOINC Codes and Units for Essential Vital Sign Data Elements</w:t>
        </w:r>
        <w:r w:rsidR="00301B46">
          <w:rPr>
            <w:noProof/>
            <w:webHidden/>
          </w:rPr>
          <w:tab/>
        </w:r>
        <w:r w:rsidR="00301B46">
          <w:rPr>
            <w:noProof/>
            <w:webHidden/>
          </w:rPr>
          <w:fldChar w:fldCharType="begin"/>
        </w:r>
        <w:r w:rsidR="00301B46">
          <w:rPr>
            <w:noProof/>
            <w:webHidden/>
          </w:rPr>
          <w:instrText xml:space="preserve"> PAGEREF _Toc135313083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34D940BE" w14:textId="1930528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4">
        <w:r w:rsidRPr="0098469A" w:rsidR="00301B46">
          <w:rPr>
            <w:rStyle w:val="Hyperlink"/>
            <w:noProof/>
          </w:rPr>
          <w:t>Table 63: Procedure, Observation, Act Template</w:t>
        </w:r>
        <w:r w:rsidR="00301B46">
          <w:rPr>
            <w:noProof/>
            <w:webHidden/>
          </w:rPr>
          <w:tab/>
        </w:r>
        <w:r w:rsidR="00301B46">
          <w:rPr>
            <w:noProof/>
            <w:webHidden/>
          </w:rPr>
          <w:fldChar w:fldCharType="begin"/>
        </w:r>
        <w:r w:rsidR="00301B46">
          <w:rPr>
            <w:noProof/>
            <w:webHidden/>
          </w:rPr>
          <w:instrText xml:space="preserve"> PAGEREF _Toc135313084 \h </w:instrText>
        </w:r>
        <w:r w:rsidR="00301B46">
          <w:rPr>
            <w:noProof/>
            <w:webHidden/>
          </w:rPr>
        </w:r>
        <w:r w:rsidR="00301B46">
          <w:rPr>
            <w:noProof/>
            <w:webHidden/>
          </w:rPr>
          <w:fldChar w:fldCharType="separate"/>
        </w:r>
        <w:r w:rsidR="00301B46">
          <w:rPr>
            <w:noProof/>
            <w:webHidden/>
          </w:rPr>
          <w:t>169</w:t>
        </w:r>
        <w:r w:rsidR="00301B46">
          <w:rPr>
            <w:noProof/>
            <w:webHidden/>
          </w:rPr>
          <w:fldChar w:fldCharType="end"/>
        </w:r>
      </w:hyperlink>
    </w:p>
    <w:p w:rsidR="00301B46" w:rsidRDefault="00000000" w14:paraId="0D958920" w14:textId="294F62B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5">
        <w:r w:rsidRPr="0098469A" w:rsidR="00301B46">
          <w:rPr>
            <w:rStyle w:val="Hyperlink"/>
            <w:noProof/>
          </w:rPr>
          <w:t>Table 64: Assessment Scale Observation Template</w:t>
        </w:r>
        <w:r w:rsidR="00301B46">
          <w:rPr>
            <w:noProof/>
            <w:webHidden/>
          </w:rPr>
          <w:tab/>
        </w:r>
        <w:r w:rsidR="00301B46">
          <w:rPr>
            <w:noProof/>
            <w:webHidden/>
          </w:rPr>
          <w:fldChar w:fldCharType="begin"/>
        </w:r>
        <w:r w:rsidR="00301B46">
          <w:rPr>
            <w:noProof/>
            <w:webHidden/>
          </w:rPr>
          <w:instrText xml:space="preserve"> PAGEREF _Toc135313085 \h </w:instrText>
        </w:r>
        <w:r w:rsidR="00301B46">
          <w:rPr>
            <w:noProof/>
            <w:webHidden/>
          </w:rPr>
        </w:r>
        <w:r w:rsidR="00301B46">
          <w:rPr>
            <w:noProof/>
            <w:webHidden/>
          </w:rPr>
          <w:fldChar w:fldCharType="separate"/>
        </w:r>
        <w:r w:rsidR="00301B46">
          <w:rPr>
            <w:noProof/>
            <w:webHidden/>
          </w:rPr>
          <w:t>170</w:t>
        </w:r>
        <w:r w:rsidR="00301B46">
          <w:rPr>
            <w:noProof/>
            <w:webHidden/>
          </w:rPr>
          <w:fldChar w:fldCharType="end"/>
        </w:r>
      </w:hyperlink>
    </w:p>
    <w:p w:rsidR="00301B46" w:rsidRDefault="00000000" w14:paraId="3CBA4AC5" w14:textId="71F7CF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6">
        <w:r w:rsidRPr="0098469A" w:rsidR="00301B46">
          <w:rPr>
            <w:rStyle w:val="Hyperlink"/>
            <w:noProof/>
          </w:rPr>
          <w:t>Table 65: Note Activity Template</w:t>
        </w:r>
        <w:r w:rsidR="00301B46">
          <w:rPr>
            <w:noProof/>
            <w:webHidden/>
          </w:rPr>
          <w:tab/>
        </w:r>
        <w:r w:rsidR="00301B46">
          <w:rPr>
            <w:noProof/>
            <w:webHidden/>
          </w:rPr>
          <w:fldChar w:fldCharType="begin"/>
        </w:r>
        <w:r w:rsidR="00301B46">
          <w:rPr>
            <w:noProof/>
            <w:webHidden/>
          </w:rPr>
          <w:instrText xml:space="preserve"> PAGEREF _Toc135313086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rsidR="00301B46" w:rsidRDefault="00000000" w14:paraId="51D33F9B" w14:textId="1D7BCB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7">
        <w:r w:rsidRPr="0098469A" w:rsidR="00301B46">
          <w:rPr>
            <w:rStyle w:val="Hyperlink"/>
            <w:noProof/>
          </w:rPr>
          <w:t>Table 66: Summary of C-CDA Supplemental Templates for Advance Directives</w:t>
        </w:r>
        <w:r w:rsidR="00301B46">
          <w:rPr>
            <w:noProof/>
            <w:webHidden/>
          </w:rPr>
          <w:tab/>
        </w:r>
        <w:r w:rsidR="00301B46">
          <w:rPr>
            <w:noProof/>
            <w:webHidden/>
          </w:rPr>
          <w:fldChar w:fldCharType="begin"/>
        </w:r>
        <w:r w:rsidR="00301B46">
          <w:rPr>
            <w:noProof/>
            <w:webHidden/>
          </w:rPr>
          <w:instrText xml:space="preserve"> PAGEREF _Toc135313087 \h </w:instrText>
        </w:r>
        <w:r w:rsidR="00301B46">
          <w:rPr>
            <w:noProof/>
            <w:webHidden/>
          </w:rPr>
        </w:r>
        <w:r w:rsidR="00301B46">
          <w:rPr>
            <w:noProof/>
            <w:webHidden/>
          </w:rPr>
          <w:fldChar w:fldCharType="separate"/>
        </w:r>
        <w:r w:rsidR="00301B46">
          <w:rPr>
            <w:noProof/>
            <w:webHidden/>
          </w:rPr>
          <w:t>175</w:t>
        </w:r>
        <w:r w:rsidR="00301B46">
          <w:rPr>
            <w:noProof/>
            <w:webHidden/>
          </w:rPr>
          <w:fldChar w:fldCharType="end"/>
        </w:r>
      </w:hyperlink>
    </w:p>
    <w:p w:rsidR="00301B46" w:rsidRDefault="00000000" w14:paraId="303C078F" w14:textId="1AE15BD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8">
        <w:r w:rsidRPr="0098469A" w:rsidR="00301B46">
          <w:rPr>
            <w:rStyle w:val="Hyperlink"/>
            <w:noProof/>
          </w:rPr>
          <w:t>Table 67: Measure Reference Template</w:t>
        </w:r>
        <w:r w:rsidR="00301B46">
          <w:rPr>
            <w:noProof/>
            <w:webHidden/>
          </w:rPr>
          <w:tab/>
        </w:r>
        <w:r w:rsidR="00301B46">
          <w:rPr>
            <w:noProof/>
            <w:webHidden/>
          </w:rPr>
          <w:fldChar w:fldCharType="begin"/>
        </w:r>
        <w:r w:rsidR="00301B46">
          <w:rPr>
            <w:noProof/>
            <w:webHidden/>
          </w:rPr>
          <w:instrText xml:space="preserve"> PAGEREF _Toc135313088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rsidR="00301B46" w:rsidRDefault="00000000" w14:paraId="09FAC228" w14:textId="416C09C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9">
        <w:r w:rsidRPr="0098469A" w:rsidR="00301B46">
          <w:rPr>
            <w:rStyle w:val="Hyperlink"/>
            <w:noProof/>
          </w:rPr>
          <w:t>Table 68: USCDI v2 Data Elements - Assessment and Plan of Treatment</w:t>
        </w:r>
        <w:r w:rsidR="00301B46">
          <w:rPr>
            <w:noProof/>
            <w:webHidden/>
          </w:rPr>
          <w:tab/>
        </w:r>
        <w:r w:rsidR="00301B46">
          <w:rPr>
            <w:noProof/>
            <w:webHidden/>
          </w:rPr>
          <w:fldChar w:fldCharType="begin"/>
        </w:r>
        <w:r w:rsidR="00301B46">
          <w:rPr>
            <w:noProof/>
            <w:webHidden/>
          </w:rPr>
          <w:instrText xml:space="preserve"> PAGEREF _Toc135313089 \h </w:instrText>
        </w:r>
        <w:r w:rsidR="00301B46">
          <w:rPr>
            <w:noProof/>
            <w:webHidden/>
          </w:rPr>
        </w:r>
        <w:r w:rsidR="00301B46">
          <w:rPr>
            <w:noProof/>
            <w:webHidden/>
          </w:rPr>
          <w:fldChar w:fldCharType="separate"/>
        </w:r>
        <w:r w:rsidR="00301B46">
          <w:rPr>
            <w:noProof/>
            <w:webHidden/>
          </w:rPr>
          <w:t>181</w:t>
        </w:r>
        <w:r w:rsidR="00301B46">
          <w:rPr>
            <w:noProof/>
            <w:webHidden/>
          </w:rPr>
          <w:fldChar w:fldCharType="end"/>
        </w:r>
      </w:hyperlink>
    </w:p>
    <w:p w:rsidR="00301B46" w:rsidRDefault="00000000" w14:paraId="73F73DC3" w14:textId="43C25DC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0">
        <w:r w:rsidRPr="0098469A" w:rsidR="00301B46">
          <w:rPr>
            <w:rStyle w:val="Hyperlink"/>
            <w:noProof/>
          </w:rPr>
          <w:t>Table 69: USCDI V2 Data Elements - Care Team Member(s)</w:t>
        </w:r>
        <w:r w:rsidR="00301B46">
          <w:rPr>
            <w:noProof/>
            <w:webHidden/>
          </w:rPr>
          <w:tab/>
        </w:r>
        <w:r w:rsidR="00301B46">
          <w:rPr>
            <w:noProof/>
            <w:webHidden/>
          </w:rPr>
          <w:fldChar w:fldCharType="begin"/>
        </w:r>
        <w:r w:rsidR="00301B46">
          <w:rPr>
            <w:noProof/>
            <w:webHidden/>
          </w:rPr>
          <w:instrText xml:space="preserve"> PAGEREF _Toc135313090 \h </w:instrText>
        </w:r>
        <w:r w:rsidR="00301B46">
          <w:rPr>
            <w:noProof/>
            <w:webHidden/>
          </w:rPr>
        </w:r>
        <w:r w:rsidR="00301B46">
          <w:rPr>
            <w:noProof/>
            <w:webHidden/>
          </w:rPr>
          <w:fldChar w:fldCharType="separate"/>
        </w:r>
        <w:r w:rsidR="00301B46">
          <w:rPr>
            <w:noProof/>
            <w:webHidden/>
          </w:rPr>
          <w:t>183</w:t>
        </w:r>
        <w:r w:rsidR="00301B46">
          <w:rPr>
            <w:noProof/>
            <w:webHidden/>
          </w:rPr>
          <w:fldChar w:fldCharType="end"/>
        </w:r>
      </w:hyperlink>
    </w:p>
    <w:p w:rsidR="00301B46" w:rsidRDefault="00000000" w14:paraId="6F095BBF" w14:textId="63C7C91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1">
        <w:r w:rsidRPr="0098469A" w:rsidR="00301B46">
          <w:rPr>
            <w:rStyle w:val="Hyperlink"/>
            <w:noProof/>
          </w:rPr>
          <w:t>Table 70: USCDI v2 Data Elements - Clinical Tests</w:t>
        </w:r>
        <w:r w:rsidR="00301B46">
          <w:rPr>
            <w:noProof/>
            <w:webHidden/>
          </w:rPr>
          <w:tab/>
        </w:r>
        <w:r w:rsidR="00301B46">
          <w:rPr>
            <w:noProof/>
            <w:webHidden/>
          </w:rPr>
          <w:fldChar w:fldCharType="begin"/>
        </w:r>
        <w:r w:rsidR="00301B46">
          <w:rPr>
            <w:noProof/>
            <w:webHidden/>
          </w:rPr>
          <w:instrText xml:space="preserve"> PAGEREF _Toc135313091 \h </w:instrText>
        </w:r>
        <w:r w:rsidR="00301B46">
          <w:rPr>
            <w:noProof/>
            <w:webHidden/>
          </w:rPr>
        </w:r>
        <w:r w:rsidR="00301B46">
          <w:rPr>
            <w:noProof/>
            <w:webHidden/>
          </w:rPr>
          <w:fldChar w:fldCharType="separate"/>
        </w:r>
        <w:r w:rsidR="00301B46">
          <w:rPr>
            <w:noProof/>
            <w:webHidden/>
          </w:rPr>
          <w:t>184</w:t>
        </w:r>
        <w:r w:rsidR="00301B46">
          <w:rPr>
            <w:noProof/>
            <w:webHidden/>
          </w:rPr>
          <w:fldChar w:fldCharType="end"/>
        </w:r>
      </w:hyperlink>
    </w:p>
    <w:p w:rsidR="00301B46" w:rsidRDefault="00000000" w14:paraId="55119C9B" w14:textId="2785662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2">
        <w:r w:rsidRPr="0098469A" w:rsidR="00301B46">
          <w:rPr>
            <w:rStyle w:val="Hyperlink"/>
            <w:noProof/>
          </w:rPr>
          <w:t>Table 71: USCDI v2 Data Elements - Diagnostic Imaging</w:t>
        </w:r>
        <w:r w:rsidR="00301B46">
          <w:rPr>
            <w:noProof/>
            <w:webHidden/>
          </w:rPr>
          <w:tab/>
        </w:r>
        <w:r w:rsidR="00301B46">
          <w:rPr>
            <w:noProof/>
            <w:webHidden/>
          </w:rPr>
          <w:fldChar w:fldCharType="begin"/>
        </w:r>
        <w:r w:rsidR="00301B46">
          <w:rPr>
            <w:noProof/>
            <w:webHidden/>
          </w:rPr>
          <w:instrText xml:space="preserve"> PAGEREF _Toc135313092 \h </w:instrText>
        </w:r>
        <w:r w:rsidR="00301B46">
          <w:rPr>
            <w:noProof/>
            <w:webHidden/>
          </w:rPr>
        </w:r>
        <w:r w:rsidR="00301B46">
          <w:rPr>
            <w:noProof/>
            <w:webHidden/>
          </w:rPr>
          <w:fldChar w:fldCharType="separate"/>
        </w:r>
        <w:r w:rsidR="00301B46">
          <w:rPr>
            <w:noProof/>
            <w:webHidden/>
          </w:rPr>
          <w:t>186</w:t>
        </w:r>
        <w:r w:rsidR="00301B46">
          <w:rPr>
            <w:noProof/>
            <w:webHidden/>
          </w:rPr>
          <w:fldChar w:fldCharType="end"/>
        </w:r>
      </w:hyperlink>
    </w:p>
    <w:p w:rsidR="00301B46" w:rsidRDefault="00000000" w14:paraId="1FB1C7A5" w14:textId="65A32B0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3">
        <w:r w:rsidRPr="0098469A" w:rsidR="00301B46">
          <w:rPr>
            <w:rStyle w:val="Hyperlink"/>
            <w:noProof/>
          </w:rPr>
          <w:t>Table 72: USCDI v2 Data Elements - Encounter Information</w:t>
        </w:r>
        <w:r w:rsidR="00301B46">
          <w:rPr>
            <w:noProof/>
            <w:webHidden/>
          </w:rPr>
          <w:tab/>
        </w:r>
        <w:r w:rsidR="00301B46">
          <w:rPr>
            <w:noProof/>
            <w:webHidden/>
          </w:rPr>
          <w:fldChar w:fldCharType="begin"/>
        </w:r>
        <w:r w:rsidR="00301B46">
          <w:rPr>
            <w:noProof/>
            <w:webHidden/>
          </w:rPr>
          <w:instrText xml:space="preserve"> PAGEREF _Toc135313093 \h </w:instrText>
        </w:r>
        <w:r w:rsidR="00301B46">
          <w:rPr>
            <w:noProof/>
            <w:webHidden/>
          </w:rPr>
        </w:r>
        <w:r w:rsidR="00301B46">
          <w:rPr>
            <w:noProof/>
            <w:webHidden/>
          </w:rPr>
          <w:fldChar w:fldCharType="separate"/>
        </w:r>
        <w:r w:rsidR="00301B46">
          <w:rPr>
            <w:noProof/>
            <w:webHidden/>
          </w:rPr>
          <w:t>187</w:t>
        </w:r>
        <w:r w:rsidR="00301B46">
          <w:rPr>
            <w:noProof/>
            <w:webHidden/>
          </w:rPr>
          <w:fldChar w:fldCharType="end"/>
        </w:r>
      </w:hyperlink>
    </w:p>
    <w:p w:rsidR="00301B46" w:rsidRDefault="00000000" w14:paraId="0244B68C" w14:textId="180C891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4">
        <w:r w:rsidRPr="0098469A" w:rsidR="00301B46">
          <w:rPr>
            <w:rStyle w:val="Hyperlink"/>
            <w:noProof/>
          </w:rPr>
          <w:t>Table 73: USCDI v2 Data Elements - Goals</w:t>
        </w:r>
        <w:r w:rsidR="00301B46">
          <w:rPr>
            <w:noProof/>
            <w:webHidden/>
          </w:rPr>
          <w:tab/>
        </w:r>
        <w:r w:rsidR="00301B46">
          <w:rPr>
            <w:noProof/>
            <w:webHidden/>
          </w:rPr>
          <w:fldChar w:fldCharType="begin"/>
        </w:r>
        <w:r w:rsidR="00301B46">
          <w:rPr>
            <w:noProof/>
            <w:webHidden/>
          </w:rPr>
          <w:instrText xml:space="preserve"> PAGEREF _Toc135313094 \h </w:instrText>
        </w:r>
        <w:r w:rsidR="00301B46">
          <w:rPr>
            <w:noProof/>
            <w:webHidden/>
          </w:rPr>
        </w:r>
        <w:r w:rsidR="00301B46">
          <w:rPr>
            <w:noProof/>
            <w:webHidden/>
          </w:rPr>
          <w:fldChar w:fldCharType="separate"/>
        </w:r>
        <w:r w:rsidR="00301B46">
          <w:rPr>
            <w:noProof/>
            <w:webHidden/>
          </w:rPr>
          <w:t>188</w:t>
        </w:r>
        <w:r w:rsidR="00301B46">
          <w:rPr>
            <w:noProof/>
            <w:webHidden/>
          </w:rPr>
          <w:fldChar w:fldCharType="end"/>
        </w:r>
      </w:hyperlink>
    </w:p>
    <w:p w:rsidR="00301B46" w:rsidRDefault="00000000" w14:paraId="211BD5C7" w14:textId="2B129C1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5">
        <w:r w:rsidRPr="0098469A" w:rsidR="00301B46">
          <w:rPr>
            <w:rStyle w:val="Hyperlink"/>
            <w:noProof/>
          </w:rPr>
          <w:t>Table 74: USCDI Data Elements - Patient Demographics</w:t>
        </w:r>
        <w:r w:rsidR="00301B46">
          <w:rPr>
            <w:noProof/>
            <w:webHidden/>
          </w:rPr>
          <w:tab/>
        </w:r>
        <w:r w:rsidR="00301B46">
          <w:rPr>
            <w:noProof/>
            <w:webHidden/>
          </w:rPr>
          <w:fldChar w:fldCharType="begin"/>
        </w:r>
        <w:r w:rsidR="00301B46">
          <w:rPr>
            <w:noProof/>
            <w:webHidden/>
          </w:rPr>
          <w:instrText xml:space="preserve"> PAGEREF _Toc135313095 \h </w:instrText>
        </w:r>
        <w:r w:rsidR="00301B46">
          <w:rPr>
            <w:noProof/>
            <w:webHidden/>
          </w:rPr>
        </w:r>
        <w:r w:rsidR="00301B46">
          <w:rPr>
            <w:noProof/>
            <w:webHidden/>
          </w:rPr>
          <w:fldChar w:fldCharType="separate"/>
        </w:r>
        <w:r w:rsidR="00301B46">
          <w:rPr>
            <w:noProof/>
            <w:webHidden/>
          </w:rPr>
          <w:t>197</w:t>
        </w:r>
        <w:r w:rsidR="00301B46">
          <w:rPr>
            <w:noProof/>
            <w:webHidden/>
          </w:rPr>
          <w:fldChar w:fldCharType="end"/>
        </w:r>
      </w:hyperlink>
    </w:p>
    <w:p w:rsidR="00301B46" w:rsidRDefault="00000000" w14:paraId="43E5009F" w14:textId="3518499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6">
        <w:r w:rsidRPr="0098469A" w:rsidR="00301B46">
          <w:rPr>
            <w:rStyle w:val="Hyperlink"/>
            <w:noProof/>
          </w:rPr>
          <w:t>Table 75: USCDI v2 Data Elements - Problems</w:t>
        </w:r>
        <w:r w:rsidR="00301B46">
          <w:rPr>
            <w:noProof/>
            <w:webHidden/>
          </w:rPr>
          <w:tab/>
        </w:r>
        <w:r w:rsidR="00301B46">
          <w:rPr>
            <w:noProof/>
            <w:webHidden/>
          </w:rPr>
          <w:fldChar w:fldCharType="begin"/>
        </w:r>
        <w:r w:rsidR="00301B46">
          <w:rPr>
            <w:noProof/>
            <w:webHidden/>
          </w:rPr>
          <w:instrText xml:space="preserve"> PAGEREF _Toc135313096 \h </w:instrText>
        </w:r>
        <w:r w:rsidR="00301B46">
          <w:rPr>
            <w:noProof/>
            <w:webHidden/>
          </w:rPr>
        </w:r>
        <w:r w:rsidR="00301B46">
          <w:rPr>
            <w:noProof/>
            <w:webHidden/>
          </w:rPr>
          <w:fldChar w:fldCharType="separate"/>
        </w:r>
        <w:r w:rsidR="00301B46">
          <w:rPr>
            <w:noProof/>
            <w:webHidden/>
          </w:rPr>
          <w:t>199</w:t>
        </w:r>
        <w:r w:rsidR="00301B46">
          <w:rPr>
            <w:noProof/>
            <w:webHidden/>
          </w:rPr>
          <w:fldChar w:fldCharType="end"/>
        </w:r>
      </w:hyperlink>
    </w:p>
    <w:p w:rsidR="00301B46" w:rsidRDefault="00000000" w14:paraId="4355AFA0" w14:textId="2718D61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7">
        <w:r w:rsidRPr="0098469A" w:rsidR="00301B46">
          <w:rPr>
            <w:rStyle w:val="Hyperlink"/>
            <w:noProof/>
          </w:rPr>
          <w:t>Table 76: USCDI Data Elements - Procedures</w:t>
        </w:r>
        <w:r w:rsidR="00301B46">
          <w:rPr>
            <w:noProof/>
            <w:webHidden/>
          </w:rPr>
          <w:tab/>
        </w:r>
        <w:r w:rsidR="00301B46">
          <w:rPr>
            <w:noProof/>
            <w:webHidden/>
          </w:rPr>
          <w:fldChar w:fldCharType="begin"/>
        </w:r>
        <w:r w:rsidR="00301B46">
          <w:rPr>
            <w:noProof/>
            <w:webHidden/>
          </w:rPr>
          <w:instrText xml:space="preserve"> PAGEREF _Toc135313097 \h </w:instrText>
        </w:r>
        <w:r w:rsidR="00301B46">
          <w:rPr>
            <w:noProof/>
            <w:webHidden/>
          </w:rPr>
        </w:r>
        <w:r w:rsidR="00301B46">
          <w:rPr>
            <w:noProof/>
            <w:webHidden/>
          </w:rPr>
          <w:fldChar w:fldCharType="separate"/>
        </w:r>
        <w:r w:rsidR="00301B46">
          <w:rPr>
            <w:noProof/>
            <w:webHidden/>
          </w:rPr>
          <w:t>200</w:t>
        </w:r>
        <w:r w:rsidR="00301B46">
          <w:rPr>
            <w:noProof/>
            <w:webHidden/>
          </w:rPr>
          <w:fldChar w:fldCharType="end"/>
        </w:r>
      </w:hyperlink>
    </w:p>
    <w:p w:rsidR="00301B46" w:rsidRDefault="00000000" w14:paraId="493F5B20" w14:textId="4B0720B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8">
        <w:r w:rsidRPr="0098469A" w:rsidR="00301B46">
          <w:rPr>
            <w:rStyle w:val="Hyperlink"/>
            <w:noProof/>
          </w:rPr>
          <w:t>Table 77: Sample Document Files</w:t>
        </w:r>
        <w:r w:rsidR="00301B46">
          <w:rPr>
            <w:noProof/>
            <w:webHidden/>
          </w:rPr>
          <w:tab/>
        </w:r>
        <w:r w:rsidR="00301B46">
          <w:rPr>
            <w:noProof/>
            <w:webHidden/>
          </w:rPr>
          <w:fldChar w:fldCharType="begin"/>
        </w:r>
        <w:r w:rsidR="00301B46">
          <w:rPr>
            <w:noProof/>
            <w:webHidden/>
          </w:rPr>
          <w:instrText xml:space="preserve"> PAGEREF _Toc135313098 \h </w:instrText>
        </w:r>
        <w:r w:rsidR="00301B46">
          <w:rPr>
            <w:noProof/>
            <w:webHidden/>
          </w:rPr>
        </w:r>
        <w:r w:rsidR="00301B46">
          <w:rPr>
            <w:noProof/>
            <w:webHidden/>
          </w:rPr>
          <w:fldChar w:fldCharType="separate"/>
        </w:r>
        <w:r w:rsidR="00301B46">
          <w:rPr>
            <w:noProof/>
            <w:webHidden/>
          </w:rPr>
          <w:t>201</w:t>
        </w:r>
        <w:r w:rsidR="00301B46">
          <w:rPr>
            <w:noProof/>
            <w:webHidden/>
          </w:rPr>
          <w:fldChar w:fldCharType="end"/>
        </w:r>
      </w:hyperlink>
    </w:p>
    <w:p w:rsidRPr="00AD08FB" w:rsidR="0011751C" w:rsidP="003A3D50" w:rsidRDefault="00DD63DF" w14:paraId="7CD55890" w14:textId="1E97B7D7">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Pr="00AD08FB" w:rsidR="0011751C">
        <w:rPr>
          <w:rFonts w:ascii="Calibri Light" w:hAnsi="Calibri Light" w:cs="Calibri Light"/>
          <w:b/>
          <w:bCs/>
          <w:color w:val="000000"/>
        </w:rPr>
        <w:br w:type="page"/>
      </w:r>
    </w:p>
    <w:p w:rsidRPr="007770C6" w:rsidR="00A5196D" w:rsidP="005C79A1" w:rsidRDefault="002727AE" w14:paraId="1FB3852D" w14:textId="5903981F">
      <w:pPr>
        <w:pStyle w:val="Heading1"/>
      </w:pPr>
      <w:bookmarkStart w:name="_Toc11043530" w:id="8"/>
      <w:bookmarkStart w:name="_Toc11045530" w:id="9"/>
      <w:bookmarkStart w:name="_Toc11391203" w:id="10"/>
      <w:bookmarkStart w:name="_Ref21849392" w:id="11"/>
      <w:bookmarkStart w:name="_Ref21885873" w:id="12"/>
      <w:bookmarkStart w:name="_Ref21885877" w:id="13"/>
      <w:bookmarkStart w:name="_Toc119939766" w:id="14"/>
      <w:bookmarkStart w:name="_Toc135312797" w:id="15"/>
      <w:r w:rsidRPr="007770C6">
        <w:t>Introduction</w:t>
      </w:r>
      <w:bookmarkEnd w:id="8"/>
      <w:bookmarkEnd w:id="9"/>
      <w:bookmarkEnd w:id="10"/>
      <w:bookmarkEnd w:id="11"/>
      <w:bookmarkEnd w:id="12"/>
      <w:bookmarkEnd w:id="13"/>
      <w:bookmarkEnd w:id="14"/>
      <w:bookmarkEnd w:id="15"/>
    </w:p>
    <w:p w:rsidRPr="00C64922" w:rsidR="00A5196D" w:rsidP="003E2C96" w:rsidRDefault="002727AE" w14:paraId="4508C260" w14:textId="77777777">
      <w:pPr>
        <w:pStyle w:val="Heading2"/>
      </w:pPr>
      <w:bookmarkStart w:name="_1fob9te" w:colFirst="0" w:colLast="0" w:id="16"/>
      <w:bookmarkStart w:name="_Toc11043531" w:id="17"/>
      <w:bookmarkStart w:name="_Toc11045531" w:id="18"/>
      <w:bookmarkStart w:name="_Toc11391204" w:id="19"/>
      <w:bookmarkStart w:name="_Toc119939767" w:id="20"/>
      <w:bookmarkStart w:name="_Toc135312798" w:id="21"/>
      <w:bookmarkEnd w:id="16"/>
      <w:r w:rsidRPr="00C64922">
        <w:t xml:space="preserve">Purpose: Essential Guidance for </w:t>
      </w:r>
      <w:r w:rsidRPr="00C64922" w:rsidR="00586941">
        <w:t xml:space="preserve">Advancing </w:t>
      </w:r>
      <w:r w:rsidRPr="00C64922">
        <w:t>Interoperability</w:t>
      </w:r>
      <w:bookmarkEnd w:id="17"/>
      <w:bookmarkEnd w:id="18"/>
      <w:bookmarkEnd w:id="19"/>
      <w:bookmarkEnd w:id="20"/>
      <w:bookmarkEnd w:id="21"/>
    </w:p>
    <w:p w:rsidRPr="00D14360" w:rsidR="00A5196D" w:rsidP="00B505D2" w:rsidRDefault="00E14D1B" w14:paraId="7C15AB19" w14:textId="6457BB14">
      <w:pPr>
        <w:spacing w:after="120"/>
        <w:rPr>
          <w:rFonts w:eastAsia="Calibri" w:cs="Calibri"/>
          <w:color w:val="000000"/>
        </w:rPr>
      </w:pPr>
      <w:bookmarkStart w:name="_3znysh7" w:colFirst="0" w:colLast="0" w:id="22"/>
      <w:bookmarkEnd w:id="22"/>
      <w:r w:rsidRPr="00D14360">
        <w:rPr>
          <w:rFonts w:eastAsia="Calibri" w:cs="Calibri"/>
          <w:color w:val="000000"/>
        </w:rPr>
        <w:t xml:space="preserve">This companion guide titled, </w:t>
      </w:r>
      <w:r w:rsidRPr="00D14360" w:rsidR="001F7773">
        <w:rPr>
          <w:rFonts w:eastAsia="Calibri" w:cs="Calibri"/>
          <w:color w:val="000000"/>
        </w:rPr>
        <w:t>“</w:t>
      </w:r>
      <w:r w:rsidRPr="00D14360">
        <w:rPr>
          <w:rFonts w:eastAsia="Calibri" w:cs="Calibri"/>
          <w:color w:val="000000"/>
        </w:rPr>
        <w:t>Companion Guide to Consolidated Clinical Document Architecture (C-CDA) R2,</w:t>
      </w:r>
      <w:r w:rsidRPr="00D14360" w:rsidR="001F7773">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Pr="00D14360" w:rsidR="002727AE">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rsidR="003E45C2" w:rsidP="00A63678" w:rsidRDefault="002727AE" w14:paraId="765F60E5" w14:textId="77777777">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Pr="00D14360" w:rsidR="002C792C">
        <w:rPr>
          <w:rFonts w:eastAsia="Calibri" w:cs="Calibri"/>
          <w:color w:val="000000"/>
        </w:rPr>
        <w:t xml:space="preserve">the </w:t>
      </w:r>
      <w:r w:rsidRPr="00D14360">
        <w:rPr>
          <w:rFonts w:eastAsia="Calibri" w:cs="Calibri"/>
          <w:color w:val="000000"/>
        </w:rPr>
        <w:t xml:space="preserve">C-CDA </w:t>
      </w:r>
      <w:r w:rsidRPr="00D14360" w:rsidR="002C792C">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Pr="003E45C2" w:rsidR="003E45C2">
        <w:rPr>
          <w:noProof/>
        </w:rPr>
        <w:t xml:space="preserve"> </w:t>
      </w:r>
    </w:p>
    <w:p w:rsidR="003E45C2" w:rsidP="003E45C2" w:rsidRDefault="003E45C2" w14:paraId="6EAEC5F6" w14:textId="77777777">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rsidRPr="00D14360" w:rsidR="00A63678" w:rsidP="003E45C2" w:rsidRDefault="003E45C2" w14:paraId="6651D032" w14:textId="7A351EED">
      <w:pPr>
        <w:pStyle w:val="Caption"/>
        <w:rPr>
          <w:rFonts w:eastAsia="Calibri" w:cs="Calibri"/>
          <w:color w:val="000000"/>
        </w:rPr>
      </w:pPr>
      <w:bookmarkStart w:name="_Toc119939915" w:id="23"/>
      <w:bookmarkStart w:name="_Toc135312947" w:id="24"/>
      <w:r>
        <w:t xml:space="preserve">Figure </w:t>
      </w:r>
      <w:r>
        <w:fldChar w:fldCharType="begin"/>
      </w:r>
      <w:r>
        <w:instrText>SEQ Figure \* ARABIC</w:instrText>
      </w:r>
      <w:r>
        <w:fldChar w:fldCharType="separate"/>
      </w:r>
      <w:r w:rsidR="00DC1072">
        <w:rPr>
          <w:noProof/>
        </w:rPr>
        <w:t>1</w:t>
      </w:r>
      <w:r>
        <w:fldChar w:fldCharType="end"/>
      </w:r>
      <w:r>
        <w:t xml:space="preserve">: </w:t>
      </w:r>
      <w:r w:rsidRPr="00147D55">
        <w:t>Continuous Improvement Strategy</w:t>
      </w:r>
      <w:bookmarkEnd w:id="23"/>
      <w:bookmarkEnd w:id="24"/>
    </w:p>
    <w:p w:rsidRPr="00D14360" w:rsidR="004C7C4B" w:rsidP="00A63678" w:rsidRDefault="004C7C4B" w14:paraId="6BAD0094" w14:textId="77777777">
      <w:pPr>
        <w:spacing w:after="120"/>
        <w:rPr>
          <w:rFonts w:eastAsia="Calibri" w:cs="Calibri"/>
          <w:color w:val="000000"/>
        </w:rPr>
      </w:pPr>
    </w:p>
    <w:p w:rsidRPr="00D14360" w:rsidR="004C7C4B" w:rsidP="00A63678" w:rsidRDefault="004C7C4B" w14:paraId="66FC159D" w14:textId="77777777">
      <w:pPr>
        <w:spacing w:after="120"/>
        <w:rPr>
          <w:rFonts w:eastAsia="Calibri" w:cs="Calibri"/>
          <w:color w:val="000000"/>
        </w:rPr>
      </w:pPr>
    </w:p>
    <w:p w:rsidRPr="00D14360" w:rsidR="004C7C4B" w:rsidP="00A63678" w:rsidRDefault="004C7C4B" w14:paraId="6FD61EF2" w14:textId="77777777">
      <w:pPr>
        <w:spacing w:after="120"/>
        <w:rPr>
          <w:rFonts w:eastAsia="Calibri" w:cs="Calibri"/>
          <w:color w:val="000000"/>
        </w:rPr>
      </w:pPr>
    </w:p>
    <w:p w:rsidRPr="00D14360" w:rsidR="004C7C4B" w:rsidP="004C7C4B" w:rsidRDefault="004C7C4B" w14:paraId="046E0DDF" w14:textId="7637A14D">
      <w:pPr>
        <w:spacing w:after="120"/>
        <w:jc w:val="center"/>
        <w:rPr>
          <w:rFonts w:eastAsia="Calibri" w:cs="Calibri"/>
          <w:color w:val="000000"/>
        </w:rPr>
      </w:pPr>
    </w:p>
    <w:p w:rsidRPr="00D14360" w:rsidR="00522A5D" w:rsidP="00A63678" w:rsidRDefault="00522A5D" w14:paraId="0D16E37B" w14:textId="77777777">
      <w:pPr>
        <w:keepNext/>
        <w:spacing w:after="120"/>
        <w:rPr>
          <w:rFonts w:eastAsia="Calibri" w:cs="Calibri"/>
          <w:color w:val="000000"/>
        </w:rPr>
      </w:pPr>
    </w:p>
    <w:p w:rsidRPr="00D14360" w:rsidR="00A5196D" w:rsidP="00A63678" w:rsidRDefault="002727AE" w14:paraId="42219364" w14:textId="77777777">
      <w:pPr>
        <w:keepNext/>
        <w:spacing w:after="120"/>
        <w:rPr>
          <w:rFonts w:eastAsia="Calibri" w:cs="Calibri"/>
          <w:color w:val="000000"/>
        </w:rPr>
      </w:pPr>
      <w:r w:rsidRPr="00D14360">
        <w:rPr>
          <w:rFonts w:eastAsia="Calibri" w:cs="Calibri"/>
          <w:color w:val="000000"/>
        </w:rPr>
        <w:t>The Companion Guide is intended to:</w:t>
      </w:r>
    </w:p>
    <w:p w:rsidRPr="00D14360" w:rsidR="00A5196D" w:rsidP="0054522C" w:rsidRDefault="002727AE" w14:paraId="1D203587" w14:textId="77777777">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Pr="00D14360" w:rsidR="00522A5D">
        <w:rPr>
          <w:rFonts w:eastAsia="Calibri" w:cs="Calibri"/>
          <w:color w:val="000000"/>
        </w:rPr>
        <w:t>.</w:t>
      </w:r>
    </w:p>
    <w:p w:rsidRPr="00D14360" w:rsidR="00A5196D" w:rsidP="0054522C" w:rsidRDefault="002727AE" w14:paraId="77B2397B" w14:textId="77777777">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Pr="00D14360" w:rsidR="00522A5D">
        <w:rPr>
          <w:rFonts w:eastAsia="Calibri" w:cs="Calibri"/>
          <w:color w:val="000000"/>
        </w:rPr>
        <w:t>.</w:t>
      </w:r>
      <w:r w:rsidRPr="00D14360">
        <w:rPr>
          <w:rFonts w:eastAsia="Calibri" w:cs="Calibri"/>
          <w:color w:val="000000"/>
        </w:rPr>
        <w:t xml:space="preserve"> </w:t>
      </w:r>
    </w:p>
    <w:p w:rsidRPr="00D14360" w:rsidR="00A5196D" w:rsidP="0054522C" w:rsidRDefault="002727AE" w14:paraId="0B5421CB" w14:textId="77777777">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rsidRPr="00D14360" w:rsidR="00A5196D" w:rsidP="00B505D2" w:rsidRDefault="002727AE" w14:paraId="35A110D5" w14:textId="77777777">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Pr="00D14360" w:rsidR="00ED19F8">
        <w:rPr>
          <w:rFonts w:eastAsia="Calibri" w:cs="Calibri"/>
          <w:color w:val="000000"/>
        </w:rPr>
        <w:t>.</w:t>
      </w:r>
      <w:r w:rsidRPr="00D14360" w:rsidR="004C1CE1">
        <w:rPr>
          <w:rFonts w:eastAsia="Calibri" w:cs="Calibri"/>
          <w:color w:val="000000"/>
        </w:rPr>
        <w:t xml:space="preserve"> It is an integral part of the maturation process driving the growth an improvement of C-CDA and supports the shift away from using early specifications such as C32 and C-CDA 1.1.</w:t>
      </w:r>
    </w:p>
    <w:p w:rsidRPr="00C64922" w:rsidR="00A96519" w:rsidP="003E2C96" w:rsidRDefault="00A96519" w14:paraId="7F0F9C08" w14:textId="77777777">
      <w:pPr>
        <w:pStyle w:val="Heading2"/>
      </w:pPr>
      <w:bookmarkStart w:name="_3j2qqm3" w:colFirst="0" w:colLast="0" w:id="25"/>
      <w:bookmarkStart w:name="_Toc10602103" w:id="26"/>
      <w:bookmarkStart w:name="_Toc10818948" w:id="27"/>
      <w:bookmarkStart w:name="_Toc11043532" w:id="28"/>
      <w:bookmarkStart w:name="_Toc11045532" w:id="29"/>
      <w:bookmarkStart w:name="_Toc11391205" w:id="30"/>
      <w:bookmarkStart w:name="_Toc119939768" w:id="31"/>
      <w:bookmarkStart w:name="_Toc135312799" w:id="32"/>
      <w:bookmarkEnd w:id="25"/>
      <w:r w:rsidRPr="00C64922">
        <w:t>The Genesis and Evolution</w:t>
      </w:r>
      <w:bookmarkEnd w:id="26"/>
      <w:bookmarkEnd w:id="27"/>
      <w:r w:rsidRPr="00C64922">
        <w:t xml:space="preserve"> of C-CDA</w:t>
      </w:r>
      <w:bookmarkEnd w:id="28"/>
      <w:bookmarkEnd w:id="29"/>
      <w:bookmarkEnd w:id="30"/>
      <w:bookmarkEnd w:id="31"/>
      <w:bookmarkEnd w:id="32"/>
    </w:p>
    <w:p w:rsidRPr="00D14360" w:rsidR="00A96519" w:rsidP="00A96519" w:rsidRDefault="00A96519" w14:paraId="14E1EB40" w14:textId="66A11250">
      <w:pPr>
        <w:spacing w:after="120"/>
        <w:rPr>
          <w:rFonts w:eastAsia="Calibri" w:cs="Calibri"/>
          <w:color w:val="000000"/>
        </w:rPr>
      </w:pPr>
      <w:bookmarkStart w:name="_Toc10818949" w:id="33"/>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rsidRPr="00C64922" w:rsidR="00892F82" w:rsidP="00FD31AC" w:rsidRDefault="00892F82" w14:paraId="3A0AB1F8" w14:textId="77777777">
      <w:pPr>
        <w:pStyle w:val="Heading3"/>
      </w:pPr>
      <w:bookmarkStart w:name="_Toc11391206" w:id="34"/>
      <w:bookmarkStart w:name="_Toc119939769" w:id="35"/>
      <w:bookmarkStart w:name="_Toc135312800" w:id="36"/>
      <w:bookmarkEnd w:id="33"/>
      <w:r w:rsidRPr="00C64922">
        <w:t>The Maturation Process for C-CDA</w:t>
      </w:r>
      <w:bookmarkEnd w:id="34"/>
      <w:bookmarkEnd w:id="35"/>
      <w:bookmarkEnd w:id="36"/>
    </w:p>
    <w:p w:rsidRPr="00D14360" w:rsidR="00C35861" w:rsidP="00C35861" w:rsidRDefault="00C35861" w14:paraId="475A4804"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rsidRPr="00D14360" w:rsidR="00C35861" w:rsidP="00C35861" w:rsidRDefault="00C35861" w14:paraId="6D89A1E2"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276"/>
        <w:gridCol w:w="8079"/>
      </w:tblGrid>
      <w:tr w:rsidRPr="00C64922" w:rsidR="00DF16F7" w:rsidTr="00254B4A" w14:paraId="20422DA7" w14:textId="77777777">
        <w:trPr>
          <w:cantSplit/>
          <w:tblHeader/>
        </w:trPr>
        <w:tc>
          <w:tcPr>
            <w:tcW w:w="0" w:type="dxa"/>
            <w:tcBorders>
              <w:bottom w:val="nil"/>
              <w:right w:val="nil"/>
            </w:tcBorders>
            <w:shd w:val="clear" w:color="auto" w:fill="4F81BD"/>
            <w:vAlign w:val="bottom"/>
          </w:tcPr>
          <w:p w:rsidRPr="00D14360" w:rsidR="00C35861" w:rsidP="00D14360" w:rsidRDefault="00C35861" w14:paraId="54145289"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rsidRPr="00D14360" w:rsidR="00C35861" w:rsidP="00D14360" w:rsidRDefault="00C35861" w14:paraId="2AAF404A"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Pr="00C64922" w:rsidR="00DF16F7" w:rsidTr="00254B4A" w14:paraId="7ACADEE6" w14:textId="77777777">
        <w:trPr>
          <w:trHeight w:val="1061"/>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25DE202F"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Normative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55856D9C" w14:textId="62990AFB">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Pr="00D14360" w:rsidR="00484652">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Pr="00D14360" w:rsidR="00694762">
              <w:rPr>
                <w:rFonts w:ascii="Calibri Light" w:hAnsi="Calibri Light" w:cs="Calibri Light"/>
                <w:color w:val="000000"/>
                <w:shd w:val="clear" w:color="auto" w:fill="FFFFFF"/>
              </w:rPr>
              <w:t xml:space="preserve"> </w:t>
            </w:r>
            <w:r w:rsidRPr="00D14360">
              <w:rPr>
                <w:rFonts w:cs="Calibri"/>
              </w:rPr>
              <w:t>HL7® Essential Requirements</w:t>
            </w:r>
            <w:r w:rsidRPr="00D14360" w:rsidR="00694762">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Pr="00C64922" w:rsidR="00DF16F7" w:rsidTr="00254B4A" w14:paraId="1FB013B9" w14:textId="77777777">
        <w:trPr>
          <w:trHeight w:val="1268"/>
        </w:trPr>
        <w:tc>
          <w:tcPr>
            <w:tcW w:w="0" w:type="dxa"/>
            <w:tcBorders>
              <w:right w:val="nil"/>
            </w:tcBorders>
            <w:shd w:val="clear" w:color="auto" w:fill="auto"/>
          </w:tcPr>
          <w:p w:rsidRPr="00D14360" w:rsidR="00C35861" w:rsidP="00D14360" w:rsidRDefault="00C35861" w14:paraId="53D6069A"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rsidRPr="00D14360" w:rsidR="00C35861" w:rsidP="00D14360" w:rsidRDefault="00C35861" w14:paraId="54C83542"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Pr="00C64922" w:rsidR="00DF16F7" w:rsidTr="00254B4A" w14:paraId="5E1EE641" w14:textId="77777777">
        <w:trPr>
          <w:trHeight w:val="800"/>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40F16584"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07D05378"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Pr="00C64922" w:rsidR="00DF16F7" w:rsidTr="00254B4A" w14:paraId="553F25C0" w14:textId="77777777">
        <w:tc>
          <w:tcPr>
            <w:tcW w:w="0" w:type="dxa"/>
            <w:tcBorders>
              <w:right w:val="nil"/>
            </w:tcBorders>
            <w:shd w:val="clear" w:color="auto" w:fill="auto"/>
          </w:tcPr>
          <w:p w:rsidRPr="00D14360" w:rsidR="00C35861" w:rsidP="00D14360" w:rsidRDefault="00C35861" w14:paraId="62742646"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rsidRPr="00D14360" w:rsidR="00C35861" w:rsidP="00D14360" w:rsidRDefault="00C35861" w14:paraId="1CED4364" w14:textId="77777777">
            <w:pPr>
              <w:pStyle w:val="NormalWeb"/>
              <w:keepNext/>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rsidRPr="00C64922" w:rsidR="00C35861" w:rsidP="00C35861" w:rsidRDefault="00C35861" w14:paraId="72980918" w14:textId="0F3F9C40">
      <w:pPr>
        <w:pStyle w:val="Caption"/>
      </w:pPr>
      <w:bookmarkStart w:name="_Toc118898787" w:id="37"/>
      <w:bookmarkStart w:name="_Toc119939990" w:id="38"/>
      <w:bookmarkStart w:name="_Toc135313022" w:id="39"/>
      <w:r w:rsidRPr="00C64922">
        <w:t xml:space="preserve">Table </w:t>
      </w:r>
      <w:r>
        <w:fldChar w:fldCharType="begin"/>
      </w:r>
      <w:r>
        <w:instrText>SEQ Table \* ARABIC</w:instrText>
      </w:r>
      <w:r>
        <w:fldChar w:fldCharType="separate"/>
      </w:r>
      <w:r w:rsidR="00DC1072">
        <w:rPr>
          <w:noProof/>
        </w:rPr>
        <w:t>1</w:t>
      </w:r>
      <w:r>
        <w:fldChar w:fldCharType="end"/>
      </w:r>
      <w:r w:rsidRPr="00C64922">
        <w:t>: Classifications of specifications</w:t>
      </w:r>
      <w:bookmarkEnd w:id="37"/>
      <w:bookmarkEnd w:id="38"/>
      <w:bookmarkEnd w:id="39"/>
    </w:p>
    <w:p w:rsidRPr="00D14360" w:rsidR="00C35861" w:rsidP="00C35861" w:rsidRDefault="00C35861" w14:paraId="4DA1CF76" w14:textId="77777777">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rsidRPr="00D14360" w:rsidR="00C35861" w:rsidP="00C35861" w:rsidRDefault="00C35861" w14:paraId="53A0B184" w14:textId="418F3986">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w:history="1" r:id="rId12">
        <w:r w:rsidRPr="000327CA" w:rsid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rsidRPr="00D14360" w:rsidR="00C35861" w:rsidP="00C35861" w:rsidRDefault="000327CA" w14:paraId="56C6F203" w14:textId="54DB4EC7">
      <w:pPr>
        <w:spacing w:after="120"/>
        <w:rPr>
          <w:rFonts w:eastAsia="Calibri" w:cs="Calibri"/>
          <w:color w:val="000000"/>
        </w:rPr>
      </w:pPr>
      <w:r>
        <w:rPr>
          <w:rFonts w:eastAsia="Calibri" w:cs="Calibri"/>
          <w:color w:val="000000"/>
        </w:rPr>
        <w:t>Implementer c</w:t>
      </w:r>
      <w:r w:rsidRPr="00D14360" w:rsidR="00C35861">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rsidRPr="00C64922" w:rsidR="00ED19F8" w:rsidP="00FD31AC" w:rsidRDefault="00ED19F8" w14:paraId="293F4DDC" w14:textId="77777777">
      <w:pPr>
        <w:pStyle w:val="Heading3"/>
      </w:pPr>
      <w:bookmarkStart w:name="_Toc18494981" w:id="40"/>
      <w:bookmarkStart w:name="_Toc19870176" w:id="41"/>
      <w:bookmarkStart w:name="_Toc20480865" w:id="42"/>
      <w:bookmarkStart w:name="_Toc21529393" w:id="43"/>
      <w:bookmarkStart w:name="_Toc21691444" w:id="44"/>
      <w:bookmarkStart w:name="_Toc21845626" w:id="45"/>
      <w:bookmarkStart w:name="_Toc21851865" w:id="46"/>
      <w:bookmarkStart w:name="_Toc21871826" w:id="47"/>
      <w:bookmarkStart w:name="_Toc21872282" w:id="48"/>
      <w:bookmarkStart w:name="_Toc21880053" w:id="49"/>
      <w:bookmarkStart w:name="_Toc21889883" w:id="50"/>
      <w:bookmarkStart w:name="_Toc21894026" w:id="51"/>
      <w:bookmarkStart w:name="_Toc21897954" w:id="52"/>
      <w:bookmarkStart w:name="_Toc21926701" w:id="53"/>
      <w:bookmarkStart w:name="_Toc18494982" w:id="54"/>
      <w:bookmarkStart w:name="_Toc19870177" w:id="55"/>
      <w:bookmarkStart w:name="_Toc20480866" w:id="56"/>
      <w:bookmarkStart w:name="_Toc21529394" w:id="57"/>
      <w:bookmarkStart w:name="_Toc21691445" w:id="58"/>
      <w:bookmarkStart w:name="_Toc21845627" w:id="59"/>
      <w:bookmarkStart w:name="_Toc21851866" w:id="60"/>
      <w:bookmarkStart w:name="_Toc21871827" w:id="61"/>
      <w:bookmarkStart w:name="_Toc21872283" w:id="62"/>
      <w:bookmarkStart w:name="_Toc21880054" w:id="63"/>
      <w:bookmarkStart w:name="_Toc21889884" w:id="64"/>
      <w:bookmarkStart w:name="_Toc21894027" w:id="65"/>
      <w:bookmarkStart w:name="_Toc21897955" w:id="66"/>
      <w:bookmarkStart w:name="_Toc21926702" w:id="67"/>
      <w:bookmarkStart w:name="_Toc18494983" w:id="68"/>
      <w:bookmarkStart w:name="_Toc19870178" w:id="69"/>
      <w:bookmarkStart w:name="_Toc20480867" w:id="70"/>
      <w:bookmarkStart w:name="_Toc21529395" w:id="71"/>
      <w:bookmarkStart w:name="_Toc21691446" w:id="72"/>
      <w:bookmarkStart w:name="_Toc21845628" w:id="73"/>
      <w:bookmarkStart w:name="_Toc21851867" w:id="74"/>
      <w:bookmarkStart w:name="_Toc21871828" w:id="75"/>
      <w:bookmarkStart w:name="_Toc21872284" w:id="76"/>
      <w:bookmarkStart w:name="_Toc21880055" w:id="77"/>
      <w:bookmarkStart w:name="_Toc21889885" w:id="78"/>
      <w:bookmarkStart w:name="_Toc21894028" w:id="79"/>
      <w:bookmarkStart w:name="_Toc21897956" w:id="80"/>
      <w:bookmarkStart w:name="_Toc21926703" w:id="81"/>
      <w:bookmarkStart w:name="_9xg0as362v1u" w:colFirst="0" w:colLast="0" w:id="82"/>
      <w:bookmarkStart w:name="_Toc18494984" w:id="83"/>
      <w:bookmarkStart w:name="_Toc19870179" w:id="84"/>
      <w:bookmarkStart w:name="_Toc20480868" w:id="85"/>
      <w:bookmarkStart w:name="_Toc21529396" w:id="86"/>
      <w:bookmarkStart w:name="_Toc21691447" w:id="87"/>
      <w:bookmarkStart w:name="_Toc21845629" w:id="88"/>
      <w:bookmarkStart w:name="_Toc21851868" w:id="89"/>
      <w:bookmarkStart w:name="_Toc21871829" w:id="90"/>
      <w:bookmarkStart w:name="_Toc21872285" w:id="91"/>
      <w:bookmarkStart w:name="_Toc21880056" w:id="92"/>
      <w:bookmarkStart w:name="_Toc21889886" w:id="93"/>
      <w:bookmarkStart w:name="_Toc21894029" w:id="94"/>
      <w:bookmarkStart w:name="_Toc21897957" w:id="95"/>
      <w:bookmarkStart w:name="_Toc21926704" w:id="96"/>
      <w:bookmarkStart w:name="_pomxshm05o5i" w:colFirst="0" w:colLast="0" w:id="97"/>
      <w:bookmarkStart w:name="_C-CDA_Errata_Process" w:id="98"/>
      <w:bookmarkStart w:name="_Toc10602104" w:id="99"/>
      <w:bookmarkStart w:name="_Toc11043535" w:id="100"/>
      <w:bookmarkStart w:name="_Toc11045535" w:id="101"/>
      <w:bookmarkStart w:name="_Toc11391207" w:id="102"/>
      <w:bookmarkStart w:name="_Ref21849259" w:id="103"/>
      <w:bookmarkStart w:name="_Ref21849265" w:id="104"/>
      <w:bookmarkStart w:name="_Ref21849353" w:id="105"/>
      <w:bookmarkStart w:name="_Ref21849363" w:id="106"/>
      <w:bookmarkStart w:name="_Toc119939770" w:id="107"/>
      <w:bookmarkStart w:name="_Toc135312801" w:id="108"/>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C64922">
        <w:t>C-CDA Errata Process</w:t>
      </w:r>
      <w:bookmarkEnd w:id="99"/>
      <w:bookmarkEnd w:id="100"/>
      <w:bookmarkEnd w:id="101"/>
      <w:bookmarkEnd w:id="102"/>
      <w:bookmarkEnd w:id="103"/>
      <w:bookmarkEnd w:id="104"/>
      <w:bookmarkEnd w:id="105"/>
      <w:bookmarkEnd w:id="106"/>
      <w:bookmarkEnd w:id="107"/>
      <w:bookmarkEnd w:id="108"/>
    </w:p>
    <w:p w:rsidRPr="00D14360" w:rsidR="00ED19F8" w:rsidP="00B505D2" w:rsidRDefault="00ED19F8" w14:paraId="7C9AB28E" w14:textId="092E6C0C">
      <w:pPr>
        <w:spacing w:after="120"/>
        <w:rPr>
          <w:rFonts w:eastAsia="Calibri" w:cs="Calibri"/>
          <w:color w:val="000000"/>
        </w:rPr>
      </w:pPr>
      <w:bookmarkStart w:name="_mcms7jbgao6l" w:colFirst="0" w:colLast="0" w:id="109"/>
      <w:bookmarkEnd w:id="109"/>
      <w:r w:rsidRPr="00D14360">
        <w:rPr>
          <w:rFonts w:eastAsia="Calibri" w:cs="Calibri"/>
          <w:color w:val="000000"/>
        </w:rPr>
        <w:t xml:space="preserve">C-CDA is regularly updated to include technical corrections and clarifications. These published updates are called Technical Errata </w:t>
      </w:r>
      <w:r w:rsidRPr="00D14360" w:rsidR="001E14C1">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Pr="00D14360" w:rsidR="00EC6E73">
        <w:rPr>
          <w:rFonts w:eastAsia="Calibri" w:cs="Calibri"/>
          <w:color w:val="000000"/>
        </w:rPr>
        <w:t>.</w:t>
      </w:r>
      <w:r w:rsidRPr="00D14360" w:rsidR="00C305F4">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rsidRPr="00D14360" w:rsidR="00ED19F8" w:rsidP="003A3D50" w:rsidRDefault="00ED19F8" w14:paraId="357EFA9A" w14:textId="54F3AE59">
      <w:pPr>
        <w:spacing w:before="120" w:after="120"/>
        <w:rPr>
          <w:rFonts w:eastAsia="Calibri" w:cs="Calibri"/>
          <w:color w:val="000000"/>
        </w:rPr>
      </w:pPr>
      <w:r w:rsidRPr="00D14360">
        <w:rPr>
          <w:rFonts w:eastAsia="Calibri" w:cs="Calibri"/>
          <w:color w:val="000000"/>
        </w:rPr>
        <w:t>Implementers should note that to maintain a current list of the approved technical errata for C-CDA the errata packages need to be downloaded regularly from the HL7.org website.</w:t>
      </w:r>
      <w:r w:rsidRPr="00D14360" w:rsidR="00387B58">
        <w:rPr>
          <w:rStyle w:val="FootnoteReference"/>
          <w:rFonts w:eastAsia="Calibri" w:cs="Calibri"/>
          <w:color w:val="000000"/>
        </w:rPr>
        <w:footnoteReference w:id="6"/>
      </w:r>
      <w:r w:rsidRPr="00D14360">
        <w:rPr>
          <w:rFonts w:eastAsia="Calibri" w:cs="Calibri"/>
          <w:color w:val="000000"/>
        </w:rPr>
        <w:t xml:space="preserve"> </w:t>
      </w:r>
    </w:p>
    <w:p w:rsidRPr="00D14360" w:rsidR="00315C06" w:rsidP="00B505D2" w:rsidRDefault="00ED19F8" w14:paraId="6360C4F4" w14:textId="588C53FD">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Pr="00D14360" w:rsidR="00F80882">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Pr="00D14360" w:rsidR="00F80882">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Pr="00D14360" w:rsidR="00F80882">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rsidRPr="00C64922" w:rsidR="00ED19F8" w:rsidP="00FD31AC" w:rsidRDefault="00ED19F8" w14:paraId="07541126" w14:textId="77777777">
      <w:pPr>
        <w:pStyle w:val="Heading3"/>
      </w:pPr>
      <w:bookmarkStart w:name="_hbt1y34f27hr" w:colFirst="0" w:colLast="0" w:id="110"/>
      <w:bookmarkStart w:name="_C-CDA_STU_Updates" w:id="111"/>
      <w:bookmarkStart w:name="_Toc11043536" w:id="112"/>
      <w:bookmarkStart w:name="_Toc11045536" w:id="113"/>
      <w:bookmarkStart w:name="_Toc11391208" w:id="114"/>
      <w:bookmarkStart w:name="_Ref21848966" w:id="115"/>
      <w:bookmarkStart w:name="_Ref21848990" w:id="116"/>
      <w:bookmarkStart w:name="_Ref21849018" w:id="117"/>
      <w:bookmarkStart w:name="_Ref21849026" w:id="118"/>
      <w:bookmarkStart w:name="_Ref21849034" w:id="119"/>
      <w:bookmarkStart w:name="_Toc119939771" w:id="120"/>
      <w:bookmarkStart w:name="_Toc135312802" w:id="121"/>
      <w:bookmarkEnd w:id="110"/>
      <w:bookmarkEnd w:id="111"/>
      <w:r w:rsidRPr="00C64922">
        <w:t>C-CDA STU Updates</w:t>
      </w:r>
      <w:bookmarkEnd w:id="112"/>
      <w:bookmarkEnd w:id="113"/>
      <w:bookmarkEnd w:id="114"/>
      <w:bookmarkEnd w:id="115"/>
      <w:bookmarkEnd w:id="116"/>
      <w:bookmarkEnd w:id="117"/>
      <w:bookmarkEnd w:id="118"/>
      <w:bookmarkEnd w:id="119"/>
      <w:bookmarkEnd w:id="120"/>
      <w:bookmarkEnd w:id="121"/>
    </w:p>
    <w:p w:rsidRPr="007770C6" w:rsidR="003538A1" w:rsidRDefault="003538A1" w14:paraId="3F22A084" w14:textId="485057A0">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Pr="007770C6" w:rsidR="00E35258">
        <w:rPr>
          <w:rFonts w:ascii="Calibri" w:hAnsi="Calibri" w:cs="Calibri"/>
          <w:sz w:val="20"/>
          <w:szCs w:val="20"/>
        </w:rPr>
        <w:t xml:space="preserve"> in </w:t>
      </w:r>
      <w:r w:rsidRPr="007770C6" w:rsidR="002869E1">
        <w:rPr>
          <w:rFonts w:ascii="Calibri" w:hAnsi="Calibri" w:cs="Calibri"/>
          <w:sz w:val="20"/>
          <w:szCs w:val="20"/>
        </w:rPr>
        <w:t>t</w:t>
      </w:r>
      <w:r w:rsidRPr="007770C6" w:rsidR="002869E1">
        <w:rPr>
          <w:rFonts w:ascii="Calibri" w:hAnsi="Calibri" w:cs="Calibri"/>
          <w:color w:val="000000"/>
          <w:sz w:val="20"/>
          <w:szCs w:val="20"/>
        </w:rPr>
        <w:t>he</w:t>
      </w:r>
      <w:r w:rsidRPr="007770C6" w:rsidR="00E35258">
        <w:rPr>
          <w:rFonts w:ascii="Calibri" w:hAnsi="Calibri" w:cs="Calibri"/>
          <w:color w:val="000000"/>
          <w:sz w:val="20"/>
          <w:szCs w:val="20"/>
        </w:rPr>
        <w:t xml:space="preserve"> table below</w:t>
      </w:r>
      <w:r w:rsidRPr="007770C6" w:rsidR="00EC6E73">
        <w:rPr>
          <w:rFonts w:ascii="Calibri" w:hAnsi="Calibri" w:cs="Calibri"/>
          <w:color w:val="000000"/>
          <w:sz w:val="20"/>
          <w:szCs w:val="20"/>
        </w:rPr>
        <w:t>.</w:t>
      </w:r>
    </w:p>
    <w:p w:rsidRPr="00C64922" w:rsidR="00C305F4" w:rsidP="00C305F4" w:rsidRDefault="00C305F4" w14:paraId="2E74CD42"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890"/>
        <w:gridCol w:w="7470"/>
      </w:tblGrid>
      <w:tr w:rsidRPr="00C64922" w:rsidR="00FC6DD5" w:rsidTr="00254B4A" w14:paraId="2CC88B97" w14:textId="77777777">
        <w:trPr>
          <w:cantSplit/>
          <w:tblHeader/>
        </w:trPr>
        <w:tc>
          <w:tcPr>
            <w:tcW w:w="1890" w:type="dxa"/>
            <w:tcBorders>
              <w:bottom w:val="nil"/>
              <w:right w:val="nil"/>
            </w:tcBorders>
            <w:shd w:val="clear" w:color="auto" w:fill="4F81BD"/>
          </w:tcPr>
          <w:p w:rsidRPr="00AE350D" w:rsidR="003538A1" w:rsidP="00D14360" w:rsidRDefault="003538A1" w14:paraId="51F326A1"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rsidRPr="00AE350D" w:rsidR="003538A1" w:rsidP="00D14360" w:rsidRDefault="003538A1" w14:paraId="781DDD87"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Pr="00C64922" w:rsidR="00FC6DD5" w:rsidTr="003A3D50" w14:paraId="02D32699"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249FE9F6"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color="4F81BD" w:sz="4" w:space="0"/>
              <w:bottom w:val="single" w:color="4F81BD" w:sz="4" w:space="0"/>
            </w:tcBorders>
            <w:shd w:val="clear" w:color="auto" w:fill="auto"/>
          </w:tcPr>
          <w:p w:rsidRPr="00AE350D" w:rsidR="003538A1" w:rsidP="00D14360" w:rsidRDefault="003538A1" w14:paraId="25DF4E7F" w14:textId="6EFF7461">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Pr="00D14360" w:rsidR="005D5ACA">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Pr="00AE350D" w:rsidR="005D5ACA">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Pr="00C64922" w:rsidR="00FC6DD5" w:rsidTr="00DE28EB" w14:paraId="45EE0B72" w14:textId="77777777">
        <w:trPr>
          <w:cantSplit/>
        </w:trPr>
        <w:tc>
          <w:tcPr>
            <w:tcW w:w="1890" w:type="dxa"/>
            <w:tcBorders>
              <w:right w:val="nil"/>
            </w:tcBorders>
            <w:shd w:val="clear" w:color="auto" w:fill="FFFFFF"/>
          </w:tcPr>
          <w:p w:rsidRPr="00D14360" w:rsidR="003538A1" w:rsidP="00D14360" w:rsidRDefault="003538A1" w14:paraId="797C617E"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rsidRPr="00AE350D" w:rsidR="003538A1" w:rsidP="00D14360" w:rsidRDefault="003538A1" w14:paraId="33B51B88" w14:textId="562912CF">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Pr="00C64922" w:rsidR="00FC6DD5" w:rsidTr="00254B4A" w14:paraId="4686AA13"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5839E27D"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color="4F81BD" w:sz="4" w:space="0"/>
              <w:bottom w:val="single" w:color="4F81BD" w:sz="4" w:space="0"/>
            </w:tcBorders>
            <w:shd w:val="clear" w:color="auto" w:fill="auto"/>
          </w:tcPr>
          <w:p w:rsidRPr="00AE350D" w:rsidR="003538A1" w:rsidP="00D14360" w:rsidRDefault="003538A1" w14:paraId="3FB2B997"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Pr="00C64922" w:rsidR="00FC6DD5" w:rsidTr="00254B4A" w14:paraId="731B4457" w14:textId="77777777">
        <w:tc>
          <w:tcPr>
            <w:tcW w:w="1890" w:type="dxa"/>
            <w:tcBorders>
              <w:right w:val="nil"/>
            </w:tcBorders>
            <w:shd w:val="clear" w:color="auto" w:fill="FFFFFF"/>
          </w:tcPr>
          <w:p w:rsidRPr="00D14360" w:rsidR="003538A1" w:rsidP="00D14360" w:rsidRDefault="003538A1" w14:paraId="37377B09"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rsidR="00E93A1E" w:rsidP="00D14360" w:rsidRDefault="003538A1" w14:paraId="6677E3D4"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rsidRPr="00AE350D" w:rsidR="003538A1" w:rsidP="00D14360" w:rsidRDefault="003538A1" w14:paraId="206C3ADF"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Pr="00C64922" w:rsidR="00FC6DD5" w:rsidTr="00254B4A" w14:paraId="109FBBB9" w14:textId="77777777">
        <w:trPr>
          <w:cantSplit/>
        </w:trPr>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7819BACF"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Approve</w:t>
            </w:r>
          </w:p>
        </w:tc>
        <w:tc>
          <w:tcPr>
            <w:tcW w:w="7470" w:type="dxa"/>
            <w:tcBorders>
              <w:top w:val="single" w:color="4F81BD" w:sz="4" w:space="0"/>
              <w:bottom w:val="single" w:color="4F81BD" w:sz="4" w:space="0"/>
            </w:tcBorders>
            <w:shd w:val="clear" w:color="auto" w:fill="auto"/>
          </w:tcPr>
          <w:p w:rsidRPr="00AE350D" w:rsidR="003538A1" w:rsidP="00D14360" w:rsidRDefault="003538A1" w14:paraId="0E20851F" w14:textId="77777777">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rsidRPr="00C64922" w:rsidR="00C305F4" w:rsidP="008B252C" w:rsidRDefault="00A5789F" w14:paraId="5AF16A4B" w14:textId="2D5CAEAA">
      <w:pPr>
        <w:pStyle w:val="Caption"/>
      </w:pPr>
      <w:r>
        <w:t xml:space="preserve"> </w:t>
      </w:r>
      <w:bookmarkStart w:name="_Toc118898788" w:id="122"/>
      <w:bookmarkStart w:name="_Toc119939991" w:id="123"/>
      <w:bookmarkStart w:name="_Toc135313023" w:id="124"/>
      <w:r w:rsidRPr="00C64922" w:rsidR="008B252C">
        <w:t xml:space="preserve">Table </w:t>
      </w:r>
      <w:r>
        <w:fldChar w:fldCharType="begin"/>
      </w:r>
      <w:r>
        <w:instrText>SEQ Table \* ARABIC</w:instrText>
      </w:r>
      <w:r>
        <w:fldChar w:fldCharType="separate"/>
      </w:r>
      <w:r w:rsidR="00DC1072">
        <w:rPr>
          <w:noProof/>
        </w:rPr>
        <w:t>2</w:t>
      </w:r>
      <w:r>
        <w:fldChar w:fldCharType="end"/>
      </w:r>
      <w:r w:rsidRPr="00C64922" w:rsidR="008B252C">
        <w:t>: Review Ballot process</w:t>
      </w:r>
      <w:bookmarkEnd w:id="122"/>
      <w:bookmarkEnd w:id="123"/>
      <w:bookmarkEnd w:id="124"/>
    </w:p>
    <w:p w:rsidRPr="00C64922" w:rsidR="00F47390" w:rsidP="003E2C96" w:rsidRDefault="003538A1" w14:paraId="3D279E86" w14:textId="77777777">
      <w:pPr>
        <w:pStyle w:val="Heading2"/>
      </w:pPr>
      <w:bookmarkStart w:name="_Toc11043537" w:id="125"/>
      <w:bookmarkStart w:name="_Toc11045537" w:id="126"/>
      <w:bookmarkStart w:name="_Toc11391209" w:id="127"/>
      <w:bookmarkStart w:name="_Toc119939772" w:id="128"/>
      <w:bookmarkStart w:name="_Toc135312803" w:id="129"/>
      <w:r w:rsidRPr="00C64922">
        <w:t>Semantic Interoperability</w:t>
      </w:r>
      <w:r w:rsidRPr="00C64922" w:rsidR="00D002F7">
        <w:t>: C-CDA Value Set Management</w:t>
      </w:r>
      <w:bookmarkEnd w:id="125"/>
      <w:bookmarkEnd w:id="126"/>
      <w:bookmarkEnd w:id="127"/>
      <w:bookmarkEnd w:id="128"/>
      <w:bookmarkEnd w:id="129"/>
    </w:p>
    <w:p w:rsidRPr="00D14360" w:rsidR="007B35DC" w:rsidP="003538A1" w:rsidRDefault="003538A1" w14:paraId="33F950EC" w14:textId="7E5F15EC">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Pr="00F02EB6" w:rsid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Pr="00D14360" w:rsidR="007B35DC">
        <w:rPr>
          <w:rFonts w:eastAsia="Calibri" w:cs="Calibri"/>
          <w:color w:val="000000"/>
        </w:rPr>
        <w:t>the following</w:t>
      </w:r>
      <w:r w:rsidRPr="00D14360">
        <w:rPr>
          <w:rFonts w:eastAsia="Calibri" w:cs="Calibri"/>
          <w:color w:val="000000"/>
        </w:rPr>
        <w:t xml:space="preserve"> definition for Interoperability: </w:t>
      </w:r>
    </w:p>
    <w:p w:rsidRPr="00D14360" w:rsidR="003538A1" w:rsidRDefault="003538A1" w14:paraId="7EA24A31" w14:textId="77777777">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Pr="00D14360" w:rsidR="00E35258">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rsidRPr="00D14360" w:rsidR="00694762" w:rsidP="003A3D50" w:rsidRDefault="00694762" w14:paraId="33053F8D" w14:textId="77777777">
      <w:pPr>
        <w:spacing w:after="120"/>
        <w:ind w:left="720"/>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27"/>
        <w:gridCol w:w="8028"/>
      </w:tblGrid>
      <w:tr w:rsidRPr="00C64922" w:rsidR="00DF16F7" w:rsidTr="00254B4A" w14:paraId="27C0BE84" w14:textId="77777777">
        <w:trPr>
          <w:cantSplit/>
          <w:tblHeader/>
        </w:trPr>
        <w:tc>
          <w:tcPr>
            <w:tcW w:w="1327" w:type="dxa"/>
            <w:tcBorders>
              <w:bottom w:val="nil"/>
              <w:right w:val="nil"/>
            </w:tcBorders>
            <w:shd w:val="clear" w:color="auto" w:fill="4F81BD"/>
          </w:tcPr>
          <w:p w:rsidRPr="00D14360" w:rsidR="003538A1" w:rsidP="00480C59" w:rsidRDefault="003538A1" w14:paraId="6B63C08A" w14:textId="77777777">
            <w:pPr>
              <w:rPr>
                <w:rFonts w:eastAsia="Calibri" w:cs="Calibri"/>
                <w:b/>
                <w:bCs/>
                <w:color w:val="FFFFFF"/>
              </w:rPr>
            </w:pPr>
            <w:r w:rsidRPr="00D14360">
              <w:rPr>
                <w:rFonts w:eastAsia="Calibri" w:cs="Calibri"/>
                <w:b/>
                <w:bCs/>
                <w:color w:val="FFFFFF"/>
              </w:rPr>
              <w:t>Aspect</w:t>
            </w:r>
          </w:p>
        </w:tc>
        <w:tc>
          <w:tcPr>
            <w:tcW w:w="8028" w:type="dxa"/>
            <w:shd w:val="clear" w:color="auto" w:fill="4F81BD"/>
          </w:tcPr>
          <w:p w:rsidRPr="00D14360" w:rsidR="003538A1" w:rsidP="00480C59" w:rsidRDefault="003538A1" w14:paraId="6CDE5070" w14:textId="77777777">
            <w:pPr>
              <w:rPr>
                <w:rFonts w:eastAsia="Calibri" w:cs="Calibri"/>
                <w:b/>
                <w:bCs/>
                <w:color w:val="FFFFFF"/>
              </w:rPr>
            </w:pPr>
            <w:r w:rsidRPr="00D14360">
              <w:rPr>
                <w:rFonts w:eastAsia="Calibri" w:cs="Calibri"/>
                <w:b/>
                <w:bCs/>
                <w:color w:val="FFFFFF"/>
              </w:rPr>
              <w:t>Relationship to Interoperability</w:t>
            </w:r>
          </w:p>
        </w:tc>
      </w:tr>
      <w:tr w:rsidRPr="00C64922" w:rsidR="00DF16F7" w:rsidTr="00254B4A" w14:paraId="1FA7BA9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2859A219" w14:textId="77777777">
            <w:pPr>
              <w:rPr>
                <w:rFonts w:eastAsia="Calibri" w:cs="Calibri"/>
                <w:b/>
                <w:bCs/>
                <w:color w:val="000000"/>
              </w:rPr>
            </w:pPr>
            <w:r w:rsidRPr="00D14360">
              <w:rPr>
                <w:rFonts w:eastAsia="Calibri" w:cs="Calibri"/>
                <w:b/>
                <w:bCs/>
                <w:color w:val="000000"/>
              </w:rPr>
              <w:t>Foundational</w:t>
            </w:r>
          </w:p>
        </w:tc>
        <w:tc>
          <w:tcPr>
            <w:tcW w:w="8028" w:type="dxa"/>
            <w:tcBorders>
              <w:top w:val="single" w:color="4F81BD" w:sz="4" w:space="0"/>
              <w:bottom w:val="single" w:color="4F81BD" w:sz="4" w:space="0"/>
            </w:tcBorders>
            <w:shd w:val="clear" w:color="auto" w:fill="auto"/>
          </w:tcPr>
          <w:p w:rsidRPr="00D14360" w:rsidR="003538A1" w:rsidP="00D14360" w:rsidRDefault="003538A1" w14:paraId="11AC7240"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Pr="00C64922" w:rsidR="00DF16F7" w:rsidTr="00254B4A" w14:paraId="2833830D" w14:textId="77777777">
        <w:tc>
          <w:tcPr>
            <w:tcW w:w="1327" w:type="dxa"/>
            <w:tcBorders>
              <w:right w:val="nil"/>
            </w:tcBorders>
            <w:shd w:val="clear" w:color="auto" w:fill="FFFFFF"/>
          </w:tcPr>
          <w:p w:rsidRPr="00D14360" w:rsidR="003538A1" w:rsidP="00480C59" w:rsidRDefault="003538A1" w14:paraId="00AD4B29" w14:textId="77777777">
            <w:pPr>
              <w:rPr>
                <w:rFonts w:eastAsia="Calibri" w:cs="Calibri"/>
                <w:b/>
                <w:bCs/>
                <w:color w:val="000000"/>
              </w:rPr>
            </w:pPr>
            <w:r w:rsidRPr="00D14360">
              <w:rPr>
                <w:rFonts w:eastAsia="Calibri" w:cs="Calibri"/>
                <w:b/>
                <w:bCs/>
                <w:color w:val="000000"/>
              </w:rPr>
              <w:t>Structural</w:t>
            </w:r>
          </w:p>
        </w:tc>
        <w:tc>
          <w:tcPr>
            <w:tcW w:w="8028" w:type="dxa"/>
            <w:shd w:val="clear" w:color="auto" w:fill="auto"/>
          </w:tcPr>
          <w:p w:rsidRPr="00D14360" w:rsidR="003538A1" w:rsidP="00D14360" w:rsidRDefault="003538A1" w14:paraId="13290863"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Pr="00C64922" w:rsidR="00DF16F7" w:rsidTr="00254B4A" w14:paraId="4237D8A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5B375AD5" w14:textId="77777777">
            <w:pPr>
              <w:rPr>
                <w:rFonts w:eastAsia="Calibri" w:cs="Calibri"/>
                <w:b/>
                <w:bCs/>
                <w:color w:val="000000"/>
              </w:rPr>
            </w:pPr>
            <w:r w:rsidRPr="00D14360">
              <w:rPr>
                <w:rFonts w:eastAsia="Calibri" w:cs="Calibri"/>
                <w:b/>
                <w:bCs/>
                <w:color w:val="000000"/>
              </w:rPr>
              <w:t>Semantic</w:t>
            </w:r>
          </w:p>
        </w:tc>
        <w:tc>
          <w:tcPr>
            <w:tcW w:w="8028" w:type="dxa"/>
            <w:tcBorders>
              <w:top w:val="single" w:color="4F81BD" w:sz="4" w:space="0"/>
              <w:bottom w:val="single" w:color="4F81BD" w:sz="4" w:space="0"/>
            </w:tcBorders>
            <w:shd w:val="clear" w:color="auto" w:fill="auto"/>
          </w:tcPr>
          <w:p w:rsidRPr="00D14360" w:rsidR="003538A1" w:rsidP="00D14360" w:rsidRDefault="003538A1" w14:paraId="75A47C0C"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Pr="00C64922" w:rsidR="00DF16F7" w:rsidTr="00254B4A" w14:paraId="047146C5" w14:textId="77777777">
        <w:tc>
          <w:tcPr>
            <w:tcW w:w="1327" w:type="dxa"/>
            <w:tcBorders>
              <w:right w:val="nil"/>
            </w:tcBorders>
            <w:shd w:val="clear" w:color="auto" w:fill="FFFFFF"/>
          </w:tcPr>
          <w:p w:rsidRPr="00D14360" w:rsidR="003538A1" w:rsidP="00480C59" w:rsidRDefault="003538A1" w14:paraId="737EBDDA" w14:textId="77777777">
            <w:pPr>
              <w:rPr>
                <w:rFonts w:eastAsia="Calibri" w:cs="Calibri"/>
                <w:b/>
                <w:bCs/>
                <w:color w:val="000000"/>
              </w:rPr>
            </w:pPr>
            <w:r w:rsidRPr="00D14360">
              <w:rPr>
                <w:rFonts w:eastAsia="Calibri" w:cs="Calibri"/>
                <w:b/>
                <w:bCs/>
                <w:color w:val="000000"/>
              </w:rPr>
              <w:t>Operational</w:t>
            </w:r>
          </w:p>
        </w:tc>
        <w:tc>
          <w:tcPr>
            <w:tcW w:w="8028" w:type="dxa"/>
            <w:shd w:val="clear" w:color="auto" w:fill="auto"/>
          </w:tcPr>
          <w:p w:rsidRPr="00D14360" w:rsidR="003538A1" w:rsidP="00D14360" w:rsidRDefault="003538A1" w14:paraId="60464FD3" w14:textId="77777777">
            <w:pPr>
              <w:keepNext/>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rsidRPr="00D14360" w:rsidR="003538A1" w:rsidP="00480C59" w:rsidRDefault="00A5789F" w14:paraId="08B4A360" w14:textId="17227C3B">
      <w:pPr>
        <w:pStyle w:val="Caption"/>
        <w:rPr>
          <w:rFonts w:eastAsia="Calibri" w:cs="Calibri"/>
          <w:color w:val="000000"/>
        </w:rPr>
      </w:pPr>
      <w:r>
        <w:t xml:space="preserve"> </w:t>
      </w:r>
      <w:bookmarkStart w:name="_Toc118898789" w:id="130"/>
      <w:bookmarkStart w:name="_Toc119939992" w:id="131"/>
      <w:bookmarkStart w:name="_Toc135313024" w:id="132"/>
      <w:r w:rsidRPr="00C64922" w:rsidR="00480C59">
        <w:t xml:space="preserve">Table </w:t>
      </w:r>
      <w:r>
        <w:fldChar w:fldCharType="begin"/>
      </w:r>
      <w:r>
        <w:instrText>SEQ Table \* ARABIC</w:instrText>
      </w:r>
      <w:r>
        <w:fldChar w:fldCharType="separate"/>
      </w:r>
      <w:r w:rsidR="00DC1072">
        <w:rPr>
          <w:noProof/>
        </w:rPr>
        <w:t>3</w:t>
      </w:r>
      <w:r>
        <w:fldChar w:fldCharType="end"/>
      </w:r>
      <w:r w:rsidRPr="00C64922" w:rsidR="00480C59">
        <w:t>: Aspects of Interoperability</w:t>
      </w:r>
      <w:bookmarkEnd w:id="130"/>
      <w:bookmarkEnd w:id="131"/>
      <w:bookmarkEnd w:id="132"/>
    </w:p>
    <w:p w:rsidRPr="00D14360" w:rsidR="00726EBF" w:rsidP="00726EBF" w:rsidRDefault="003538A1" w14:paraId="14EC4902" w14:textId="68DC39A7">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rsidRPr="00D14360" w:rsidR="00D002F7" w:rsidP="00726EBF" w:rsidRDefault="003538A1" w14:paraId="47B98EDE" w14:textId="1A7EF70A">
      <w:pPr>
        <w:pStyle w:val="NormalWeb"/>
        <w:shd w:val="clear" w:color="auto" w:fill="FFFFFF"/>
        <w:rPr>
          <w:rFonts w:eastAsia="Calibri" w:cs="Calibri"/>
          <w:color w:val="000000"/>
        </w:rPr>
      </w:pPr>
      <w:r w:rsidRPr="00D14360">
        <w:rPr>
          <w:rFonts w:eastAsia="Calibri" w:cs="Calibri"/>
          <w:color w:val="000000"/>
        </w:rPr>
        <w:t xml:space="preserve">Value </w:t>
      </w:r>
      <w:r w:rsidRPr="00D14360" w:rsidR="007B35DC">
        <w:rPr>
          <w:rFonts w:eastAsia="Calibri" w:cs="Calibri"/>
          <w:color w:val="000000"/>
        </w:rPr>
        <w:t>S</w:t>
      </w:r>
      <w:r w:rsidRPr="00D14360">
        <w:rPr>
          <w:rFonts w:eastAsia="Calibri" w:cs="Calibri"/>
          <w:color w:val="000000"/>
        </w:rPr>
        <w:t xml:space="preserve">ets used by C-CDA play a critical role in supporting semantic interoperability. </w:t>
      </w:r>
    </w:p>
    <w:p w:rsidRPr="00D14360" w:rsidR="003538A1" w:rsidP="003538A1" w:rsidRDefault="003538A1" w14:paraId="34AABCE1" w14:textId="77777777">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In other cases, HL7 acts as the steward in maintaining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ets.</w:t>
      </w:r>
    </w:p>
    <w:p w:rsidRPr="00D14360" w:rsidR="00D002F7" w:rsidP="00D002F7" w:rsidRDefault="00D002F7" w14:paraId="151CE29A" w14:textId="1B31329B">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Pr="005D6BCF" w:rsid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Pr="00D14360" w:rsidR="009A40F8">
        <w:rPr>
          <w:rFonts w:eastAsia="Calibri" w:cs="Calibri"/>
          <w:color w:val="000000"/>
        </w:rPr>
        <w:t xml:space="preserve"> each year</w:t>
      </w:r>
      <w:r w:rsidRPr="00D14360" w:rsidR="00EC6E73">
        <w:rPr>
          <w:rFonts w:eastAsia="Calibri" w:cs="Calibri"/>
          <w:color w:val="000000"/>
        </w:rPr>
        <w:t>.</w:t>
      </w:r>
      <w:r w:rsidRPr="00D14360" w:rsidR="00002578">
        <w:rPr>
          <w:rStyle w:val="FootnoteReference"/>
          <w:rFonts w:eastAsia="Calibri" w:cs="Calibri"/>
          <w:color w:val="000000"/>
        </w:rPr>
        <w:footnoteReference w:id="8"/>
      </w:r>
      <w:r w:rsidRPr="00D14360">
        <w:rPr>
          <w:rFonts w:eastAsia="Calibri" w:cs="Calibri"/>
          <w:color w:val="000000"/>
        </w:rPr>
        <w:t xml:space="preserve"> </w:t>
      </w:r>
    </w:p>
    <w:p w:rsidRPr="00D14360" w:rsidR="003538A1" w:rsidP="003538A1" w:rsidRDefault="00D002F7" w14:paraId="102DDFC7" w14:textId="77777777">
      <w:pPr>
        <w:spacing w:after="120"/>
        <w:rPr>
          <w:rFonts w:eastAsia="Calibri" w:cs="Calibri"/>
          <w:color w:val="000000"/>
        </w:rPr>
      </w:pPr>
      <w:r w:rsidRPr="00D14360">
        <w:rPr>
          <w:rFonts w:eastAsia="Calibri" w:cs="Calibri"/>
          <w:color w:val="000000"/>
        </w:rPr>
        <w:t>Value Set stewards and i</w:t>
      </w:r>
      <w:r w:rsidRPr="00D14360" w:rsidR="003538A1">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Pr="00D14360" w:rsidR="003538A1">
        <w:rPr>
          <w:rFonts w:eastAsia="Calibri" w:cs="Calibri"/>
          <w:color w:val="000000"/>
        </w:rPr>
        <w:t xml:space="preserve"> </w:t>
      </w:r>
      <w:r w:rsidRPr="00D14360">
        <w:rPr>
          <w:rFonts w:eastAsia="Calibri" w:cs="Calibri"/>
          <w:color w:val="000000"/>
        </w:rPr>
        <w:t>T</w:t>
      </w:r>
      <w:r w:rsidRPr="00D14360" w:rsidR="003538A1">
        <w:rPr>
          <w:rFonts w:eastAsia="Calibri" w:cs="Calibri"/>
          <w:color w:val="000000"/>
        </w:rPr>
        <w:t xml:space="preserve">he HL7 STU Comment process </w:t>
      </w:r>
      <w:r w:rsidRPr="00D14360">
        <w:rPr>
          <w:rFonts w:eastAsia="Calibri" w:cs="Calibri"/>
          <w:color w:val="000000"/>
        </w:rPr>
        <w:t>supports reporting issues regarding value set definitions</w:t>
      </w:r>
      <w:r w:rsidRPr="00D14360" w:rsidR="003538A1">
        <w:rPr>
          <w:rFonts w:eastAsia="Calibri" w:cs="Calibri"/>
          <w:color w:val="000000"/>
        </w:rPr>
        <w:t xml:space="preserve">.  Only through on-going and regular </w:t>
      </w:r>
      <w:r w:rsidRPr="00D14360" w:rsidR="007B35DC">
        <w:rPr>
          <w:rFonts w:eastAsia="Calibri" w:cs="Calibri"/>
          <w:color w:val="000000"/>
        </w:rPr>
        <w:t>V</w:t>
      </w:r>
      <w:r w:rsidRPr="00D14360" w:rsidR="003538A1">
        <w:rPr>
          <w:rFonts w:eastAsia="Calibri" w:cs="Calibri"/>
          <w:color w:val="000000"/>
        </w:rPr>
        <w:t xml:space="preserve">alue </w:t>
      </w:r>
      <w:r w:rsidRPr="00D14360" w:rsidR="007B35DC">
        <w:rPr>
          <w:rFonts w:eastAsia="Calibri" w:cs="Calibri"/>
          <w:color w:val="000000"/>
        </w:rPr>
        <w:t>S</w:t>
      </w:r>
      <w:r w:rsidRPr="00D14360" w:rsidR="003538A1">
        <w:rPr>
          <w:rFonts w:eastAsia="Calibri" w:cs="Calibri"/>
          <w:color w:val="000000"/>
        </w:rPr>
        <w:t xml:space="preserve">et updates can the semantic interoperability of C-CDA be maintained. </w:t>
      </w:r>
    </w:p>
    <w:p w:rsidRPr="00D14360" w:rsidR="00315C06" w:rsidP="003538A1" w:rsidRDefault="00315C06" w14:paraId="4AEE80C0" w14:textId="77777777">
      <w:pPr>
        <w:spacing w:after="120"/>
        <w:rPr>
          <w:rFonts w:eastAsia="Calibri" w:cs="Calibri"/>
          <w:color w:val="000000"/>
        </w:rPr>
      </w:pPr>
      <w:r w:rsidRPr="00D14360">
        <w:rPr>
          <w:rFonts w:eastAsia="Calibri" w:cs="Calibri"/>
          <w:color w:val="000000"/>
        </w:rPr>
        <w:t>Value Set maintenance also impacts C-CDA validation.</w:t>
      </w:r>
    </w:p>
    <w:p w:rsidRPr="003A3D50" w:rsidR="0009537F" w:rsidP="003538A1" w:rsidRDefault="00315C06" w14:paraId="3ACE2D14" w14:textId="645AF047">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_Ref21849026 \w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1.2.3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_Ref21849034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C-CDA STU Updates</w:t>
      </w:r>
      <w:r w:rsidRPr="007770C6" w:rsidR="0009537F">
        <w:rPr>
          <w:rFonts w:eastAsia="Calibri" w:cs="Calibri"/>
          <w:color w:val="0000FF"/>
          <w:u w:val="single"/>
        </w:rPr>
        <w:fldChar w:fldCharType="end"/>
      </w:r>
      <w:r w:rsidRPr="003A3D50" w:rsidR="0009537F">
        <w:rPr>
          <w:rFonts w:eastAsia="Calibri" w:cs="Calibri"/>
          <w:color w:val="000000"/>
        </w:rPr>
        <w:t>,</w:t>
      </w:r>
      <w:r w:rsidRPr="007770C6" w:rsidR="00D84A7B">
        <w:rPr>
          <w:rFonts w:eastAsia="Calibri" w:cs="Calibri"/>
          <w:color w:val="0000FF"/>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_Ref21849097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C-CDA Templates and Schematron Validation</w:t>
      </w:r>
      <w:r w:rsidRPr="007770C6" w:rsidR="0009537F">
        <w:rPr>
          <w:rFonts w:eastAsia="Calibri" w:cs="Calibri"/>
          <w:color w:val="0000FF"/>
          <w:u w:val="single"/>
        </w:rPr>
        <w:fldChar w:fldCharType="end"/>
      </w:r>
      <w:r w:rsidRPr="003A3D50" w:rsidR="0009537F">
        <w:rPr>
          <w:rFonts w:eastAsia="Calibri" w:cs="Calibri"/>
          <w:color w:val="000000"/>
        </w:rPr>
        <w:t>,</w:t>
      </w:r>
      <w:r w:rsidR="00D84A7B">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_Ref21849133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_Ref21849136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DisplayName Representation</w:t>
      </w:r>
      <w:r w:rsidRPr="007770C6" w:rsidR="0009537F">
        <w:rPr>
          <w:rFonts w:eastAsia="Calibri" w:cs="Calibri"/>
          <w:color w:val="0000FF"/>
          <w:u w:val="single"/>
        </w:rPr>
        <w:fldChar w:fldCharType="end"/>
      </w:r>
    </w:p>
    <w:p w:rsidRPr="00D14360" w:rsidR="00315C06" w:rsidP="003538A1" w:rsidRDefault="00065389" w14:paraId="12A41E40" w14:textId="77777777">
      <w:pPr>
        <w:spacing w:after="120"/>
        <w:rPr>
          <w:rFonts w:eastAsia="Calibri" w:cs="Calibri"/>
          <w:color w:val="000000"/>
        </w:rPr>
      </w:pPr>
      <w:r w:rsidRPr="00D14360">
        <w:rPr>
          <w:rFonts w:eastAsia="Calibri" w:cs="Calibri"/>
          <w:b/>
          <w:bCs/>
          <w:color w:val="000000"/>
        </w:rPr>
        <w:t xml:space="preserve"> </w:t>
      </w:r>
    </w:p>
    <w:p w:rsidRPr="00C64922" w:rsidR="00A5196D" w:rsidP="003E2C96" w:rsidRDefault="002727AE" w14:paraId="3D2949C1" w14:textId="77777777">
      <w:pPr>
        <w:pStyle w:val="Heading2"/>
      </w:pPr>
      <w:bookmarkStart w:name="_Toc11043538" w:id="133"/>
      <w:bookmarkStart w:name="_Toc11045538" w:id="134"/>
      <w:bookmarkStart w:name="_Toc11045668" w:id="135"/>
      <w:bookmarkStart w:name="_Toc11046109" w:id="136"/>
      <w:bookmarkStart w:name="_Toc11046240" w:id="137"/>
      <w:bookmarkStart w:name="_Toc11046371" w:id="138"/>
      <w:bookmarkStart w:name="_Toc11046531" w:id="139"/>
      <w:bookmarkStart w:name="_Toc11043539" w:id="140"/>
      <w:bookmarkStart w:name="_Toc11045539" w:id="141"/>
      <w:bookmarkStart w:name="_Toc11045669" w:id="142"/>
      <w:bookmarkStart w:name="_Toc11046110" w:id="143"/>
      <w:bookmarkStart w:name="_Toc11046241" w:id="144"/>
      <w:bookmarkStart w:name="_Toc11046372" w:id="145"/>
      <w:bookmarkStart w:name="_Toc11046532" w:id="146"/>
      <w:bookmarkStart w:name="_2et92p0" w:colFirst="0" w:colLast="0" w:id="147"/>
      <w:bookmarkStart w:name="_Toc11043540" w:id="148"/>
      <w:bookmarkStart w:name="_Toc11045540" w:id="149"/>
      <w:bookmarkStart w:name="_Toc11391210" w:id="150"/>
      <w:bookmarkStart w:name="_Toc119939773" w:id="151"/>
      <w:bookmarkStart w:name="_Toc135312804" w:id="15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C64922">
        <w:t>Audience</w:t>
      </w:r>
      <w:bookmarkEnd w:id="148"/>
      <w:bookmarkEnd w:id="149"/>
      <w:bookmarkEnd w:id="150"/>
      <w:bookmarkEnd w:id="151"/>
      <w:bookmarkEnd w:id="152"/>
    </w:p>
    <w:p w:rsidRPr="00D14360" w:rsidR="00A5196D" w:rsidP="00B505D2" w:rsidRDefault="002727AE" w14:paraId="73FF360B" w14:textId="00C36F09">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rsidRPr="00C64922" w:rsidR="00A5196D" w:rsidP="003E2C96" w:rsidRDefault="002727AE" w14:paraId="20C94866" w14:textId="77777777">
      <w:pPr>
        <w:pStyle w:val="Heading2"/>
      </w:pPr>
      <w:bookmarkStart w:name="_tyjcwt" w:colFirst="0" w:colLast="0" w:id="153"/>
      <w:bookmarkStart w:name="_Toc11043541" w:id="154"/>
      <w:bookmarkStart w:name="_Toc11045541" w:id="155"/>
      <w:bookmarkStart w:name="_Toc11391211" w:id="156"/>
      <w:bookmarkStart w:name="_Toc119939774" w:id="157"/>
      <w:bookmarkStart w:name="_Toc135312805" w:id="158"/>
      <w:bookmarkEnd w:id="153"/>
      <w:r w:rsidRPr="00C64922">
        <w:t>Requisite Knowledge</w:t>
      </w:r>
      <w:bookmarkEnd w:id="154"/>
      <w:bookmarkEnd w:id="155"/>
      <w:bookmarkEnd w:id="156"/>
      <w:bookmarkEnd w:id="157"/>
      <w:bookmarkEnd w:id="158"/>
    </w:p>
    <w:p w:rsidRPr="00D14360" w:rsidR="00A5196D" w:rsidP="00B505D2" w:rsidRDefault="002727AE" w14:paraId="64EB2308" w14:textId="01A19F29">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Pr="00D14360" w:rsidR="007E6153">
        <w:rPr>
          <w:rFonts w:eastAsia="Calibri" w:cs="Calibri"/>
          <w:color w:val="000000"/>
        </w:rPr>
        <w:t>understand</w:t>
      </w:r>
      <w:r w:rsidRPr="00D14360">
        <w:rPr>
          <w:rFonts w:eastAsia="Calibri" w:cs="Calibri"/>
          <w:color w:val="000000"/>
        </w:rPr>
        <w:t xml:space="preserve"> terminologies such as SNOMED CT®, LOINC®, CPT®, ICD®, and RxNorm®.</w:t>
      </w:r>
    </w:p>
    <w:p w:rsidRPr="00D14360" w:rsidR="00315C06" w:rsidP="00B505D2" w:rsidRDefault="002727AE" w14:paraId="2BABC9AB" w14:textId="77777777">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Pr="00D14360" w:rsidR="00F80882">
        <w:rPr>
          <w:rFonts w:eastAsia="Calibri" w:cs="Calibri"/>
          <w:color w:val="000000"/>
        </w:rPr>
        <w:t xml:space="preserve"> (IHE.net)</w:t>
      </w:r>
      <w:r w:rsidRPr="00D14360" w:rsidR="002B5CA7">
        <w:rPr>
          <w:rStyle w:val="FootnoteReference"/>
          <w:rFonts w:eastAsia="Calibri" w:cs="Calibri"/>
          <w:color w:val="000000"/>
        </w:rPr>
        <w:footnoteReference w:id="11"/>
      </w:r>
      <w:r w:rsidRPr="00D14360" w:rsidR="002B5CA7">
        <w:rPr>
          <w:rFonts w:eastAsia="Calibri" w:cs="Calibri"/>
          <w:color w:val="000000"/>
        </w:rPr>
        <w:t>,</w:t>
      </w:r>
      <w:r w:rsidRPr="00D14360">
        <w:rPr>
          <w:rFonts w:eastAsia="Calibri" w:cs="Calibri"/>
          <w:color w:val="000000"/>
        </w:rPr>
        <w:t xml:space="preserve"> HIMSS Health Story Project and other HL7 Workgroup such as the Attachments Work Group</w:t>
      </w:r>
      <w:r w:rsidRPr="00D14360" w:rsidR="002C792C">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Pr="00D14360" w:rsidR="00F80882">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rsidRPr="00D14360" w:rsidR="00A5196D" w:rsidP="00B505D2" w:rsidRDefault="002727AE" w14:paraId="78645DD7" w14:textId="3B2D43CC">
      <w:pPr>
        <w:spacing w:after="120"/>
        <w:rPr>
          <w:rFonts w:eastAsia="Calibri" w:cs="Calibri"/>
          <w:color w:val="000000"/>
        </w:rPr>
      </w:pPr>
      <w:r w:rsidRPr="00D14360">
        <w:rPr>
          <w:rFonts w:eastAsia="Calibri" w:cs="Calibri"/>
          <w:b/>
          <w:bCs/>
          <w:color w:val="000000"/>
        </w:rPr>
        <w:t>Reference</w:t>
      </w:r>
      <w:r w:rsidRPr="00D14360" w:rsidR="00315C06">
        <w:rPr>
          <w:rFonts w:eastAsia="Calibri" w:cs="Calibri"/>
          <w:color w:val="000000"/>
        </w:rPr>
        <w:t>:</w:t>
      </w:r>
      <w:r w:rsidRPr="00D14360">
        <w:rPr>
          <w:rFonts w:eastAsia="Calibri" w:cs="Calibri"/>
          <w:color w:val="000000"/>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_Ref98767790 \r \h </w:instrText>
      </w:r>
      <w:r w:rsidRPr="007770C6" w:rsidR="00F614E7">
        <w:rPr>
          <w:rStyle w:val="Hyperlink"/>
          <w:rFonts w:eastAsia="Calibri" w:cs="Calibri"/>
        </w:rPr>
      </w:r>
      <w:r w:rsidRPr="007770C6" w:rsidR="00F614E7">
        <w:rPr>
          <w:rStyle w:val="Hyperlink"/>
          <w:rFonts w:eastAsia="Calibri" w:cs="Calibri"/>
        </w:rPr>
        <w:fldChar w:fldCharType="separate"/>
      </w:r>
      <w:r w:rsidR="00DC1072">
        <w:rPr>
          <w:rStyle w:val="Hyperlink"/>
          <w:rFonts w:eastAsia="Calibri" w:cs="Calibri"/>
        </w:rPr>
        <w:t>7</w:t>
      </w:r>
      <w:r w:rsidRPr="007770C6" w:rsidR="00F614E7">
        <w:rPr>
          <w:rStyle w:val="Hyperlink"/>
          <w:rFonts w:eastAsia="Calibri" w:cs="Calibri"/>
        </w:rPr>
        <w:fldChar w:fldCharType="end"/>
      </w:r>
      <w:r w:rsidRPr="007770C6" w:rsidR="00F614E7">
        <w:rPr>
          <w:rStyle w:val="Hyperlink"/>
          <w:rFonts w:eastAsia="Calibri" w:cs="Calibri"/>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_Ref98767794 \h </w:instrText>
      </w:r>
      <w:r w:rsidRPr="007770C6" w:rsidR="00F614E7">
        <w:rPr>
          <w:rStyle w:val="Hyperlink"/>
          <w:rFonts w:eastAsia="Calibri" w:cs="Calibri"/>
        </w:rPr>
      </w:r>
      <w:r w:rsidRPr="007770C6" w:rsidR="00F614E7">
        <w:rPr>
          <w:rStyle w:val="Hyperlink"/>
          <w:rFonts w:eastAsia="Calibri" w:cs="Calibri"/>
        </w:rPr>
        <w:fldChar w:fldCharType="separate"/>
      </w:r>
      <w:r w:rsidRPr="00C64922" w:rsidR="00DC1072">
        <w:t>Resources</w:t>
      </w:r>
      <w:r w:rsidRPr="007770C6" w:rsidR="00F614E7">
        <w:rPr>
          <w:rStyle w:val="Hyperlink"/>
          <w:rFonts w:eastAsia="Calibri" w:cs="Calibri"/>
        </w:rPr>
        <w:fldChar w:fldCharType="end"/>
      </w:r>
    </w:p>
    <w:p w:rsidRPr="00C64922" w:rsidR="00A5196D" w:rsidP="003E2C96" w:rsidRDefault="002727AE" w14:paraId="3D70EE34" w14:textId="77777777">
      <w:pPr>
        <w:pStyle w:val="Heading2"/>
      </w:pPr>
      <w:bookmarkStart w:name="_3dy6vkm" w:colFirst="0" w:colLast="0" w:id="159"/>
      <w:bookmarkStart w:name="_Toc11043542" w:id="160"/>
      <w:bookmarkStart w:name="_Toc11045542" w:id="161"/>
      <w:bookmarkStart w:name="_Toc11391212" w:id="162"/>
      <w:bookmarkStart w:name="_Toc119939775" w:id="163"/>
      <w:bookmarkStart w:name="_Toc135312806" w:id="164"/>
      <w:bookmarkEnd w:id="159"/>
      <w:r w:rsidRPr="00C64922">
        <w:t>Contents of this Guide</w:t>
      </w:r>
      <w:bookmarkEnd w:id="160"/>
      <w:bookmarkEnd w:id="161"/>
      <w:bookmarkEnd w:id="162"/>
      <w:bookmarkEnd w:id="163"/>
      <w:bookmarkEnd w:id="164"/>
    </w:p>
    <w:p w:rsidRPr="00D14360" w:rsidR="00A5196D" w:rsidP="00B505D2" w:rsidRDefault="002727AE" w14:paraId="306F065A" w14:textId="77777777">
      <w:pPr>
        <w:spacing w:after="120"/>
        <w:rPr>
          <w:rFonts w:eastAsia="Calibri" w:cs="Calibri"/>
          <w:color w:val="000000"/>
        </w:rPr>
      </w:pPr>
      <w:r w:rsidRPr="00D14360">
        <w:rPr>
          <w:rFonts w:eastAsia="Calibri" w:cs="Calibri"/>
          <w:color w:val="000000"/>
        </w:rPr>
        <w:t>This guide is organized into six chapters and appendices as follows:</w:t>
      </w:r>
    </w:p>
    <w:p w:rsidRPr="00D14360" w:rsidR="00A5196D" w:rsidP="0054522C" w:rsidRDefault="002727AE" w14:paraId="2E536CC9" w14:textId="77777777">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rsidRPr="00D14360" w:rsidR="00A5196D" w:rsidP="0054522C" w:rsidRDefault="002727AE" w14:paraId="51811670" w14:textId="77777777">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Pr="00D14360" w:rsidR="00FF4CDE">
        <w:rPr>
          <w:rFonts w:eastAsia="Calibri" w:cs="Calibri"/>
          <w:color w:val="000000"/>
        </w:rPr>
        <w:t>oundational</w:t>
      </w:r>
      <w:r w:rsidRPr="00D14360">
        <w:rPr>
          <w:rFonts w:eastAsia="Calibri" w:cs="Calibri"/>
          <w:color w:val="000000"/>
        </w:rPr>
        <w:t xml:space="preserve"> topics such as </w:t>
      </w:r>
      <w:r w:rsidRPr="00D14360" w:rsidR="00483C25">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Pr="00D14360" w:rsidR="00F80882">
        <w:rPr>
          <w:rFonts w:eastAsia="Calibri" w:cs="Calibri"/>
          <w:color w:val="000000"/>
        </w:rPr>
        <w:t>Schematron</w:t>
      </w:r>
      <w:r w:rsidRPr="00D14360">
        <w:rPr>
          <w:rFonts w:eastAsia="Calibri" w:cs="Calibri"/>
          <w:color w:val="000000"/>
        </w:rPr>
        <w:t>.</w:t>
      </w:r>
      <w:r w:rsidRPr="00D14360" w:rsidR="00483C25">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Pr="00D14360" w:rsidR="00483C25">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Pr="00D14360" w:rsidR="00FF4CDE">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Pr="00D14360" w:rsidR="00FF4CDE">
        <w:rPr>
          <w:rFonts w:eastAsia="Calibri" w:cs="Calibri"/>
          <w:color w:val="000000"/>
        </w:rPr>
        <w:t>supported by the</w:t>
      </w:r>
      <w:r w:rsidRPr="00D14360">
        <w:rPr>
          <w:rFonts w:eastAsia="Calibri" w:cs="Calibri"/>
          <w:color w:val="000000"/>
        </w:rPr>
        <w:t xml:space="preserve"> </w:t>
      </w:r>
      <w:r w:rsidRPr="00D14360" w:rsidR="00FF4CDE">
        <w:rPr>
          <w:rFonts w:eastAsia="Calibri" w:cs="Calibri"/>
          <w:color w:val="000000"/>
        </w:rPr>
        <w:t xml:space="preserve">C-CDA </w:t>
      </w:r>
      <w:r w:rsidRPr="00D14360">
        <w:rPr>
          <w:rFonts w:eastAsia="Calibri" w:cs="Calibri"/>
          <w:color w:val="000000"/>
        </w:rPr>
        <w:t xml:space="preserve">Companion Guide and explains how </w:t>
      </w:r>
      <w:r w:rsidRPr="00D14360" w:rsidR="00FF4CDE">
        <w:rPr>
          <w:rFonts w:eastAsia="Calibri" w:cs="Calibri"/>
          <w:color w:val="000000"/>
        </w:rPr>
        <w:t>implementers can use this guidance</w:t>
      </w:r>
      <w:r w:rsidRPr="00D14360">
        <w:rPr>
          <w:rFonts w:eastAsia="Calibri" w:cs="Calibri"/>
          <w:color w:val="000000"/>
        </w:rPr>
        <w:t xml:space="preserve"> to help expand interoperability over time.</w:t>
      </w:r>
    </w:p>
    <w:p w:rsidRPr="00D14360" w:rsidR="00A5196D" w:rsidP="0054522C" w:rsidRDefault="002727AE" w14:paraId="6046A219" w14:textId="77777777">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Pr="00D14360" w:rsidR="00483C25">
        <w:rPr>
          <w:rFonts w:eastAsia="Calibri" w:cs="Calibri"/>
          <w:color w:val="000000"/>
        </w:rPr>
        <w:t>.</w:t>
      </w:r>
    </w:p>
    <w:p w:rsidRPr="00D14360" w:rsidR="00A5196D" w:rsidP="0054522C" w:rsidRDefault="002727AE" w14:paraId="10C58A01" w14:textId="77777777">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Pr="00D14360" w:rsidR="007B35DC">
        <w:rPr>
          <w:rFonts w:eastAsia="Calibri" w:cs="Calibri"/>
          <w:color w:val="000000"/>
        </w:rPr>
        <w:t>.</w:t>
      </w:r>
    </w:p>
    <w:p w:rsidR="00A5196D" w:rsidP="0054522C" w:rsidRDefault="002727AE" w14:paraId="054BF194" w14:textId="47976C92">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rsidRPr="003E45C2" w:rsidR="005830F4" w:rsidP="0054522C" w:rsidRDefault="005830F4" w14:paraId="172D0544" w14:textId="64876BF5">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Pr="003E45C2" w:rsidR="00F175BD">
        <w:rPr>
          <w:rFonts w:eastAsia="Calibri" w:cs="Calibri"/>
          <w:color w:val="000000"/>
        </w:rPr>
        <w:t xml:space="preserve"> provides guidance on where information corresponding to </w:t>
      </w:r>
      <w:r w:rsidRPr="00254B4A" w:rsidR="000B3E67">
        <w:t>ONC US Core Data for Interoperability (USCDI)</w:t>
      </w:r>
      <w:r w:rsidR="000B3E67">
        <w:rPr>
          <w:rStyle w:val="FootnoteReference"/>
          <w:rFonts w:eastAsia="Calibri" w:cs="Calibri"/>
        </w:rPr>
        <w:footnoteReference w:id="13"/>
      </w:r>
      <w:r w:rsidRPr="003E45C2" w:rsidR="00F175BD">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rsidRPr="00D14360" w:rsidR="00A5196D" w:rsidP="0054522C" w:rsidRDefault="002727AE" w14:paraId="4D7F6A7F" w14:textId="4DC25CF2">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rsidRPr="00D14360" w:rsidR="00A5196D" w:rsidP="0054522C" w:rsidRDefault="002727AE" w14:paraId="2C2558AA" w14:textId="77777777">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rsidRPr="005830F4" w:rsidR="00A10C4D" w:rsidP="00B505D2" w:rsidRDefault="005559CD" w14:paraId="160E30DE" w14:textId="72FF4EAA">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Pr="00D14360" w:rsidR="00486BA0">
        <w:rPr>
          <w:rFonts w:eastAsia="Calibri" w:cs="Calibri"/>
          <w:b/>
          <w:bCs/>
          <w:color w:val="000000"/>
        </w:rPr>
        <w:t>UDI Organizer Template</w:t>
      </w:r>
      <w:r w:rsidRPr="00D14360" w:rsidR="00E35258">
        <w:rPr>
          <w:rFonts w:eastAsia="Calibri" w:cs="Calibri"/>
          <w:b/>
          <w:bCs/>
          <w:color w:val="000000"/>
        </w:rPr>
        <w:t>.</w:t>
      </w:r>
      <w:r w:rsidRPr="00D14360" w:rsidR="00E35258">
        <w:rPr>
          <w:rFonts w:eastAsia="Calibri" w:cs="Calibri"/>
          <w:color w:val="000000"/>
        </w:rPr>
        <w:t xml:space="preserve">  This appendix includes template definitions that </w:t>
      </w:r>
      <w:r w:rsidRPr="00D14360" w:rsidR="00E35258">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rsidR="00FF509B" w:rsidRDefault="00FF509B" w14:paraId="39757B15" w14:textId="3FF469C7">
      <w:pPr>
        <w:rPr>
          <w:rFonts w:eastAsia="Calibri" w:cs="Calibri"/>
          <w:color w:val="000000"/>
        </w:rPr>
      </w:pPr>
      <w:r>
        <w:rPr>
          <w:rFonts w:eastAsia="Calibri" w:cs="Calibri"/>
          <w:color w:val="000000"/>
        </w:rPr>
        <w:br w:type="page"/>
      </w:r>
    </w:p>
    <w:p w:rsidRPr="00D14360" w:rsidR="00A10C4D" w:rsidP="00B505D2" w:rsidRDefault="00A10C4D" w14:paraId="1E8AC419" w14:textId="77777777">
      <w:pPr>
        <w:widowControl w:val="0"/>
        <w:spacing w:after="120"/>
        <w:rPr>
          <w:rFonts w:eastAsia="Calibri" w:cs="Calibri"/>
          <w:color w:val="000000"/>
        </w:rPr>
        <w:sectPr w:rsidRPr="00D14360" w:rsidR="00A10C4D" w:rsidSect="001B4D1A">
          <w:headerReference w:type="default" r:id="rId13"/>
          <w:footerReference w:type="default" r:id="rId14"/>
          <w:headerReference w:type="first" r:id="rId15"/>
          <w:footerReference w:type="first" r:id="rId16"/>
          <w:pgSz w:w="12240" w:h="15840" w:orient="portrait"/>
          <w:pgMar w:top="1440" w:right="1440" w:bottom="1440" w:left="1440" w:header="720" w:footer="720" w:gutter="0"/>
          <w:cols w:space="720"/>
          <w:titlePg/>
          <w:docGrid w:linePitch="326"/>
        </w:sectPr>
      </w:pPr>
    </w:p>
    <w:p w:rsidRPr="00C64922" w:rsidR="00A10C4D" w:rsidP="005C79A1" w:rsidRDefault="00A10C4D" w14:paraId="6AFFA493" w14:textId="77777777">
      <w:pPr>
        <w:pStyle w:val="Heading1"/>
      </w:pPr>
      <w:bookmarkStart w:name="_1t3h5sf" w:colFirst="0" w:colLast="0" w:id="166"/>
      <w:bookmarkStart w:name="_Toc10695549" w:id="167"/>
      <w:bookmarkStart w:name="_Toc11043543" w:id="168"/>
      <w:bookmarkStart w:name="_Toc11045543" w:id="169"/>
      <w:bookmarkStart w:name="_Toc11391213" w:id="170"/>
      <w:bookmarkStart w:name="_Toc119939776" w:id="171"/>
      <w:bookmarkStart w:name="_Toc135312807" w:id="172"/>
      <w:bookmarkEnd w:id="166"/>
      <w:r w:rsidRPr="00C64922">
        <w:t>Understanding C-CDA and the C-CDA Companion Guide</w:t>
      </w:r>
      <w:bookmarkEnd w:id="167"/>
      <w:bookmarkEnd w:id="168"/>
      <w:bookmarkEnd w:id="169"/>
      <w:bookmarkEnd w:id="170"/>
      <w:bookmarkEnd w:id="171"/>
      <w:bookmarkEnd w:id="172"/>
    </w:p>
    <w:p w:rsidRPr="00D14360" w:rsidR="00A10C4D" w:rsidP="00B505D2" w:rsidRDefault="00A10C4D" w14:paraId="6C599456" w14:textId="77777777">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rsidRPr="00D14360" w:rsidR="00A10C4D" w:rsidP="00B505D2" w:rsidRDefault="00A10C4D" w14:paraId="439C87AD" w14:textId="204505FE">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rsidRPr="00C64922" w:rsidR="00A10C4D" w:rsidP="003E2C96" w:rsidRDefault="00A10C4D" w14:paraId="670DC8FE" w14:textId="77777777">
      <w:pPr>
        <w:pStyle w:val="Heading2"/>
      </w:pPr>
      <w:bookmarkStart w:name="_4d34og8" w:colFirst="0" w:colLast="0" w:id="173"/>
      <w:bookmarkStart w:name="_Toc10695550" w:id="174"/>
      <w:bookmarkStart w:name="_Toc11043544" w:id="175"/>
      <w:bookmarkStart w:name="_Toc11045544" w:id="176"/>
      <w:bookmarkStart w:name="_Toc11391214" w:id="177"/>
      <w:bookmarkStart w:name="_Toc119939777" w:id="178"/>
      <w:bookmarkStart w:name="_Toc135312808" w:id="179"/>
      <w:bookmarkEnd w:id="173"/>
      <w:r w:rsidRPr="00C64922">
        <w:t>Layered Constraints, Rising Expectations</w:t>
      </w:r>
      <w:bookmarkEnd w:id="174"/>
      <w:bookmarkEnd w:id="175"/>
      <w:bookmarkEnd w:id="176"/>
      <w:bookmarkEnd w:id="177"/>
      <w:bookmarkEnd w:id="178"/>
      <w:bookmarkEnd w:id="179"/>
    </w:p>
    <w:p w:rsidRPr="00D14360" w:rsidR="004C1CE1" w:rsidP="00C246B7" w:rsidRDefault="004C1CE1" w14:paraId="16E4AD9D" w14:textId="7777777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Pr="00D14360" w:rsidR="004E2323">
        <w:rPr>
          <w:rFonts w:eastAsia="Calibri" w:cs="Calibri"/>
          <w:color w:val="000000"/>
        </w:rPr>
        <w:t>with the</w:t>
      </w:r>
      <w:r w:rsidRPr="00D14360">
        <w:rPr>
          <w:rFonts w:eastAsia="Calibri" w:cs="Calibri"/>
          <w:color w:val="000000"/>
        </w:rPr>
        <w:t xml:space="preserve"> certifying organization.</w:t>
      </w:r>
    </w:p>
    <w:p w:rsidRPr="00D14360" w:rsidR="00A10C4D" w:rsidP="00C246B7" w:rsidRDefault="00157204" w14:paraId="5DE524BE" w14:textId="7777777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Pr="00D14360" w:rsidR="00A10C4D">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rsidRPr="00D14360" w:rsidR="00A10C4D" w:rsidP="00B505D2" w:rsidRDefault="00A10C4D" w14:paraId="3ABF7C84" w14:textId="77777777">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rsidRPr="00D14360" w:rsidR="00A10C4D" w:rsidP="00B505D2" w:rsidRDefault="00A10C4D" w14:paraId="5F18B895" w14:textId="1303B68B">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rsidRPr="00D14360" w:rsidR="00A10C4D" w:rsidP="00B505D2" w:rsidRDefault="00A10C4D" w14:paraId="526E03CB" w14:textId="107EC119">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rsidRPr="00D14360" w:rsidR="00A10C4D" w:rsidP="00B505D2" w:rsidRDefault="00A10C4D" w14:paraId="61947084" w14:textId="77777777">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rsidRPr="00D14360" w:rsidR="00C246B7" w:rsidP="00B505D2" w:rsidRDefault="00000000" w14:paraId="16AD55C4" w14:textId="2AF25116">
      <w:pPr>
        <w:spacing w:after="120"/>
        <w:rPr>
          <w:rFonts w:eastAsia="Calibri" w:cs="Calibri"/>
          <w:color w:val="000000"/>
        </w:rPr>
      </w:pPr>
      <w:r>
        <w:rPr>
          <w:noProof/>
        </w:rPr>
        <w:pict w14:anchorId="2A4C4B2C">
          <v:shapetype id="_x0000_t202" coordsize="21600,21600" o:spt="202" path="m,l,21600r21600,l21600,xe">
            <v:stroke joinstyle="miter"/>
            <v:path gradientshapeok="t" o:connecttype="rect"/>
          </v:shapetype>
          <v:shape id="Text Box 46" style="position:absolute;margin-left:3.2pt;margin-top:124.55pt;width:4in;height:21pt;z-index:251616256;visibility:visible;mso-width-relative:margin" o:spid="_x0000_s2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v:path arrowok="t"/>
            <v:textbox style="mso-fit-shape-to-text:t" inset="0,0,0,0">
              <w:txbxContent>
                <w:p w:rsidRPr="007E6153" w:rsidR="00F10C7C" w:rsidP="009807C4" w:rsidRDefault="00F10C7C" w14:paraId="54B13142" w14:textId="2DA72410">
                  <w:pPr>
                    <w:pStyle w:val="Caption"/>
                    <w:rPr>
                      <w:rFonts w:eastAsia="Calibri" w:asciiTheme="minorHAnsi" w:hAnsiTheme="minorHAnsi" w:cstheme="minorHAnsi"/>
                      <w:noProof/>
                      <w:color w:val="000000"/>
                      <w:sz w:val="22"/>
                      <w:szCs w:val="22"/>
                    </w:rPr>
                  </w:pPr>
                  <w:bookmarkStart w:name="_Toc11255346" w:id="180"/>
                  <w:bookmarkStart w:name="_Toc11265820" w:id="181"/>
                  <w:bookmarkStart w:name="_Toc88563057" w:id="182"/>
                  <w:bookmarkStart w:name="_Toc88641391" w:id="183"/>
                  <w:bookmarkStart w:name="_Toc135312948" w:id="184"/>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80"/>
                  <w:bookmarkEnd w:id="181"/>
                  <w:bookmarkEnd w:id="182"/>
                  <w:bookmarkEnd w:id="183"/>
                  <w:bookmarkEnd w:id="184"/>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0520"/>
                    </a:xfrm>
                    <a:prstGeom prst="rect">
                      <a:avLst/>
                    </a:prstGeom>
                  </pic:spPr>
                </pic:pic>
              </a:graphicData>
            </a:graphic>
          </wp:inline>
        </w:drawing>
      </w:r>
    </w:p>
    <w:p w:rsidRPr="00D14360" w:rsidR="009807C4" w:rsidP="00B505D2" w:rsidRDefault="009807C4" w14:paraId="12C00391" w14:textId="77777777">
      <w:pPr>
        <w:spacing w:after="120"/>
        <w:rPr>
          <w:rFonts w:eastAsia="Calibri" w:cs="Calibri"/>
          <w:color w:val="000000"/>
        </w:rPr>
      </w:pPr>
    </w:p>
    <w:p w:rsidRPr="00D14360" w:rsidR="00A10C4D" w:rsidP="00B505D2" w:rsidRDefault="00A10C4D" w14:paraId="6B559077" w14:textId="77777777">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rsidRPr="00D14360" w:rsidR="00A10C4D" w:rsidP="0054522C" w:rsidRDefault="00A10C4D" w14:paraId="4C940750" w14:textId="77777777">
      <w:pPr>
        <w:numPr>
          <w:ilvl w:val="0"/>
          <w:numId w:val="17"/>
        </w:numPr>
        <w:rPr>
          <w:rFonts w:eastAsia="Calibri" w:cs="Calibri"/>
          <w:color w:val="000000"/>
        </w:rPr>
      </w:pPr>
      <w:r w:rsidRPr="00D14360">
        <w:rPr>
          <w:rFonts w:eastAsia="Calibri" w:cs="Calibri"/>
          <w:color w:val="000000"/>
        </w:rPr>
        <w:t>Document validates under the CDA_SDTC schema</w:t>
      </w:r>
      <w:r w:rsidRPr="00D14360" w:rsidR="008D37CF">
        <w:rPr>
          <w:rStyle w:val="FootnoteReference"/>
          <w:rFonts w:eastAsia="Calibri" w:cs="Calibri"/>
          <w:color w:val="000000"/>
        </w:rPr>
        <w:footnoteReference w:id="14"/>
      </w:r>
      <w:r w:rsidRPr="00D14360" w:rsidR="008D37CF">
        <w:rPr>
          <w:rFonts w:eastAsia="Calibri" w:cs="Calibri"/>
          <w:color w:val="000000"/>
        </w:rPr>
        <w:t>; and</w:t>
      </w:r>
    </w:p>
    <w:p w:rsidRPr="00D14360" w:rsidR="00A10C4D" w:rsidP="0054522C" w:rsidRDefault="00A10C4D" w14:paraId="65E9590F" w14:textId="69C2A450">
      <w:pPr>
        <w:numPr>
          <w:ilvl w:val="0"/>
          <w:numId w:val="17"/>
        </w:numPr>
        <w:rPr>
          <w:rFonts w:eastAsia="Calibri" w:cs="Calibri"/>
          <w:color w:val="000000"/>
        </w:rPr>
      </w:pPr>
      <w:r w:rsidRPr="00D14360">
        <w:rPr>
          <w:rFonts w:eastAsia="Calibri" w:cs="Calibri"/>
          <w:color w:val="000000"/>
        </w:rPr>
        <w:t>Document meets constraints as defined in C-CDA; and</w:t>
      </w:r>
    </w:p>
    <w:p w:rsidRPr="00D14360" w:rsidR="00A10C4D" w:rsidP="0054522C" w:rsidRDefault="00A10C4D" w14:paraId="440A7BDA" w14:textId="6B266EC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rsidRPr="00D14360" w:rsidR="00A10C4D" w:rsidP="0054522C" w:rsidRDefault="00A10C4D" w14:paraId="613E2725" w14:textId="77777777">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Pr="00D14360" w:rsidR="00315C06">
        <w:rPr>
          <w:rFonts w:eastAsia="Calibri" w:cs="Calibri"/>
          <w:color w:val="000000"/>
        </w:rPr>
        <w:t>.</w:t>
      </w:r>
    </w:p>
    <w:p w:rsidRPr="007770C6" w:rsidR="0009537F" w:rsidP="00C246B7" w:rsidRDefault="00315C06" w14:paraId="2870A530" w14:textId="7767F0AF">
      <w:pPr>
        <w:pStyle w:val="BodyText0"/>
        <w:ind w:left="0"/>
        <w:rPr>
          <w:rFonts w:ascii="Calibri" w:hAnsi="Calibri" w:eastAsia="Calibri" w:cs="Calibri"/>
          <w:color w:val="000000"/>
        </w:rPr>
      </w:pPr>
      <w:r w:rsidRPr="007770C6">
        <w:rPr>
          <w:rFonts w:ascii="Calibri" w:hAnsi="Calibri" w:eastAsia="Calibri" w:cs="Calibri"/>
          <w:b/>
          <w:bCs/>
          <w:color w:val="000000"/>
        </w:rPr>
        <w:t>Reference:</w:t>
      </w:r>
      <w:r w:rsidRPr="007770C6">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_Ref21849259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1.2.2</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_Ref21849265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Errata Process</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00"/>
        </w:rPr>
        <w:t>,</w:t>
      </w:r>
      <w:r w:rsidR="00F614E7">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_Ref21849288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2.4</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_Ref21849293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Companion Guide and C-CDA Rubric Rules</w:t>
      </w:r>
      <w:r w:rsidRPr="007770C6" w:rsidR="0009537F">
        <w:rPr>
          <w:rFonts w:ascii="Calibri" w:hAnsi="Calibri" w:eastAsia="Calibri" w:cs="Calibri"/>
          <w:color w:val="0000FF"/>
          <w:u w:val="single"/>
        </w:rPr>
        <w:fldChar w:fldCharType="end"/>
      </w:r>
    </w:p>
    <w:p w:rsidRPr="003A3D50" w:rsidR="00157204" w:rsidP="00157204" w:rsidRDefault="00157204" w14:paraId="047DE7C0" w14:textId="02C85E1B">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rsidR="00157204" w:rsidP="00C246B7" w:rsidRDefault="00157204" w14:paraId="6D3064E6" w14:textId="77777777">
      <w:pPr>
        <w:pStyle w:val="BodyText0"/>
        <w:ind w:left="0"/>
        <w:rPr>
          <w:rFonts w:ascii="Calibri" w:hAnsi="Calibri" w:cs="Calibri"/>
          <w:sz w:val="24"/>
          <w:szCs w:val="36"/>
        </w:rPr>
      </w:pPr>
    </w:p>
    <w:tbl>
      <w:tblPr>
        <w:tblW w:w="8993"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07"/>
        <w:gridCol w:w="8286"/>
      </w:tblGrid>
      <w:tr w:rsidRPr="00C64922" w:rsidR="00254B4A" w:rsidTr="007770C6" w14:paraId="22D5CB08" w14:textId="77777777">
        <w:trPr>
          <w:trHeight w:val="548"/>
        </w:trPr>
        <w:tc>
          <w:tcPr>
            <w:tcW w:w="707" w:type="dxa"/>
            <w:tcBorders>
              <w:right w:val="nil"/>
            </w:tcBorders>
            <w:shd w:val="clear" w:color="auto" w:fill="C6D9F1"/>
          </w:tcPr>
          <w:p w:rsidR="00B315A1" w:rsidP="00157204" w:rsidRDefault="00B315A1" w14:paraId="0EBB5FE0" w14:textId="0D98FAFD">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B315A1" w:rsidP="00157204" w:rsidRDefault="002143E8" w14:paraId="4559D88F" w14:textId="36F05D2D">
            <w:pPr>
              <w:spacing w:after="120"/>
              <w:ind w:left="-20" w:firstLine="20"/>
              <w:rPr>
                <w:rFonts w:cs="Calibri"/>
                <w:color w:val="000000"/>
              </w:rPr>
            </w:pPr>
            <w:r>
              <w:rPr>
                <w:rFonts w:cs="Calibri"/>
                <w:color w:val="000000"/>
              </w:rPr>
              <w:t>A C-CDA implementer SHOULD</w:t>
            </w:r>
            <w:r w:rsidRPr="00B315A1" w:rsidR="00B315A1">
              <w:rPr>
                <w:rFonts w:cs="Calibri"/>
                <w:color w:val="000000"/>
              </w:rPr>
              <w:t xml:space="preserve"> support the standards maturation process to advance the evolution of the C-CDA specification.  </w:t>
            </w:r>
            <w:r w:rsidRPr="003B0179" w:rsidR="00B315A1">
              <w:rPr>
                <w:rFonts w:cs="Calibri"/>
                <w:b/>
                <w:bCs/>
                <w:color w:val="000000"/>
              </w:rPr>
              <w:t>[BP-001]</w:t>
            </w:r>
          </w:p>
        </w:tc>
      </w:tr>
      <w:tr w:rsidRPr="00C64922" w:rsidR="00254B4A" w:rsidTr="007770C6" w14:paraId="52492232" w14:textId="77777777">
        <w:trPr>
          <w:trHeight w:val="440"/>
        </w:trPr>
        <w:tc>
          <w:tcPr>
            <w:tcW w:w="707" w:type="dxa"/>
            <w:tcBorders>
              <w:right w:val="nil"/>
            </w:tcBorders>
            <w:shd w:val="clear" w:color="auto" w:fill="C6D9F1"/>
          </w:tcPr>
          <w:p w:rsidR="00B315A1" w:rsidP="00157204" w:rsidRDefault="00B315A1" w14:paraId="43871AED" w14:textId="2666BED3">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B315A1" w:rsidR="00B315A1" w:rsidP="00157204" w:rsidRDefault="00B315A1" w14:paraId="3120CC44" w14:textId="5257EFF5">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Pr="00C64922" w:rsidR="00254B4A" w:rsidTr="007770C6" w14:paraId="37EC3281" w14:textId="77777777">
        <w:trPr>
          <w:trHeight w:val="440"/>
        </w:trPr>
        <w:tc>
          <w:tcPr>
            <w:tcW w:w="707" w:type="dxa"/>
            <w:tcBorders>
              <w:right w:val="nil"/>
            </w:tcBorders>
            <w:shd w:val="clear" w:color="auto" w:fill="C6D9F1"/>
          </w:tcPr>
          <w:p w:rsidRPr="00D14360" w:rsidR="00157204" w:rsidP="00157204" w:rsidRDefault="00634398" w14:paraId="749BB593" w14:textId="77777777">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157204" w:rsidP="00157204" w:rsidRDefault="00157204" w14:paraId="1491C982" w14:textId="77777777">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rsidR="00157204" w:rsidP="00C246B7" w:rsidRDefault="00157204" w14:paraId="7B5A5421" w14:textId="77777777">
      <w:pPr>
        <w:pStyle w:val="BodyText0"/>
        <w:ind w:left="0"/>
        <w:rPr>
          <w:rFonts w:ascii="Calibri" w:hAnsi="Calibri" w:cs="Calibri"/>
          <w:sz w:val="24"/>
          <w:szCs w:val="36"/>
        </w:rPr>
      </w:pPr>
    </w:p>
    <w:p w:rsidRPr="007770C6" w:rsidR="00157204" w:rsidP="00157204" w:rsidRDefault="00157204" w14:paraId="535A6AF3" w14:textId="77777777">
      <w:pPr>
        <w:pStyle w:val="Default"/>
        <w:rPr>
          <w:sz w:val="20"/>
        </w:rPr>
      </w:pPr>
      <w:r w:rsidRPr="007770C6">
        <w:rPr>
          <w:sz w:val="20"/>
        </w:rPr>
        <w:t>It is important to note that all guidance provided in the C-CDA Companion Guide is considered optional, regardless of the modal verb used.</w:t>
      </w:r>
    </w:p>
    <w:p w:rsidR="00157204" w:rsidP="00157204" w:rsidRDefault="00157204" w14:paraId="4EC5DAF2" w14:textId="77777777">
      <w:pPr>
        <w:pStyle w:val="Default"/>
      </w:pPr>
    </w:p>
    <w:p w:rsidRPr="003A3D50" w:rsidR="0009537F" w:rsidP="00157204" w:rsidRDefault="00157204" w14:paraId="176D5A9F" w14:textId="557268B3">
      <w:pPr>
        <w:rPr>
          <w:rFonts w:cs="Calibri"/>
        </w:rPr>
      </w:pPr>
      <w:r w:rsidRPr="003A3D50">
        <w:rPr>
          <w:rFonts w:cs="Calibri"/>
          <w:b/>
          <w:bCs/>
        </w:rPr>
        <w:t xml:space="preserve">Reference: </w:t>
      </w:r>
      <w:r w:rsidRPr="007770C6" w:rsidR="0009537F">
        <w:rPr>
          <w:rFonts w:cs="Calibri"/>
          <w:color w:val="0000FF"/>
          <w:u w:val="single"/>
        </w:rPr>
        <w:fldChar w:fldCharType="begin"/>
      </w:r>
      <w:r w:rsidRPr="007770C6" w:rsidR="0009537F">
        <w:rPr>
          <w:rFonts w:cs="Calibri"/>
          <w:color w:val="0000FF"/>
          <w:u w:val="single"/>
        </w:rPr>
        <w:instrText xml:space="preserve"> REF _Ref21849353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1.2.2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_Ref21849363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Errata Process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_Ref21849408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_Ref21849414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Companion Guide and C-CDA Rubric Rules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_Ref21849431 \w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2.4.1</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_Ref21849441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Best Practice Guidance for Higher Levels of Interoperability</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_Ref21849449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_Ref21849456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Guidance Language and Expectations</w:t>
      </w:r>
      <w:r w:rsidRPr="007770C6" w:rsidR="0009537F">
        <w:rPr>
          <w:rFonts w:cs="Calibri"/>
          <w:color w:val="0000FF"/>
          <w:u w:val="single"/>
        </w:rPr>
        <w:fldChar w:fldCharType="end"/>
      </w:r>
    </w:p>
    <w:p w:rsidRPr="009F13BB" w:rsidR="0009537F" w:rsidP="00157204" w:rsidRDefault="0009537F" w14:paraId="593A3E08" w14:textId="77777777">
      <w:pPr>
        <w:rPr>
          <w:rFonts w:cs="Calibri"/>
          <w:b/>
          <w:bCs/>
        </w:rPr>
      </w:pPr>
    </w:p>
    <w:p w:rsidRPr="00C64922" w:rsidR="00A10C4D" w:rsidP="003E2C96" w:rsidRDefault="00A10C4D" w14:paraId="2A6AA28F" w14:textId="77777777">
      <w:pPr>
        <w:pStyle w:val="Heading2"/>
        <w:rPr>
          <w:strike/>
        </w:rPr>
      </w:pPr>
      <w:bookmarkStart w:name="_Toc21851877" w:id="185"/>
      <w:bookmarkStart w:name="_Toc21871838" w:id="186"/>
      <w:bookmarkStart w:name="_Toc21872294" w:id="187"/>
      <w:bookmarkStart w:name="_Toc21880065" w:id="188"/>
      <w:bookmarkStart w:name="_Toc21889895" w:id="189"/>
      <w:bookmarkStart w:name="_Toc21894038" w:id="190"/>
      <w:bookmarkStart w:name="_Toc21897966" w:id="191"/>
      <w:bookmarkStart w:name="_Toc21926713" w:id="192"/>
      <w:bookmarkStart w:name="_Toc10695551" w:id="193"/>
      <w:bookmarkStart w:name="_Toc11043545" w:id="194"/>
      <w:bookmarkStart w:name="_Toc11045545" w:id="195"/>
      <w:bookmarkStart w:name="_Toc11391215" w:id="196"/>
      <w:bookmarkStart w:name="_Toc119939778" w:id="197"/>
      <w:bookmarkStart w:name="_Toc135312809" w:id="198"/>
      <w:bookmarkEnd w:id="185"/>
      <w:bookmarkEnd w:id="186"/>
      <w:bookmarkEnd w:id="187"/>
      <w:bookmarkEnd w:id="188"/>
      <w:bookmarkEnd w:id="189"/>
      <w:bookmarkEnd w:id="190"/>
      <w:bookmarkEnd w:id="191"/>
      <w:bookmarkEnd w:id="192"/>
      <w:r w:rsidRPr="00C64922">
        <w:t>CDA R2 Schema and Schema Validation</w:t>
      </w:r>
      <w:bookmarkEnd w:id="193"/>
      <w:bookmarkEnd w:id="194"/>
      <w:bookmarkEnd w:id="195"/>
      <w:bookmarkEnd w:id="196"/>
      <w:bookmarkEnd w:id="197"/>
      <w:bookmarkEnd w:id="198"/>
    </w:p>
    <w:p w:rsidRPr="00D14360" w:rsidR="00A10C4D" w:rsidP="00B505D2" w:rsidRDefault="00A10C4D" w14:paraId="57EAFFC5" w14:textId="77777777">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rsidRPr="00D14360" w:rsidR="00A10C4D" w:rsidP="00B505D2" w:rsidRDefault="00A10C4D" w14:paraId="6D630EC4" w14:textId="60E57E0F">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Pr="00D14360" w:rsidR="00EC6E73">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Pr="00D14360" w:rsidR="00EC6E73">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Pr="006D4A1F" w:rsid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rsidRPr="00D14360" w:rsidR="00A10C4D" w:rsidP="00B505D2" w:rsidRDefault="00A10C4D" w14:paraId="0C3A6C1E" w14:textId="77777777">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rsidRPr="003A3D50" w:rsidR="0009537F" w:rsidP="00B505D2" w:rsidRDefault="007B35DC" w14:paraId="38527891" w14:textId="21277D09">
      <w:pPr>
        <w:spacing w:after="120"/>
        <w:rPr>
          <w:rFonts w:eastAsia="Calibri" w:cs="Calibri"/>
          <w:color w:val="000000"/>
        </w:rPr>
      </w:pPr>
      <w:r w:rsidRPr="00D14360">
        <w:rPr>
          <w:rFonts w:eastAsia="Calibri" w:cs="Calibri"/>
          <w:b/>
          <w:bCs/>
          <w:color w:val="000000"/>
        </w:rPr>
        <w:t>Reference</w:t>
      </w:r>
      <w:r w:rsidRPr="00D14360" w:rsidR="00486BA0">
        <w:rPr>
          <w:rFonts w:eastAsia="Calibri" w:cs="Calibri"/>
          <w:b/>
          <w:bCs/>
          <w:color w:val="000000"/>
        </w:rPr>
        <w:t>:</w:t>
      </w:r>
      <w:r w:rsidRPr="003A3D50" w:rsidR="0009537F">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7.4.1</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_Ref21849515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eastAsia="Calibri" w:cs="Calibri"/>
          <w:color w:val="0000FF"/>
          <w:u w:val="single"/>
        </w:rPr>
        <w:t>CDA Schema, C-CDA Schematrons, Sample Stylesheet</w:t>
      </w:r>
      <w:r w:rsidRPr="007770C6" w:rsidR="0009537F">
        <w:rPr>
          <w:rFonts w:eastAsia="Calibri" w:cs="Calibri"/>
          <w:color w:val="0000FF"/>
          <w:u w:val="single"/>
        </w:rPr>
        <w:fldChar w:fldCharType="end"/>
      </w:r>
    </w:p>
    <w:p w:rsidRPr="00C64922" w:rsidR="00A10C4D" w:rsidP="00FD31AC" w:rsidRDefault="00A10C4D" w14:paraId="4EE818F5" w14:textId="3D4D1968">
      <w:pPr>
        <w:pStyle w:val="Heading3"/>
      </w:pPr>
      <w:bookmarkStart w:name="_Toc21851879" w:id="199"/>
      <w:bookmarkStart w:name="_Toc21871840" w:id="200"/>
      <w:bookmarkStart w:name="_Toc21872296" w:id="201"/>
      <w:bookmarkStart w:name="_Toc21880067" w:id="202"/>
      <w:bookmarkStart w:name="_Toc21889897" w:id="203"/>
      <w:bookmarkStart w:name="_Toc21894040" w:id="204"/>
      <w:bookmarkStart w:name="_Toc21897968" w:id="205"/>
      <w:bookmarkStart w:name="_Toc21926715" w:id="206"/>
      <w:bookmarkStart w:name="_1ksv4uv" w:colFirst="0" w:colLast="0" w:id="207"/>
      <w:bookmarkStart w:name="_Toc10695552" w:id="208"/>
      <w:bookmarkStart w:name="_Toc11043546" w:id="209"/>
      <w:bookmarkStart w:name="_Toc11045546" w:id="210"/>
      <w:bookmarkStart w:name="_Toc11391216" w:id="211"/>
      <w:bookmarkStart w:name="_Toc119939779" w:id="212"/>
      <w:bookmarkStart w:name="_Toc135312810" w:id="213"/>
      <w:bookmarkEnd w:id="199"/>
      <w:bookmarkEnd w:id="200"/>
      <w:bookmarkEnd w:id="201"/>
      <w:bookmarkEnd w:id="202"/>
      <w:bookmarkEnd w:id="203"/>
      <w:bookmarkEnd w:id="204"/>
      <w:bookmarkEnd w:id="205"/>
      <w:bookmarkEnd w:id="206"/>
      <w:bookmarkEnd w:id="207"/>
      <w:r w:rsidRPr="00C64922">
        <w:t>CDA R2 Schema Extensions Used by C-CDA</w:t>
      </w:r>
      <w:bookmarkEnd w:id="208"/>
      <w:bookmarkEnd w:id="209"/>
      <w:bookmarkEnd w:id="210"/>
      <w:bookmarkEnd w:id="211"/>
      <w:bookmarkEnd w:id="212"/>
      <w:bookmarkEnd w:id="213"/>
    </w:p>
    <w:p w:rsidRPr="00D14360" w:rsidR="00A10C4D" w:rsidP="00B505D2" w:rsidRDefault="00E35258" w14:paraId="39125761" w14:textId="58D14BFE">
      <w:pPr>
        <w:keepNext/>
        <w:spacing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lists the extensions to CDA R2 that have been defined to support requirements in C-CDA.</w:t>
      </w:r>
    </w:p>
    <w:tbl>
      <w:tblPr>
        <w:tblW w:w="9447"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029"/>
        <w:gridCol w:w="6418"/>
      </w:tblGrid>
      <w:tr w:rsidRPr="00C64922" w:rsidR="00DF16F7" w:rsidTr="00254B4A" w14:paraId="6073E4A0" w14:textId="77777777">
        <w:trPr>
          <w:cantSplit/>
          <w:trHeight w:val="340"/>
          <w:tblHeader/>
        </w:trPr>
        <w:tc>
          <w:tcPr>
            <w:tcW w:w="3029" w:type="dxa"/>
            <w:tcBorders>
              <w:bottom w:val="nil"/>
              <w:right w:val="nil"/>
            </w:tcBorders>
            <w:shd w:val="clear" w:color="auto" w:fill="4F81BD"/>
            <w:noWrap/>
            <w:vAlign w:val="bottom"/>
            <w:hideMark/>
          </w:tcPr>
          <w:p w:rsidRPr="00D14360" w:rsidR="00A10C4D" w:rsidRDefault="00A10C4D" w14:paraId="0FAEFF0E" w14:textId="77777777">
            <w:pPr>
              <w:rPr>
                <w:rFonts w:cs="Calibri"/>
                <w:color w:val="FFFFFF"/>
              </w:rPr>
            </w:pPr>
            <w:bookmarkStart w:name="_44sinio" w:colFirst="0" w:colLast="0" w:id="214"/>
            <w:bookmarkStart w:name="_2cv6n4qbmkdf" w:colFirst="0" w:colLast="0" w:id="215"/>
            <w:bookmarkStart w:name="_hoc6uoanzdws" w:colFirst="0" w:colLast="0" w:id="216"/>
            <w:bookmarkEnd w:id="214"/>
            <w:bookmarkEnd w:id="215"/>
            <w:bookmarkEnd w:id="216"/>
            <w:r w:rsidRPr="00D14360">
              <w:rPr>
                <w:rFonts w:cs="Calibri"/>
                <w:b/>
                <w:bCs/>
                <w:color w:val="FFFFFF"/>
              </w:rPr>
              <w:t>Extension</w:t>
            </w:r>
          </w:p>
          <w:p w:rsidRPr="00D14360" w:rsidR="00A10C4D" w:rsidRDefault="00A10C4D" w14:paraId="477B7542" w14:textId="77777777">
            <w:pPr>
              <w:rPr>
                <w:rFonts w:cs="Calibri"/>
                <w:color w:val="FFFFFF"/>
              </w:rPr>
            </w:pPr>
            <w:r w:rsidRPr="00D14360">
              <w:rPr>
                <w:rFonts w:cs="Calibri"/>
                <w:bCs/>
                <w:color w:val="FFFFFF"/>
              </w:rPr>
              <w:t>[Cardinality]</w:t>
            </w:r>
          </w:p>
        </w:tc>
        <w:tc>
          <w:tcPr>
            <w:tcW w:w="6418" w:type="dxa"/>
            <w:shd w:val="clear" w:color="auto" w:fill="4F81BD"/>
            <w:vAlign w:val="bottom"/>
            <w:hideMark/>
          </w:tcPr>
          <w:p w:rsidRPr="00D14360" w:rsidR="00A10C4D" w:rsidP="00D14360" w:rsidRDefault="00A10C4D" w14:paraId="664E2F27" w14:textId="77777777">
            <w:pPr>
              <w:spacing w:after="120"/>
              <w:ind w:right="1820"/>
              <w:rPr>
                <w:rFonts w:cs="Calibri"/>
                <w:color w:val="FFFFFF"/>
              </w:rPr>
            </w:pPr>
            <w:r w:rsidRPr="00D14360">
              <w:rPr>
                <w:rFonts w:cs="Calibri"/>
                <w:b/>
                <w:bCs/>
                <w:color w:val="FFFFFF"/>
              </w:rPr>
              <w:t>Definition</w:t>
            </w:r>
          </w:p>
        </w:tc>
      </w:tr>
      <w:tr w:rsidRPr="00C64922" w:rsidR="00DF16F7" w:rsidTr="00254B4A" w14:paraId="0C120233" w14:textId="77777777">
        <w:trPr>
          <w:trHeight w:val="1097"/>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916B8D2" w14:textId="77777777">
            <w:pPr>
              <w:rPr>
                <w:rFonts w:ascii="Calibri Light" w:hAnsi="Calibri Light" w:cs="Calibri Light"/>
                <w:b/>
                <w:color w:val="000000"/>
              </w:rPr>
            </w:pPr>
            <w:r w:rsidRPr="00D14360">
              <w:rPr>
                <w:rFonts w:ascii="Calibri Light" w:hAnsi="Calibri Light" w:cs="Calibri Light"/>
                <w:b/>
                <w:bCs/>
                <w:color w:val="000000"/>
              </w:rPr>
              <w:t>sdtc:admissionReferralSourceCode</w:t>
            </w:r>
          </w:p>
          <w:p w:rsidRPr="00D14360" w:rsidR="00A10C4D" w:rsidP="00525520" w:rsidRDefault="00A10C4D" w14:paraId="57BD434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2CBDA3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17EF90C" w14:textId="77777777">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rsidRPr="00D14360" w:rsidR="00A10C4D" w:rsidP="009C4D9F" w:rsidRDefault="00A10C4D" w14:paraId="6F251A5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D71A69E"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Pr="00C64922" w:rsidR="00AB2D82" w:rsidTr="00254B4A" w14:paraId="16709577" w14:textId="77777777">
        <w:trPr>
          <w:trHeight w:val="1097"/>
        </w:trPr>
        <w:tc>
          <w:tcPr>
            <w:tcW w:w="3029" w:type="dxa"/>
            <w:tcBorders>
              <w:top w:val="single" w:color="4F81BD" w:sz="4" w:space="0"/>
              <w:bottom w:val="single" w:color="4F81BD" w:sz="4" w:space="0"/>
              <w:right w:val="nil"/>
            </w:tcBorders>
            <w:shd w:val="clear" w:color="auto" w:fill="FFFFFF"/>
            <w:noWrap/>
          </w:tcPr>
          <w:p w:rsidRPr="00D14360" w:rsidR="00AB2D82" w:rsidP="00525520" w:rsidRDefault="00556F9D" w14:paraId="2D7351F5" w14:textId="7AD72F8C">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color="4F81BD" w:sz="4" w:space="0"/>
              <w:bottom w:val="single" w:color="4F81BD" w:sz="4" w:space="0"/>
            </w:tcBorders>
            <w:shd w:val="clear" w:color="auto" w:fill="auto"/>
          </w:tcPr>
          <w:p w:rsidRPr="008B4750" w:rsidR="008B4750" w:rsidP="008B4750" w:rsidRDefault="008B4750" w14:paraId="29648767" w14:textId="0FC579BC">
            <w:pPr>
              <w:rPr>
                <w:rFonts w:ascii="Calibri Light" w:hAnsi="Calibri Light" w:cs="Calibri Light"/>
              </w:rPr>
            </w:pPr>
            <w:r w:rsidRPr="008B4750">
              <w:rPr>
                <w:rFonts w:ascii="Calibri Light" w:hAnsi="Calibri Light" w:cs="Calibri Light"/>
              </w:rPr>
              <w:t>The </w:t>
            </w:r>
            <w:hyperlink w:history="1" r:id="rId19">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rsidRPr="00815C82" w:rsidR="008B4750" w:rsidP="00815C82" w:rsidRDefault="008B4750" w14:paraId="10AB36BD" w14:textId="77777777">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rsidRPr="00815C82" w:rsidR="008B4750" w:rsidP="00815C82" w:rsidRDefault="008B4750" w14:paraId="135FB81B" w14:textId="77777777">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rsidRPr="00815C82" w:rsidR="008B4750" w:rsidP="00815C82" w:rsidRDefault="008B4750" w14:paraId="5A26B1EC" w14:textId="25DBD72C">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w:history="1" r:id="rId20">
              <w:r w:rsidRPr="00815C82">
                <w:rPr>
                  <w:rStyle w:val="Hyperlink"/>
                  <w:rFonts w:ascii="Calibri Light" w:hAnsi="Calibri Light" w:cs="Calibri Light"/>
                </w:rPr>
                <w:t>attached ppt.</w:t>
              </w:r>
            </w:hyperlink>
          </w:p>
          <w:p w:rsidRPr="00815C82" w:rsidR="00AB2D82" w:rsidP="00815C82" w:rsidRDefault="00000000" w14:paraId="3C1BED6F" w14:textId="7DDA7D76">
            <w:pPr>
              <w:pStyle w:val="ListParagraph"/>
              <w:numPr>
                <w:ilvl w:val="0"/>
                <w:numId w:val="3"/>
              </w:numPr>
              <w:rPr>
                <w:rFonts w:ascii="Calibri Light" w:hAnsi="Calibri Light" w:cs="Calibri Light"/>
              </w:rPr>
            </w:pPr>
            <w:hyperlink w:history="1" r:id="rId21">
              <w:r w:rsidRPr="00815C82" w:rsidR="008B4750">
                <w:rPr>
                  <w:rStyle w:val="Hyperlink"/>
                  <w:rFonts w:ascii="Calibri Light" w:hAnsi="Calibri Light" w:cs="Calibri Light"/>
                </w:rPr>
                <w:t>POCD_HD000040-alternateIdentifier.xls</w:t>
              </w:r>
            </w:hyperlink>
          </w:p>
        </w:tc>
      </w:tr>
      <w:tr w:rsidRPr="00C64922" w:rsidR="00DF16F7" w:rsidTr="00254B4A" w14:paraId="2386886E" w14:textId="77777777">
        <w:trPr>
          <w:trHeight w:val="2321"/>
        </w:trPr>
        <w:tc>
          <w:tcPr>
            <w:tcW w:w="3029" w:type="dxa"/>
            <w:tcBorders>
              <w:right w:val="nil"/>
            </w:tcBorders>
            <w:shd w:val="clear" w:color="auto" w:fill="FFFFFF"/>
            <w:noWrap/>
            <w:hideMark/>
          </w:tcPr>
          <w:p w:rsidRPr="00D14360" w:rsidR="00A10C4D" w:rsidP="00525520" w:rsidRDefault="00A10C4D" w14:paraId="29EB0950" w14:textId="77777777">
            <w:pPr>
              <w:rPr>
                <w:rFonts w:ascii="Calibri Light" w:hAnsi="Calibri Light" w:cs="Calibri Light"/>
                <w:b/>
                <w:color w:val="000000"/>
              </w:rPr>
            </w:pPr>
            <w:r w:rsidRPr="00D14360">
              <w:rPr>
                <w:rFonts w:ascii="Calibri Light" w:hAnsi="Calibri Light" w:cs="Calibri Light"/>
                <w:b/>
                <w:bCs/>
                <w:color w:val="000000"/>
              </w:rPr>
              <w:t>sdtc:asPatientRelationship</w:t>
            </w:r>
          </w:p>
          <w:p w:rsidRPr="00D14360" w:rsidR="00A10C4D" w:rsidP="00525520" w:rsidRDefault="00A10C4D" w14:paraId="38D1110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787715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3214061A" w14:textId="77777777">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rsidRPr="00D14360" w:rsidR="00A10C4D" w:rsidP="009C4D9F" w:rsidRDefault="00A10C4D" w14:paraId="453AD1B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C8C0AC8" w14:textId="77777777">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Pr="00C64922" w:rsidR="00DF16F7" w:rsidTr="00254B4A" w14:paraId="670F79E8" w14:textId="77777777">
        <w:trPr>
          <w:trHeight w:val="134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7B2C9B7B" w14:textId="77777777">
            <w:pPr>
              <w:rPr>
                <w:rFonts w:ascii="Calibri Light" w:hAnsi="Calibri Light" w:cs="Calibri Light"/>
                <w:b/>
                <w:bCs/>
                <w:color w:val="000000"/>
              </w:rPr>
            </w:pPr>
            <w:r w:rsidRPr="00D14360">
              <w:rPr>
                <w:rFonts w:ascii="Calibri Light" w:hAnsi="Calibri Light" w:cs="Calibri Light"/>
                <w:b/>
                <w:bCs/>
                <w:color w:val="000000"/>
              </w:rPr>
              <w:t>sdtc:birthTime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955AE5F" w14:textId="77777777">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Pr="00C64922" w:rsidR="00DF16F7" w:rsidTr="00254B4A" w14:paraId="40112B07" w14:textId="77777777">
        <w:trPr>
          <w:trHeight w:val="1340"/>
        </w:trPr>
        <w:tc>
          <w:tcPr>
            <w:tcW w:w="3029" w:type="dxa"/>
            <w:tcBorders>
              <w:right w:val="nil"/>
            </w:tcBorders>
            <w:shd w:val="clear" w:color="auto" w:fill="FFFFFF"/>
            <w:noWrap/>
            <w:hideMark/>
          </w:tcPr>
          <w:p w:rsidRPr="00D14360" w:rsidR="00A10C4D" w:rsidP="00525520" w:rsidRDefault="00A10C4D" w14:paraId="57C49BD0" w14:textId="77777777">
            <w:pPr>
              <w:rPr>
                <w:rFonts w:ascii="Calibri Light" w:hAnsi="Calibri Light" w:cs="Calibri Light"/>
                <w:b/>
                <w:color w:val="000000"/>
              </w:rPr>
            </w:pPr>
            <w:r w:rsidRPr="00D14360">
              <w:rPr>
                <w:rFonts w:ascii="Calibri Light" w:hAnsi="Calibri Light" w:cs="Calibri Light"/>
                <w:b/>
                <w:bCs/>
                <w:color w:val="000000"/>
              </w:rPr>
              <w:t>sdtc:deceasedInd</w:t>
            </w:r>
          </w:p>
          <w:p w:rsidRPr="00D14360" w:rsidR="00A10C4D" w:rsidP="00525520" w:rsidRDefault="00A10C4D" w14:paraId="2C9A4EEF"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6D2EE8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5515AABA" w14:textId="77777777">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rsidRPr="00D14360" w:rsidR="00A10C4D" w:rsidP="009C4D9F" w:rsidRDefault="00A10C4D" w14:paraId="3B437AC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26CB3DDA"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5E10A830"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298FDFCE" w14:textId="77777777">
        <w:trPr>
          <w:trHeight w:val="1223"/>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DAC9377" w14:textId="77777777">
            <w:pPr>
              <w:rPr>
                <w:rFonts w:ascii="Calibri Light" w:hAnsi="Calibri Light" w:cs="Calibri Light"/>
                <w:b/>
                <w:color w:val="000000"/>
              </w:rPr>
            </w:pPr>
            <w:r w:rsidRPr="00D14360">
              <w:rPr>
                <w:rFonts w:ascii="Calibri Light" w:hAnsi="Calibri Light" w:cs="Calibri Light"/>
                <w:b/>
                <w:bCs/>
                <w:color w:val="000000"/>
              </w:rPr>
              <w:t>sdtc:deceasedTime</w:t>
            </w:r>
          </w:p>
          <w:p w:rsidRPr="00D14360" w:rsidR="00A10C4D" w:rsidP="00525520" w:rsidRDefault="00A10C4D" w14:paraId="10A239F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96646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6970C60" w14:textId="77777777">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rsidRPr="00D14360" w:rsidR="00A10C4D" w:rsidP="009C4D9F" w:rsidRDefault="00A10C4D" w14:paraId="5BC29ED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4552B8C"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62747A97"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05F5A4D3" w14:textId="77777777">
        <w:trPr>
          <w:trHeight w:val="1871"/>
        </w:trPr>
        <w:tc>
          <w:tcPr>
            <w:tcW w:w="3029" w:type="dxa"/>
            <w:tcBorders>
              <w:right w:val="nil"/>
            </w:tcBorders>
            <w:shd w:val="clear" w:color="auto" w:fill="FFFFFF"/>
            <w:noWrap/>
            <w:hideMark/>
          </w:tcPr>
          <w:p w:rsidRPr="00D14360" w:rsidR="00A10C4D" w:rsidP="00525520" w:rsidRDefault="00A10C4D" w14:paraId="0F89995C" w14:textId="77777777">
            <w:pPr>
              <w:rPr>
                <w:rFonts w:ascii="Calibri Light" w:hAnsi="Calibri Light" w:cs="Calibri Light"/>
                <w:b/>
                <w:color w:val="000000"/>
              </w:rPr>
            </w:pPr>
            <w:r w:rsidRPr="00D14360">
              <w:rPr>
                <w:rFonts w:ascii="Calibri Light" w:hAnsi="Calibri Light" w:cs="Calibri Light"/>
                <w:b/>
                <w:bCs/>
                <w:color w:val="000000"/>
              </w:rPr>
              <w:t>stdc:desc</w:t>
            </w:r>
          </w:p>
          <w:p w:rsidRPr="00D14360" w:rsidR="00A10C4D" w:rsidP="00525520" w:rsidRDefault="00A10C4D" w14:paraId="2CCD28C1"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55A12EC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238C911D" w14:textId="77777777">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Pr="00D14360" w:rsidR="00AA63EE">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rsidRPr="00D14360" w:rsidR="00A10C4D" w:rsidP="009C4D9F" w:rsidRDefault="00A10C4D" w14:paraId="62A7D2E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B540D03"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42842566"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rsidRPr="00D14360" w:rsidR="00A10C4D" w:rsidP="00D14360" w:rsidRDefault="00A10C4D" w14:paraId="629B96D0"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Pr="00C64922" w:rsidR="00DF16F7" w:rsidTr="00254B4A" w14:paraId="2379FF0C" w14:textId="77777777">
        <w:trPr>
          <w:trHeight w:val="6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BC0DE69" w14:textId="77777777">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1213EFA" w14:textId="77777777">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Pr="00C64922" w:rsidR="00DF16F7" w:rsidTr="00254B4A" w14:paraId="04474B55" w14:textId="77777777">
        <w:trPr>
          <w:trHeight w:val="1340"/>
        </w:trPr>
        <w:tc>
          <w:tcPr>
            <w:tcW w:w="3029" w:type="dxa"/>
            <w:tcBorders>
              <w:right w:val="nil"/>
            </w:tcBorders>
            <w:shd w:val="clear" w:color="auto" w:fill="FFFFFF"/>
            <w:noWrap/>
            <w:hideMark/>
          </w:tcPr>
          <w:p w:rsidRPr="00D14360" w:rsidR="00A10C4D" w:rsidP="00525520" w:rsidRDefault="00A10C4D" w14:paraId="1A3A3D83" w14:textId="77777777">
            <w:pPr>
              <w:rPr>
                <w:rFonts w:ascii="Calibri Light" w:hAnsi="Calibri Light" w:cs="Calibri Light"/>
                <w:b/>
                <w:color w:val="000000"/>
              </w:rPr>
            </w:pPr>
            <w:r w:rsidRPr="00D14360">
              <w:rPr>
                <w:rFonts w:ascii="Calibri Light" w:hAnsi="Calibri Light" w:cs="Calibri Light"/>
                <w:b/>
                <w:bCs/>
                <w:color w:val="000000"/>
              </w:rPr>
              <w:t>sdtc:ethnicGroupCode</w:t>
            </w:r>
          </w:p>
          <w:p w:rsidRPr="00D14360" w:rsidR="00A10C4D" w:rsidP="00525520" w:rsidRDefault="00A10C4D" w14:paraId="47568F60"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5EC725F9"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908A1F8" w14:textId="77777777">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rsidRPr="00D14360" w:rsidR="00A10C4D" w:rsidP="009C4D9F" w:rsidRDefault="00A10C4D" w14:paraId="7B3A58C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86C67D2"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41D78648"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366FB0C8" w14:textId="77777777">
        <w:trPr>
          <w:trHeight w:val="15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E21A0D2" w14:textId="77777777">
            <w:pPr>
              <w:rPr>
                <w:rFonts w:ascii="Calibri Light" w:hAnsi="Calibri Light" w:cs="Calibri Light"/>
                <w:b/>
                <w:color w:val="000000"/>
              </w:rPr>
            </w:pPr>
            <w:r w:rsidRPr="00D14360">
              <w:rPr>
                <w:rFonts w:ascii="Calibri Light" w:hAnsi="Calibri Light" w:cs="Calibri Light"/>
                <w:b/>
                <w:bCs/>
                <w:color w:val="000000"/>
              </w:rPr>
              <w:t>sdtc:functionCode</w:t>
            </w:r>
          </w:p>
          <w:p w:rsidRPr="00D14360" w:rsidR="00A10C4D" w:rsidP="00525520" w:rsidRDefault="00A10C4D" w14:paraId="2B2360D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07462B8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A00F90B" w14:textId="77777777">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rsidRPr="00D14360" w:rsidR="009C4D9F" w:rsidP="009C4D9F" w:rsidRDefault="00A10C4D" w14:paraId="025EDF69" w14:textId="77777777">
            <w:pPr>
              <w:rPr>
                <w:rFonts w:ascii="Calibri Light" w:hAnsi="Calibri Light" w:cs="Calibri Light"/>
              </w:rPr>
            </w:pPr>
            <w:r w:rsidRPr="00D14360">
              <w:rPr>
                <w:rFonts w:ascii="Calibri Light" w:hAnsi="Calibri Light" w:cs="Calibri Light"/>
              </w:rPr>
              <w:t>Adds to:</w:t>
            </w:r>
          </w:p>
          <w:p w:rsidRPr="00D14360" w:rsidR="009C4D9F" w:rsidP="0054522C" w:rsidRDefault="00A10C4D" w14:paraId="0CAD6C68" w14:textId="77777777">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rsidRPr="00D14360" w:rsidR="00A10C4D" w:rsidP="009C4D9F" w:rsidRDefault="00A10C4D" w14:paraId="74247A2B" w14:textId="77777777">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Pr="00D14360" w:rsidR="009C4D9F">
              <w:rPr>
                <w:rFonts w:ascii="Calibri Light" w:hAnsi="Calibri Light" w:cs="Calibri Light"/>
                <w:color w:val="000000"/>
              </w:rPr>
              <w:t>.</w:t>
            </w:r>
          </w:p>
        </w:tc>
      </w:tr>
      <w:tr w:rsidRPr="00C64922" w:rsidR="00DF16F7" w:rsidTr="00254B4A" w14:paraId="289C22D4" w14:textId="77777777">
        <w:trPr>
          <w:trHeight w:val="4211"/>
        </w:trPr>
        <w:tc>
          <w:tcPr>
            <w:tcW w:w="3029" w:type="dxa"/>
            <w:tcBorders>
              <w:right w:val="nil"/>
            </w:tcBorders>
            <w:shd w:val="clear" w:color="auto" w:fill="FFFFFF"/>
            <w:noWrap/>
            <w:hideMark/>
          </w:tcPr>
          <w:p w:rsidRPr="00D14360" w:rsidR="00A10C4D" w:rsidP="00525520" w:rsidRDefault="00A10C4D" w14:paraId="75DDCC3C" w14:textId="77777777">
            <w:pPr>
              <w:rPr>
                <w:rFonts w:ascii="Calibri Light" w:hAnsi="Calibri Light" w:cs="Calibri Light"/>
                <w:b/>
                <w:color w:val="000000"/>
              </w:rPr>
            </w:pPr>
            <w:r w:rsidRPr="00D14360">
              <w:rPr>
                <w:rFonts w:ascii="Calibri Light" w:hAnsi="Calibri Light" w:cs="Calibri Light"/>
                <w:b/>
                <w:bCs/>
                <w:color w:val="000000"/>
              </w:rPr>
              <w:t>sdtc:id</w:t>
            </w:r>
          </w:p>
          <w:p w:rsidRPr="00D14360" w:rsidR="00A10C4D" w:rsidP="00525520" w:rsidRDefault="00A10C4D" w14:paraId="58F102FF"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310CCB60" w14:textId="77777777">
            <w:pPr>
              <w:rPr>
                <w:rFonts w:ascii="Calibri Light" w:hAnsi="Calibri Light" w:cs="Calibri Light"/>
                <w:bCs/>
                <w:color w:val="000000"/>
              </w:rPr>
            </w:pPr>
          </w:p>
        </w:tc>
        <w:tc>
          <w:tcPr>
            <w:tcW w:w="6418" w:type="dxa"/>
            <w:shd w:val="clear" w:color="auto" w:fill="auto"/>
            <w:hideMark/>
          </w:tcPr>
          <w:p w:rsidR="00E93A1E" w:rsidP="00D14360" w:rsidRDefault="00A10C4D" w14:paraId="52E2FA70" w14:textId="77777777">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rsidRPr="00D14360" w:rsidR="00A10C4D" w:rsidP="00D14360" w:rsidRDefault="00A10C4D" w14:paraId="68AE8F59" w14:textId="77777777">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Pr="00D14360" w:rsidR="00890FBD">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Pr="00D14360" w:rsidR="00AA63EE">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rsidRPr="00D14360" w:rsidR="00A10C4D" w:rsidP="009C4D9F" w:rsidRDefault="00A10C4D" w14:paraId="0BBE426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1D06CABB" w14:textId="77777777">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Pr="00C64922" w:rsidR="00DF16F7" w:rsidTr="00254B4A" w14:paraId="1D11AD15" w14:textId="77777777">
        <w:trPr>
          <w:trHeight w:val="457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8F0F004" w14:textId="77777777">
            <w:pPr>
              <w:rPr>
                <w:rFonts w:ascii="Calibri Light" w:hAnsi="Calibri Light" w:cs="Calibri Light"/>
                <w:b/>
                <w:color w:val="000000"/>
              </w:rPr>
            </w:pPr>
            <w:r w:rsidRPr="00D14360">
              <w:rPr>
                <w:rFonts w:ascii="Calibri Light" w:hAnsi="Calibri Light" w:cs="Calibri Light"/>
                <w:b/>
                <w:bCs/>
                <w:color w:val="000000"/>
              </w:rPr>
              <w:t>sdtc:inFulfillmentOf1</w:t>
            </w:r>
          </w:p>
          <w:p w:rsidRPr="00D14360" w:rsidR="00A10C4D" w:rsidP="00525520" w:rsidRDefault="00A10C4D" w14:paraId="1E348A7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0B1D0B9"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0A137F4" w14:textId="77777777">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rsidRPr="00D14360" w:rsidR="00A10C4D" w:rsidP="009C4D9F" w:rsidRDefault="00A10C4D" w14:paraId="63EC50F3"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EA54CA" w14:textId="77777777">
            <w:pPr>
              <w:pStyle w:val="ListParagraph"/>
              <w:numPr>
                <w:ilvl w:val="0"/>
                <w:numId w:val="5"/>
              </w:numPr>
              <w:rPr>
                <w:rFonts w:ascii="Calibri Light" w:hAnsi="Calibri Light" w:cs="Calibri Light"/>
              </w:rPr>
            </w:pPr>
            <w:r w:rsidRPr="00D14360">
              <w:rPr>
                <w:rFonts w:ascii="Calibri Light" w:hAnsi="Calibri Light" w:cs="Calibri Light"/>
              </w:rPr>
              <w:t>Observation</w:t>
            </w:r>
          </w:p>
          <w:p w:rsidRPr="00D14360" w:rsidR="00A10C4D" w:rsidP="00D14360" w:rsidRDefault="00A10C4D" w14:paraId="67C3B367" w14:textId="77777777">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rsidRPr="00D14360" w:rsidR="00A10C4D" w:rsidP="00D14360" w:rsidRDefault="00A10C4D" w14:paraId="59C67785" w14:textId="77777777">
            <w:pPr>
              <w:pStyle w:val="ListParagraph"/>
              <w:numPr>
                <w:ilvl w:val="0"/>
                <w:numId w:val="5"/>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DE401E2" w14:textId="77777777">
            <w:pPr>
              <w:pStyle w:val="ListParagraph"/>
              <w:numPr>
                <w:ilvl w:val="0"/>
                <w:numId w:val="5"/>
              </w:numPr>
              <w:rPr>
                <w:rFonts w:ascii="Calibri Light" w:hAnsi="Calibri Light" w:cs="Calibri Light"/>
              </w:rPr>
            </w:pPr>
            <w:r w:rsidRPr="00D14360">
              <w:rPr>
                <w:rFonts w:ascii="Calibri Light" w:hAnsi="Calibri Light" w:cs="Calibri Light"/>
              </w:rPr>
              <w:t>Procedure</w:t>
            </w:r>
          </w:p>
          <w:p w:rsidRPr="00D14360" w:rsidR="00A10C4D" w:rsidP="00D14360" w:rsidRDefault="00A10C4D" w14:paraId="1F290967" w14:textId="77777777">
            <w:pPr>
              <w:pStyle w:val="ListParagraph"/>
              <w:numPr>
                <w:ilvl w:val="0"/>
                <w:numId w:val="5"/>
              </w:numPr>
              <w:rPr>
                <w:rFonts w:ascii="Calibri Light" w:hAnsi="Calibri Light" w:cs="Calibri Light"/>
              </w:rPr>
            </w:pPr>
            <w:r w:rsidRPr="00D14360">
              <w:rPr>
                <w:rFonts w:ascii="Calibri Light" w:hAnsi="Calibri Light" w:cs="Calibri Light"/>
              </w:rPr>
              <w:t>Encounter</w:t>
            </w:r>
          </w:p>
          <w:p w:rsidRPr="00D14360" w:rsidR="00A10C4D" w:rsidP="00D14360" w:rsidRDefault="00A10C4D" w14:paraId="045A8725" w14:textId="77777777">
            <w:pPr>
              <w:pStyle w:val="ListParagraph"/>
              <w:numPr>
                <w:ilvl w:val="0"/>
                <w:numId w:val="5"/>
              </w:numPr>
              <w:rPr>
                <w:rFonts w:ascii="Calibri Light" w:hAnsi="Calibri Light" w:cs="Calibri Light"/>
              </w:rPr>
            </w:pPr>
            <w:r w:rsidRPr="00D14360">
              <w:rPr>
                <w:rFonts w:ascii="Calibri Light" w:hAnsi="Calibri Light" w:cs="Calibri Light"/>
              </w:rPr>
              <w:t>Act</w:t>
            </w:r>
          </w:p>
          <w:p w:rsidRPr="00D14360" w:rsidR="00A10C4D" w:rsidP="009C4D9F" w:rsidRDefault="00A10C4D" w14:paraId="1FFF37F0" w14:textId="77777777">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Pr="00C64922" w:rsidR="00DF16F7" w:rsidTr="00254B4A" w14:paraId="6EBE8473" w14:textId="77777777">
        <w:trPr>
          <w:trHeight w:val="1430"/>
        </w:trPr>
        <w:tc>
          <w:tcPr>
            <w:tcW w:w="3029" w:type="dxa"/>
            <w:tcBorders>
              <w:right w:val="nil"/>
            </w:tcBorders>
            <w:shd w:val="clear" w:color="auto" w:fill="FFFFFF"/>
            <w:noWrap/>
            <w:hideMark/>
          </w:tcPr>
          <w:p w:rsidRPr="00D14360" w:rsidR="00A10C4D" w:rsidP="00525520" w:rsidRDefault="00890FBD" w14:paraId="4A29CFA0" w14:textId="77777777">
            <w:pPr>
              <w:rPr>
                <w:rFonts w:ascii="Calibri Light" w:hAnsi="Calibri Light" w:cs="Calibri Light"/>
                <w:b/>
                <w:color w:val="000000"/>
              </w:rPr>
            </w:pPr>
            <w:r w:rsidRPr="00D14360">
              <w:rPr>
                <w:rFonts w:ascii="Calibri Light" w:hAnsi="Calibri Light" w:cs="Calibri Light"/>
                <w:b/>
                <w:bCs/>
                <w:color w:val="000000"/>
              </w:rPr>
              <w:t>S</w:t>
            </w:r>
            <w:r w:rsidRPr="00D14360" w:rsidR="00A10C4D">
              <w:rPr>
                <w:rFonts w:ascii="Calibri Light" w:hAnsi="Calibri Light" w:cs="Calibri Light"/>
                <w:b/>
                <w:bCs/>
                <w:color w:val="000000"/>
              </w:rPr>
              <w:t>dtc:multipleBirthInd</w:t>
            </w:r>
          </w:p>
          <w:p w:rsidRPr="00D14360" w:rsidR="00A10C4D" w:rsidP="00525520" w:rsidRDefault="00A10C4D" w14:paraId="410F148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7A934BFE"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7FD73E04" w14:textId="77777777">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rsidRPr="00D14360" w:rsidR="00A10C4D" w:rsidP="009C4D9F" w:rsidRDefault="00A10C4D" w14:paraId="7F730B4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8464F4" w14:textId="77777777">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rsidRPr="00D14360" w:rsidR="00A10C4D" w:rsidP="00D14360" w:rsidRDefault="00A10C4D" w14:paraId="2121CD78" w14:textId="77777777">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rsidRPr="00D14360" w:rsidR="00A10C4D" w:rsidP="009C4D9F" w:rsidRDefault="00A10C4D" w14:paraId="28D42C91" w14:textId="77777777">
            <w:pPr>
              <w:rPr>
                <w:rFonts w:ascii="Calibri Light" w:hAnsi="Calibri Light" w:cs="Calibri Light"/>
                <w:color w:val="000000"/>
              </w:rPr>
            </w:pPr>
          </w:p>
        </w:tc>
      </w:tr>
      <w:tr w:rsidRPr="00C64922" w:rsidR="00DF16F7" w:rsidTr="00254B4A" w14:paraId="21795983" w14:textId="77777777">
        <w:trPr>
          <w:trHeight w:val="161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1DEC1E73" w14:textId="77777777">
            <w:pPr>
              <w:rPr>
                <w:rFonts w:ascii="Calibri Light" w:hAnsi="Calibri Light" w:cs="Calibri Light"/>
                <w:b/>
                <w:color w:val="000000"/>
              </w:rPr>
            </w:pPr>
            <w:r w:rsidRPr="00D14360">
              <w:rPr>
                <w:rFonts w:ascii="Calibri Light" w:hAnsi="Calibri Light" w:cs="Calibri Light"/>
                <w:b/>
                <w:bCs/>
                <w:color w:val="000000"/>
              </w:rPr>
              <w:t>sdtc:multipleBirthOrderNumber</w:t>
            </w:r>
          </w:p>
          <w:p w:rsidRPr="00D14360" w:rsidR="00A10C4D" w:rsidP="00525520" w:rsidRDefault="00A10C4D" w14:paraId="0658E03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A9D9D68"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BAC5DF3" w14:textId="77777777">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rsidRPr="00D14360" w:rsidR="00A10C4D" w:rsidP="009C4D9F" w:rsidRDefault="00A10C4D" w14:paraId="0E9CEB7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350263A3" w14:textId="77777777">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rsidRPr="00D14360" w:rsidR="00A10C4D" w:rsidP="00D14360" w:rsidRDefault="00A10C4D" w14:paraId="37B54686" w14:textId="77777777">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rsidRPr="00D14360" w:rsidR="00A10C4D" w:rsidP="009C4D9F" w:rsidRDefault="00A10C4D" w14:paraId="405F4225" w14:textId="77777777">
            <w:pPr>
              <w:rPr>
                <w:rFonts w:ascii="Calibri Light" w:hAnsi="Calibri Light" w:cs="Calibri Light"/>
                <w:color w:val="000000"/>
              </w:rPr>
            </w:pPr>
          </w:p>
        </w:tc>
      </w:tr>
      <w:tr w:rsidRPr="00C64922" w:rsidR="00DF16F7" w:rsidTr="00254B4A" w14:paraId="67DB5245" w14:textId="77777777">
        <w:trPr>
          <w:trHeight w:val="566"/>
        </w:trPr>
        <w:tc>
          <w:tcPr>
            <w:tcW w:w="3029" w:type="dxa"/>
            <w:tcBorders>
              <w:right w:val="nil"/>
            </w:tcBorders>
            <w:shd w:val="clear" w:color="auto" w:fill="FFFFFF"/>
            <w:noWrap/>
            <w:hideMark/>
          </w:tcPr>
          <w:p w:rsidRPr="00D14360" w:rsidR="00A10C4D" w:rsidP="00525520" w:rsidRDefault="00A10C4D" w14:paraId="476BC8C9" w14:textId="77777777">
            <w:pPr>
              <w:rPr>
                <w:rFonts w:ascii="Calibri Light" w:hAnsi="Calibri Light" w:cs="Calibri Light"/>
                <w:b/>
                <w:color w:val="000000"/>
              </w:rPr>
            </w:pPr>
            <w:r w:rsidRPr="00D14360">
              <w:rPr>
                <w:rFonts w:ascii="Calibri Light" w:hAnsi="Calibri Light" w:cs="Calibri Light"/>
                <w:b/>
                <w:bCs/>
                <w:color w:val="000000"/>
              </w:rPr>
              <w:t>sdtc:negationInd</w:t>
            </w:r>
          </w:p>
          <w:p w:rsidRPr="00D14360" w:rsidR="00A10C4D" w:rsidP="00525520" w:rsidRDefault="00A10C4D" w14:paraId="0D02AAD4"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603865"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8604912" w14:textId="77777777">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Pr="00D14360" w:rsidR="00890FBD">
              <w:rPr>
                <w:rFonts w:ascii="Calibri Light" w:hAnsi="Calibri Light" w:cs="Calibri Light"/>
                <w:color w:val="000000"/>
              </w:rPr>
              <w:t>”</w:t>
            </w:r>
            <w:r w:rsidRPr="00D14360">
              <w:rPr>
                <w:rFonts w:ascii="Calibri Light" w:hAnsi="Calibri Light" w:cs="Calibri Light"/>
                <w:color w:val="000000"/>
              </w:rPr>
              <w:t>true</w:t>
            </w:r>
            <w:r w:rsidRPr="00D14360" w:rsidR="00890FBD">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Pr="00D14360" w:rsidR="00B93A73">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Pr="00D14360" w:rsidR="00693FC4">
              <w:rPr>
                <w:rFonts w:ascii="Calibri Light" w:hAnsi="Calibri Light" w:cs="Calibri Light"/>
                <w:color w:val="000000"/>
              </w:rPr>
              <w:t>C</w:t>
            </w:r>
            <w:r w:rsidRPr="00D14360">
              <w:rPr>
                <w:rFonts w:ascii="Calibri Light" w:hAnsi="Calibri Light" w:cs="Calibri Light"/>
                <w:color w:val="000000"/>
              </w:rPr>
              <w:t xml:space="preserve">hapter 1.4 CDA Extensibility, </w:t>
            </w:r>
            <w:r w:rsidRPr="00D14360" w:rsidR="00890FBD">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Pr="00D14360" w:rsidR="00890FBD">
              <w:rPr>
                <w:rFonts w:ascii="Calibri Light" w:hAnsi="Calibri Light" w:cs="Calibri Light"/>
                <w:color w:val="000000"/>
              </w:rPr>
              <w:t>”</w:t>
            </w:r>
          </w:p>
          <w:p w:rsidRPr="00D14360" w:rsidR="00A10C4D" w:rsidP="009C4D9F" w:rsidRDefault="00A10C4D" w14:paraId="40DFEADD"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69420A62" w14:textId="77777777">
            <w:pPr>
              <w:pStyle w:val="ListParagraph"/>
              <w:numPr>
                <w:ilvl w:val="0"/>
                <w:numId w:val="8"/>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595333C" w14:textId="77777777">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Pr="00C64922" w:rsidR="00DF16F7" w:rsidTr="00254B4A" w14:paraId="46A5B44B" w14:textId="77777777">
        <w:trPr>
          <w:trHeight w:val="133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3F01A39" w14:textId="77777777">
            <w:pPr>
              <w:rPr>
                <w:rFonts w:ascii="Calibri Light" w:hAnsi="Calibri Light" w:cs="Calibri Light"/>
                <w:b/>
                <w:color w:val="000000"/>
              </w:rPr>
            </w:pPr>
            <w:r w:rsidRPr="00D14360">
              <w:rPr>
                <w:rFonts w:ascii="Calibri Light" w:hAnsi="Calibri Light" w:cs="Calibri Light"/>
                <w:b/>
                <w:bCs/>
                <w:color w:val="000000"/>
              </w:rPr>
              <w:t>sdtc:patient</w:t>
            </w:r>
          </w:p>
          <w:p w:rsidRPr="00D14360" w:rsidR="00A10C4D" w:rsidP="00525520" w:rsidRDefault="00A10C4D" w14:paraId="0D2AF1E6"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38EBB54"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55B556E3" w14:textId="77777777">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Pr="00D14360" w:rsidR="00890FBD">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rsidRPr="00D14360" w:rsidR="00A10C4D" w:rsidP="009C4D9F" w:rsidRDefault="00A10C4D" w14:paraId="28D32659"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4772DCAE" w14:textId="77777777">
            <w:pPr>
              <w:pStyle w:val="ListParagraph"/>
              <w:numPr>
                <w:ilvl w:val="0"/>
                <w:numId w:val="9"/>
              </w:numPr>
              <w:rPr>
                <w:rFonts w:ascii="Calibri Light" w:hAnsi="Calibri Light" w:cs="Calibri Light"/>
              </w:rPr>
            </w:pPr>
            <w:r w:rsidRPr="00D14360">
              <w:rPr>
                <w:rFonts w:ascii="Calibri Light" w:hAnsi="Calibri Light" w:cs="Calibri Light"/>
              </w:rPr>
              <w:t>AssignedEntity</w:t>
            </w:r>
          </w:p>
          <w:p w:rsidRPr="00D14360" w:rsidR="00A10C4D" w:rsidP="009C4D9F" w:rsidRDefault="00A10C4D" w14:paraId="1C88C978" w14:textId="77777777">
            <w:pPr>
              <w:rPr>
                <w:rFonts w:ascii="Calibri Light" w:hAnsi="Calibri Light" w:cs="Calibri Light"/>
                <w:color w:val="000000"/>
              </w:rPr>
            </w:pPr>
          </w:p>
        </w:tc>
      </w:tr>
      <w:tr w:rsidRPr="00C64922" w:rsidR="00DF16F7" w:rsidTr="00254B4A" w14:paraId="4421858B" w14:textId="77777777">
        <w:trPr>
          <w:trHeight w:val="1601"/>
        </w:trPr>
        <w:tc>
          <w:tcPr>
            <w:tcW w:w="3029" w:type="dxa"/>
            <w:tcBorders>
              <w:right w:val="nil"/>
            </w:tcBorders>
            <w:shd w:val="clear" w:color="auto" w:fill="FFFFFF"/>
            <w:noWrap/>
            <w:hideMark/>
          </w:tcPr>
          <w:p w:rsidRPr="00D14360" w:rsidR="00A10C4D" w:rsidP="00525520" w:rsidRDefault="00A10C4D" w14:paraId="5E0287D2" w14:textId="77777777">
            <w:pPr>
              <w:rPr>
                <w:rFonts w:ascii="Calibri Light" w:hAnsi="Calibri Light" w:cs="Calibri Light"/>
                <w:b/>
                <w:color w:val="000000"/>
              </w:rPr>
            </w:pPr>
            <w:r w:rsidRPr="00D14360">
              <w:rPr>
                <w:rFonts w:ascii="Calibri Light" w:hAnsi="Calibri Light" w:cs="Calibri Light"/>
                <w:b/>
                <w:bCs/>
                <w:color w:val="000000"/>
              </w:rPr>
              <w:t>sdtc:precondition1</w:t>
            </w:r>
          </w:p>
          <w:p w:rsidRPr="00D14360" w:rsidR="00A10C4D" w:rsidP="00525520" w:rsidRDefault="00A10C4D" w14:paraId="222176AE"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78D2C08F"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48321580" w14:textId="705D461B">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Pr="00D14360" w:rsidR="001E18AB">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rsidRPr="00D14360" w:rsidR="00A10C4D" w:rsidP="009C4D9F" w:rsidRDefault="00A10C4D" w14:paraId="446FAA8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0AEE3E36" w14:textId="45577D28">
            <w:pPr>
              <w:pStyle w:val="ListParagraph"/>
              <w:numPr>
                <w:ilvl w:val="0"/>
                <w:numId w:val="9"/>
              </w:numPr>
              <w:rPr>
                <w:rFonts w:ascii="Calibri Light" w:hAnsi="Calibri Light" w:cs="Calibri Light"/>
              </w:rPr>
            </w:pPr>
            <w:r>
              <w:rPr>
                <w:rFonts w:ascii="Calibri Light" w:hAnsi="Calibri Light" w:cs="Calibri Light"/>
              </w:rPr>
              <w:t>o</w:t>
            </w:r>
            <w:r w:rsidRPr="00D14360" w:rsidR="00A10C4D">
              <w:rPr>
                <w:rFonts w:ascii="Calibri Light" w:hAnsi="Calibri Light" w:cs="Calibri Light"/>
              </w:rPr>
              <w:t>bservationRange</w:t>
            </w:r>
          </w:p>
          <w:p w:rsidRPr="00D14360" w:rsidR="00A10C4D" w:rsidP="009C4D9F" w:rsidRDefault="00A10C4D" w14:paraId="70D55B6E" w14:textId="77777777">
            <w:pPr>
              <w:rPr>
                <w:rFonts w:ascii="Calibri Light" w:hAnsi="Calibri Light" w:cs="Calibri Light"/>
                <w:color w:val="000000"/>
              </w:rPr>
            </w:pPr>
          </w:p>
        </w:tc>
      </w:tr>
      <w:tr w:rsidRPr="00C64922" w:rsidR="00DF16F7" w:rsidTr="00254B4A" w14:paraId="6F923E5E" w14:textId="77777777">
        <w:trPr>
          <w:trHeight w:val="26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50D05A1" w14:textId="77777777">
            <w:pPr>
              <w:rPr>
                <w:rFonts w:ascii="Calibri Light" w:hAnsi="Calibri Light" w:cs="Calibri Light"/>
                <w:b/>
                <w:color w:val="000000"/>
              </w:rPr>
            </w:pPr>
            <w:r w:rsidRPr="00D14360">
              <w:rPr>
                <w:rFonts w:ascii="Calibri Light" w:hAnsi="Calibri Light" w:cs="Calibri Light"/>
                <w:b/>
                <w:bCs/>
                <w:color w:val="000000"/>
              </w:rPr>
              <w:t>sdtc:priorityNumber</w:t>
            </w:r>
          </w:p>
          <w:p w:rsidRPr="00D14360" w:rsidR="00A10C4D" w:rsidP="00525520" w:rsidRDefault="00A10C4D" w14:paraId="6F9DCD0C"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3D04437"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7D5B963" w14:textId="77777777">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rsidRPr="00D14360" w:rsidR="00A10C4D" w:rsidP="009C4D9F" w:rsidRDefault="00A10C4D" w14:paraId="1D35E8C7"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382FDDA8" w14:textId="48695168">
            <w:pPr>
              <w:pStyle w:val="ListParagraph"/>
              <w:numPr>
                <w:ilvl w:val="0"/>
                <w:numId w:val="9"/>
              </w:numPr>
              <w:rPr>
                <w:rFonts w:ascii="Calibri Light" w:hAnsi="Calibri Light" w:cs="Calibri Light"/>
              </w:rPr>
            </w:pPr>
            <w:r>
              <w:rPr>
                <w:rFonts w:ascii="Calibri Light" w:hAnsi="Calibri Light" w:cs="Calibri Light"/>
              </w:rPr>
              <w:t>o</w:t>
            </w:r>
            <w:r w:rsidRPr="00D14360" w:rsidR="00A10C4D">
              <w:rPr>
                <w:rFonts w:ascii="Calibri Light" w:hAnsi="Calibri Light" w:cs="Calibri Light"/>
              </w:rPr>
              <w:t>rganizer/component</w:t>
            </w:r>
          </w:p>
          <w:p w:rsidRPr="00D14360" w:rsidR="00A10C4D" w:rsidP="009C4D9F" w:rsidRDefault="00A10C4D" w14:paraId="1F5734D3" w14:textId="77777777">
            <w:pPr>
              <w:rPr>
                <w:rFonts w:ascii="Calibri Light" w:hAnsi="Calibri Light" w:cs="Calibri Light"/>
                <w:color w:val="000000"/>
              </w:rPr>
            </w:pPr>
          </w:p>
        </w:tc>
      </w:tr>
      <w:tr w:rsidRPr="00C64922" w:rsidR="00DF16F7" w:rsidTr="00254B4A" w14:paraId="2B24B276" w14:textId="77777777">
        <w:trPr>
          <w:trHeight w:val="1070"/>
        </w:trPr>
        <w:tc>
          <w:tcPr>
            <w:tcW w:w="3029" w:type="dxa"/>
            <w:tcBorders>
              <w:right w:val="nil"/>
            </w:tcBorders>
            <w:shd w:val="clear" w:color="auto" w:fill="FFFFFF"/>
            <w:noWrap/>
            <w:hideMark/>
          </w:tcPr>
          <w:p w:rsidRPr="00D14360" w:rsidR="00A10C4D" w:rsidP="00525520" w:rsidRDefault="00A10C4D" w14:paraId="586F936F" w14:textId="77777777">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rsidRPr="00D14360" w:rsidR="00A10C4D" w:rsidP="009C4D9F" w:rsidRDefault="00A10C4D" w14:paraId="4B77E9C2" w14:textId="77777777">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rsidRPr="00D14360" w:rsidR="00A10C4D" w:rsidP="009C4D9F" w:rsidRDefault="00A10C4D" w14:paraId="524F888C"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036513A" w14:textId="77777777">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rsidRPr="00D14360" w:rsidR="00A10C4D" w:rsidP="009C4D9F" w:rsidRDefault="00A10C4D" w14:paraId="4ED70D43" w14:textId="77777777">
            <w:pPr>
              <w:rPr>
                <w:rFonts w:ascii="Calibri Light" w:hAnsi="Calibri Light" w:cs="Calibri Light"/>
                <w:color w:val="000000"/>
              </w:rPr>
            </w:pPr>
          </w:p>
        </w:tc>
      </w:tr>
      <w:tr w:rsidRPr="00C64922" w:rsidR="00DF16F7" w:rsidTr="00254B4A" w14:paraId="6ADBDA14" w14:textId="77777777">
        <w:trPr>
          <w:trHeight w:val="1070"/>
        </w:trPr>
        <w:tc>
          <w:tcPr>
            <w:tcW w:w="3029" w:type="dxa"/>
            <w:tcBorders>
              <w:top w:val="single" w:color="4F81BD" w:sz="4" w:space="0"/>
              <w:bottom w:val="single" w:color="4F81BD" w:sz="4" w:space="0"/>
              <w:right w:val="nil"/>
            </w:tcBorders>
            <w:shd w:val="clear" w:color="auto" w:fill="FFFFFF"/>
            <w:noWrap/>
          </w:tcPr>
          <w:p w:rsidRPr="00D14360" w:rsidR="00A10C4D" w:rsidP="00525520" w:rsidRDefault="002333F7" w14:paraId="39DF1AA8" w14:textId="77777777">
            <w:pPr>
              <w:rPr>
                <w:rFonts w:ascii="Calibri Light" w:hAnsi="Calibri Light" w:cs="Calibri Light"/>
                <w:b/>
                <w:color w:val="000000"/>
              </w:rPr>
            </w:pPr>
            <w:r w:rsidRPr="00D14360">
              <w:rPr>
                <w:rFonts w:ascii="Calibri Light" w:hAnsi="Calibri Light" w:cs="Calibri Light"/>
                <w:b/>
                <w:bCs/>
                <w:color w:val="000000"/>
              </w:rPr>
              <w:t>s</w:t>
            </w:r>
            <w:r w:rsidRPr="00D14360" w:rsidR="00A10C4D">
              <w:rPr>
                <w:rFonts w:ascii="Calibri Light" w:hAnsi="Calibri Light" w:cs="Calibri Light"/>
                <w:b/>
                <w:bCs/>
                <w:color w:val="000000"/>
              </w:rPr>
              <w:t>dtc:raceCode</w:t>
            </w:r>
          </w:p>
          <w:p w:rsidRPr="00D14360" w:rsidR="00A10C4D" w:rsidP="00525520" w:rsidRDefault="00A10C4D" w14:paraId="3F0E64F1"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2643371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tcPr>
          <w:p w:rsidRPr="00D14360" w:rsidR="00A10C4D" w:rsidP="009C4D9F" w:rsidRDefault="00A10C4D" w14:paraId="7BA5100B" w14:textId="77777777">
            <w:pPr>
              <w:rPr>
                <w:rFonts w:ascii="Calibri Light" w:hAnsi="Calibri Light" w:cs="Calibri Light"/>
              </w:rPr>
            </w:pPr>
            <w:r w:rsidRPr="00D14360">
              <w:rPr>
                <w:rFonts w:ascii="Calibri Light" w:hAnsi="Calibri Light" w:cs="Calibri Light"/>
                <w:color w:val="000000"/>
                <w:shd w:val="clear" w:color="auto" w:fill="FFFFFF"/>
              </w:rPr>
              <w:t>Th</w:t>
            </w:r>
            <w:r w:rsidRPr="00D14360" w:rsidR="00B93A73">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rsidRPr="00D14360" w:rsidR="00A10C4D" w:rsidP="009C4D9F" w:rsidRDefault="00A10C4D" w14:paraId="06657A06" w14:textId="77777777">
            <w:pPr>
              <w:rPr>
                <w:rFonts w:ascii="Calibri Light" w:hAnsi="Calibri Light" w:cs="Calibri Light"/>
                <w:color w:val="000000"/>
              </w:rPr>
            </w:pPr>
            <w:r w:rsidRPr="00D14360">
              <w:rPr>
                <w:rFonts w:ascii="Calibri Light" w:hAnsi="Calibri Light" w:cs="Calibri Light"/>
                <w:color w:val="000000"/>
              </w:rPr>
              <w:t>Adds to:</w:t>
            </w:r>
          </w:p>
          <w:p w:rsidRPr="00D14360" w:rsidR="00A10C4D" w:rsidP="00D14360" w:rsidRDefault="00A10C4D" w14:paraId="7E06EDC0" w14:textId="77777777">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6BF28CD6" w14:textId="77777777">
        <w:trPr>
          <w:trHeight w:val="629"/>
        </w:trPr>
        <w:tc>
          <w:tcPr>
            <w:tcW w:w="3029" w:type="dxa"/>
            <w:tcBorders>
              <w:right w:val="nil"/>
            </w:tcBorders>
            <w:shd w:val="clear" w:color="auto" w:fill="FFFFFF"/>
            <w:noWrap/>
            <w:hideMark/>
          </w:tcPr>
          <w:p w:rsidRPr="00D14360" w:rsidR="00A10C4D" w:rsidP="00525520" w:rsidRDefault="00A10C4D" w14:paraId="0F4A30DF" w14:textId="77777777">
            <w:pPr>
              <w:rPr>
                <w:rFonts w:ascii="Calibri Light" w:hAnsi="Calibri Light" w:cs="Calibri Light"/>
                <w:b/>
                <w:bCs/>
                <w:color w:val="000000"/>
              </w:rPr>
            </w:pPr>
            <w:r w:rsidRPr="00D14360">
              <w:rPr>
                <w:rFonts w:ascii="Calibri Light" w:hAnsi="Calibri Light" w:cs="Calibri Light"/>
                <w:b/>
                <w:bCs/>
                <w:color w:val="000000"/>
              </w:rPr>
              <w:t>sdtc:signatureText</w:t>
            </w:r>
          </w:p>
        </w:tc>
        <w:tc>
          <w:tcPr>
            <w:tcW w:w="6418" w:type="dxa"/>
            <w:shd w:val="clear" w:color="auto" w:fill="auto"/>
            <w:hideMark/>
          </w:tcPr>
          <w:p w:rsidRPr="00D14360" w:rsidR="00A10C4D" w:rsidP="009C4D9F" w:rsidRDefault="00A10C4D" w14:paraId="2C419B60" w14:textId="77777777">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Pr="00C64922" w:rsidR="00DF16F7" w:rsidTr="00254B4A" w14:paraId="5C618116" w14:textId="77777777">
        <w:trPr>
          <w:trHeight w:val="1151"/>
        </w:trPr>
        <w:tc>
          <w:tcPr>
            <w:tcW w:w="3029" w:type="dxa"/>
            <w:tcBorders>
              <w:top w:val="single" w:color="4F81BD" w:sz="4" w:space="0"/>
              <w:bottom w:val="single" w:color="4F81BD" w:sz="4" w:space="0"/>
              <w:right w:val="nil"/>
            </w:tcBorders>
            <w:shd w:val="clear" w:color="auto" w:fill="FFFFFF"/>
            <w:noWrap/>
            <w:hideMark/>
          </w:tcPr>
          <w:p w:rsidRPr="00D14360" w:rsidR="00A10C4D" w:rsidP="00D14360" w:rsidRDefault="0009537F" w14:paraId="5311DB36" w14:textId="77777777">
            <w:pPr>
              <w:ind w:right="1436"/>
              <w:rPr>
                <w:rFonts w:ascii="Calibri Light" w:hAnsi="Calibri Light" w:cs="Calibri Light"/>
                <w:b/>
                <w:bCs/>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dtc:statusCode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6F138EFD" w14:textId="77777777">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Pr="00C64922" w:rsidR="00DF16F7" w:rsidTr="00254B4A" w14:paraId="15417A0A" w14:textId="77777777">
        <w:trPr>
          <w:trHeight w:val="1610"/>
        </w:trPr>
        <w:tc>
          <w:tcPr>
            <w:tcW w:w="3029" w:type="dxa"/>
            <w:tcBorders>
              <w:right w:val="nil"/>
            </w:tcBorders>
            <w:shd w:val="clear" w:color="auto" w:fill="FFFFFF"/>
            <w:noWrap/>
            <w:hideMark/>
          </w:tcPr>
          <w:p w:rsidRPr="00D14360" w:rsidR="00A10C4D" w:rsidP="00525520" w:rsidRDefault="0009537F" w14:paraId="23A20887" w14:textId="77777777">
            <w:pPr>
              <w:rPr>
                <w:rFonts w:ascii="Calibri Light" w:hAnsi="Calibri Light" w:cs="Calibri Light"/>
                <w:b/>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dtc:text</w:t>
            </w:r>
          </w:p>
          <w:p w:rsidRPr="00D14360" w:rsidR="00A10C4D" w:rsidP="00525520" w:rsidRDefault="00A10C4D" w14:paraId="1A2DED3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EF276CD" w14:textId="77777777">
            <w:pPr>
              <w:rPr>
                <w:rFonts w:ascii="Calibri Light" w:hAnsi="Calibri Light" w:cs="Calibri Light"/>
                <w:color w:val="000000"/>
              </w:rPr>
            </w:pPr>
          </w:p>
          <w:p w:rsidRPr="00D14360" w:rsidR="00A10C4D" w:rsidP="00525520" w:rsidRDefault="00A10C4D" w14:paraId="66C4812B"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B9C41A3" w14:textId="77777777">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rsidRPr="00D14360" w:rsidR="00A10C4D" w:rsidP="009C4D9F" w:rsidRDefault="00A10C4D" w14:paraId="548EDD1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7C46ACA" w14:textId="77777777">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Pr="00C64922" w:rsidR="00DF16F7" w:rsidTr="00254B4A" w14:paraId="577D0FAA" w14:textId="77777777">
        <w:trPr>
          <w:trHeight w:val="8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BF37D05" w14:textId="77777777">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170FE2D0" w14:textId="77777777">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Pr="00C64922" w:rsidR="00DF16F7" w:rsidTr="00254B4A" w14:paraId="4D72861B" w14:textId="77777777">
        <w:trPr>
          <w:trHeight w:val="809"/>
        </w:trPr>
        <w:tc>
          <w:tcPr>
            <w:tcW w:w="3029" w:type="dxa"/>
            <w:tcBorders>
              <w:right w:val="nil"/>
            </w:tcBorders>
            <w:shd w:val="clear" w:color="auto" w:fill="FFFFFF"/>
            <w:noWrap/>
            <w:hideMark/>
          </w:tcPr>
          <w:p w:rsidRPr="00D14360" w:rsidR="00A10C4D" w:rsidP="00525520" w:rsidRDefault="0009537F" w14:paraId="73CEDF3F" w14:textId="77777777">
            <w:pPr>
              <w:rPr>
                <w:rFonts w:ascii="Calibri Light" w:hAnsi="Calibri Light" w:cs="Calibri Light"/>
                <w:b/>
                <w:bCs/>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dtc:valueSetVersion</w:t>
            </w:r>
          </w:p>
        </w:tc>
        <w:tc>
          <w:tcPr>
            <w:tcW w:w="6418" w:type="dxa"/>
            <w:shd w:val="clear" w:color="auto" w:fill="auto"/>
            <w:hideMark/>
          </w:tcPr>
          <w:p w:rsidRPr="00D14360" w:rsidR="00A10C4D" w:rsidP="00D14360" w:rsidRDefault="00A10C4D" w14:paraId="625762B4" w14:textId="77777777">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rsidRPr="003A3D50" w:rsidR="00AA63EE" w:rsidRDefault="00A5789F" w14:paraId="3D8F972B" w14:textId="25C47DC2">
      <w:pPr>
        <w:pStyle w:val="Caption"/>
        <w:rPr>
          <w:rFonts w:cs="Calibri"/>
        </w:rPr>
      </w:pPr>
      <w:bookmarkStart w:name="_Toc10602111" w:id="217"/>
      <w:r>
        <w:rPr>
          <w:rFonts w:cs="Calibri"/>
        </w:rPr>
        <w:t xml:space="preserve">  </w:t>
      </w:r>
      <w:bookmarkStart w:name="_Toc118898790" w:id="218"/>
      <w:bookmarkStart w:name="_Toc119939993" w:id="219"/>
      <w:bookmarkStart w:name="_Toc135313025" w:id="220"/>
      <w:r w:rsidRPr="003A3D50" w:rsidR="00AA63EE">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Pr="003A3D50" w:rsidR="00AA63EE">
        <w:rPr>
          <w:rFonts w:cs="Calibri"/>
        </w:rPr>
        <w:t>:</w:t>
      </w:r>
      <w:r w:rsidR="00F30460">
        <w:rPr>
          <w:rFonts w:cs="Calibri"/>
        </w:rPr>
        <w:t xml:space="preserve"> </w:t>
      </w:r>
      <w:r w:rsidRPr="003A3D50" w:rsidR="00AA63EE">
        <w:rPr>
          <w:rFonts w:cs="Calibri"/>
        </w:rPr>
        <w:t>CDA R2 Extensions Used by C-CDA</w:t>
      </w:r>
      <w:bookmarkEnd w:id="218"/>
      <w:bookmarkEnd w:id="219"/>
      <w:bookmarkEnd w:id="220"/>
    </w:p>
    <w:p w:rsidRPr="00C64922" w:rsidR="00A10C4D" w:rsidP="003E2C96" w:rsidRDefault="00A10C4D" w14:paraId="48A732E6" w14:textId="77777777">
      <w:pPr>
        <w:pStyle w:val="Heading2"/>
      </w:pPr>
      <w:bookmarkStart w:name="_2s8eyo1" w:colFirst="0" w:colLast="0" w:id="221"/>
      <w:bookmarkStart w:name="_C-CDA_Templatesand_Schematron" w:id="222"/>
      <w:bookmarkStart w:name="_Toc10695553" w:id="223"/>
      <w:bookmarkStart w:name="_Toc11043547" w:id="224"/>
      <w:bookmarkStart w:name="_Toc11045547" w:id="225"/>
      <w:bookmarkStart w:name="_Toc11391217" w:id="226"/>
      <w:bookmarkStart w:name="_Ref21849090" w:id="227"/>
      <w:bookmarkStart w:name="_Ref21849097" w:id="228"/>
      <w:bookmarkStart w:name="_Toc119939780" w:id="229"/>
      <w:bookmarkStart w:name="_Toc135312811" w:id="230"/>
      <w:bookmarkEnd w:id="217"/>
      <w:bookmarkEnd w:id="221"/>
      <w:bookmarkEnd w:id="222"/>
      <w:r w:rsidRPr="00C64922">
        <w:t xml:space="preserve">C-CDA </w:t>
      </w:r>
      <w:r w:rsidR="00F33AEE">
        <w:t>Templates</w:t>
      </w:r>
      <w:r w:rsidR="000B6222">
        <w:t xml:space="preserve"> </w:t>
      </w:r>
      <w:r w:rsidRPr="00C64922">
        <w:t xml:space="preserve">and </w:t>
      </w:r>
      <w:r w:rsidRPr="00C64922" w:rsidR="00F80882">
        <w:t>Schematron</w:t>
      </w:r>
      <w:r w:rsidRPr="00C64922">
        <w:t xml:space="preserve"> Validation</w:t>
      </w:r>
      <w:bookmarkEnd w:id="223"/>
      <w:bookmarkEnd w:id="224"/>
      <w:bookmarkEnd w:id="225"/>
      <w:bookmarkEnd w:id="226"/>
      <w:bookmarkEnd w:id="227"/>
      <w:bookmarkEnd w:id="228"/>
      <w:bookmarkEnd w:id="229"/>
      <w:bookmarkEnd w:id="230"/>
    </w:p>
    <w:p w:rsidRPr="00D14360" w:rsidR="00A10C4D" w:rsidP="00726EBF" w:rsidRDefault="00A10C4D" w14:paraId="51587912" w14:textId="635D799A">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Pr="00D14360" w:rsidR="00AE3AD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Pr="00D14360" w:rsidR="00AE3AD0">
        <w:rPr>
          <w:rFonts w:eastAsia="Calibri" w:cs="Calibri"/>
          <w:color w:val="000000"/>
        </w:rPr>
        <w:t xml:space="preserve">XML </w:t>
      </w:r>
      <w:r w:rsidRPr="00D14360">
        <w:rPr>
          <w:rFonts w:eastAsia="Calibri" w:cs="Calibri"/>
          <w:color w:val="000000"/>
        </w:rPr>
        <w:t xml:space="preserve">conforms to the rules defined by that template. </w:t>
      </w:r>
    </w:p>
    <w:p w:rsidR="003E45C2" w:rsidP="003E45C2" w:rsidRDefault="00634398" w14:paraId="5A9DC505" w14:textId="0BD24EE4">
      <w:pPr>
        <w:keepNext/>
        <w:tabs>
          <w:tab w:val="left" w:pos="1673"/>
        </w:tabs>
        <w:spacing w:after="120"/>
        <w:jc w:val="center"/>
      </w:pPr>
      <w:r>
        <w:rPr>
          <w:noProof/>
        </w:rPr>
        <w:drawing>
          <wp:inline distT="0" distB="0" distL="0" distR="0" wp14:anchorId="247DF242" wp14:editId="1418FD62">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2">
                      <a:extLst>
                        <a:ext uri="{28A0092B-C50C-407E-A947-70E740481C1C}">
                          <a14:useLocalDpi xmlns:a14="http://schemas.microsoft.com/office/drawing/2010/main" val="0"/>
                        </a:ext>
                      </a:extLst>
                    </a:blip>
                    <a:srcRect b="3139"/>
                    <a:stretch>
                      <a:fillRect/>
                    </a:stretch>
                  </pic:blipFill>
                  <pic:spPr>
                    <a:xfrm>
                      <a:off x="0" y="0"/>
                      <a:ext cx="4495800" cy="2489200"/>
                    </a:xfrm>
                    <a:prstGeom prst="rect">
                      <a:avLst/>
                    </a:prstGeom>
                  </pic:spPr>
                </pic:pic>
              </a:graphicData>
            </a:graphic>
          </wp:inline>
        </w:drawing>
      </w:r>
    </w:p>
    <w:p w:rsidR="0009537F" w:rsidP="003E45C2" w:rsidRDefault="003E45C2" w14:paraId="4A29875F" w14:textId="6CDBAC25">
      <w:pPr>
        <w:pStyle w:val="Caption"/>
        <w:ind w:left="1260"/>
        <w:rPr>
          <w:rFonts w:eastAsia="Calibri" w:cs="Calibri"/>
          <w:color w:val="000000"/>
        </w:rPr>
      </w:pPr>
      <w:bookmarkStart w:name="_Toc119939917" w:id="231"/>
      <w:bookmarkStart w:name="_Toc135312949" w:id="232"/>
      <w:r>
        <w:t xml:space="preserve">Figure </w:t>
      </w:r>
      <w:r>
        <w:fldChar w:fldCharType="begin"/>
      </w:r>
      <w:r>
        <w:instrText>SEQ Figure \* ARABIC</w:instrText>
      </w:r>
      <w:r>
        <w:fldChar w:fldCharType="separate"/>
      </w:r>
      <w:r w:rsidR="00DC1072">
        <w:rPr>
          <w:noProof/>
        </w:rPr>
        <w:t>3</w:t>
      </w:r>
      <w:r>
        <w:fldChar w:fldCharType="end"/>
      </w:r>
      <w:r>
        <w:t xml:space="preserve">: </w:t>
      </w:r>
      <w:r w:rsidRPr="00614695">
        <w:t>Template Structure of C-CDA</w:t>
      </w:r>
      <w:bookmarkEnd w:id="231"/>
      <w:bookmarkEnd w:id="232"/>
    </w:p>
    <w:p w:rsidRPr="00D14360" w:rsidR="001E1DDC" w:rsidP="003A3D50" w:rsidRDefault="00A10C4D" w14:paraId="363B2D91" w14:textId="42016A4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Pr="00D14360" w:rsidR="00690360">
        <w:rPr>
          <w:rFonts w:eastAsia="Calibri" w:cs="Calibri"/>
          <w:color w:val="000000"/>
        </w:rPr>
        <w:t>d</w:t>
      </w:r>
      <w:r w:rsidRPr="00D14360">
        <w:rPr>
          <w:rFonts w:eastAsia="Calibri" w:cs="Calibri"/>
          <w:color w:val="000000"/>
        </w:rPr>
        <w:t xml:space="preserve">ocument or before the &lt;nonXMLBody&gt; tag in </w:t>
      </w:r>
      <w:r w:rsidRPr="00D14360" w:rsidR="00AA63EE">
        <w:rPr>
          <w:rFonts w:eastAsia="Calibri" w:cs="Calibri"/>
          <w:color w:val="000000"/>
        </w:rPr>
        <w:t xml:space="preserve">an </w:t>
      </w:r>
      <w:r w:rsidRPr="00D14360" w:rsidR="00AA63EE">
        <w:rPr>
          <w:rFonts w:eastAsia="Calibri" w:cs="Calibri"/>
          <w:color w:val="000000"/>
        </w:rPr>
        <w:t>unstructured</w:t>
      </w:r>
      <w:r w:rsidRPr="00D14360">
        <w:rPr>
          <w:rFonts w:eastAsia="Calibri" w:cs="Calibri"/>
          <w:color w:val="000000"/>
        </w:rPr>
        <w:t xml:space="preserve"> CDA </w:t>
      </w:r>
      <w:r w:rsidRPr="00D14360" w:rsidR="00690360">
        <w:rPr>
          <w:rFonts w:eastAsia="Calibri" w:cs="Calibri"/>
          <w:color w:val="000000"/>
        </w:rPr>
        <w:t>d</w:t>
      </w:r>
      <w:r w:rsidRPr="00D14360">
        <w:rPr>
          <w:rFonts w:eastAsia="Calibri" w:cs="Calibri"/>
          <w:color w:val="000000"/>
        </w:rPr>
        <w:t xml:space="preserve">ocument. A CDA document also may declare template </w:t>
      </w:r>
      <w:r w:rsidRPr="00D14360" w:rsidR="0007770F">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rsidRPr="00D14360" w:rsidR="00A10C4D" w:rsidP="00B505D2" w:rsidRDefault="00A10C4D" w14:paraId="174FD64A" w14:textId="77777777">
      <w:pPr>
        <w:keepNext/>
        <w:spacing w:after="120"/>
        <w:rPr>
          <w:rFonts w:eastAsia="Calibri" w:cs="Calibri"/>
          <w:color w:val="000000"/>
        </w:rPr>
      </w:pPr>
      <w:r w:rsidRPr="00D14360">
        <w:rPr>
          <w:rFonts w:eastAsia="Calibri" w:cs="Calibri"/>
          <w:color w:val="000000"/>
        </w:rPr>
        <w:t xml:space="preserve">A structured CDA </w:t>
      </w:r>
      <w:r w:rsidRPr="00D14360" w:rsidR="00690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rsidRPr="00D14360" w:rsidR="00A10C4D" w:rsidP="00B505D2" w:rsidRDefault="00A10C4D" w14:paraId="6CDC9AB7" w14:textId="77777777">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Pr="00D14360" w:rsidR="0007770F">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rsidRPr="00D14360" w:rsidR="00A10C4D" w:rsidP="00B505D2" w:rsidRDefault="00A10C4D" w14:paraId="66284368" w14:textId="77777777">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rsidRPr="00D14360" w:rsidR="00A10C4D" w:rsidP="00B505D2" w:rsidRDefault="00A10C4D" w14:paraId="31AEE066" w14:textId="77777777">
      <w:pPr>
        <w:spacing w:after="120"/>
        <w:rPr>
          <w:rFonts w:eastAsia="Calibri" w:cs="Calibri"/>
          <w:color w:val="000000"/>
        </w:rPr>
      </w:pPr>
      <w:bookmarkStart w:name="_17dp8vu" w:colFirst="0" w:colLast="0" w:id="233"/>
      <w:bookmarkEnd w:id="233"/>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rsidRPr="00D14360" w:rsidR="00A10C4D" w:rsidP="00B505D2" w:rsidRDefault="00F80882" w14:paraId="1CE366F3" w14:textId="77777777">
      <w:pPr>
        <w:spacing w:after="120"/>
        <w:rPr>
          <w:rFonts w:eastAsia="Calibri" w:cs="Calibri"/>
          <w:color w:val="000000"/>
        </w:rPr>
      </w:pPr>
      <w:r w:rsidRPr="00D14360">
        <w:rPr>
          <w:rFonts w:eastAsia="Calibri" w:cs="Calibri"/>
          <w:color w:val="000000"/>
        </w:rPr>
        <w:t>Schematron</w:t>
      </w:r>
      <w:r w:rsidRPr="00D14360" w:rsidR="00A10C4D">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Pr="00D14360" w:rsidR="00A10C4D">
        <w:rPr>
          <w:rFonts w:eastAsia="Calibri" w:cs="Calibri"/>
          <w:color w:val="000000"/>
        </w:rPr>
        <w:t xml:space="preserve"> is capable of expressing constraints above and beyond what is possible with XML Schema.</w:t>
      </w:r>
    </w:p>
    <w:p w:rsidRPr="00D14360" w:rsidR="00A10C4D" w:rsidP="00B505D2" w:rsidRDefault="00F80882" w14:paraId="5AF12D1A" w14:textId="77777777">
      <w:pPr>
        <w:spacing w:after="120"/>
        <w:rPr>
          <w:rFonts w:eastAsia="Calibri" w:cs="Calibri"/>
          <w:color w:val="000000"/>
        </w:rPr>
      </w:pPr>
      <w:r w:rsidRPr="00D14360">
        <w:rPr>
          <w:rFonts w:eastAsia="Calibri" w:cs="Calibri"/>
          <w:color w:val="000000"/>
        </w:rPr>
        <w:t>Schematron</w:t>
      </w:r>
      <w:r w:rsidRPr="00D14360" w:rsidR="00A10C4D">
        <w:rPr>
          <w:rFonts w:eastAsia="Calibri" w:cs="Calibri"/>
          <w:color w:val="000000"/>
        </w:rPr>
        <w:t xml:space="preserve"> can be used to:</w:t>
      </w:r>
    </w:p>
    <w:p w:rsidRPr="00D14360" w:rsidR="00A10C4D" w:rsidP="008E1E6B" w:rsidRDefault="00265B3F" w14:paraId="715C1A74"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xtend structural validation by testing for co-occurrence constraints, non-regular constraints, and inter-document constraints; and</w:t>
      </w:r>
    </w:p>
    <w:p w:rsidRPr="00D14360" w:rsidR="00A10C4D" w:rsidP="008E1E6B" w:rsidRDefault="00265B3F" w14:paraId="756FD670"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xpress rules about complex structures within an XML document.</w:t>
      </w:r>
    </w:p>
    <w:p w:rsidRPr="009F13BB" w:rsidR="00A10C4D" w:rsidP="00157204" w:rsidRDefault="00157204" w14:paraId="5E828218" w14:textId="099AC3F0">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Pr="003A3D50" w:rsidR="00A10A0C">
        <w:rPr>
          <w:rFonts w:cs="Calibri"/>
        </w:rPr>
        <w:t xml:space="preserve"> </w:t>
      </w:r>
      <w:r w:rsidRPr="003A3D50">
        <w:rPr>
          <w:rFonts w:cs="Calibri"/>
        </w:rPr>
        <w:t>repository</w:t>
      </w:r>
      <w:r w:rsidRPr="009F13BB" w:rsidR="0009537F">
        <w:rPr>
          <w:rFonts w:cs="Calibri"/>
        </w:rPr>
        <w:t>.</w:t>
      </w:r>
      <w:r w:rsidRPr="0083506C">
        <w:rPr>
          <w:rFonts w:eastAsia="Calibri" w:cs="Calibri"/>
          <w:color w:val="000000"/>
          <w:vertAlign w:val="superscript"/>
        </w:rPr>
        <w:footnoteReference w:id="17"/>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Pr="005A615D" w:rsidR="00A10C4D">
        <w:rPr>
          <w:rFonts w:eastAsia="Calibri" w:cs="Calibri"/>
          <w:color w:val="000000"/>
        </w:rPr>
        <w:t xml:space="preserve"> </w:t>
      </w:r>
    </w:p>
    <w:p w:rsidRPr="0083506C" w:rsidR="00157204" w:rsidP="003A3D50" w:rsidRDefault="00157204" w14:paraId="4FC5B2DA" w14:textId="77777777">
      <w:pPr>
        <w:rPr>
          <w:rFonts w:eastAsia="Calibri" w:cs="Calibri"/>
          <w:color w:val="000000"/>
        </w:rPr>
      </w:pPr>
    </w:p>
    <w:p w:rsidRPr="00D14360" w:rsidR="00A1254D" w:rsidP="00B505D2" w:rsidRDefault="00A1254D" w14:paraId="6E6B30C1" w14:textId="02F48C3A">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_Ref21849894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3.2</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_Ref21849899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Structured Header</w:t>
      </w:r>
      <w:r w:rsidRPr="007770C6" w:rsidR="0009537F">
        <w:rPr>
          <w:rFonts w:eastAsia="Calibri" w:cs="Calibri"/>
          <w:color w:val="0000FF"/>
          <w:u w:val="single"/>
        </w:rPr>
        <w:fldChar w:fldCharType="end"/>
      </w:r>
    </w:p>
    <w:p w:rsidRPr="00C64922" w:rsidR="00A10C4D" w:rsidP="00FD31AC" w:rsidRDefault="00A10C4D" w14:paraId="213A5AF8" w14:textId="77777777">
      <w:pPr>
        <w:pStyle w:val="Heading3"/>
      </w:pPr>
      <w:bookmarkStart w:name="_Toc10695554" w:id="234"/>
      <w:bookmarkStart w:name="_Toc11043548" w:id="235"/>
      <w:bookmarkStart w:name="_Toc11045548" w:id="236"/>
      <w:bookmarkStart w:name="_Toc11391218" w:id="237"/>
      <w:bookmarkStart w:name="_Toc119939781" w:id="238"/>
      <w:bookmarkStart w:name="_Toc135312812" w:id="239"/>
      <w:r w:rsidRPr="00C64922">
        <w:t>Declaring Template Conformance</w:t>
      </w:r>
      <w:bookmarkEnd w:id="234"/>
      <w:bookmarkEnd w:id="235"/>
      <w:bookmarkEnd w:id="236"/>
      <w:bookmarkEnd w:id="237"/>
      <w:bookmarkEnd w:id="238"/>
      <w:bookmarkEnd w:id="239"/>
    </w:p>
    <w:p w:rsidRPr="00D14360" w:rsidR="00A10C4D" w:rsidP="00B505D2" w:rsidRDefault="00A10C4D" w14:paraId="56C0A380" w14:textId="1725347C">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Pr="00D14360" w:rsidR="00F80882">
        <w:rPr>
          <w:rFonts w:eastAsia="Calibri" w:cs="Calibri"/>
          <w:color w:val="000000"/>
        </w:rPr>
        <w:t>extension</w:t>
      </w:r>
      <w:r w:rsidRPr="00D14360">
        <w:rPr>
          <w:rFonts w:eastAsia="Calibri" w:cs="Calibri"/>
          <w:color w:val="000000"/>
        </w:rPr>
        <w:t>. The root identifies the named template and the extension identifies the version of that template.  Initially C-CDA templates did not include versions. The templateId/@</w:t>
      </w:r>
      <w:r w:rsidR="00244743">
        <w:rPr>
          <w:rFonts w:eastAsia="Calibri" w:cs="Calibri"/>
          <w:color w:val="000000"/>
        </w:rPr>
        <w:t>extension</w:t>
      </w:r>
      <w:r w:rsidRPr="00D14360" w:rsidR="00244743">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rsidRPr="007770C6" w:rsidR="00A10C4D" w:rsidP="00B505D2" w:rsidRDefault="00B01599" w14:paraId="374D4350" w14:textId="77777777">
      <w:pPr>
        <w:pStyle w:val="Default"/>
        <w:spacing w:after="120"/>
        <w:rPr>
          <w:sz w:val="20"/>
        </w:rPr>
      </w:pPr>
      <w:r w:rsidRPr="007770C6">
        <w:rPr>
          <w:sz w:val="20"/>
        </w:rPr>
        <w:t xml:space="preserve">Chapter </w:t>
      </w:r>
      <w:r w:rsidRPr="007770C6" w:rsidR="00A10C4D">
        <w:rPr>
          <w:sz w:val="20"/>
        </w:rPr>
        <w:t xml:space="preserve">3.1.2 of the Consolidated CDA Implementation Guide discusses the use of templateIds and what needs to be included in a C-CDA document: </w:t>
      </w:r>
    </w:p>
    <w:p w:rsidRPr="007770C6" w:rsidR="00A10C4D" w:rsidP="0054522C" w:rsidRDefault="00A10C4D" w14:paraId="2A1C176D" w14:textId="77777777">
      <w:pPr>
        <w:pStyle w:val="Default"/>
        <w:numPr>
          <w:ilvl w:val="0"/>
          <w:numId w:val="19"/>
        </w:numPr>
        <w:rPr>
          <w:sz w:val="20"/>
        </w:rPr>
      </w:pPr>
      <w:r w:rsidRPr="007770C6">
        <w:rPr>
          <w:sz w:val="20"/>
        </w:rPr>
        <w:t>To assert conformance with C-CDA R2.1, declare the templateId of the version of the template defined in C-CDA R2.1</w:t>
      </w:r>
      <w:r w:rsidRPr="007770C6" w:rsidR="00265B3F">
        <w:rPr>
          <w:sz w:val="20"/>
        </w:rPr>
        <w:t>.</w:t>
      </w:r>
      <w:r w:rsidRPr="007770C6">
        <w:rPr>
          <w:sz w:val="20"/>
        </w:rPr>
        <w:t xml:space="preserve">  </w:t>
      </w:r>
    </w:p>
    <w:p w:rsidRPr="007770C6" w:rsidR="00A10C4D" w:rsidP="0054522C" w:rsidRDefault="00A10C4D" w14:paraId="12BB6F64" w14:textId="77777777">
      <w:pPr>
        <w:pStyle w:val="Default"/>
        <w:numPr>
          <w:ilvl w:val="0"/>
          <w:numId w:val="19"/>
        </w:numPr>
        <w:spacing w:after="120"/>
        <w:rPr>
          <w:sz w:val="20"/>
        </w:rPr>
      </w:pPr>
      <w:r w:rsidRPr="007770C6">
        <w:rPr>
          <w:sz w:val="20"/>
        </w:rPr>
        <w:t>To assert conformance with C-CDA R1.1, declare the templateId of the version of the template defined in C-CDA R1.1</w:t>
      </w:r>
      <w:r w:rsidRPr="007770C6" w:rsidR="00265B3F">
        <w:rPr>
          <w:sz w:val="20"/>
        </w:rPr>
        <w:t>.</w:t>
      </w:r>
      <w:r w:rsidRPr="007770C6">
        <w:rPr>
          <w:sz w:val="20"/>
        </w:rPr>
        <w:t xml:space="preserve"> </w:t>
      </w:r>
    </w:p>
    <w:tbl>
      <w:tblPr>
        <w:tblW w:w="8640" w:type="dxa"/>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7915"/>
      </w:tblGrid>
      <w:tr w:rsidRPr="00C64922" w:rsidR="00804CC8" w:rsidTr="00254B4A" w14:paraId="5C687CD2" w14:textId="77777777">
        <w:trPr>
          <w:trHeight w:val="548"/>
        </w:trPr>
        <w:tc>
          <w:tcPr>
            <w:tcW w:w="725" w:type="dxa"/>
            <w:tcBorders>
              <w:right w:val="nil"/>
            </w:tcBorders>
            <w:shd w:val="clear" w:color="auto" w:fill="C6D9F1"/>
          </w:tcPr>
          <w:p w:rsidR="00804CC8" w:rsidP="0007159E" w:rsidRDefault="00804CC8" w14:paraId="06CF9AF6" w14:textId="77777777">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rsidR="00804CC8" w:rsidP="00804CC8" w:rsidRDefault="00804CC8" w14:paraId="24206216" w14:textId="77777777">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rsidRPr="00D14360" w:rsidR="00804CC8" w:rsidP="007770C6" w:rsidRDefault="00804CC8" w14:paraId="65788A8F" w14:textId="38AEC74B">
            <w:pPr>
              <w:spacing w:after="120"/>
              <w:rPr>
                <w:rFonts w:cs="Calibri"/>
                <w:color w:val="000000"/>
              </w:rPr>
            </w:pPr>
            <w:r w:rsidRPr="00804CC8">
              <w:rPr>
                <w:rFonts w:cs="Calibri"/>
                <w:color w:val="000000"/>
              </w:rPr>
              <w:t>Note: Testability requires business decisions to be made regarding which templates arenot relevant.</w:t>
            </w:r>
          </w:p>
        </w:tc>
      </w:tr>
    </w:tbl>
    <w:p w:rsidRPr="007770C6" w:rsidR="00C246B7" w:rsidP="00C246B7" w:rsidRDefault="00C246B7" w14:paraId="5E93E569" w14:textId="6D1B9515">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rsidRPr="007770C6" w:rsidR="00157204" w:rsidP="00C246B7" w:rsidRDefault="00157204" w14:paraId="6AD4DF2F" w14:textId="095B2F99">
      <w:pPr>
        <w:pStyle w:val="Default"/>
        <w:spacing w:before="240" w:after="120"/>
        <w:rPr>
          <w:sz w:val="20"/>
        </w:rPr>
      </w:pPr>
      <w:r w:rsidRPr="007770C6">
        <w:rPr>
          <w:sz w:val="20"/>
        </w:rPr>
        <w:t>It is important to note that including the 2.1 templateid and the 1.1 template id is no</w:t>
      </w:r>
      <w:r w:rsidR="001E2713">
        <w:rPr>
          <w:sz w:val="20"/>
        </w:rPr>
        <w:t>t</w:t>
      </w:r>
      <w:r w:rsidRPr="007770C6">
        <w:rPr>
          <w:sz w:val="20"/>
        </w:rPr>
        <w:t xml:space="preserve"> duplication and is valid to describe the content as conformant to </w:t>
      </w:r>
      <w:r w:rsidRPr="007770C6" w:rsidR="00863460">
        <w:rPr>
          <w:sz w:val="20"/>
        </w:rPr>
        <w:t>both</w:t>
      </w:r>
      <w:r w:rsidRPr="007770C6">
        <w:rPr>
          <w:sz w:val="20"/>
        </w:rPr>
        <w:t xml:space="preserve"> the 1.1 and 2.1 versions of C-CDA .</w:t>
      </w:r>
    </w:p>
    <w:p w:rsidRPr="00C64922" w:rsidR="00A10C4D" w:rsidP="003E2C96" w:rsidRDefault="00A10C4D" w14:paraId="0382F973" w14:textId="77777777">
      <w:pPr>
        <w:pStyle w:val="Heading2"/>
      </w:pPr>
      <w:bookmarkStart w:name="_C-CDA_Companion_Guide" w:id="240"/>
      <w:bookmarkStart w:name="_Toc10695555" w:id="241"/>
      <w:bookmarkStart w:name="_Toc11043549" w:id="242"/>
      <w:bookmarkStart w:name="_Toc11045549" w:id="243"/>
      <w:bookmarkStart w:name="_Toc11391219" w:id="244"/>
      <w:bookmarkStart w:name="_Ref21849288" w:id="245"/>
      <w:bookmarkStart w:name="_Ref21849293" w:id="246"/>
      <w:bookmarkStart w:name="_Ref21849408" w:id="247"/>
      <w:bookmarkStart w:name="_Ref21849414" w:id="248"/>
      <w:bookmarkStart w:name="_Toc119939782" w:id="249"/>
      <w:bookmarkStart w:name="_Toc135312813" w:id="250"/>
      <w:bookmarkEnd w:id="240"/>
      <w:r w:rsidRPr="00C64922">
        <w:t>C-CDA Companion Guide and C-CDA Rubric Rules</w:t>
      </w:r>
      <w:bookmarkEnd w:id="241"/>
      <w:bookmarkEnd w:id="242"/>
      <w:bookmarkEnd w:id="243"/>
      <w:bookmarkEnd w:id="244"/>
      <w:bookmarkEnd w:id="245"/>
      <w:bookmarkEnd w:id="246"/>
      <w:bookmarkEnd w:id="247"/>
      <w:bookmarkEnd w:id="248"/>
      <w:bookmarkEnd w:id="249"/>
      <w:bookmarkEnd w:id="250"/>
    </w:p>
    <w:p w:rsidRPr="00D14360" w:rsidR="00A10C4D" w:rsidP="00B505D2" w:rsidRDefault="00A10C4D" w14:paraId="52A86F7E" w14:textId="77777777">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Pr="00D14360" w:rsidR="00886DDA">
        <w:rPr>
          <w:rFonts w:eastAsia="Calibri" w:cs="Calibri"/>
          <w:color w:val="000000"/>
        </w:rPr>
        <w:t>ing</w:t>
      </w:r>
      <w:r w:rsidRPr="00D14360">
        <w:rPr>
          <w:rFonts w:eastAsia="Calibri" w:cs="Calibri"/>
          <w:color w:val="000000"/>
        </w:rPr>
        <w:t xml:space="preserve"> the quality of C-CDA documents. </w:t>
      </w:r>
    </w:p>
    <w:p w:rsidRPr="00D14360" w:rsidR="00A10C4D" w:rsidP="00B505D2" w:rsidRDefault="00A10C4D" w14:paraId="22CA0FE3" w14:textId="77777777">
      <w:pPr>
        <w:spacing w:after="120"/>
        <w:rPr>
          <w:rFonts w:eastAsia="Calibri" w:cs="Calibri"/>
          <w:color w:val="000000"/>
        </w:rPr>
      </w:pPr>
      <w:r w:rsidRPr="00D14360">
        <w:rPr>
          <w:rFonts w:eastAsia="Calibri" w:cs="Calibri"/>
          <w:color w:val="000000"/>
        </w:rPr>
        <w:t xml:space="preserve">The rubric criteria </w:t>
      </w:r>
      <w:r w:rsidRPr="00D14360" w:rsidR="001E1DDC">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rsidRPr="00D14360" w:rsidR="00A10C4D" w:rsidP="00B505D2" w:rsidRDefault="00A10C4D" w14:paraId="3CD04C82" w14:textId="77777777">
      <w:pPr>
        <w:spacing w:after="120"/>
        <w:rPr>
          <w:rFonts w:eastAsia="Calibri" w:cs="Calibri"/>
          <w:color w:val="000000"/>
        </w:rPr>
      </w:pPr>
      <w:r w:rsidRPr="00D14360">
        <w:rPr>
          <w:rFonts w:eastAsia="Calibri" w:cs="Calibri"/>
          <w:color w:val="000000"/>
        </w:rPr>
        <w:t xml:space="preserve">Rubric criteria </w:t>
      </w:r>
      <w:r w:rsidRPr="00D14360" w:rsidR="001E1DDC">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Pr="00D14360" w:rsidR="00886DDA">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rsidRPr="00C64922" w:rsidR="00A10C4D" w:rsidP="00FD31AC" w:rsidRDefault="00A10C4D" w14:paraId="1E13F749" w14:textId="77777777">
      <w:pPr>
        <w:pStyle w:val="Heading3"/>
      </w:pPr>
      <w:bookmarkStart w:name="_Toc10695556" w:id="251"/>
      <w:bookmarkStart w:name="_Toc11043550" w:id="252"/>
      <w:bookmarkStart w:name="_Toc11045550" w:id="253"/>
      <w:bookmarkStart w:name="_Toc11391220" w:id="254"/>
      <w:bookmarkStart w:name="_Ref21849431" w:id="255"/>
      <w:bookmarkStart w:name="_Ref21849441" w:id="256"/>
      <w:bookmarkStart w:name="_Toc119939783" w:id="257"/>
      <w:bookmarkStart w:name="_Toc135312814" w:id="258"/>
      <w:r w:rsidRPr="00C64922">
        <w:t>Best Practice Guidance for Higher Levels of Interoperability</w:t>
      </w:r>
      <w:bookmarkEnd w:id="251"/>
      <w:bookmarkEnd w:id="252"/>
      <w:bookmarkEnd w:id="253"/>
      <w:bookmarkEnd w:id="254"/>
      <w:bookmarkEnd w:id="255"/>
      <w:bookmarkEnd w:id="256"/>
      <w:bookmarkEnd w:id="257"/>
      <w:bookmarkEnd w:id="258"/>
    </w:p>
    <w:p w:rsidRPr="00D14360" w:rsidR="00A10C4D" w:rsidP="00B505D2" w:rsidRDefault="00A10C4D" w14:paraId="7F02801C" w14:textId="77777777">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rsidRPr="00C64922" w:rsidR="00A10C4D" w:rsidP="00FD31AC" w:rsidRDefault="00A10C4D" w14:paraId="1DF9B526" w14:textId="77777777">
      <w:pPr>
        <w:pStyle w:val="Heading3"/>
      </w:pPr>
      <w:bookmarkStart w:name="_Toc10695557" w:id="259"/>
      <w:bookmarkStart w:name="_Toc11043551" w:id="260"/>
      <w:bookmarkStart w:name="_Toc11045551" w:id="261"/>
      <w:bookmarkStart w:name="_Toc11391221" w:id="262"/>
      <w:bookmarkStart w:name="_Ref21849449" w:id="263"/>
      <w:bookmarkStart w:name="_Ref21849456" w:id="264"/>
      <w:bookmarkStart w:name="_Toc119939784" w:id="265"/>
      <w:bookmarkStart w:name="_Toc135312815" w:id="266"/>
      <w:r w:rsidRPr="00C64922">
        <w:t>Guidance Language and Expectations</w:t>
      </w:r>
      <w:bookmarkEnd w:id="259"/>
      <w:bookmarkEnd w:id="260"/>
      <w:bookmarkEnd w:id="261"/>
      <w:bookmarkEnd w:id="262"/>
      <w:bookmarkEnd w:id="263"/>
      <w:bookmarkEnd w:id="264"/>
      <w:bookmarkEnd w:id="265"/>
      <w:bookmarkEnd w:id="266"/>
    </w:p>
    <w:p w:rsidRPr="00D14360" w:rsidR="00A10C4D" w:rsidP="00B505D2" w:rsidRDefault="00A10C4D" w14:paraId="0FA739C4" w14:textId="77777777">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rsidRPr="00D14360" w:rsidR="008608DD" w:rsidP="00A765D9" w:rsidRDefault="00A10C4D" w14:paraId="1D5FC835" w14:textId="0A3DBD0E">
      <w:pPr>
        <w:rPr>
          <w:rFonts w:eastAsia="Calibri" w:cs="Calibri"/>
          <w:color w:val="000000"/>
        </w:rPr>
      </w:pPr>
      <w:r w:rsidRPr="00D14360">
        <w:rPr>
          <w:rFonts w:eastAsia="Calibri" w:cs="Calibri"/>
          <w:color w:val="000000"/>
        </w:rPr>
        <w:t xml:space="preserve">The Companion Guide does not </w:t>
      </w:r>
      <w:r w:rsidRPr="00D14360" w:rsidR="00DF16F7">
        <w:rPr>
          <w:rFonts w:eastAsia="Calibri" w:cs="Calibri"/>
          <w:color w:val="000000"/>
        </w:rPr>
        <w:t>replace</w:t>
      </w:r>
      <w:r w:rsidRPr="00D14360">
        <w:rPr>
          <w:rFonts w:eastAsia="Calibri" w:cs="Calibri"/>
          <w:color w:val="000000"/>
        </w:rPr>
        <w:t xml:space="preserve"> or repeat conformance requirements specified in reference</w:t>
      </w:r>
      <w:r w:rsidRPr="00D14360" w:rsidR="00CE0704">
        <w:rPr>
          <w:rFonts w:eastAsia="Calibri" w:cs="Calibri"/>
          <w:color w:val="000000"/>
        </w:rPr>
        <w:t>d</w:t>
      </w:r>
      <w:r w:rsidRPr="00D14360">
        <w:rPr>
          <w:rFonts w:eastAsia="Calibri" w:cs="Calibri"/>
          <w:color w:val="000000"/>
        </w:rPr>
        <w:t xml:space="preserve"> source specifications. </w:t>
      </w:r>
    </w:p>
    <w:p w:rsidRPr="00D14360" w:rsidR="00A765D9" w:rsidP="00A765D9" w:rsidRDefault="00A765D9" w14:paraId="7E904EF9" w14:textId="77777777">
      <w:pPr>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70033956" w14:textId="77777777">
        <w:tc>
          <w:tcPr>
            <w:tcW w:w="725" w:type="dxa"/>
            <w:tcBorders>
              <w:right w:val="nil"/>
            </w:tcBorders>
            <w:shd w:val="clear" w:color="auto" w:fill="C6D9F1"/>
          </w:tcPr>
          <w:p w:rsidRPr="00D14360" w:rsidR="00C246B7" w:rsidP="00A765D9" w:rsidRDefault="00634398" w14:paraId="0132AFBB" w14:textId="77777777">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A765D9" w:rsidRDefault="00C246B7" w14:paraId="108C436C" w14:textId="5FD527FB">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rsidRPr="00D14360" w:rsidR="00A765D9" w:rsidP="00A765D9" w:rsidRDefault="00A765D9" w14:paraId="46BB78F0" w14:textId="77777777">
      <w:pPr>
        <w:rPr>
          <w:rFonts w:eastAsia="Calibri" w:cs="Calibri"/>
          <w:color w:val="000000"/>
        </w:rPr>
      </w:pPr>
    </w:p>
    <w:p w:rsidRPr="003A3D50" w:rsidR="00A765D9" w:rsidP="00A765D9" w:rsidRDefault="00A10C4D" w14:paraId="211B6595" w14:textId="77777777">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Pr="00D14360" w:rsidR="00A1254D">
        <w:rPr>
          <w:rFonts w:eastAsia="Calibri" w:cs="Calibri"/>
          <w:b/>
          <w:bCs/>
          <w:i/>
          <w:iCs/>
          <w:color w:val="000000"/>
        </w:rPr>
        <w:t>s</w:t>
      </w:r>
      <w:r w:rsidRPr="003A3D50">
        <w:rPr>
          <w:rFonts w:eastAsia="Calibri" w:cs="Calibri"/>
          <w:b/>
          <w:bCs/>
          <w:i/>
          <w:iCs/>
          <w:color w:val="000000"/>
        </w:rPr>
        <w:t xml:space="preserve"> a MAY or SHOULD conformance </w:t>
      </w:r>
      <w:r w:rsidRPr="00D14360" w:rsidR="00A1254D">
        <w:rPr>
          <w:rFonts w:eastAsia="Calibri" w:cs="Calibri"/>
          <w:b/>
          <w:bCs/>
          <w:i/>
          <w:iCs/>
          <w:color w:val="000000"/>
        </w:rPr>
        <w:t>from an</w:t>
      </w:r>
      <w:r w:rsidRPr="003A3D50">
        <w:rPr>
          <w:rFonts w:eastAsia="Calibri" w:cs="Calibri"/>
          <w:b/>
          <w:bCs/>
          <w:i/>
          <w:iCs/>
          <w:color w:val="000000"/>
        </w:rPr>
        <w:t xml:space="preserve"> underlying specification</w:t>
      </w:r>
      <w:r w:rsidRPr="00D14360" w:rsidR="00A1254D">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rsidRPr="003A3D50" w:rsidR="00C246B7" w:rsidP="00A765D9" w:rsidRDefault="00C246B7" w14:paraId="3314C92A" w14:textId="77777777">
      <w:pPr>
        <w:rPr>
          <w:rFonts w:eastAsia="Calibri" w:cs="Calibri"/>
          <w:b/>
          <w:bCs/>
          <w:i/>
          <w:iCs/>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4A702B70" w14:textId="77777777">
        <w:tc>
          <w:tcPr>
            <w:tcW w:w="725" w:type="dxa"/>
            <w:tcBorders>
              <w:right w:val="nil"/>
            </w:tcBorders>
            <w:shd w:val="clear" w:color="auto" w:fill="C6D9F1"/>
          </w:tcPr>
          <w:p w:rsidRPr="00D14360" w:rsidR="00C246B7" w:rsidP="00C246B7" w:rsidRDefault="00634398" w14:paraId="3F762766" w14:textId="7777777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32D25769" w14:textId="7777777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Pr="00D14360" w:rsidR="002333F7">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Pr="00D14360" w:rsidR="00AA382A">
              <w:rPr>
                <w:rFonts w:cs="Calibri"/>
                <w:b/>
                <w:bCs/>
                <w:color w:val="000000"/>
              </w:rPr>
              <w:t>-</w:t>
            </w:r>
            <w:r w:rsidR="00AA382A">
              <w:rPr>
                <w:rFonts w:cs="Calibri"/>
                <w:b/>
                <w:bCs/>
                <w:color w:val="000000"/>
              </w:rPr>
              <w:t>006</w:t>
            </w:r>
            <w:r w:rsidRPr="00D14360">
              <w:rPr>
                <w:rFonts w:cs="Calibri"/>
                <w:b/>
                <w:bCs/>
                <w:color w:val="000000"/>
              </w:rPr>
              <w:t>]</w:t>
            </w:r>
          </w:p>
        </w:tc>
      </w:tr>
    </w:tbl>
    <w:p w:rsidRPr="00C64922" w:rsidR="00A10C4D" w:rsidP="004C76D9" w:rsidRDefault="00A10C4D" w14:paraId="4C3F4ECA" w14:textId="77777777">
      <w:pPr>
        <w:pStyle w:val="Heading4"/>
      </w:pPr>
      <w:bookmarkStart w:name="_Toc11043552" w:id="267"/>
      <w:r w:rsidRPr="00C64922">
        <w:t>Conformance Statements</w:t>
      </w:r>
      <w:bookmarkEnd w:id="267"/>
    </w:p>
    <w:p w:rsidRPr="00D14360" w:rsidR="00A10C4D" w:rsidP="00B505D2" w:rsidRDefault="00A10C4D" w14:paraId="33BE72D3" w14:textId="77777777">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Pr="00D14360" w:rsidR="00EC6E73">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rsidRPr="00D14360" w:rsidR="00A10C4D" w:rsidP="0054522C" w:rsidRDefault="00A10C4D" w14:paraId="2C47E185"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Pr="00D14360" w:rsidR="00890FBD">
        <w:rPr>
          <w:rFonts w:eastAsia="Calibri" w:cs="Calibri"/>
          <w:color w:val="000000"/>
        </w:rPr>
        <w:t>“</w:t>
      </w:r>
      <w:r w:rsidRPr="00D14360">
        <w:rPr>
          <w:rFonts w:eastAsia="Calibri" w:cs="Calibri"/>
          <w:color w:val="000000"/>
        </w:rPr>
        <w:t>REQUIRED”, means that the definition is an absolute requirement of the specification.</w:t>
      </w:r>
    </w:p>
    <w:p w:rsidRPr="00D14360" w:rsidR="00A10C4D" w:rsidP="0054522C" w:rsidRDefault="00A10C4D" w14:paraId="5CA36F20"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rsidRPr="00D14360" w:rsidR="00A10C4D" w:rsidP="0054522C" w:rsidRDefault="00A10C4D" w14:paraId="04EB073B"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Pr="00D14360" w:rsidR="00890FBD">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rsidRPr="00D14360" w:rsidR="00A75661" w:rsidP="0054522C" w:rsidRDefault="00A10C4D" w14:paraId="4781056D" w14:textId="77777777">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51735A05" w14:textId="77777777">
        <w:tc>
          <w:tcPr>
            <w:tcW w:w="725" w:type="dxa"/>
            <w:tcBorders>
              <w:right w:val="nil"/>
            </w:tcBorders>
            <w:shd w:val="clear" w:color="auto" w:fill="C6D9F1"/>
          </w:tcPr>
          <w:p w:rsidRPr="00D14360" w:rsidR="00C246B7" w:rsidP="00C246B7" w:rsidRDefault="00634398" w14:paraId="3BB9F9C5" w14:textId="7777777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color="000000" w:sz="4" w:space="0"/>
            </w:tcBorders>
            <w:shd w:val="clear" w:color="auto" w:fill="C6D9F1"/>
          </w:tcPr>
          <w:p w:rsidRPr="00C64922" w:rsidR="00C246B7" w:rsidP="00C246B7" w:rsidRDefault="00C246B7" w14:paraId="68AFC5DE" w14:textId="77777777">
            <w:pPr>
              <w:pStyle w:val="BodyText"/>
            </w:pPr>
            <w:r w:rsidRPr="00C64922">
              <w:t>Schematron and other C-CDA Document Validators SHALL indicate Schema and Schematron conformance errors as follows:</w:t>
            </w:r>
          </w:p>
          <w:p w:rsidRPr="00AE350D" w:rsidR="00C246B7" w:rsidP="00D14360" w:rsidRDefault="00C246B7" w14:paraId="3A46C48B" w14:textId="77777777">
            <w:pPr>
              <w:pStyle w:val="BodyText"/>
              <w:ind w:left="1419" w:firstLine="270"/>
            </w:pPr>
            <w:r w:rsidRPr="00AE350D">
              <w:t>SHALL violation (error)</w:t>
            </w:r>
          </w:p>
          <w:p w:rsidRPr="00AE350D" w:rsidR="00C246B7" w:rsidP="00D14360" w:rsidRDefault="00C246B7" w14:paraId="47EEDBBE" w14:textId="77777777">
            <w:pPr>
              <w:pStyle w:val="BodyText"/>
              <w:ind w:left="1419" w:firstLine="270"/>
            </w:pPr>
            <w:r w:rsidRPr="00AE350D">
              <w:t>SHOULD violation (warning)</w:t>
            </w:r>
          </w:p>
          <w:p w:rsidRPr="00D14360" w:rsidR="00C246B7" w:rsidP="00D14360" w:rsidRDefault="00C246B7" w14:paraId="3170DA4C" w14:textId="77777777">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rsidRPr="00D14360" w:rsidR="00A10C4D" w:rsidP="003A3D50" w:rsidRDefault="00E35258" w14:paraId="51514570" w14:textId="77777777">
      <w:pPr>
        <w:keepNext/>
        <w:keepLines/>
        <w:spacing w:before="120"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shows the relationship between conformance verb usage, minimum cardinality and permitted use of nullFlavor.</w:t>
      </w:r>
    </w:p>
    <w:tbl>
      <w:tblPr>
        <w:tblW w:w="9350"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116"/>
        <w:gridCol w:w="3117"/>
        <w:gridCol w:w="3117"/>
      </w:tblGrid>
      <w:tr w:rsidRPr="00C64922" w:rsidR="00254B4A" w:rsidTr="003A3D50" w14:paraId="1BFDD73B" w14:textId="77777777">
        <w:tc>
          <w:tcPr>
            <w:tcW w:w="3116" w:type="dxa"/>
            <w:tcBorders>
              <w:bottom w:val="nil"/>
              <w:right w:val="nil"/>
            </w:tcBorders>
            <w:shd w:val="clear" w:color="auto" w:fill="4F81BD"/>
            <w:vAlign w:val="bottom"/>
          </w:tcPr>
          <w:p w:rsidRPr="00D14360" w:rsidR="00A10C4D" w:rsidP="00D14360" w:rsidRDefault="00A10C4D" w14:paraId="35E1A870" w14:textId="77777777">
            <w:pPr>
              <w:keepNext/>
              <w:spacing w:after="120"/>
              <w:rPr>
                <w:rFonts w:cs="Calibri"/>
                <w:b/>
                <w:bCs/>
                <w:color w:val="FFFFFF"/>
              </w:rPr>
            </w:pPr>
            <w:r w:rsidRPr="00D14360">
              <w:rPr>
                <w:rFonts w:cs="Calibri"/>
                <w:b/>
                <w:bCs/>
                <w:color w:val="FFFFFF"/>
              </w:rPr>
              <w:t>Conformance Verb</w:t>
            </w:r>
          </w:p>
        </w:tc>
        <w:tc>
          <w:tcPr>
            <w:tcW w:w="3117" w:type="dxa"/>
            <w:tcBorders>
              <w:left w:val="single" w:color="4F81BD" w:sz="4" w:space="0"/>
              <w:right w:val="single" w:color="4F81BD" w:sz="4" w:space="0"/>
            </w:tcBorders>
            <w:shd w:val="clear" w:color="auto" w:fill="4F81BD"/>
            <w:vAlign w:val="bottom"/>
          </w:tcPr>
          <w:p w:rsidRPr="00D14360" w:rsidR="00A10C4D" w:rsidP="00D14360" w:rsidRDefault="00A10C4D" w14:paraId="2D07A6DB" w14:textId="77777777">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rsidRPr="00D14360" w:rsidR="00A10C4D" w:rsidP="00D14360" w:rsidRDefault="00A10C4D" w14:paraId="1998F50E" w14:textId="77777777">
            <w:pPr>
              <w:keepNext/>
              <w:spacing w:after="120"/>
              <w:rPr>
                <w:rFonts w:cs="Calibri"/>
                <w:b/>
                <w:bCs/>
                <w:color w:val="FFFFFF"/>
              </w:rPr>
            </w:pPr>
            <w:r w:rsidRPr="00D14360">
              <w:rPr>
                <w:rFonts w:cs="Calibri"/>
                <w:b/>
                <w:bCs/>
                <w:color w:val="FFFFFF"/>
              </w:rPr>
              <w:t>nullFlavor Permitted?</w:t>
            </w:r>
          </w:p>
        </w:tc>
      </w:tr>
      <w:tr w:rsidRPr="00C64922" w:rsidR="00254B4A" w:rsidTr="003A3D50" w14:paraId="695057AD"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7436AE4C" w14:textId="77777777">
            <w:pPr>
              <w:keepNext/>
              <w:keepLines/>
              <w:spacing w:after="120"/>
              <w:rPr>
                <w:rFonts w:cs="Calibri"/>
                <w:b/>
                <w:bCs/>
                <w:color w:val="000000"/>
              </w:rPr>
            </w:pPr>
            <w:r w:rsidRPr="00D14360">
              <w:rPr>
                <w:rFonts w:cs="Calibri"/>
                <w:b/>
                <w:bCs/>
                <w:color w:val="000000"/>
              </w:rPr>
              <w:t>SHALL</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0C99ED4" w14:textId="77777777">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color="4F81BD" w:sz="4" w:space="0"/>
              <w:bottom w:val="single" w:color="4F81BD" w:sz="4" w:space="0"/>
            </w:tcBorders>
            <w:shd w:val="clear" w:color="auto" w:fill="auto"/>
          </w:tcPr>
          <w:p w:rsidRPr="00D14360" w:rsidR="00A10C4D" w:rsidP="00D14360" w:rsidRDefault="00A10C4D" w14:paraId="01DF29B9" w14:textId="77777777">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Pr="00C64922" w:rsidR="00A10C4D" w:rsidTr="00254B4A" w14:paraId="31D8B186" w14:textId="77777777">
        <w:tc>
          <w:tcPr>
            <w:tcW w:w="3116" w:type="dxa"/>
            <w:tcBorders>
              <w:right w:val="nil"/>
            </w:tcBorders>
            <w:shd w:val="clear" w:color="auto" w:fill="FFFFFF"/>
          </w:tcPr>
          <w:p w:rsidRPr="00D14360" w:rsidR="00A10C4D" w:rsidP="00D14360" w:rsidRDefault="00A10C4D" w14:paraId="4A406DE7" w14:textId="77777777">
            <w:pPr>
              <w:keepNext/>
              <w:keepLines/>
              <w:spacing w:after="120"/>
              <w:rPr>
                <w:rFonts w:cs="Calibri"/>
                <w:b/>
                <w:bCs/>
                <w:color w:val="000000"/>
              </w:rPr>
            </w:pPr>
            <w:r w:rsidRPr="00D14360">
              <w:rPr>
                <w:rFonts w:cs="Calibri"/>
                <w:b/>
                <w:bCs/>
                <w:color w:val="000000"/>
              </w:rPr>
              <w:t>SHOULD</w:t>
            </w:r>
          </w:p>
        </w:tc>
        <w:tc>
          <w:tcPr>
            <w:tcW w:w="3117" w:type="dxa"/>
            <w:tcBorders>
              <w:left w:val="single" w:color="4F81BD" w:sz="4" w:space="0"/>
              <w:right w:val="single" w:color="4F81BD" w:sz="4" w:space="0"/>
            </w:tcBorders>
            <w:shd w:val="clear" w:color="auto" w:fill="auto"/>
          </w:tcPr>
          <w:p w:rsidRPr="00D14360" w:rsidR="00A10C4D" w:rsidP="00D14360" w:rsidRDefault="00A10C4D" w14:paraId="24C51089"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rsidRPr="00D14360" w:rsidR="00A10C4D" w:rsidP="00D14360" w:rsidRDefault="00A10C4D" w14:paraId="3718148A"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Pr="00C64922" w:rsidR="00254B4A" w:rsidTr="003A3D50" w14:paraId="3C3B0ABA"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611F2EC7" w14:textId="77777777">
            <w:pPr>
              <w:keepNext/>
              <w:keepLines/>
              <w:spacing w:after="120"/>
              <w:rPr>
                <w:rFonts w:cs="Calibri"/>
                <w:b/>
                <w:bCs/>
                <w:color w:val="000000"/>
              </w:rPr>
            </w:pPr>
            <w:r w:rsidRPr="00D14360">
              <w:rPr>
                <w:rFonts w:cs="Calibri"/>
                <w:b/>
                <w:bCs/>
                <w:color w:val="000000"/>
              </w:rPr>
              <w:t>MAY</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045284FA"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color="4F81BD" w:sz="4" w:space="0"/>
              <w:bottom w:val="single" w:color="4F81BD" w:sz="4" w:space="0"/>
            </w:tcBorders>
            <w:shd w:val="clear" w:color="auto" w:fill="auto"/>
          </w:tcPr>
          <w:p w:rsidRPr="00D14360" w:rsidR="00A10C4D" w:rsidP="00D14360" w:rsidRDefault="00A10C4D" w14:paraId="6CC427E2"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rsidRPr="00C64922" w:rsidR="00F048B5" w:rsidRDefault="00A5789F" w14:paraId="401764B3" w14:textId="1099FA66">
      <w:pPr>
        <w:pStyle w:val="Caption"/>
      </w:pPr>
      <w:bookmarkStart w:name="_Toc10602112" w:id="268"/>
      <w:r>
        <w:t xml:space="preserve">  </w:t>
      </w:r>
      <w:bookmarkStart w:name="_Toc118898791" w:id="269"/>
      <w:bookmarkStart w:name="_Toc119939994" w:id="270"/>
      <w:bookmarkStart w:name="_Toc135313026" w:id="271"/>
      <w:r w:rsidRPr="00C64922" w:rsidR="00F048B5">
        <w:t xml:space="preserve">Table </w:t>
      </w:r>
      <w:r>
        <w:fldChar w:fldCharType="begin"/>
      </w:r>
      <w:r>
        <w:instrText>SEQ Table \* ARABIC</w:instrText>
      </w:r>
      <w:r>
        <w:fldChar w:fldCharType="separate"/>
      </w:r>
      <w:r w:rsidR="00DC1072">
        <w:rPr>
          <w:noProof/>
        </w:rPr>
        <w:t>5</w:t>
      </w:r>
      <w:r>
        <w:fldChar w:fldCharType="end"/>
      </w:r>
      <w:r w:rsidRPr="00C64922" w:rsidR="00F048B5">
        <w:t>: Conformance Verbs, Cardinality and Use of nullFlavor</w:t>
      </w:r>
      <w:bookmarkEnd w:id="269"/>
      <w:bookmarkEnd w:id="270"/>
      <w:bookmarkEnd w:id="271"/>
    </w:p>
    <w:p w:rsidRPr="00C64922" w:rsidR="00A10C4D" w:rsidP="00FD31AC" w:rsidRDefault="00A10C4D" w14:paraId="5C7F0CC7" w14:textId="77777777">
      <w:pPr>
        <w:pStyle w:val="Heading3"/>
      </w:pPr>
      <w:bookmarkStart w:name="_Toc10695558" w:id="272"/>
      <w:bookmarkStart w:name="_Toc11043553" w:id="273"/>
      <w:bookmarkStart w:name="_Toc11045552" w:id="274"/>
      <w:bookmarkStart w:name="_Toc11391222" w:id="275"/>
      <w:bookmarkStart w:name="_Toc119939785" w:id="276"/>
      <w:bookmarkStart w:name="_Toc135312816" w:id="277"/>
      <w:bookmarkEnd w:id="268"/>
      <w:r w:rsidRPr="00C64922">
        <w:t>Best Practice Rubric and Validation</w:t>
      </w:r>
      <w:bookmarkEnd w:id="272"/>
      <w:bookmarkEnd w:id="273"/>
      <w:bookmarkEnd w:id="274"/>
      <w:bookmarkEnd w:id="275"/>
      <w:bookmarkEnd w:id="276"/>
      <w:bookmarkEnd w:id="277"/>
    </w:p>
    <w:p w:rsidRPr="00D14360" w:rsidR="00A10C4D" w:rsidP="00B505D2" w:rsidRDefault="00A10C4D" w14:paraId="111A21C3" w14:textId="77777777">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603199C" w14:textId="77777777">
        <w:tc>
          <w:tcPr>
            <w:tcW w:w="725" w:type="dxa"/>
            <w:tcBorders>
              <w:right w:val="nil"/>
            </w:tcBorders>
            <w:shd w:val="clear" w:color="auto" w:fill="C6D9F1"/>
          </w:tcPr>
          <w:p w:rsidRPr="00C64922" w:rsidR="00C246B7" w:rsidP="00C246B7" w:rsidRDefault="00634398" w14:paraId="328DE5CC" w14:textId="7777777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8B5802E" w14:textId="7777777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Pr="00D14360" w:rsidR="00AA382A">
              <w:rPr>
                <w:b/>
                <w:bCs/>
                <w:color w:val="000000"/>
              </w:rPr>
              <w:t>-</w:t>
            </w:r>
            <w:r w:rsidR="00AA382A">
              <w:rPr>
                <w:b/>
                <w:bCs/>
                <w:color w:val="000000"/>
              </w:rPr>
              <w:t>008</w:t>
            </w:r>
            <w:r w:rsidRPr="00D14360">
              <w:rPr>
                <w:b/>
              </w:rPr>
              <w:t>]</w:t>
            </w:r>
          </w:p>
        </w:tc>
      </w:tr>
      <w:tr w:rsidRPr="00C64922" w:rsidR="00C246B7" w:rsidTr="00254B4A" w14:paraId="6941A7DE" w14:textId="77777777">
        <w:tc>
          <w:tcPr>
            <w:tcW w:w="725" w:type="dxa"/>
            <w:tcBorders>
              <w:right w:val="nil"/>
            </w:tcBorders>
            <w:shd w:val="clear" w:color="auto" w:fill="C6D9F1"/>
          </w:tcPr>
          <w:p w:rsidRPr="00C64922" w:rsidR="00C246B7" w:rsidP="00C246B7" w:rsidRDefault="00634398" w14:paraId="2FFA58A7" w14:textId="7777777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3227D67C" w14:textId="77777777">
            <w:pPr>
              <w:pStyle w:val="BodyText"/>
            </w:pPr>
            <w:r w:rsidRPr="00C64922">
              <w:t>C-CDA Document Validators SHALL indicate best practice guideline violations as follows:</w:t>
            </w:r>
          </w:p>
          <w:p w:rsidRPr="00D14360" w:rsidR="00C246B7" w:rsidP="00D14360" w:rsidRDefault="00C246B7" w14:paraId="3D5C2864" w14:textId="77777777">
            <w:pPr>
              <w:ind w:left="720" w:firstLine="360"/>
              <w:textDirection w:val="btLr"/>
              <w:rPr>
                <w:rFonts w:cs="Calibri"/>
              </w:rPr>
            </w:pPr>
            <w:r w:rsidRPr="00D14360">
              <w:rPr>
                <w:rFonts w:eastAsia="Calibri" w:cs="Calibri"/>
                <w:color w:val="00133B"/>
              </w:rPr>
              <w:t>SHALL violation (warning)</w:t>
            </w:r>
          </w:p>
          <w:p w:rsidRPr="00D14360" w:rsidR="00C246B7" w:rsidP="00D14360" w:rsidRDefault="00C246B7" w14:paraId="138659E6" w14:textId="77777777">
            <w:pPr>
              <w:ind w:left="720" w:firstLine="360"/>
              <w:textDirection w:val="btLr"/>
              <w:rPr>
                <w:rFonts w:eastAsia="Calibri" w:cs="Calibri"/>
                <w:color w:val="00133B"/>
              </w:rPr>
            </w:pPr>
            <w:r w:rsidRPr="00D14360">
              <w:rPr>
                <w:rFonts w:eastAsia="Calibri" w:cs="Calibri"/>
                <w:color w:val="00133B"/>
              </w:rPr>
              <w:t>SHOULD violation (</w:t>
            </w:r>
            <w:r w:rsidRPr="00D14360" w:rsidR="002B57F0">
              <w:rPr>
                <w:rFonts w:eastAsia="Calibri" w:cs="Calibri"/>
                <w:color w:val="00133B"/>
              </w:rPr>
              <w:t xml:space="preserve">not checked unless </w:t>
            </w:r>
            <w:r w:rsidRPr="00E93A1E" w:rsidR="002B57F0">
              <w:rPr>
                <w:rFonts w:eastAsia="Calibri" w:cs="Calibri"/>
                <w:color w:val="00133B"/>
              </w:rPr>
              <w:t>present)</w:t>
            </w:r>
          </w:p>
          <w:p w:rsidRPr="00D14360" w:rsidR="00C246B7" w:rsidP="00D14360" w:rsidRDefault="00C246B7" w14:paraId="243390AB" w14:textId="77777777">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Pr="003A3D50" w:rsidR="00AA382A">
              <w:rPr>
                <w:rStyle w:val="BodyTextChar"/>
                <w:b/>
                <w:bCs/>
              </w:rPr>
              <w:t>09</w:t>
            </w:r>
            <w:r w:rsidRPr="00D14360">
              <w:rPr>
                <w:rStyle w:val="BodyTextChar"/>
                <w:b/>
              </w:rPr>
              <w:t>]</w:t>
            </w:r>
          </w:p>
        </w:tc>
      </w:tr>
    </w:tbl>
    <w:p w:rsidRPr="00C64922" w:rsidR="00A10C4D" w:rsidP="003E2C96" w:rsidRDefault="00A10C4D" w14:paraId="16D1CEE3" w14:textId="77777777">
      <w:pPr>
        <w:pStyle w:val="Heading2"/>
      </w:pPr>
      <w:r w:rsidRPr="00C64922">
        <w:t xml:space="preserve">  </w:t>
      </w:r>
      <w:bookmarkStart w:name="_Toc10695559" w:id="278"/>
      <w:bookmarkStart w:name="_Toc11043554" w:id="279"/>
      <w:bookmarkStart w:name="_Toc11045553" w:id="280"/>
      <w:bookmarkStart w:name="_Toc11391223" w:id="281"/>
      <w:bookmarkStart w:name="_Toc119939786" w:id="282"/>
      <w:bookmarkStart w:name="_Toc135312817" w:id="283"/>
      <w:r w:rsidRPr="00C64922">
        <w:t>Fundamental Concepts for Document-Based Exchange</w:t>
      </w:r>
      <w:bookmarkEnd w:id="278"/>
      <w:bookmarkEnd w:id="279"/>
      <w:bookmarkEnd w:id="280"/>
      <w:bookmarkEnd w:id="281"/>
      <w:bookmarkEnd w:id="282"/>
      <w:bookmarkEnd w:id="283"/>
    </w:p>
    <w:p w:rsidRPr="00D14360" w:rsidR="00A10C4D" w:rsidP="00B505D2" w:rsidRDefault="00A10C4D" w14:paraId="09FA88C6" w14:textId="531D09C5">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rsidRPr="00C64922" w:rsidR="00A10C4D" w:rsidP="00FD31AC" w:rsidRDefault="00A10C4D" w14:paraId="6B5DD125" w14:textId="77777777">
      <w:pPr>
        <w:pStyle w:val="Heading3"/>
      </w:pPr>
      <w:bookmarkStart w:name="_Toc10695560" w:id="284"/>
      <w:bookmarkStart w:name="_Toc11043555" w:id="285"/>
      <w:bookmarkStart w:name="_Toc11045554" w:id="286"/>
      <w:bookmarkStart w:name="_Toc11391224" w:id="287"/>
      <w:bookmarkStart w:name="_Toc119939787" w:id="288"/>
      <w:bookmarkStart w:name="_Toc135312818" w:id="289"/>
      <w:r w:rsidRPr="00C64922">
        <w:t>CDA and C-CDA Templates</w:t>
      </w:r>
      <w:bookmarkEnd w:id="284"/>
      <w:bookmarkEnd w:id="285"/>
      <w:bookmarkEnd w:id="286"/>
      <w:bookmarkEnd w:id="287"/>
      <w:bookmarkEnd w:id="288"/>
      <w:bookmarkEnd w:id="289"/>
    </w:p>
    <w:p w:rsidRPr="00D14360" w:rsidR="00A10C4D" w:rsidP="00B505D2" w:rsidRDefault="00A10C4D" w14:paraId="092D61A5" w14:textId="77777777">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Pr="00D14360" w:rsidR="00890FBD">
        <w:rPr>
          <w:rFonts w:eastAsia="Calibri" w:cs="Calibri"/>
          <w:color w:val="000000"/>
        </w:rPr>
        <w:t>“</w:t>
      </w:r>
      <w:r w:rsidRPr="00D14360">
        <w:rPr>
          <w:rFonts w:eastAsia="Calibri" w:cs="Calibri"/>
          <w:color w:val="000000"/>
        </w:rPr>
        <w:t>clinical documents</w:t>
      </w:r>
      <w:r w:rsidRPr="00D14360" w:rsidR="00890FBD">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rsidRPr="00D14360" w:rsidR="00A10C4D" w:rsidP="008E1E6B" w:rsidRDefault="00A10C4D" w14:paraId="2D07AB51"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rsidRPr="00D14360" w:rsidR="00A10C4D" w:rsidP="008E1E6B" w:rsidRDefault="00A10C4D" w14:paraId="1A441AFE"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rsidRPr="00D14360" w:rsidR="00A10C4D" w:rsidP="008E1E6B" w:rsidRDefault="00A10C4D" w14:paraId="41CC5093"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Pr="00D14360" w:rsidR="00B16A45">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rsidRPr="00D14360" w:rsidR="00A10C4D" w:rsidP="008E1E6B" w:rsidRDefault="00A10C4D" w14:paraId="563BEA1F"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Pr="00D14360" w:rsidR="00B16A45">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Pr="00D14360" w:rsidR="00C246B7">
        <w:rPr>
          <w:rFonts w:eastAsia="Calibri" w:cs="Calibri"/>
          <w:color w:val="000000"/>
          <w:szCs w:val="22"/>
        </w:rPr>
        <w:t xml:space="preserve"> </w:t>
      </w:r>
    </w:p>
    <w:p w:rsidRPr="00D14360" w:rsidR="00A10C4D" w:rsidP="008E1E6B" w:rsidRDefault="00A10C4D" w14:paraId="5391957B"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Pr="00D14360" w:rsidR="00B16A45">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rsidRPr="00D14360" w:rsidR="00A10C4D" w:rsidP="008E1E6B" w:rsidRDefault="00A10C4D" w14:paraId="132070F2"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rsidRPr="00D14360" w:rsidR="005F2378" w:rsidP="005F2378" w:rsidRDefault="005F2378" w14:paraId="5E999E8C" w14:textId="77777777">
      <w:pPr>
        <w:pStyle w:val="ListParagraph"/>
        <w:spacing w:after="120"/>
        <w:rPr>
          <w:rFonts w:eastAsia="Calibri" w:cs="Calibri"/>
          <w:color w:val="000000"/>
          <w:szCs w:val="22"/>
        </w:rPr>
      </w:pPr>
    </w:p>
    <w:p w:rsidRPr="00D14360" w:rsidR="00A10C4D" w:rsidP="00B505D2" w:rsidRDefault="00A10C4D" w14:paraId="46644843" w14:textId="77777777">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rsidRPr="00D14360" w:rsidR="00A10C4D" w:rsidP="00B505D2" w:rsidRDefault="00A10C4D" w14:paraId="1034FF4B" w14:textId="77777777">
      <w:pPr>
        <w:spacing w:after="120"/>
        <w:rPr>
          <w:rFonts w:eastAsia="Calibri" w:cs="Calibri"/>
          <w:color w:val="000000"/>
        </w:rPr>
      </w:pPr>
      <w:r w:rsidRPr="00D14360">
        <w:rPr>
          <w:rFonts w:eastAsia="Calibri" w:cs="Calibri"/>
          <w:color w:val="000000"/>
        </w:rPr>
        <w:t xml:space="preserve">Key aspects of CDA include: </w:t>
      </w:r>
    </w:p>
    <w:p w:rsidRPr="00D14360" w:rsidR="00C246B7" w:rsidP="008E1E6B" w:rsidRDefault="00A10C4D" w14:paraId="5C32A8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rsidRPr="00D14360" w:rsidR="00A10C4D" w:rsidP="003A3D50" w:rsidRDefault="007E6153" w14:paraId="1E7BEDCD" w14:textId="7952C246">
      <w:pPr>
        <w:pStyle w:val="ListParagraph"/>
        <w:spacing w:after="120"/>
        <w:rPr>
          <w:rFonts w:eastAsia="Calibri" w:cs="Calibri"/>
          <w:color w:val="000000"/>
          <w:szCs w:val="22"/>
        </w:rPr>
      </w:pPr>
      <w:r w:rsidRPr="00D14360">
        <w:rPr>
          <w:rFonts w:eastAsia="Calibri" w:cs="Calibri"/>
          <w:color w:val="000000"/>
          <w:szCs w:val="22"/>
        </w:rPr>
        <w:t>Language (</w:t>
      </w:r>
      <w:r w:rsidRPr="00D14360" w:rsidR="00A10C4D">
        <w:rPr>
          <w:rFonts w:eastAsia="Calibri" w:cs="Calibri"/>
          <w:color w:val="000000"/>
          <w:szCs w:val="22"/>
        </w:rPr>
        <w:t>XML). (NOTE: When alternate implementations are feasible, suitable conformance requirements will be issued so that in future the syntax may not be limited to XML.)</w:t>
      </w:r>
    </w:p>
    <w:p w:rsidRPr="00D14360" w:rsidR="00A10C4D" w:rsidP="008E1E6B" w:rsidRDefault="00A10C4D" w14:paraId="135E85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rsidRPr="00D14360" w:rsidR="00A10C4D" w:rsidP="008E1E6B" w:rsidRDefault="00634398" w14:paraId="2C390EC9" w14:textId="194633C6">
      <w:pPr>
        <w:pStyle w:val="ListParagraph"/>
        <w:numPr>
          <w:ilvl w:val="0"/>
          <w:numId w:val="1"/>
        </w:numPr>
        <w:spacing w:after="120"/>
        <w:rPr>
          <w:rFonts w:eastAsia="Calibri" w:cs="Calibri"/>
          <w:color w:val="000000"/>
          <w:szCs w:val="22"/>
        </w:rPr>
      </w:pPr>
      <w:r>
        <w:rPr>
          <w:rFonts w:eastAsia="Calibri" w:cs="Calibri"/>
          <w:noProof/>
          <w:color w:val="000000"/>
          <w:szCs w:val="22"/>
        </w:rPr>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4">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szCs w:val="22"/>
        </w:rPr>
        <w:t>The CDA specification is richly expressive and flexible. Document-level, section-level and entry-level templates can be used to constrain the generic CDA specification.</w:t>
      </w:r>
      <w:r w:rsidRPr="00D14360" w:rsidR="00A10C4D">
        <w:rPr>
          <w:rStyle w:val="FootnoteReference"/>
          <w:rFonts w:eastAsia="Calibri" w:cs="Calibri"/>
          <w:color w:val="000000"/>
          <w:szCs w:val="22"/>
        </w:rPr>
        <w:footnoteReference w:id="21"/>
      </w:r>
    </w:p>
    <w:p w:rsidRPr="00D14360" w:rsidR="00A10C4D" w:rsidP="00B505D2" w:rsidRDefault="00A10C4D" w14:paraId="23F90FAF" w14:textId="77777777">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Pr="00D14360" w:rsidR="00A75661">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rsidRPr="00D14360" w:rsidR="00A10C4D" w:rsidP="00B505D2" w:rsidRDefault="00A10C4D" w14:paraId="24DB7E2C" w14:textId="77777777">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rsidRPr="00D14360" w:rsidR="00A10C4D" w:rsidP="00B505D2" w:rsidRDefault="00A10C4D" w14:paraId="13843069" w14:textId="77777777">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rsidR="00A10C4D" w:rsidP="00B505D2" w:rsidRDefault="00A10C4D" w14:paraId="5141D820" w14:textId="0F6BB150">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rsidRPr="003B0179" w:rsidR="00CA1E8C" w:rsidP="00CA1E8C" w:rsidRDefault="00CA1E8C" w14:paraId="341E2AF3" w14:textId="3496D1DD">
      <w:pPr>
        <w:rPr>
          <w:rFonts w:asciiTheme="minorHAnsi" w:hAnsiTheme="minorHAnsi" w:cstheme="minorHAnsi"/>
        </w:rPr>
      </w:pPr>
      <w:r w:rsidRPr="003B0179">
        <w:rPr>
          <w:rFonts w:eastAsia="Calibri" w:asciiTheme="minorHAns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w:tgtFrame="_blank" w:history="1" r:id="rId25">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rsidRPr="00CA1E8C" w:rsidR="00CA1E8C" w:rsidP="00B505D2" w:rsidRDefault="00CA1E8C" w14:paraId="5B910245" w14:textId="35CF556A">
      <w:pPr>
        <w:spacing w:after="120"/>
        <w:rPr>
          <w:rFonts w:eastAsia="Calibri" w:cs="Calibri"/>
          <w:color w:val="000000"/>
        </w:rPr>
      </w:pPr>
      <w:r w:rsidRPr="00CA1E8C">
        <w:rPr>
          <w:rFonts w:eastAsia="Calibri" w:cs="Calibri"/>
          <w:color w:val="000000"/>
        </w:rPr>
        <w:t xml:space="preserve">  </w:t>
      </w:r>
    </w:p>
    <w:p w:rsidRPr="00C64922" w:rsidR="00A10C4D" w:rsidP="00FD31AC" w:rsidRDefault="00A10C4D" w14:paraId="660D355D" w14:textId="13477AE1">
      <w:pPr>
        <w:pStyle w:val="Heading3"/>
      </w:pPr>
      <w:bookmarkStart w:name="_3rdcrjn" w:colFirst="0" w:colLast="0" w:id="290"/>
      <w:bookmarkStart w:name="_Toc10695561" w:id="291"/>
      <w:bookmarkStart w:name="_Toc11043556" w:id="292"/>
      <w:bookmarkStart w:name="_Toc11045555" w:id="293"/>
      <w:bookmarkStart w:name="_Toc11391225" w:id="294"/>
      <w:bookmarkStart w:name="_Toc119939788" w:id="295"/>
      <w:bookmarkStart w:name="_Toc135312819" w:id="296"/>
      <w:bookmarkEnd w:id="290"/>
      <w:r w:rsidRPr="00C64922">
        <w:t xml:space="preserve">Structured </w:t>
      </w:r>
      <w:r w:rsidR="004F2C87">
        <w:t>V</w:t>
      </w:r>
      <w:r w:rsidRPr="00C64922">
        <w:t>ersus Unstructured Documents</w:t>
      </w:r>
      <w:bookmarkEnd w:id="291"/>
      <w:bookmarkEnd w:id="292"/>
      <w:bookmarkEnd w:id="293"/>
      <w:bookmarkEnd w:id="294"/>
      <w:bookmarkEnd w:id="295"/>
      <w:bookmarkEnd w:id="296"/>
    </w:p>
    <w:p w:rsidRPr="00D14360" w:rsidR="00A10C4D" w:rsidP="00B505D2" w:rsidRDefault="00A454D8" w14:paraId="23C526A6" w14:textId="43D85473">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6">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rsidRPr="00C64922" w:rsidR="00A75661" w:rsidP="00A75661" w:rsidRDefault="00A10C4D" w14:paraId="5D687D6D" w14:textId="544987A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rsidRPr="00C64922" w:rsidR="00A10C4D" w:rsidP="00A75661" w:rsidRDefault="00A10C4D" w14:paraId="0CA0B79C" w14:textId="78F90B42">
      <w:pPr>
        <w:pStyle w:val="BodyText"/>
      </w:pPr>
      <w:r w:rsidRPr="00C64922">
        <w:t>processing of structured data is not yet available at recipient systems.</w:t>
      </w:r>
      <w:r w:rsidRPr="00D14360">
        <w:rPr>
          <w:rStyle w:val="FootnoteReference"/>
          <w:color w:val="000000"/>
        </w:rPr>
        <w:footnoteReference w:id="22"/>
      </w:r>
      <w:r w:rsidRPr="00D14360" w:rsidR="00C246B7">
        <w:rPr>
          <w:noProof/>
          <w:color w:val="000000"/>
        </w:rPr>
        <w:t xml:space="preserve"> </w:t>
      </w:r>
    </w:p>
    <w:p w:rsidR="0009537F" w:rsidP="00B505D2" w:rsidRDefault="0009537F" w14:paraId="0CB09C90" w14:textId="5F57CBD3">
      <w:pPr>
        <w:spacing w:after="120"/>
        <w:rPr>
          <w:rFonts w:eastAsia="Calibri" w:cs="Calibri"/>
          <w:color w:val="000000"/>
        </w:rPr>
      </w:pPr>
    </w:p>
    <w:p w:rsidR="00A10C4D" w:rsidP="00B505D2" w:rsidRDefault="00B43B35" w14:paraId="6E72FF53" w14:textId="0D6354FF">
      <w:pPr>
        <w:spacing w:after="120"/>
        <w:rPr>
          <w:rFonts w:eastAsia="Calibri" w:cs="Calibri"/>
          <w:color w:val="000000"/>
        </w:rPr>
      </w:pPr>
      <w:r w:rsidRPr="005E1ED2">
        <w:rPr>
          <w:rFonts w:eastAsia="Calibri" w:cs="Calibri"/>
          <w:color w:val="000000"/>
        </w:rPr>
        <w:t>NOTE:</w:t>
      </w:r>
      <w:r w:rsidRPr="005E1ED2" w:rsidR="001E65C3">
        <w:rPr>
          <w:rFonts w:eastAsia="Calibri" w:cs="Calibri"/>
          <w:color w:val="000000"/>
        </w:rPr>
        <w:t xml:space="preserve"> </w:t>
      </w:r>
      <w:r w:rsidRPr="003A3D50" w:rsidR="001E65C3">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Pr="003A3D50" w:rsidR="001E65C3">
        <w:rPr>
          <w:rStyle w:val="FootnoteReference"/>
          <w:rFonts w:eastAsia="Calibri" w:cs="Calibri"/>
          <w:color w:val="000000"/>
        </w:rPr>
        <w:footnoteReference w:id="23"/>
      </w:r>
    </w:p>
    <w:p w:rsidR="00634398" w:rsidP="00B505D2" w:rsidRDefault="00634398" w14:paraId="30480DC6" w14:textId="73B59BC8">
      <w:pPr>
        <w:spacing w:after="120"/>
        <w:rPr>
          <w:rFonts w:eastAsia="Calibri" w:cs="Calibri"/>
          <w:color w:val="000000"/>
        </w:rPr>
      </w:pPr>
    </w:p>
    <w:p w:rsidR="00C12940" w:rsidP="00916D2D" w:rsidRDefault="001E65C3" w14:paraId="49078922" w14:textId="66825E8D">
      <w:pPr>
        <w:pStyle w:val="Caption"/>
        <w:keepNext/>
        <w:spacing w:after="0"/>
      </w:pPr>
      <w:bookmarkStart w:name="_Toc118898722" w:id="297"/>
      <w:bookmarkStart w:name="_Toc119939924" w:id="298"/>
      <w:bookmarkStart w:name="_Toc135312956" w:id="299"/>
      <w:r>
        <w:t xml:space="preserve">Example </w:t>
      </w:r>
      <w:r>
        <w:fldChar w:fldCharType="begin"/>
      </w:r>
      <w:r>
        <w:instrText>SEQ Example \* ARABIC</w:instrText>
      </w:r>
      <w:r>
        <w:fldChar w:fldCharType="separate"/>
      </w:r>
      <w:r w:rsidR="00DC1072">
        <w:rPr>
          <w:noProof/>
        </w:rPr>
        <w:t>1</w:t>
      </w:r>
      <w:r>
        <w:fldChar w:fldCharType="end"/>
      </w:r>
      <w:r>
        <w:t>:</w:t>
      </w:r>
      <w:r w:rsidR="00BA5010">
        <w:t xml:space="preserve"> </w:t>
      </w:r>
      <w:r w:rsidR="00C12940">
        <w:t>Pathology Narrative Note</w:t>
      </w:r>
      <w:bookmarkEnd w:id="297"/>
      <w:bookmarkEnd w:id="298"/>
      <w:bookmarkEnd w:id="299"/>
    </w:p>
    <w:p w:rsidRPr="00AD08FB" w:rsidR="001E65C3" w:rsidP="003A3D50" w:rsidRDefault="001E65C3" w14:paraId="4124C354" w14:textId="77777777">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3414CA" w:rsidR="008E236E" w:rsidTr="00254B4A" w14:paraId="6536CB9A" w14:textId="77777777">
        <w:tc>
          <w:tcPr>
            <w:tcW w:w="9360" w:type="dxa"/>
            <w:shd w:val="clear" w:color="auto" w:fill="auto"/>
          </w:tcPr>
          <w:p w:rsidRPr="00916D2D" w:rsidR="001E65C3" w:rsidP="001E65C3" w:rsidRDefault="001E65C3" w14:paraId="3A664F86" w14:textId="7131416E">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xmlns="urn:hl7-org:v3" xmlns:cda="urn:hl7-org:v3" xmlns:sdtc="urn:hl7-org:sdtc"&gt;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&lt;realmCode code="US"/&gt;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&lt;typeId root="2.16.840.1.113883.1.3" extension="POCD_HD000040"/&gt;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 US Realm Header --&gt;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&lt;id root="2.16.840.1.113883.3.3208.101.1" extension="20130607100315-CCDA-CCD"/&gt;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&lt;code  code="90371-6" displayName="Clinical pathology Note" codeSystem="2.16.840.1.113883.6.1" codeSystemName="LOINC"/&gt;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&lt;title&gt;Pathology Note&lt;/title&gt;</w:t>
            </w:r>
          </w:p>
          <w:p w:rsidRPr="00916D2D" w:rsidR="001E65C3" w:rsidP="001E65C3" w:rsidRDefault="001E65C3" w14:paraId="020591A3" w14:textId="77777777">
            <w:pPr>
              <w:pStyle w:val="Default"/>
              <w:rPr>
                <w:rFonts w:ascii="Courier New" w:hAnsi="Courier New" w:cs="Courier New"/>
                <w:sz w:val="16"/>
                <w:szCs w:val="16"/>
                <w:highlight w:val="white"/>
              </w:rPr>
            </w:pPr>
          </w:p>
          <w:p w:rsidRPr="00916D2D" w:rsidR="001E65C3" w:rsidP="001E65C3" w:rsidRDefault="001E65C3" w14:paraId="2AB0D868"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1E65C3" w:rsidRDefault="001E65C3" w14:paraId="5D6ADE7B"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rsidRPr="00916D2D" w:rsidR="001E65C3" w:rsidP="001E65C3" w:rsidRDefault="001E65C3" w14:paraId="67E5F736"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3414CA" w:rsidRDefault="001E65C3" w14:paraId="7C49CD59"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&lt;structuredBody&gt;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&lt;section&gt;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&lt;code code="81192-7" codeSystem="2.16.840.1.113883.6.1"/&gt;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&lt;title&gt;Clinical Pathology Consult Note&lt;/title&gt;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3414CA" w:rsidRDefault="001E65C3" w14:paraId="3657BD67"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w:t>
            </w:r>
          </w:p>
          <w:p w:rsidRPr="00916D2D" w:rsidR="001E65C3" w:rsidP="003414CA" w:rsidRDefault="001E65C3" w14:paraId="5F09EBD0"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The narrative note appears here.</w:t>
            </w:r>
          </w:p>
          <w:p w:rsidRPr="00916D2D" w:rsidR="001E65C3" w:rsidP="003414CA" w:rsidRDefault="001E65C3" w14:paraId="1AA86AC6"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          </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1E65C3" w:rsidRDefault="001E65C3" w14:paraId="4A14EA19" w14:textId="77777777">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rsidRPr="00916D2D" w:rsidR="001E65C3" w:rsidP="001E65C3" w:rsidRDefault="001E65C3" w14:paraId="1F659574" w14:textId="77777777">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rsidRPr="00916D2D" w:rsidR="001E65C3" w:rsidP="001E65C3" w:rsidRDefault="001E65C3" w14:paraId="17234ADA" w14:textId="77777777">
            <w:pPr>
              <w:pStyle w:val="Default"/>
              <w:rPr>
                <w:rFonts w:ascii="Courier New" w:hAnsi="Courier New" w:cs="Courier New"/>
                <w:sz w:val="16"/>
                <w:szCs w:val="16"/>
              </w:rPr>
            </w:pPr>
          </w:p>
          <w:p w:rsidRPr="00916D2D" w:rsidR="001E65C3" w:rsidP="001E65C3" w:rsidRDefault="001E65C3" w14:paraId="3FFB3A27"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23F2C369" w14:textId="77777777">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rsidRPr="00916D2D" w:rsidR="001E65C3" w:rsidP="001E65C3" w:rsidRDefault="001E65C3" w14:paraId="333F536F"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1F709D52" w14:textId="77777777">
            <w:pPr>
              <w:pStyle w:val="Default"/>
              <w:rPr>
                <w:rFonts w:ascii="Courier New" w:hAnsi="Courier New" w:cs="Courier New"/>
                <w:sz w:val="16"/>
                <w:szCs w:val="16"/>
              </w:rPr>
            </w:pPr>
            <w:r w:rsidRPr="00916D2D">
              <w:rPr>
                <w:rFonts w:ascii="Courier New" w:hAnsi="Courier New" w:cs="Courier New"/>
                <w:sz w:val="16"/>
                <w:szCs w:val="16"/>
              </w:rPr>
              <w:t>&lt;/structuredBody&gt;</w:t>
            </w:r>
          </w:p>
          <w:p w:rsidRPr="00916D2D" w:rsidR="001E65C3" w:rsidP="001E65C3" w:rsidRDefault="001E65C3" w14:paraId="3E501E04" w14:textId="77777777">
            <w:pPr>
              <w:pStyle w:val="Default"/>
              <w:rPr>
                <w:rFonts w:ascii="Courier New" w:hAnsi="Courier New" w:cs="Courier New"/>
                <w:sz w:val="16"/>
                <w:szCs w:val="16"/>
              </w:rPr>
            </w:pPr>
            <w:r w:rsidRPr="00916D2D">
              <w:rPr>
                <w:rFonts w:ascii="Courier New" w:hAnsi="Courier New" w:cs="Courier New"/>
                <w:sz w:val="16"/>
                <w:szCs w:val="16"/>
              </w:rPr>
              <w:t>&lt;/component</w:t>
            </w:r>
          </w:p>
          <w:p w:rsidRPr="00916D2D" w:rsidR="001E65C3" w:rsidP="003414CA" w:rsidRDefault="001E65C3" w14:paraId="229C6761" w14:textId="77777777">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rsidRPr="00D14360" w:rsidR="001E65C3" w:rsidP="00B505D2" w:rsidRDefault="001E65C3" w14:paraId="022DCB36" w14:textId="77777777">
      <w:pPr>
        <w:spacing w:after="120"/>
        <w:rPr>
          <w:rFonts w:eastAsia="Calibri" w:cs="Calibri"/>
          <w:color w:val="000000"/>
        </w:rPr>
      </w:pPr>
    </w:p>
    <w:p w:rsidRPr="00C64922" w:rsidR="00A10C4D" w:rsidP="00FD31AC" w:rsidRDefault="00A10C4D" w14:paraId="31D97830" w14:textId="77777777">
      <w:pPr>
        <w:pStyle w:val="Heading3"/>
      </w:pPr>
      <w:bookmarkStart w:name="_oo1rahtsx485" w:colFirst="0" w:colLast="0" w:id="300"/>
      <w:bookmarkStart w:name="_Toc10695562" w:id="301"/>
      <w:bookmarkStart w:name="_Toc11043557" w:id="302"/>
      <w:bookmarkStart w:name="_Toc11045556" w:id="303"/>
      <w:bookmarkStart w:name="_Toc11391226" w:id="304"/>
      <w:bookmarkStart w:name="_Toc119939789" w:id="305"/>
      <w:bookmarkStart w:name="_Toc135312820" w:id="306"/>
      <w:bookmarkEnd w:id="300"/>
      <w:r w:rsidRPr="00C64922">
        <w:t xml:space="preserve">Open </w:t>
      </w:r>
      <w:r w:rsidR="004F2C87">
        <w:t>V</w:t>
      </w:r>
      <w:r w:rsidRPr="00C64922">
        <w:t>ersus Closed Templates</w:t>
      </w:r>
      <w:bookmarkEnd w:id="301"/>
      <w:bookmarkEnd w:id="302"/>
      <w:bookmarkEnd w:id="303"/>
      <w:bookmarkEnd w:id="304"/>
      <w:bookmarkEnd w:id="305"/>
      <w:bookmarkEnd w:id="306"/>
    </w:p>
    <w:p w:rsidRPr="00D14360" w:rsidR="00A10C4D" w:rsidP="00B505D2" w:rsidRDefault="00A10C4D" w14:paraId="7EE48B4C" w14:textId="36C081AB">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rsidRPr="00D14360" w:rsidR="00A10C4D" w:rsidP="00B505D2" w:rsidRDefault="00A10C4D" w14:paraId="20C0ECDB" w14:textId="77777777">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rsidRPr="00D14360" w:rsidR="00A10C4D" w:rsidP="00B505D2" w:rsidRDefault="00A10C4D" w14:paraId="244B45FB" w14:textId="6357686E">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Pr="00D14360" w:rsidDel="00FE135A" w:rsidR="00FE135A">
        <w:rPr>
          <w:rFonts w:cs="Calibri"/>
          <w:color w:val="000000"/>
        </w:rPr>
        <w:t xml:space="preserve"> </w:t>
      </w:r>
    </w:p>
    <w:p w:rsidRPr="00D14360" w:rsidR="00A10C4D" w:rsidP="00B505D2" w:rsidRDefault="00A10C4D" w14:paraId="76C87F67" w14:textId="77777777">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rsidRPr="00C64922" w:rsidR="00A10C4D" w:rsidP="004C76D9" w:rsidRDefault="00A10C4D" w14:paraId="04CC8EBA" w14:textId="77777777">
      <w:pPr>
        <w:pStyle w:val="Heading4"/>
      </w:pPr>
      <w:bookmarkStart w:name="_Toc10634818" w:id="307"/>
      <w:bookmarkStart w:name="_Toc11043558" w:id="308"/>
      <w:r w:rsidRPr="00C64922">
        <w:t>Other Templates Available for Use in C-CDA Documents</w:t>
      </w:r>
      <w:bookmarkEnd w:id="307"/>
      <w:bookmarkEnd w:id="308"/>
    </w:p>
    <w:p w:rsidR="00A454D8" w:rsidP="00A75661" w:rsidRDefault="00A10C4D" w14:paraId="5F22DF1B" w14:textId="77777777">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04CC8" w:rsidTr="00254B4A" w14:paraId="5C46B4AF" w14:textId="77777777">
        <w:tc>
          <w:tcPr>
            <w:tcW w:w="725" w:type="dxa"/>
            <w:tcBorders>
              <w:right w:val="nil"/>
            </w:tcBorders>
            <w:shd w:val="clear" w:color="auto" w:fill="C6D9F1"/>
          </w:tcPr>
          <w:p w:rsidRPr="00C64922" w:rsidR="00804CC8" w:rsidP="0007159E" w:rsidRDefault="00804CC8" w14:paraId="6CBB19C2" w14:textId="77777777">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804CC8" w:rsidP="0007159E" w:rsidRDefault="00804CC8" w14:paraId="60D81266" w14:textId="647A28F6">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rsidRPr="00D14360" w:rsidR="00A10C4D" w:rsidP="00A75661" w:rsidRDefault="00A10C4D" w14:paraId="368C363C" w14:textId="45E8E531">
      <w:pPr>
        <w:spacing w:after="240"/>
        <w:rPr>
          <w:rFonts w:cs="Calibri"/>
          <w:color w:val="000000"/>
        </w:rPr>
      </w:pPr>
    </w:p>
    <w:p w:rsidRPr="00D14360" w:rsidR="00A10C4D" w:rsidP="00A75661" w:rsidRDefault="00A10C4D" w14:paraId="10568C86" w14:textId="12AD724E">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rsidRPr="00C64922" w:rsidR="00A10C4D" w:rsidP="00FD31AC" w:rsidRDefault="00A10C4D" w14:paraId="6359B670" w14:textId="77777777">
      <w:pPr>
        <w:pStyle w:val="Heading3"/>
      </w:pPr>
      <w:bookmarkStart w:name="_Toc10695563" w:id="309"/>
      <w:bookmarkStart w:name="_Toc11043559" w:id="310"/>
      <w:bookmarkStart w:name="_Toc11045557" w:id="311"/>
      <w:bookmarkStart w:name="_Toc11391227" w:id="312"/>
      <w:bookmarkStart w:name="_Toc119939790" w:id="313"/>
      <w:bookmarkStart w:name="_Toc135312821" w:id="314"/>
      <w:r w:rsidRPr="00C64922">
        <w:t xml:space="preserve">Encounter Summary </w:t>
      </w:r>
      <w:r w:rsidR="006F5EDD">
        <w:t>V</w:t>
      </w:r>
      <w:r w:rsidRPr="00C64922">
        <w:t>ersus Patient Summary</w:t>
      </w:r>
      <w:bookmarkEnd w:id="309"/>
      <w:bookmarkEnd w:id="310"/>
      <w:bookmarkEnd w:id="311"/>
      <w:bookmarkEnd w:id="312"/>
      <w:bookmarkEnd w:id="313"/>
      <w:bookmarkEnd w:id="314"/>
    </w:p>
    <w:p w:rsidRPr="00D14360" w:rsidR="00A10C4D" w:rsidP="00B505D2" w:rsidRDefault="00A10C4D" w14:paraId="03B8C4A7" w14:textId="77777777">
      <w:pPr>
        <w:spacing w:after="120"/>
        <w:rPr>
          <w:rFonts w:cs="Calibri"/>
          <w:color w:val="000000"/>
        </w:rPr>
      </w:pPr>
      <w:r w:rsidRPr="00D14360">
        <w:rPr>
          <w:rFonts w:cs="Calibri"/>
          <w:color w:val="000000"/>
        </w:rPr>
        <w:t xml:space="preserve">The set of </w:t>
      </w:r>
      <w:r w:rsidRPr="00D14360" w:rsidR="00054263">
        <w:rPr>
          <w:rFonts w:cs="Calibri"/>
          <w:color w:val="000000"/>
        </w:rPr>
        <w:t>twelve</w:t>
      </w:r>
      <w:r w:rsidRPr="00D14360">
        <w:rPr>
          <w:rFonts w:cs="Calibri"/>
          <w:color w:val="000000"/>
        </w:rPr>
        <w:t xml:space="preserve"> document templates defined in C-CDA R2.1 can be summarized in the following groupings</w:t>
      </w:r>
      <w:r w:rsidRPr="00D14360" w:rsidR="00694762">
        <w:rPr>
          <w:rFonts w:cs="Calibri"/>
          <w:color w:val="000000"/>
        </w:rPr>
        <w:t xml:space="preserve"> </w:t>
      </w:r>
      <w:r w:rsidRPr="00D14360" w:rsidR="001104A1">
        <w:rPr>
          <w:rFonts w:cs="Calibri"/>
          <w:color w:val="000000"/>
        </w:rPr>
        <w:t>explained in the following chapters.</w:t>
      </w:r>
    </w:p>
    <w:p w:rsidRPr="00C64922" w:rsidR="00A10C4D" w:rsidP="004C76D9" w:rsidRDefault="00A10C4D" w14:paraId="625CE59A" w14:textId="77777777">
      <w:pPr>
        <w:pStyle w:val="Heading4"/>
      </w:pPr>
      <w:r w:rsidRPr="00C64922">
        <w:t>Encounter Summaries</w:t>
      </w:r>
    </w:p>
    <w:p w:rsidRPr="00D14360" w:rsidR="00A10C4D" w:rsidP="00CF4CB1" w:rsidRDefault="00A10C4D" w14:paraId="20E121DC" w14:textId="77777777">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Pr="00D14360" w:rsidR="00CF032F">
        <w:rPr>
          <w:rFonts w:cs="Calibri"/>
          <w:color w:val="000000"/>
          <w:szCs w:val="22"/>
        </w:rPr>
        <w:t>encounter</w:t>
      </w:r>
      <w:r w:rsidRPr="00D14360">
        <w:rPr>
          <w:rFonts w:cs="Calibri"/>
          <w:color w:val="000000"/>
          <w:szCs w:val="22"/>
        </w:rPr>
        <w:t xml:space="preserve"> even if all the information related to that </w:t>
      </w:r>
      <w:r w:rsidRPr="00D14360" w:rsidR="00CF032F">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rsidRPr="00D14360" w:rsidR="00A10C4D" w:rsidP="00CF4CB1" w:rsidRDefault="00A10C4D" w14:paraId="77DCB163" w14:textId="77777777">
      <w:pPr>
        <w:pStyle w:val="ListParagraph"/>
        <w:spacing w:after="120"/>
        <w:ind w:left="0" w:hanging="360"/>
        <w:rPr>
          <w:rFonts w:cs="Calibri"/>
          <w:color w:val="000000"/>
          <w:szCs w:val="22"/>
        </w:rPr>
      </w:pPr>
    </w:p>
    <w:p w:rsidRPr="00D14360" w:rsidR="00A10C4D" w:rsidP="00CF4CB1" w:rsidRDefault="00A10C4D" w14:paraId="688E1335" w14:textId="77777777">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rsidRPr="00C64922" w:rsidR="00A10C4D" w:rsidP="004C76D9" w:rsidRDefault="00A10C4D" w14:paraId="2D83B5FE" w14:textId="77777777">
      <w:pPr>
        <w:pStyle w:val="Heading4"/>
      </w:pPr>
      <w:r w:rsidRPr="00C64922">
        <w:t>Patient Summaries</w:t>
      </w:r>
    </w:p>
    <w:p w:rsidRPr="00D14360" w:rsidR="00A10C4D" w:rsidP="0075779F" w:rsidRDefault="00A10C4D" w14:paraId="30E98DAB" w14:textId="77777777">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rsidR="0075779F" w:rsidP="004C76D9" w:rsidRDefault="0075779F" w14:paraId="0AEC9C09" w14:textId="77777777">
      <w:pPr>
        <w:pStyle w:val="Heading4"/>
      </w:pPr>
      <w:r>
        <w:t xml:space="preserve">Other </w:t>
      </w:r>
      <w:r w:rsidR="00C246B7">
        <w:t>Categories</w:t>
      </w:r>
      <w:r>
        <w:t xml:space="preserve"> of </w:t>
      </w:r>
      <w:r w:rsidR="00C246B7">
        <w:t>Clinical</w:t>
      </w:r>
      <w:r>
        <w:t xml:space="preserve"> and Patient-Generated Documents</w:t>
      </w:r>
    </w:p>
    <w:p w:rsidR="00A10C4D" w:rsidP="00C246B7" w:rsidRDefault="00A10C4D" w14:paraId="322AC09D" w14:textId="7B53D8F2">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425"/>
        <w:gridCol w:w="3330"/>
        <w:gridCol w:w="3605"/>
      </w:tblGrid>
      <w:tr w:rsidRPr="00C64922" w:rsidR="00254B4A" w:rsidTr="003A3D50" w14:paraId="5CE25160" w14:textId="77777777">
        <w:tc>
          <w:tcPr>
            <w:tcW w:w="2425" w:type="dxa"/>
            <w:tcBorders>
              <w:bottom w:val="nil"/>
              <w:right w:val="nil"/>
            </w:tcBorders>
            <w:shd w:val="clear" w:color="auto" w:fill="4F81BD"/>
            <w:vAlign w:val="bottom"/>
          </w:tcPr>
          <w:p w:rsidRPr="00D14360" w:rsidR="00A10C4D" w:rsidP="008E236E" w:rsidRDefault="00A10C4D" w14:paraId="2D2C1B7B" w14:textId="77777777">
            <w:pPr>
              <w:rPr>
                <w:rFonts w:cs="Calibri"/>
                <w:b/>
                <w:bCs/>
                <w:color w:val="FFFFFF"/>
              </w:rPr>
            </w:pPr>
            <w:r w:rsidRPr="00D14360">
              <w:rPr>
                <w:rFonts w:cs="Calibri"/>
                <w:b/>
                <w:bCs/>
                <w:color w:val="FFFFFF"/>
              </w:rPr>
              <w:t xml:space="preserve">Encounter Summary </w:t>
            </w:r>
            <w:r w:rsidRPr="00D14360">
              <w:rPr>
                <w:rFonts w:cs="Calibri"/>
                <w:b/>
                <w:bCs/>
                <w:color w:val="FFFFFF"/>
              </w:rPr>
              <w:t>Documents</w:t>
            </w:r>
          </w:p>
        </w:tc>
        <w:tc>
          <w:tcPr>
            <w:tcW w:w="3330" w:type="dxa"/>
            <w:shd w:val="clear" w:color="auto" w:fill="4F81BD"/>
            <w:vAlign w:val="bottom"/>
          </w:tcPr>
          <w:p w:rsidRPr="00D14360" w:rsidR="00A10C4D" w:rsidP="009C4D9F" w:rsidRDefault="00A10C4D" w14:paraId="10270C5D" w14:textId="77777777">
            <w:pPr>
              <w:rPr>
                <w:rFonts w:cs="Calibri"/>
                <w:b/>
                <w:bCs/>
                <w:color w:val="FFFFFF"/>
              </w:rPr>
            </w:pPr>
            <w:r w:rsidRPr="00D14360">
              <w:rPr>
                <w:rFonts w:cs="Calibri"/>
                <w:b/>
                <w:bCs/>
                <w:color w:val="FFFFFF"/>
              </w:rPr>
              <w:t>Patient Summary Documents</w:t>
            </w:r>
          </w:p>
        </w:tc>
        <w:tc>
          <w:tcPr>
            <w:tcW w:w="3605" w:type="dxa"/>
            <w:shd w:val="clear" w:color="auto" w:fill="4F81BD"/>
            <w:vAlign w:val="bottom"/>
          </w:tcPr>
          <w:p w:rsidRPr="00D14360" w:rsidR="00A10C4D" w:rsidP="009C4D9F" w:rsidRDefault="00A10C4D" w14:paraId="4511F49F" w14:textId="77777777">
            <w:pPr>
              <w:rPr>
                <w:rFonts w:cs="Calibri"/>
                <w:b/>
                <w:bCs/>
                <w:color w:val="FFFFFF"/>
              </w:rPr>
            </w:pPr>
            <w:r w:rsidRPr="00D14360">
              <w:rPr>
                <w:rFonts w:cs="Calibri"/>
                <w:b/>
                <w:bCs/>
                <w:color w:val="FFFFFF"/>
              </w:rPr>
              <w:t xml:space="preserve">Other </w:t>
            </w:r>
            <w:r w:rsidRPr="00D14360" w:rsidR="009E4DE7">
              <w:rPr>
                <w:rFonts w:cs="Calibri"/>
                <w:b/>
                <w:bCs/>
                <w:color w:val="FFFFFF"/>
              </w:rPr>
              <w:t>Categories</w:t>
            </w:r>
            <w:r w:rsidRPr="00D14360">
              <w:rPr>
                <w:rFonts w:cs="Calibri"/>
                <w:b/>
                <w:bCs/>
                <w:color w:val="FFFFFF"/>
              </w:rPr>
              <w:t xml:space="preserve"> of Clinical and Patient</w:t>
            </w:r>
            <w:r w:rsidRPr="00D14360" w:rsidR="009E4DE7">
              <w:rPr>
                <w:rFonts w:cs="Calibri"/>
                <w:b/>
                <w:bCs/>
                <w:color w:val="FFFFFF"/>
              </w:rPr>
              <w:t>-</w:t>
            </w:r>
            <w:r w:rsidRPr="00D14360">
              <w:rPr>
                <w:rFonts w:cs="Calibri"/>
                <w:b/>
                <w:bCs/>
                <w:color w:val="FFFFFF"/>
              </w:rPr>
              <w:t>Generated Documents</w:t>
            </w:r>
          </w:p>
        </w:tc>
      </w:tr>
      <w:tr w:rsidRPr="00C64922" w:rsidR="00FC6DD5" w:rsidTr="00254B4A" w14:paraId="0174F11E" w14:textId="77777777">
        <w:tc>
          <w:tcPr>
            <w:tcW w:w="2425" w:type="dxa"/>
            <w:tcBorders>
              <w:top w:val="single" w:color="4F81BD" w:sz="4" w:space="0"/>
              <w:bottom w:val="single" w:color="4F81BD" w:sz="4" w:space="0"/>
              <w:right w:val="nil"/>
            </w:tcBorders>
            <w:shd w:val="clear" w:color="auto" w:fill="FFFFFF"/>
          </w:tcPr>
          <w:p w:rsidRPr="009D1583" w:rsidR="00A10C4D" w:rsidP="009C4D9F" w:rsidRDefault="00A10C4D" w14:paraId="7158B301" w14:textId="77777777">
            <w:pPr>
              <w:rPr>
                <w:rFonts w:ascii="Calibri Light" w:hAnsi="Calibri Light" w:cs="Calibri Light"/>
                <w:color w:val="000000"/>
              </w:rPr>
            </w:pPr>
            <w:r w:rsidRPr="003A3D50">
              <w:rPr>
                <w:rFonts w:ascii="Calibri Light" w:hAnsi="Calibri Light" w:cs="Calibri Light"/>
                <w:color w:val="000000"/>
              </w:rPr>
              <w:t>Consultation Note</w:t>
            </w:r>
          </w:p>
          <w:p w:rsidRPr="009D1583" w:rsidR="00A10C4D" w:rsidP="009C4D9F" w:rsidRDefault="00A10C4D" w14:paraId="72D8131D" w14:textId="77777777">
            <w:pPr>
              <w:rPr>
                <w:rFonts w:ascii="Calibri Light" w:hAnsi="Calibri Light" w:cs="Calibri Light"/>
                <w:color w:val="000000"/>
              </w:rPr>
            </w:pPr>
            <w:r w:rsidRPr="003A3D50">
              <w:rPr>
                <w:rFonts w:ascii="Calibri Light" w:hAnsi="Calibri Light" w:cs="Calibri Light"/>
                <w:color w:val="000000"/>
              </w:rPr>
              <w:t>Discharge Summary</w:t>
            </w:r>
          </w:p>
          <w:p w:rsidRPr="009D1583" w:rsidR="00A10C4D" w:rsidP="009C4D9F" w:rsidRDefault="00A10C4D" w14:paraId="66623326" w14:textId="77777777">
            <w:pPr>
              <w:rPr>
                <w:rFonts w:ascii="Calibri Light" w:hAnsi="Calibri Light" w:cs="Calibri Light"/>
                <w:color w:val="000000"/>
              </w:rPr>
            </w:pPr>
            <w:r w:rsidRPr="003A3D50">
              <w:rPr>
                <w:rFonts w:ascii="Calibri Light" w:hAnsi="Calibri Light" w:cs="Calibri Light"/>
                <w:color w:val="000000"/>
              </w:rPr>
              <w:t>History and Physical</w:t>
            </w:r>
            <w:r w:rsidRPr="003A3D50" w:rsidR="009E4DE7">
              <w:rPr>
                <w:rFonts w:ascii="Calibri Light" w:hAnsi="Calibri Light" w:cs="Calibri Light"/>
                <w:color w:val="000000"/>
              </w:rPr>
              <w:t xml:space="preserve"> Note</w:t>
            </w:r>
          </w:p>
          <w:p w:rsidRPr="00AE350D" w:rsidR="00A10C4D" w:rsidP="009C4D9F" w:rsidRDefault="00A10C4D" w14:paraId="60511D22" w14:textId="77777777">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color="4F81BD" w:sz="4" w:space="0"/>
              <w:bottom w:val="single" w:color="4F81BD" w:sz="4" w:space="0"/>
            </w:tcBorders>
            <w:shd w:val="clear" w:color="auto" w:fill="auto"/>
          </w:tcPr>
          <w:p w:rsidRPr="00AE350D" w:rsidR="00A10C4D" w:rsidP="009C4D9F" w:rsidRDefault="00A10C4D" w14:paraId="22D78382" w14:textId="77777777">
            <w:pPr>
              <w:rPr>
                <w:rFonts w:ascii="Calibri Light" w:hAnsi="Calibri Light" w:cs="Calibri Light"/>
                <w:color w:val="000000"/>
              </w:rPr>
            </w:pPr>
            <w:r w:rsidRPr="00AE350D">
              <w:rPr>
                <w:rFonts w:ascii="Calibri Light" w:hAnsi="Calibri Light" w:cs="Calibri Light"/>
                <w:color w:val="000000"/>
              </w:rPr>
              <w:t>Continuity of Care Document (CCD)</w:t>
            </w:r>
          </w:p>
          <w:p w:rsidRPr="00AE350D" w:rsidR="00A10C4D" w:rsidP="009C4D9F" w:rsidRDefault="00A10C4D" w14:paraId="40DCEA1E" w14:textId="77777777">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color="4F81BD" w:sz="4" w:space="0"/>
              <w:bottom w:val="single" w:color="4F81BD" w:sz="4" w:space="0"/>
            </w:tcBorders>
            <w:shd w:val="clear" w:color="auto" w:fill="auto"/>
          </w:tcPr>
          <w:p w:rsidRPr="00AE350D" w:rsidR="00CF032F" w:rsidP="00CF032F" w:rsidRDefault="00CF032F" w14:paraId="760E5D35" w14:textId="77777777">
            <w:pPr>
              <w:rPr>
                <w:rFonts w:ascii="Calibri Light" w:hAnsi="Calibri Light" w:cs="Calibri Light"/>
                <w:color w:val="000000"/>
              </w:rPr>
            </w:pPr>
            <w:r w:rsidRPr="00AE350D">
              <w:rPr>
                <w:rFonts w:ascii="Calibri Light" w:hAnsi="Calibri Light" w:cs="Calibri Light"/>
                <w:color w:val="000000"/>
              </w:rPr>
              <w:t>Care Plan</w:t>
            </w:r>
          </w:p>
          <w:p w:rsidRPr="00AE350D" w:rsidR="00A10C4D" w:rsidP="009C4D9F" w:rsidRDefault="00A10C4D" w14:paraId="201AB211" w14:textId="77777777">
            <w:pPr>
              <w:rPr>
                <w:rFonts w:ascii="Calibri Light" w:hAnsi="Calibri Light" w:cs="Calibri Light"/>
                <w:color w:val="000000"/>
              </w:rPr>
            </w:pPr>
            <w:r w:rsidRPr="00AE350D">
              <w:rPr>
                <w:rFonts w:ascii="Calibri Light" w:hAnsi="Calibri Light" w:cs="Calibri Light"/>
                <w:color w:val="000000"/>
              </w:rPr>
              <w:t>Diagnostic Imaging Report</w:t>
            </w:r>
          </w:p>
          <w:p w:rsidRPr="00AE350D" w:rsidR="00A10C4D" w:rsidP="00D14360" w:rsidRDefault="00A10C4D" w14:paraId="3B2DFABC" w14:textId="77777777">
            <w:pPr>
              <w:keepNext/>
              <w:rPr>
                <w:rFonts w:ascii="Calibri Light" w:hAnsi="Calibri Light" w:cs="Calibri Light"/>
                <w:color w:val="000000"/>
              </w:rPr>
            </w:pPr>
            <w:r w:rsidRPr="00AE350D">
              <w:rPr>
                <w:rFonts w:ascii="Calibri Light" w:hAnsi="Calibri Light" w:cs="Calibri Light"/>
                <w:color w:val="000000"/>
              </w:rPr>
              <w:t>Operative Note</w:t>
            </w:r>
          </w:p>
          <w:p w:rsidRPr="00AE350D" w:rsidR="00A10C4D" w:rsidP="00D14360" w:rsidRDefault="00A10C4D" w14:paraId="6DF8DFDA" w14:textId="77777777">
            <w:pPr>
              <w:keepNext/>
              <w:rPr>
                <w:rFonts w:ascii="Calibri Light" w:hAnsi="Calibri Light" w:cs="Calibri Light"/>
                <w:color w:val="000000"/>
              </w:rPr>
            </w:pPr>
            <w:r w:rsidRPr="00AE350D">
              <w:rPr>
                <w:rFonts w:ascii="Calibri Light" w:hAnsi="Calibri Light" w:cs="Calibri Light"/>
                <w:color w:val="000000"/>
              </w:rPr>
              <w:t>Procedure Note</w:t>
            </w:r>
          </w:p>
          <w:p w:rsidRPr="00AE350D" w:rsidR="00A10C4D" w:rsidP="00D14360" w:rsidRDefault="00A10C4D" w14:paraId="7FB09B10" w14:textId="77777777">
            <w:pPr>
              <w:keepNext/>
              <w:rPr>
                <w:rFonts w:ascii="Calibri Light" w:hAnsi="Calibri Light" w:cs="Calibri Light"/>
                <w:color w:val="000000"/>
              </w:rPr>
            </w:pPr>
            <w:r w:rsidRPr="00AE350D">
              <w:rPr>
                <w:rFonts w:ascii="Calibri Light" w:hAnsi="Calibri Light" w:cs="Calibri Light"/>
                <w:color w:val="000000"/>
              </w:rPr>
              <w:t>Referral Note</w:t>
            </w:r>
          </w:p>
          <w:p w:rsidRPr="00AE350D" w:rsidR="00A10C4D" w:rsidP="00D14360" w:rsidRDefault="00A10C4D" w14:paraId="3539B22B" w14:textId="77777777">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Pr="00C64922" w:rsidR="00FC6DD5" w:rsidTr="00254B4A" w14:paraId="48F766DD" w14:textId="77777777">
        <w:tc>
          <w:tcPr>
            <w:tcW w:w="9360" w:type="dxa"/>
            <w:gridSpan w:val="3"/>
            <w:tcBorders>
              <w:top w:val="single" w:color="4F81BD" w:sz="4" w:space="0"/>
              <w:bottom w:val="single" w:color="4F81BD" w:sz="4" w:space="0"/>
              <w:right w:val="single" w:color="4F81BD" w:sz="4" w:space="0"/>
            </w:tcBorders>
            <w:shd w:val="clear" w:color="auto" w:fill="FFFFFF"/>
          </w:tcPr>
          <w:p w:rsidRPr="0083506C" w:rsidR="00A10C4D" w:rsidP="00D14360" w:rsidRDefault="00B43B35" w14:paraId="7E52C909" w14:textId="77777777">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Pr="003A3D50" w:rsidR="00A10C4D">
              <w:rPr>
                <w:rFonts w:ascii="Calibri Light" w:hAnsi="Calibri Light" w:cs="Calibri Light"/>
                <w:b/>
                <w:bCs/>
                <w:color w:val="000000"/>
                <w:szCs w:val="28"/>
              </w:rPr>
              <w:t xml:space="preserve">Unstructured Documents are classified based upon the document type associated with the LOINC code in the ClinicalDocument/code </w:t>
            </w:r>
            <w:r w:rsidRPr="003A3D50" w:rsidR="009E4DE7">
              <w:rPr>
                <w:rFonts w:ascii="Calibri Light" w:hAnsi="Calibri Light" w:cs="Calibri Light"/>
                <w:b/>
                <w:bCs/>
                <w:color w:val="000000"/>
                <w:szCs w:val="28"/>
              </w:rPr>
              <w:t>element</w:t>
            </w:r>
            <w:r w:rsidRPr="003A3D50" w:rsidR="00A10C4D">
              <w:rPr>
                <w:rFonts w:ascii="Calibri Light" w:hAnsi="Calibri Light" w:cs="Calibri Light"/>
                <w:b/>
                <w:bCs/>
                <w:color w:val="000000"/>
                <w:szCs w:val="28"/>
              </w:rPr>
              <w:t xml:space="preserve"> in the header of the document.</w:t>
            </w:r>
          </w:p>
        </w:tc>
      </w:tr>
    </w:tbl>
    <w:p w:rsidRPr="00C64922" w:rsidR="00065A49" w:rsidRDefault="005C79A1" w14:paraId="563216C2" w14:textId="4221A115">
      <w:pPr>
        <w:pStyle w:val="Caption"/>
      </w:pPr>
      <w:bookmarkStart w:name="_Toc10602113" w:id="315"/>
      <w:r>
        <w:t xml:space="preserve"> </w:t>
      </w:r>
      <w:bookmarkStart w:name="_Toc118898792" w:id="316"/>
      <w:bookmarkStart w:name="_Toc119939995" w:id="317"/>
      <w:bookmarkStart w:name="_Toc135313027" w:id="318"/>
      <w:r w:rsidRPr="00C64922" w:rsidR="00065A49">
        <w:t xml:space="preserve">Table </w:t>
      </w:r>
      <w:r>
        <w:fldChar w:fldCharType="begin"/>
      </w:r>
      <w:r>
        <w:instrText>SEQ Table \* ARABIC</w:instrText>
      </w:r>
      <w:r>
        <w:fldChar w:fldCharType="separate"/>
      </w:r>
      <w:r w:rsidR="00DC1072">
        <w:rPr>
          <w:noProof/>
        </w:rPr>
        <w:t>6</w:t>
      </w:r>
      <w:r>
        <w:fldChar w:fldCharType="end"/>
      </w:r>
      <w:r w:rsidRPr="00C64922" w:rsidR="00065A49">
        <w:t>: Document templates defined in C-CDA R</w:t>
      </w:r>
      <w:r w:rsidR="009E4DE7">
        <w:t>2.1, sorted by category.</w:t>
      </w:r>
      <w:bookmarkEnd w:id="316"/>
      <w:bookmarkEnd w:id="317"/>
      <w:bookmarkEnd w:id="318"/>
    </w:p>
    <w:bookmarkEnd w:id="315"/>
    <w:p w:rsidRPr="00D14360" w:rsidR="00A10C4D" w:rsidP="00B505D2" w:rsidRDefault="00A10C4D" w14:paraId="5A9FEE96" w14:textId="77777777">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Pr="00D14360" w:rsidR="00614C1D">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rsidRPr="00D14360" w:rsidR="00A10C4D" w:rsidP="00B505D2" w:rsidRDefault="00A10C4D" w14:paraId="4490CFBA" w14:textId="77777777">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Pr="00D14360" w:rsidR="00054263">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Pr="00D14360" w:rsidR="00405EC4">
        <w:rPr>
          <w:rFonts w:cs="Calibri"/>
          <w:color w:val="000000"/>
        </w:rPr>
        <w:t xml:space="preserve"> </w:t>
      </w:r>
      <w:r w:rsidRPr="00D14360" w:rsidR="00086EAB">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rsidRPr="00AD08FB" w:rsidR="00086EAB" w:rsidP="00B505D2" w:rsidRDefault="00086EAB" w14:paraId="027DE73E" w14:textId="441FFE81">
      <w:pPr>
        <w:spacing w:after="120"/>
        <w:rPr>
          <w:rFonts w:cs="Calibri"/>
          <w:color w:val="000000"/>
        </w:rPr>
      </w:pPr>
      <w:r w:rsidRPr="003A3D50">
        <w:rPr>
          <w:rFonts w:cs="Calibri"/>
          <w:b/>
          <w:bCs/>
          <w:color w:val="000000"/>
        </w:rPr>
        <w:t>Reference:</w:t>
      </w:r>
      <w:r w:rsidR="00280E1E">
        <w:rPr>
          <w:rFonts w:cs="Calibri"/>
          <w:color w:val="000000"/>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p>
    <w:p w:rsidRPr="00C64922" w:rsidR="00A10C4D" w:rsidP="003E2C96" w:rsidRDefault="00A10C4D" w14:paraId="331CF2BE" w14:textId="77777777">
      <w:pPr>
        <w:pStyle w:val="Heading2"/>
      </w:pPr>
      <w:bookmarkStart w:name="_t2ipolby67gc" w:colFirst="0" w:colLast="0" w:id="319"/>
      <w:bookmarkStart w:name="_g7jjit8iuxzm" w:colFirst="0" w:colLast="0" w:id="320"/>
      <w:bookmarkStart w:name="_z337ya" w:colFirst="0" w:colLast="0" w:id="321"/>
      <w:bookmarkStart w:name="_1y810tw" w:colFirst="0" w:colLast="0" w:id="322"/>
      <w:bookmarkStart w:name="_Toc10695564" w:id="323"/>
      <w:bookmarkStart w:name="_Toc11043560" w:id="324"/>
      <w:bookmarkStart w:name="_Toc11045558" w:id="325"/>
      <w:bookmarkStart w:name="_Toc11391228" w:id="326"/>
      <w:bookmarkStart w:name="_Toc119939791" w:id="327"/>
      <w:bookmarkStart w:name="_Toc135312822" w:id="328"/>
      <w:bookmarkEnd w:id="319"/>
      <w:bookmarkEnd w:id="320"/>
      <w:bookmarkEnd w:id="321"/>
      <w:bookmarkEnd w:id="322"/>
      <w:r w:rsidRPr="00C64922">
        <w:t>General Guidance on Document-</w:t>
      </w:r>
      <w:r w:rsidR="003F702A">
        <w:t>B</w:t>
      </w:r>
      <w:r w:rsidRPr="00C64922">
        <w:t>ased Exchange</w:t>
      </w:r>
      <w:bookmarkEnd w:id="323"/>
      <w:bookmarkEnd w:id="324"/>
      <w:bookmarkEnd w:id="325"/>
      <w:bookmarkEnd w:id="326"/>
      <w:bookmarkEnd w:id="327"/>
      <w:bookmarkEnd w:id="328"/>
    </w:p>
    <w:p w:rsidRPr="00D14360" w:rsidR="00A10C4D" w:rsidP="00B505D2" w:rsidRDefault="00A10C4D" w14:paraId="789925DC" w14:textId="77777777">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rsidRPr="00D14360" w:rsidR="00A10C4D" w:rsidP="00B505D2" w:rsidRDefault="00A10C4D" w14:paraId="264E5AAA" w14:textId="77777777">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rsidRPr="00D14360" w:rsidR="00054263" w:rsidP="00B505D2" w:rsidRDefault="00A10C4D" w14:paraId="26F8FB69" w14:textId="77777777">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Pr="00D14360" w:rsidR="00054263">
        <w:rPr>
          <w:rFonts w:eastAsia="Calibri" w:cs="Calibri"/>
          <w:color w:val="000000"/>
        </w:rPr>
        <w:t>:</w:t>
      </w:r>
    </w:p>
    <w:p w:rsidRPr="00D14360" w:rsidR="00054263" w:rsidRDefault="00D64C1D" w14:paraId="38D1A1D8" w14:textId="47455647">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rsidRPr="00D14360" w:rsidR="00A10C4D" w:rsidP="00054263" w:rsidRDefault="00A10C4D" w14:paraId="5D3AA5DF" w14:textId="77777777">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rsidR="00CE769F" w:rsidP="00B505D2" w:rsidRDefault="00CE769F" w14:paraId="2DFA4403" w14:textId="3ECBD42A">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Pr="007770C6" w:rsidR="0009537F">
        <w:rPr>
          <w:rStyle w:val="Hyperlink"/>
          <w:rFonts w:eastAsia="Calibri" w:cs="Calibri"/>
          <w:u w:val="none"/>
        </w:rPr>
        <w:fldChar w:fldCharType="begin"/>
      </w:r>
      <w:r w:rsidRPr="007770C6" w:rsidR="0009537F">
        <w:rPr>
          <w:rStyle w:val="Hyperlink"/>
          <w:rFonts w:eastAsia="Calibri" w:cs="Calibri"/>
          <w:u w:val="none"/>
        </w:rPr>
        <w:instrText xml:space="preserve"> REF _Ref21850203 \r \h  \* MERGEFORMAT </w:instrText>
      </w:r>
      <w:r w:rsidRPr="007770C6" w:rsidR="0009537F">
        <w:rPr>
          <w:rStyle w:val="Hyperlink"/>
          <w:rFonts w:eastAsia="Calibri" w:cs="Calibri"/>
          <w:u w:val="none"/>
        </w:rPr>
      </w:r>
      <w:r w:rsidRPr="007770C6" w:rsidR="0009537F">
        <w:rPr>
          <w:rStyle w:val="Hyperlink"/>
          <w:rFonts w:eastAsia="Calibri" w:cs="Calibri"/>
          <w:u w:val="none"/>
        </w:rPr>
        <w:fldChar w:fldCharType="separate"/>
      </w:r>
      <w:r w:rsidR="00DC1072">
        <w:rPr>
          <w:rStyle w:val="Hyperlink"/>
          <w:rFonts w:eastAsia="Calibri" w:cs="Calibri"/>
          <w:u w:val="none"/>
        </w:rPr>
        <w:t>2.7.1</w:t>
      </w:r>
      <w:r w:rsidRPr="007770C6" w:rsidR="0009537F">
        <w:rPr>
          <w:rStyle w:val="Hyperlink"/>
          <w:rFonts w:eastAsia="Calibri" w:cs="Calibri"/>
          <w:u w:val="none"/>
        </w:rPr>
        <w:fldChar w:fldCharType="end"/>
      </w:r>
      <w:r w:rsidRPr="007770C6" w:rsidR="009D1583">
        <w:rPr>
          <w:rStyle w:val="Hyperlink"/>
          <w:rFonts w:eastAsia="Calibri" w:cs="Calibri"/>
        </w:rPr>
        <w:t xml:space="preserve"> </w:t>
      </w:r>
      <w:r w:rsidRPr="00CC7455" w:rsidR="0009537F">
        <w:rPr>
          <w:rStyle w:val="Hyperlink"/>
          <w:rFonts w:eastAsia="Calibri" w:cs="Calibri"/>
        </w:rPr>
        <w:fldChar w:fldCharType="begin"/>
      </w:r>
      <w:r w:rsidRPr="005632F7" w:rsidR="0009537F">
        <w:rPr>
          <w:rStyle w:val="Hyperlink"/>
          <w:rFonts w:eastAsia="Calibri" w:cs="Calibri"/>
        </w:rPr>
        <w:instrText xml:space="preserve"> REF _Ref21850211 \h  \* MERGEFORMAT </w:instrText>
      </w:r>
      <w:r w:rsidRPr="00CC7455" w:rsidR="0009537F">
        <w:rPr>
          <w:rStyle w:val="Hyperlink"/>
          <w:rFonts w:eastAsia="Calibri" w:cs="Calibri"/>
        </w:rPr>
      </w:r>
      <w:r w:rsidRPr="00CC7455" w:rsidR="0009537F">
        <w:rPr>
          <w:rStyle w:val="Hyperlink"/>
          <w:rFonts w:eastAsia="Calibri" w:cs="Calibri"/>
        </w:rPr>
        <w:fldChar w:fldCharType="separate"/>
      </w:r>
      <w:r w:rsidRPr="00254B4A" w:rsidR="00DC1072">
        <w:rPr>
          <w:rFonts w:cs="Calibri"/>
          <w:color w:val="0000FF"/>
          <w:u w:val="single"/>
        </w:rPr>
        <w:t>LOINC Coding for Clinical Notes</w:t>
      </w:r>
      <w:r w:rsidRPr="00CC7455" w:rsidR="0009537F">
        <w:rPr>
          <w:rStyle w:val="Hyperlink"/>
          <w:rFonts w:eastAsia="Calibri" w:cs="Calibri"/>
        </w:rPr>
        <w:fldChar w:fldCharType="end"/>
      </w:r>
    </w:p>
    <w:p w:rsidRPr="00D14360" w:rsidR="005E14ED" w:rsidP="00B505D2" w:rsidRDefault="005E14ED" w14:paraId="7798E4EE" w14:textId="77777777">
      <w:pPr>
        <w:spacing w:after="120"/>
        <w:rPr>
          <w:rFonts w:eastAsia="Calibri" w:cs="Calibri"/>
          <w:color w:val="000000"/>
        </w:rPr>
      </w:pPr>
    </w:p>
    <w:p w:rsidRPr="00C64922" w:rsidR="00A10C4D" w:rsidP="00FD31AC" w:rsidRDefault="00A10C4D" w14:paraId="7510056C" w14:textId="77777777">
      <w:pPr>
        <w:pStyle w:val="Heading3"/>
      </w:pPr>
      <w:bookmarkStart w:name="_l5siid3lguhu" w:colFirst="0" w:colLast="0" w:id="329"/>
      <w:bookmarkStart w:name="_Content_Creator_Responsibilities" w:id="330"/>
      <w:bookmarkStart w:name="_Toc10695565" w:id="331"/>
      <w:bookmarkStart w:name="_Toc11043561" w:id="332"/>
      <w:bookmarkStart w:name="_Toc11045559" w:id="333"/>
      <w:bookmarkStart w:name="_Toc11391229" w:id="334"/>
      <w:bookmarkStart w:name="_Ref21897506" w:id="335"/>
      <w:bookmarkStart w:name="_Ref21897512" w:id="336"/>
      <w:bookmarkStart w:name="_Toc119939792" w:id="337"/>
      <w:bookmarkStart w:name="_Toc135312823" w:id="338"/>
      <w:bookmarkEnd w:id="329"/>
      <w:bookmarkEnd w:id="330"/>
      <w:r w:rsidRPr="00C64922">
        <w:t>Content Creator Responsibilities</w:t>
      </w:r>
      <w:bookmarkEnd w:id="331"/>
      <w:bookmarkEnd w:id="332"/>
      <w:bookmarkEnd w:id="333"/>
      <w:bookmarkEnd w:id="334"/>
      <w:bookmarkEnd w:id="335"/>
      <w:bookmarkEnd w:id="336"/>
      <w:bookmarkEnd w:id="337"/>
      <w:bookmarkEnd w:id="338"/>
    </w:p>
    <w:p w:rsidR="005E14ED" w:rsidP="005E14ED" w:rsidRDefault="005E14ED" w14:paraId="240D0BC8" w14:textId="77777777">
      <w:pPr>
        <w:rPr>
          <w:rFonts w:eastAsia="Calibri" w:cs="Calibri"/>
          <w:color w:val="000000"/>
        </w:rPr>
      </w:pPr>
    </w:p>
    <w:p w:rsidR="00054263" w:rsidP="003B0179" w:rsidRDefault="00A10C4D" w14:paraId="71C437ED" w14:textId="0161E7FA">
      <w:pPr>
        <w:rPr>
          <w:rFonts w:eastAsia="Calibri" w:cs="Calibri"/>
          <w:color w:val="000000"/>
        </w:rPr>
      </w:pPr>
      <w:r w:rsidRPr="00D14360">
        <w:rPr>
          <w:rFonts w:eastAsia="Calibri" w:cs="Calibri"/>
          <w:color w:val="000000"/>
        </w:rPr>
        <w:t>Volume 1 of C-CDA R2.1 includes an explicit requirement to support narrative text linking</w:t>
      </w:r>
      <w:r w:rsidRPr="00D14360" w:rsidR="00054263">
        <w:rPr>
          <w:rFonts w:eastAsia="Calibri" w:cs="Calibri"/>
          <w:color w:val="000000"/>
        </w:rPr>
        <w:t xml:space="preserve">, which </w:t>
      </w:r>
      <w:r w:rsidRPr="00D14360">
        <w:rPr>
          <w:rFonts w:eastAsia="Calibri" w:cs="Calibri"/>
          <w:color w:val="000000"/>
        </w:rPr>
        <w:t>states</w:t>
      </w:r>
      <w:r w:rsidRPr="00D14360" w:rsidR="00054263">
        <w:rPr>
          <w:rFonts w:eastAsia="Calibri" w:cs="Calibri"/>
          <w:color w:val="000000"/>
        </w:rPr>
        <w:t>:</w:t>
      </w:r>
    </w:p>
    <w:p w:rsidR="00145000" w:rsidP="003B0179" w:rsidRDefault="00145000" w14:paraId="14CDB8ED" w14:textId="6FF7E278">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rsidRPr="00D14360" w:rsidR="00D12EEA" w:rsidP="003B0179" w:rsidRDefault="00D12EEA" w14:paraId="2AC617A0" w14:textId="77777777">
      <w:pPr>
        <w:ind w:left="720"/>
        <w:rPr>
          <w:rFonts w:eastAsia="Calibri" w:cs="Calibri"/>
          <w:color w:val="000000"/>
        </w:rPr>
      </w:pPr>
    </w:p>
    <w:tbl>
      <w:tblPr>
        <w:tblpPr w:leftFromText="187" w:rightFromText="187" w:vertAnchor="text" w:horzAnchor="margin" w:tblpY="14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34"/>
      </w:tblGrid>
      <w:tr w:rsidRPr="00C64922" w:rsidR="00254B4A" w:rsidTr="00D12EEA" w14:paraId="7CD71F09" w14:textId="77777777">
        <w:trPr>
          <w:cantSplit/>
        </w:trPr>
        <w:tc>
          <w:tcPr>
            <w:tcW w:w="708" w:type="dxa"/>
            <w:tcBorders>
              <w:right w:val="nil"/>
            </w:tcBorders>
            <w:shd w:val="clear" w:color="auto" w:fill="C6D9F1"/>
          </w:tcPr>
          <w:p w:rsidRPr="00C64922" w:rsidR="00145000" w:rsidP="005E14ED" w:rsidRDefault="00145000" w14:paraId="4108A747" w14:textId="1C43D858">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rsidR="00145000" w:rsidP="005E14ED" w:rsidRDefault="00145000" w14:paraId="13BA78D1" w14:textId="6B0A395B">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rsidRPr="00334725" w:rsidR="00145000" w:rsidP="005E14ED" w:rsidRDefault="00145000" w14:paraId="77EB73D1" w14:textId="77777777">
            <w:pPr>
              <w:ind w:left="720"/>
              <w:rPr>
                <w:rFonts w:eastAsia="Calibri" w:cs="Calibri"/>
                <w:color w:val="000000"/>
              </w:rPr>
            </w:pPr>
            <w:r w:rsidRPr="00334725">
              <w:rPr>
                <w:rFonts w:eastAsia="Calibri" w:cs="Calibri"/>
                <w:color w:val="000000"/>
              </w:rPr>
              <w:t>SHOULD contain zero or one [0..1] text (CONF:XXXX).</w:t>
            </w:r>
          </w:p>
          <w:p w:rsidRPr="00334725" w:rsidR="00145000" w:rsidP="005E14ED" w:rsidRDefault="00145000" w14:paraId="1EC70221" w14:textId="77777777">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rsidRPr="00334725" w:rsidR="00145000" w:rsidP="005E14ED" w:rsidRDefault="00145000" w14:paraId="53A9605D" w14:textId="77777777">
            <w:pPr>
              <w:ind w:left="720" w:firstLine="720"/>
              <w:rPr>
                <w:rFonts w:eastAsia="Calibri" w:cs="Calibri"/>
                <w:color w:val="000000"/>
              </w:rPr>
            </w:pPr>
            <w:r w:rsidRPr="00334725">
              <w:rPr>
                <w:rFonts w:eastAsia="Calibri" w:cs="Calibri"/>
                <w:color w:val="000000"/>
              </w:rPr>
              <w:t>i. This reference/@value SHALL begin with a '#' and SHALL point to its</w:t>
            </w:r>
          </w:p>
          <w:p w:rsidRPr="00334725" w:rsidR="00145000" w:rsidP="005E14ED" w:rsidRDefault="00145000" w14:paraId="23E2A85A" w14:textId="77777777">
            <w:pPr>
              <w:ind w:left="1440"/>
              <w:rPr>
                <w:rFonts w:eastAsia="Calibri" w:cs="Calibri"/>
                <w:color w:val="000000"/>
              </w:rPr>
            </w:pPr>
            <w:r w:rsidRPr="00334725">
              <w:rPr>
                <w:rFonts w:eastAsia="Calibri" w:cs="Calibri"/>
                <w:color w:val="000000"/>
              </w:rPr>
              <w:t>corresponding narrative (using the approach defined in CDA R2.0,</w:t>
            </w:r>
          </w:p>
          <w:p w:rsidRPr="00334725" w:rsidR="00145000" w:rsidP="005E14ED" w:rsidRDefault="00145000" w14:paraId="496152FF" w14:textId="77777777">
            <w:pPr>
              <w:ind w:left="1440"/>
              <w:rPr>
                <w:rFonts w:eastAsia="Calibri" w:cs="Calibri"/>
                <w:color w:val="000000"/>
              </w:rPr>
            </w:pPr>
            <w:r w:rsidRPr="00334725">
              <w:rPr>
                <w:rFonts w:eastAsia="Calibri" w:cs="Calibri"/>
                <w:color w:val="000000"/>
              </w:rPr>
              <w:t>section 4.3.5.1) (CONF: XXXX).</w:t>
            </w:r>
          </w:p>
          <w:p w:rsidRPr="00334725" w:rsidR="00145000" w:rsidP="005E14ED" w:rsidRDefault="00145000" w14:paraId="35B9D35C" w14:textId="77777777">
            <w:pPr>
              <w:ind w:left="720"/>
              <w:rPr>
                <w:rFonts w:eastAsia="Calibri" w:cs="Calibri"/>
                <w:color w:val="000000"/>
              </w:rPr>
            </w:pPr>
            <w:r w:rsidRPr="00334725">
              <w:rPr>
                <w:rFonts w:eastAsia="Calibri" w:cs="Calibri"/>
                <w:color w:val="000000"/>
              </w:rPr>
              <w:t>MAY contain zero or one [0..1] originalText (CONF:XXXX).</w:t>
            </w:r>
          </w:p>
          <w:p w:rsidRPr="00334725" w:rsidR="00145000" w:rsidP="005E14ED" w:rsidRDefault="00145000" w14:paraId="34EE3847" w14:textId="77777777">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rsidRPr="00334725" w:rsidR="00145000" w:rsidP="005E14ED" w:rsidRDefault="00145000" w14:paraId="31F1DD0D" w14:textId="77777777">
            <w:pPr>
              <w:ind w:left="1530" w:hanging="90"/>
              <w:rPr>
                <w:rFonts w:eastAsia="Calibri" w:cs="Calibri"/>
                <w:color w:val="000000"/>
              </w:rPr>
            </w:pPr>
            <w:r w:rsidRPr="00334725">
              <w:rPr>
                <w:rFonts w:eastAsia="Calibri" w:cs="Calibri"/>
                <w:color w:val="000000"/>
              </w:rPr>
              <w:t>i. This reference/@value SHALL begin with a '#' and SHALL point to its</w:t>
            </w:r>
          </w:p>
          <w:p w:rsidRPr="00334725" w:rsidR="00145000" w:rsidP="005E14ED" w:rsidRDefault="00145000" w14:paraId="26BA0CB9" w14:textId="77777777">
            <w:pPr>
              <w:ind w:left="720"/>
              <w:rPr>
                <w:rFonts w:eastAsia="Calibri" w:cs="Calibri"/>
                <w:color w:val="000000"/>
              </w:rPr>
            </w:pPr>
            <w:r w:rsidRPr="00334725">
              <w:rPr>
                <w:rFonts w:eastAsia="Calibri" w:cs="Calibri"/>
                <w:color w:val="000000"/>
              </w:rPr>
              <w:t>corresponding narrative (using the approach defined in CDA R2.0,</w:t>
            </w:r>
          </w:p>
          <w:p w:rsidRPr="00D14360" w:rsidR="00145000" w:rsidP="005E14ED" w:rsidRDefault="00145000" w14:paraId="4A86D63F" w14:textId="24F2B738">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rsidRPr="00C64922" w:rsidR="00145000" w:rsidP="005E14ED" w:rsidRDefault="00145000" w14:paraId="040632CA" w14:textId="39466E5C">
            <w:pPr>
              <w:pStyle w:val="BodyText"/>
            </w:pPr>
          </w:p>
        </w:tc>
      </w:tr>
    </w:tbl>
    <w:p w:rsidRPr="00D14360" w:rsidR="00A10C4D" w:rsidP="003B0179" w:rsidRDefault="00A10C4D" w14:paraId="0FA2606F" w14:textId="398DA9D3">
      <w:pPr>
        <w:ind w:left="720"/>
        <w:rPr>
          <w:rFonts w:eastAsia="Calibri" w:cs="Calibri"/>
          <w:color w:val="000000"/>
        </w:rPr>
      </w:pPr>
    </w:p>
    <w:p w:rsidRPr="00D14360" w:rsidR="00A10C4D" w:rsidP="00B505D2" w:rsidRDefault="00A10C4D" w14:paraId="635A3400"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Pr="00D14360" w:rsidR="00AB59EC">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rsidRPr="00D14360" w:rsidR="00A10C4D" w:rsidP="00B505D2" w:rsidRDefault="00A10C4D" w14:paraId="1689CE40" w14:textId="77777777">
      <w:pPr>
        <w:spacing w:after="120"/>
        <w:rPr>
          <w:rFonts w:eastAsia="Calibri" w:cs="Calibri"/>
          <w:color w:val="000000"/>
        </w:rPr>
      </w:pPr>
      <w:r w:rsidRPr="00D14360">
        <w:rPr>
          <w:rFonts w:eastAsia="Calibri" w:cs="Calibri"/>
          <w:color w:val="000000"/>
        </w:rPr>
        <w:t xml:space="preserve">Resources for more information: </w:t>
      </w:r>
    </w:p>
    <w:p w:rsidRPr="00D14360" w:rsidR="00A10C4D" w:rsidP="0054522C" w:rsidRDefault="00000000" w14:paraId="3FBA3675" w14:textId="5584448D">
      <w:pPr>
        <w:pStyle w:val="ListParagraph"/>
        <w:numPr>
          <w:ilvl w:val="0"/>
          <w:numId w:val="21"/>
        </w:numPr>
        <w:rPr>
          <w:rFonts w:eastAsia="Calibri" w:cs="Calibri"/>
          <w:color w:val="000000"/>
          <w:szCs w:val="22"/>
        </w:rPr>
      </w:pPr>
      <w:hyperlink w:history="1" r:id="rId27">
        <w:r w:rsidRPr="00D14360" w:rsidR="00A10C4D">
          <w:rPr>
            <w:rStyle w:val="Hyperlink"/>
            <w:rFonts w:eastAsia="Calibri" w:cs="Calibri"/>
            <w:szCs w:val="22"/>
          </w:rPr>
          <w:t>How to create narrative text linking in sections that contain machine-processable entries</w:t>
        </w:r>
        <w:r w:rsidRPr="00D14360" w:rsidR="005E7793">
          <w:rPr>
            <w:rStyle w:val="Hyperlink"/>
            <w:rFonts w:eastAsia="Calibri" w:cs="Calibri"/>
            <w:szCs w:val="22"/>
          </w:rPr>
          <w:t>.</w:t>
        </w:r>
      </w:hyperlink>
      <w:r w:rsidRPr="00D14360" w:rsidR="004134E2">
        <w:rPr>
          <w:rStyle w:val="FootnoteReference"/>
          <w:rFonts w:eastAsia="Calibri" w:cs="Calibri"/>
          <w:color w:val="000000"/>
          <w:szCs w:val="22"/>
        </w:rPr>
        <w:footnoteReference w:id="31"/>
      </w:r>
      <w:r w:rsidRPr="00D14360" w:rsidR="00A10C4D">
        <w:rPr>
          <w:rFonts w:eastAsia="Calibri" w:cs="Calibri"/>
          <w:color w:val="000000"/>
          <w:szCs w:val="22"/>
        </w:rPr>
        <w:t xml:space="preserve"> </w:t>
      </w:r>
    </w:p>
    <w:p w:rsidRPr="00D14360" w:rsidR="00A10C4D" w:rsidP="0054522C" w:rsidRDefault="00A10C4D" w14:paraId="65C7EBBC" w14:textId="77777777">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Pr="00D14360" w:rsidR="005E7793">
        <w:rPr>
          <w:rFonts w:eastAsia="Calibri" w:cs="Calibri"/>
          <w:color w:val="000000"/>
          <w:szCs w:val="22"/>
        </w:rPr>
        <w:t>.</w:t>
      </w:r>
      <w:r w:rsidRPr="00D14360" w:rsidR="004134E2">
        <w:rPr>
          <w:rStyle w:val="FootnoteReference"/>
          <w:rFonts w:eastAsia="Calibri" w:cs="Calibri"/>
          <w:color w:val="000000"/>
          <w:szCs w:val="22"/>
        </w:rPr>
        <w:footnoteReference w:id="32"/>
      </w:r>
    </w:p>
    <w:p w:rsidR="00E35258" w:rsidP="0054522C" w:rsidRDefault="00E35258" w14:paraId="41AB8535" w14:textId="176E2D57">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rsidRPr="00D14360" w:rsidR="00D12EEA" w:rsidP="00D12EEA" w:rsidRDefault="00D12EEA" w14:paraId="78CE22E4" w14:textId="77777777">
      <w:pPr>
        <w:pStyle w:val="ListParagraph"/>
        <w:spacing w:after="120"/>
        <w:ind w:left="1080"/>
        <w:rPr>
          <w:rFonts w:eastAsia="Calibri" w:cs="Calibri"/>
          <w:color w:val="000000"/>
          <w:szCs w:val="22"/>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08F8A425" w14:textId="77777777">
        <w:trPr>
          <w:trHeight w:val="576"/>
        </w:trPr>
        <w:tc>
          <w:tcPr>
            <w:tcW w:w="715" w:type="dxa"/>
            <w:tcBorders>
              <w:right w:val="nil"/>
            </w:tcBorders>
            <w:shd w:val="clear" w:color="auto" w:fill="C6D9F1"/>
          </w:tcPr>
          <w:p w:rsidRPr="00C64922" w:rsidR="00C246B7" w:rsidP="00C246B7" w:rsidRDefault="00634398" w14:paraId="6C220A08" w14:textId="7777777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70E7D58E" w14:textId="7777777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Pr="00D14360" w:rsidR="00AA382A">
              <w:rPr>
                <w:b/>
                <w:bCs/>
                <w:color w:val="000000"/>
              </w:rPr>
              <w:t>-</w:t>
            </w:r>
            <w:r w:rsidR="00AA382A">
              <w:rPr>
                <w:b/>
                <w:bCs/>
                <w:color w:val="000000"/>
              </w:rPr>
              <w:t>012</w:t>
            </w:r>
            <w:r w:rsidRPr="00D14360">
              <w:rPr>
                <w:b/>
                <w:bCs/>
                <w:color w:val="000000"/>
              </w:rPr>
              <w:t>]</w:t>
            </w:r>
          </w:p>
        </w:tc>
      </w:tr>
    </w:tbl>
    <w:p w:rsidRPr="00D14360" w:rsidR="00CE769F" w:rsidP="00A75661" w:rsidRDefault="00A10C4D" w14:paraId="45BDE726" w14:textId="77777777">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rsidRPr="00D14360" w:rsidR="00A765D9" w:rsidP="00A75661" w:rsidRDefault="00CE769F" w14:paraId="21597021" w14:textId="2C9723B4">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_Ref21850999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5.1.4</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_Ref21851002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Use of Consistent Identifiers</w:t>
      </w:r>
      <w:r w:rsidRPr="007770C6" w:rsidR="0009537F">
        <w:rPr>
          <w:rFonts w:eastAsia="Calibri" w:cs="Calibri"/>
          <w:color w:val="0000FF"/>
          <w:u w:val="single"/>
        </w:rPr>
        <w:fldChar w:fldCharType="end"/>
      </w:r>
    </w:p>
    <w:p w:rsidRPr="00D14360" w:rsidR="00A10C4D" w:rsidP="00A75661" w:rsidRDefault="00A10C4D" w14:paraId="7F2F54DC" w14:textId="77777777">
      <w:pPr>
        <w:spacing w:before="240"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rsidRPr="00D14360" w:rsidR="00A10C4D" w:rsidP="00A75661" w:rsidRDefault="00A10C4D" w14:paraId="55D788F0" w14:textId="77777777">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Pr="00D14360" w:rsidR="00614C1D">
        <w:rPr>
          <w:rFonts w:eastAsia="Calibri" w:cs="Calibri"/>
          <w:color w:val="000000"/>
        </w:rPr>
        <w:t xml:space="preserve">Document Content </w:t>
      </w:r>
      <w:r w:rsidRPr="00D14360">
        <w:rPr>
          <w:rFonts w:eastAsia="Calibri" w:cs="Calibri"/>
          <w:color w:val="000000"/>
        </w:rPr>
        <w:t>Work Group’s guidance adopts the practice as a strict requirement.</w:t>
      </w:r>
      <w:r w:rsidRPr="00D14360" w:rsidR="00CE769F">
        <w:rPr>
          <w:rStyle w:val="FootnoteReference"/>
          <w:rFonts w:eastAsia="Calibri" w:cs="Calibri"/>
          <w:color w:val="000000"/>
        </w:rPr>
        <w:footnoteReference w:id="34"/>
      </w:r>
      <w:r w:rsidRPr="00D14360" w:rsidR="00A765D9">
        <w:rPr>
          <w:rFonts w:eastAsia="Calibri" w:cs="Calibri"/>
          <w:color w:val="000000"/>
        </w:rPr>
        <w:t xml:space="preserve"> </w:t>
      </w:r>
      <w:r w:rsidRPr="00D14360">
        <w:rPr>
          <w:rFonts w:eastAsia="Calibri" w:cs="Calibri"/>
          <w:color w:val="000000"/>
        </w:rPr>
        <w:t>This Companion Guide recommends that implement</w:t>
      </w:r>
      <w:r w:rsidRPr="00D14360" w:rsidR="00A765D9">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3B420EAE" w14:textId="77777777">
        <w:trPr>
          <w:trHeight w:val="576"/>
        </w:trPr>
        <w:tc>
          <w:tcPr>
            <w:tcW w:w="715" w:type="dxa"/>
            <w:tcBorders>
              <w:right w:val="nil"/>
            </w:tcBorders>
            <w:shd w:val="clear" w:color="auto" w:fill="C6D9F1"/>
          </w:tcPr>
          <w:p w:rsidRPr="00C64922" w:rsidR="00C246B7" w:rsidP="00C246B7" w:rsidRDefault="00634398" w14:paraId="48AD3355" w14:textId="7777777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37971D0B" w14:textId="7777777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rsidRPr="00D14360" w:rsidR="00FF6B69" w:rsidP="00FF6B69" w:rsidRDefault="00A10C4D" w14:paraId="703A0153" w14:textId="2D633178">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5"/>
      </w:r>
      <w:r w:rsidRPr="00D14360" w:rsidR="00FF6B69">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Pr="00D14360" w:rsidR="00FF6B69">
        <w:rPr>
          <w:rStyle w:val="FootnoteReference"/>
          <w:rFonts w:eastAsia="Calibri" w:cs="Calibri"/>
          <w:color w:val="000000"/>
        </w:rPr>
        <w:footnoteReference w:id="36"/>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254B4A" w14:paraId="2D901E23" w14:textId="77777777">
        <w:trPr>
          <w:cantSplit/>
        </w:trPr>
        <w:tc>
          <w:tcPr>
            <w:tcW w:w="725" w:type="dxa"/>
            <w:tcBorders>
              <w:right w:val="nil"/>
            </w:tcBorders>
            <w:shd w:val="clear" w:color="auto" w:fill="C6D9F1"/>
          </w:tcPr>
          <w:p w:rsidRPr="00D14360" w:rsidR="00C246B7" w:rsidP="00C246B7" w:rsidRDefault="00634398" w14:paraId="7C51BE5E" w14:textId="7777777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670107AB" w14:textId="7777777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014</w:t>
            </w:r>
            <w:r w:rsidRPr="00D14360" w:rsidR="00AA382A">
              <w:rPr>
                <w:b/>
                <w:bCs/>
                <w:color w:val="000000"/>
              </w:rPr>
              <w:t>]</w:t>
            </w:r>
          </w:p>
        </w:tc>
      </w:tr>
      <w:tr w:rsidRPr="00AE76D9" w:rsidR="00FF6B69" w:rsidTr="00254B4A" w14:paraId="30C8C889" w14:textId="77777777">
        <w:tc>
          <w:tcPr>
            <w:tcW w:w="725" w:type="dxa"/>
            <w:tcBorders>
              <w:right w:val="nil"/>
            </w:tcBorders>
            <w:shd w:val="clear" w:color="auto" w:fill="C6D9F1"/>
          </w:tcPr>
          <w:p w:rsidRPr="00AD08FB" w:rsidR="00FF6B69" w:rsidP="00FF6B69" w:rsidRDefault="00634398" w14:paraId="0CE0F797" w14:textId="77777777">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AD08FB" w:rsidR="00FF6B69" w:rsidP="00D14360" w:rsidRDefault="00FF6B69" w14:paraId="2D870B49" w14:textId="77777777">
            <w:pPr>
              <w:rPr>
                <w:rFonts w:cs="Calibri"/>
              </w:rPr>
            </w:pPr>
            <w:r w:rsidRPr="00AD08FB">
              <w:rPr>
                <w:rFonts w:cs="Calibri"/>
              </w:rPr>
              <w:t>C-CDA Content Consumers SHOULD support replacing a prior version of a document</w:t>
            </w:r>
            <w:r w:rsidRPr="00AD08FB" w:rsidR="00AE76D9">
              <w:rPr>
                <w:rFonts w:cs="Calibri"/>
              </w:rPr>
              <w:t xml:space="preserve"> </w:t>
            </w:r>
            <w:r w:rsidRPr="00AD08FB" w:rsidR="00AE76D9">
              <w:rPr>
                <w:rFonts w:cs="Calibri"/>
                <w:color w:val="000000"/>
              </w:rPr>
              <w:t xml:space="preserve">when a document is received that indicates it is a replacement for a prior document. </w:t>
            </w:r>
            <w:r w:rsidRPr="00AD08FB">
              <w:rPr>
                <w:rFonts w:cs="Calibri"/>
                <w:b/>
                <w:bCs/>
              </w:rPr>
              <w:t xml:space="preserve"> </w:t>
            </w:r>
            <w:r w:rsidRPr="00AD08FB" w:rsidR="00AA382A">
              <w:rPr>
                <w:b/>
                <w:bCs/>
                <w:color w:val="000000"/>
              </w:rPr>
              <w:t>[BP-015]</w:t>
            </w:r>
          </w:p>
        </w:tc>
      </w:tr>
    </w:tbl>
    <w:p w:rsidRPr="00AE350D" w:rsidR="00957F16" w:rsidP="00F8305B" w:rsidRDefault="00957F16" w14:paraId="21C20185" w14:textId="77777777">
      <w:pPr>
        <w:pStyle w:val="BodyText"/>
      </w:pPr>
    </w:p>
    <w:p w:rsidRPr="00D14360" w:rsidR="00A10C4D" w:rsidP="00A76075" w:rsidRDefault="00A10C4D" w14:paraId="2AC10550"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7770C6" w14:paraId="17410F35" w14:textId="77777777">
        <w:tc>
          <w:tcPr>
            <w:tcW w:w="725" w:type="dxa"/>
            <w:tcBorders>
              <w:left w:val="single" w:color="auto" w:sz="4" w:space="0"/>
              <w:right w:val="nil"/>
            </w:tcBorders>
            <w:shd w:val="clear" w:color="auto" w:fill="C6D9F1"/>
          </w:tcPr>
          <w:p w:rsidRPr="00D14360" w:rsidR="001A1780" w:rsidP="00D14360" w:rsidRDefault="00634398" w14:paraId="49F5982B" w14:textId="77777777">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D14360" w:rsidR="001A1780" w:rsidP="00D14360" w:rsidRDefault="001A1780" w14:paraId="6DDB75BF" w14:textId="77777777">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Pr="00D14360" w:rsidR="00F34381">
              <w:rPr>
                <w:rFonts w:eastAsia="Calibri" w:cs="Calibri"/>
                <w:color w:val="000000"/>
              </w:rPr>
              <w:t xml:space="preserve"> </w:t>
            </w:r>
            <w:r w:rsidRPr="00D14360" w:rsidR="00F34381">
              <w:rPr>
                <w:b/>
                <w:bCs/>
              </w:rPr>
              <w:t>[</w:t>
            </w:r>
            <w:r w:rsidRPr="00D14360" w:rsidR="00F34381">
              <w:rPr>
                <w:rFonts w:eastAsia="Calibri" w:cs="Calibri"/>
                <w:b/>
                <w:color w:val="000000"/>
              </w:rPr>
              <w:t>AIGEX-DS1</w:t>
            </w:r>
            <w:r w:rsidRPr="00D14360" w:rsidR="00F34381">
              <w:rPr>
                <w:b/>
                <w:bCs/>
              </w:rPr>
              <w:t>]</w:t>
            </w:r>
          </w:p>
        </w:tc>
      </w:tr>
    </w:tbl>
    <w:p w:rsidRPr="00D14360" w:rsidR="00264F83" w:rsidP="00A76075" w:rsidRDefault="00264F83" w14:paraId="35F1309B" w14:textId="77777777">
      <w:pPr>
        <w:spacing w:after="120"/>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E76D9" w:rsidTr="00254B4A" w14:paraId="5885CD92" w14:textId="77777777">
        <w:trPr>
          <w:trHeight w:val="490"/>
        </w:trPr>
        <w:tc>
          <w:tcPr>
            <w:tcW w:w="725" w:type="dxa"/>
            <w:tcBorders>
              <w:right w:val="nil"/>
            </w:tcBorders>
            <w:shd w:val="clear" w:color="auto" w:fill="BDD6EE"/>
          </w:tcPr>
          <w:p w:rsidRPr="00C64922" w:rsidR="00AE76D9" w:rsidP="00A75344" w:rsidRDefault="00634398" w14:paraId="00E287AC" w14:textId="77777777">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D14360" w:rsidR="00AE76D9" w:rsidP="002B57F0" w:rsidRDefault="00AE76D9" w14:paraId="0D7B9167" w14:textId="77777777">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Pr="00C64922" w:rsidR="00C246B7" w:rsidTr="00254B4A" w14:paraId="69F06AF0" w14:textId="77777777">
        <w:tc>
          <w:tcPr>
            <w:tcW w:w="725" w:type="dxa"/>
            <w:tcBorders>
              <w:right w:val="nil"/>
            </w:tcBorders>
            <w:shd w:val="clear" w:color="auto" w:fill="C6D9F1"/>
          </w:tcPr>
          <w:p w:rsidRPr="00C64922" w:rsidR="00C246B7" w:rsidP="00C246B7" w:rsidRDefault="00634398" w14:paraId="202C4560" w14:textId="7777777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5D6E4240" w14:textId="7777777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017</w:t>
            </w:r>
            <w:r w:rsidRPr="00D14360" w:rsidR="00AA382A">
              <w:rPr>
                <w:b/>
                <w:bCs/>
                <w:color w:val="000000"/>
              </w:rPr>
              <w:t>]</w:t>
            </w:r>
          </w:p>
        </w:tc>
      </w:tr>
    </w:tbl>
    <w:p w:rsidRPr="00C64922" w:rsidR="00A26B75" w:rsidP="00F8305B" w:rsidRDefault="00A26B75" w14:paraId="47436349" w14:textId="77777777">
      <w:pPr>
        <w:pStyle w:val="BodyText"/>
      </w:pPr>
    </w:p>
    <w:p w:rsidRPr="00D14360" w:rsidR="00A10C4D" w:rsidP="00B505D2" w:rsidRDefault="00A10C4D" w14:paraId="7F44C926"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rsidRPr="00D14360" w:rsidR="004038CF" w:rsidP="004038CF" w:rsidRDefault="004038CF" w14:paraId="0CE5AAA6" w14:textId="77777777">
      <w:pPr>
        <w:spacing w:after="120"/>
        <w:rPr>
          <w:rFonts w:eastAsia="Calibri" w:cs="Calibri"/>
          <w:color w:val="000000"/>
        </w:rPr>
      </w:pPr>
      <w:r w:rsidRPr="00D14360">
        <w:rPr>
          <w:rFonts w:eastAsia="Calibri" w:cs="Calibri"/>
          <w:color w:val="000000"/>
        </w:rPr>
        <w:t>NOTE: IHE calls CDA templates “content modules”.</w:t>
      </w:r>
    </w:p>
    <w:p w:rsidRPr="00D14360" w:rsidR="00A10C4D" w:rsidP="005E7793" w:rsidRDefault="00A10C4D" w14:paraId="61D04EE3" w14:textId="77777777">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66AE55DA" w14:textId="77777777">
        <w:tc>
          <w:tcPr>
            <w:tcW w:w="725" w:type="dxa"/>
            <w:tcBorders>
              <w:right w:val="nil"/>
            </w:tcBorders>
            <w:shd w:val="clear" w:color="auto" w:fill="C6D9F1"/>
          </w:tcPr>
          <w:p w:rsidRPr="00C64922" w:rsidR="00C246B7" w:rsidP="00C246B7" w:rsidRDefault="00634398" w14:paraId="0F6F373B" w14:textId="7777777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color="auto" w:sz="4" w:space="0"/>
            </w:tcBorders>
            <w:shd w:val="clear" w:color="auto" w:fill="C6D9F1"/>
          </w:tcPr>
          <w:p w:rsidRPr="00C64922" w:rsidR="00C246B7" w:rsidP="00C246B7" w:rsidRDefault="00C246B7" w14:paraId="38A680F7" w14:textId="7777777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018</w:t>
            </w:r>
            <w:r w:rsidRPr="00D14360" w:rsidR="00AA382A">
              <w:rPr>
                <w:b/>
                <w:bCs/>
                <w:color w:val="000000"/>
              </w:rPr>
              <w:t>]</w:t>
            </w:r>
          </w:p>
        </w:tc>
      </w:tr>
    </w:tbl>
    <w:p w:rsidRPr="00C246B7" w:rsidR="00C246B7" w:rsidP="00C246B7" w:rsidRDefault="00C246B7" w14:paraId="49206908" w14:textId="77777777"/>
    <w:p w:rsidRPr="00D14360" w:rsidR="00A10C4D" w:rsidP="00B505D2" w:rsidRDefault="00CE769F" w14:paraId="7B6A33C4" w14:textId="4493D7E1">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Declaring_Business_Rules">
        <w:r w:rsidRPr="00AD08FB" w:rsidR="00693FC4">
          <w:rPr>
            <w:rStyle w:val="Hyperlink"/>
            <w:rFonts w:eastAsia="Calibri" w:cs="Calibri"/>
            <w:color w:val="000000"/>
            <w:u w:val="none"/>
          </w:rPr>
          <w:t xml:space="preserve"> </w:t>
        </w:r>
        <w:r w:rsidRPr="007770C6" w:rsidR="00693FC4">
          <w:rPr>
            <w:rStyle w:val="Hyperlink"/>
            <w:rFonts w:eastAsia="Calibri" w:cs="Calibri"/>
          </w:rPr>
          <w:t>4.2.8 Declaring Business Rules that Limit Section Content</w:t>
        </w:r>
        <w:r w:rsidRPr="00AD08FB">
          <w:rPr>
            <w:rStyle w:val="Hyperlink"/>
            <w:rFonts w:eastAsia="Calibri" w:cs="Calibri"/>
            <w:color w:val="000000"/>
            <w:u w:val="none"/>
          </w:rPr>
          <w:t>;</w:t>
        </w:r>
      </w:hyperlink>
      <w:r w:rsidRPr="00AD08FB" w:rsidR="00A10C4D">
        <w:rPr>
          <w:rFonts w:eastAsia="Calibri" w:cs="Calibri"/>
          <w:color w:val="000000"/>
        </w:rPr>
        <w:t xml:space="preserve"> </w:t>
      </w:r>
      <w:hyperlink w:history="1" w:anchor="_Specifying_Time_Intervals">
        <w:r w:rsidRPr="007770C6" w:rsidR="00A10C4D">
          <w:rPr>
            <w:rStyle w:val="Hyperlink"/>
            <w:rFonts w:eastAsia="Calibri" w:cs="Calibri"/>
          </w:rPr>
          <w:t>5.</w:t>
        </w:r>
        <w:r w:rsidRPr="007770C6" w:rsidR="00A26B75">
          <w:rPr>
            <w:rStyle w:val="Hyperlink"/>
            <w:rFonts w:eastAsia="Calibri" w:cs="Calibri"/>
          </w:rPr>
          <w:t>1.</w:t>
        </w:r>
        <w:r w:rsidRPr="007770C6" w:rsidR="00567AB0">
          <w:rPr>
            <w:rStyle w:val="Hyperlink"/>
            <w:rFonts w:eastAsia="Calibri" w:cs="Calibri"/>
          </w:rPr>
          <w:t>8 Specifying Time Intervals for Sections with Limits</w:t>
        </w:r>
      </w:hyperlink>
    </w:p>
    <w:p w:rsidR="00A10C4D" w:rsidP="00FD31AC" w:rsidRDefault="00A10C4D" w14:paraId="3450DA91" w14:textId="77777777">
      <w:pPr>
        <w:pStyle w:val="Heading3"/>
      </w:pPr>
      <w:bookmarkStart w:name="_4n20rgioqf2d" w:colFirst="0" w:colLast="0" w:id="339"/>
      <w:bookmarkStart w:name="_Toc10695566" w:id="340"/>
      <w:bookmarkStart w:name="_Toc11043562" w:id="341"/>
      <w:bookmarkStart w:name="_Toc11045560" w:id="342"/>
      <w:bookmarkStart w:name="_Toc11391230" w:id="343"/>
      <w:bookmarkStart w:name="_Toc119939793" w:id="344"/>
      <w:bookmarkStart w:name="_Toc135312824" w:id="345"/>
      <w:bookmarkEnd w:id="339"/>
      <w:r w:rsidRPr="00C64922">
        <w:t>Content Consumer Responsibilities</w:t>
      </w:r>
      <w:bookmarkEnd w:id="340"/>
      <w:bookmarkEnd w:id="341"/>
      <w:bookmarkEnd w:id="342"/>
      <w:bookmarkEnd w:id="343"/>
      <w:bookmarkEnd w:id="344"/>
      <w:bookmarkEnd w:id="345"/>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CA7E57C" w14:textId="77777777">
        <w:tc>
          <w:tcPr>
            <w:tcW w:w="725" w:type="dxa"/>
            <w:tcBorders>
              <w:right w:val="nil"/>
            </w:tcBorders>
            <w:shd w:val="clear" w:color="auto" w:fill="C6D9F1"/>
          </w:tcPr>
          <w:p w:rsidRPr="00C64922" w:rsidR="00C246B7" w:rsidP="00C246B7" w:rsidRDefault="00634398" w14:paraId="1CDDC9F7" w14:textId="7777777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399C1AE" w14:textId="77777777">
            <w:pPr>
              <w:pStyle w:val="BodyText"/>
            </w:pPr>
            <w:r w:rsidRPr="00C64922">
              <w:t>C C-CDA Content Consumers MAY validate documents prior to importing them.</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019</w:t>
            </w:r>
            <w:r w:rsidRPr="00D14360" w:rsidR="00AA382A">
              <w:rPr>
                <w:b/>
                <w:bCs/>
                <w:color w:val="000000"/>
              </w:rPr>
              <w:t>]</w:t>
            </w:r>
          </w:p>
        </w:tc>
      </w:tr>
    </w:tbl>
    <w:p w:rsidRPr="00C246B7" w:rsidR="00C246B7" w:rsidP="00C246B7" w:rsidRDefault="00C246B7" w14:paraId="101BA582" w14:textId="77777777"/>
    <w:p w:rsidRPr="00D14360" w:rsidR="00C246B7" w:rsidP="00C246B7" w:rsidRDefault="00A10C4D" w14:paraId="0FA92F71"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Pr="00D14360" w:rsidR="00DF16F7">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Pr="00D14360" w:rsidR="00C246B7">
        <w:rPr>
          <w:rFonts w:eastAsia="Calibri"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50"/>
      </w:tblGrid>
      <w:tr w:rsidRPr="00C64922" w:rsidR="00254B4A" w:rsidTr="00254B4A" w14:paraId="0B3544B3" w14:textId="77777777">
        <w:trPr>
          <w:trHeight w:val="503"/>
        </w:trPr>
        <w:tc>
          <w:tcPr>
            <w:tcW w:w="725" w:type="dxa"/>
            <w:tcBorders>
              <w:right w:val="nil"/>
            </w:tcBorders>
            <w:shd w:val="clear" w:color="auto" w:fill="C6D9F1"/>
          </w:tcPr>
          <w:p w:rsidRPr="00D14360" w:rsidR="00C246B7" w:rsidP="00D14360" w:rsidRDefault="00634398" w14:paraId="688DB2E7" w14:textId="77777777">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1F15323E" w14:textId="77777777">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Pr="00C64922" w:rsidR="00254B4A" w:rsidTr="00254B4A" w14:paraId="7CA30142" w14:textId="77777777">
        <w:tc>
          <w:tcPr>
            <w:tcW w:w="725" w:type="dxa"/>
            <w:tcBorders>
              <w:right w:val="nil"/>
            </w:tcBorders>
            <w:shd w:val="clear" w:color="auto" w:fill="C6D9F1"/>
          </w:tcPr>
          <w:p w:rsidRPr="00C64922" w:rsidR="00C246B7" w:rsidP="00D14360" w:rsidRDefault="00634398" w14:paraId="15994825" w14:textId="77777777">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4716100" w14:textId="77777777">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Pr="00C64922" w:rsidR="00254B4A" w:rsidTr="00254B4A" w14:paraId="60952B24" w14:textId="77777777">
        <w:tc>
          <w:tcPr>
            <w:tcW w:w="725" w:type="dxa"/>
            <w:tcBorders>
              <w:right w:val="nil"/>
            </w:tcBorders>
            <w:shd w:val="clear" w:color="auto" w:fill="C6D9F1"/>
          </w:tcPr>
          <w:p w:rsidRPr="00C64922" w:rsidR="00C246B7" w:rsidP="00D14360" w:rsidRDefault="00634398" w14:paraId="14742D07" w14:textId="77777777">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47F01652" w14:textId="77777777">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Pr="00C64922" w:rsidR="00254B4A" w:rsidTr="00254B4A" w14:paraId="21EB7580" w14:textId="77777777">
        <w:tc>
          <w:tcPr>
            <w:tcW w:w="725" w:type="dxa"/>
            <w:tcBorders>
              <w:right w:val="nil"/>
            </w:tcBorders>
            <w:shd w:val="clear" w:color="auto" w:fill="C6D9F1"/>
          </w:tcPr>
          <w:p w:rsidRPr="00C64922" w:rsidR="00C246B7" w:rsidP="00D14360" w:rsidRDefault="00634398" w14:paraId="55A4FEBC" w14:textId="77777777">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5CD5966" w14:textId="41660DCA">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Pr="007770C6" w:rsidR="00DF16F7">
              <w:rPr>
                <w:rFonts w:eastAsia="Calibri" w:cs="Calibri"/>
                <w:b/>
                <w:color w:val="000000"/>
              </w:rPr>
              <w:t>-</w:t>
            </w:r>
            <w:r w:rsidRPr="007770C6">
              <w:rPr>
                <w:rFonts w:eastAsia="Calibri" w:cs="Calibri"/>
                <w:b/>
                <w:color w:val="000000"/>
              </w:rPr>
              <w:t>VR</w:t>
            </w:r>
            <w:r w:rsidRPr="007770C6" w:rsidR="00DF16F7">
              <w:rPr>
                <w:rFonts w:eastAsia="Calibri" w:cs="Calibri"/>
                <w:b/>
                <w:color w:val="000000"/>
              </w:rPr>
              <w:t>4</w:t>
            </w:r>
            <w:r w:rsidRPr="007770C6">
              <w:rPr>
                <w:rFonts w:eastAsia="Calibri" w:cs="Calibri"/>
                <w:b/>
                <w:color w:val="000000"/>
              </w:rPr>
              <w:t>]</w:t>
            </w:r>
          </w:p>
        </w:tc>
      </w:tr>
    </w:tbl>
    <w:p w:rsidRPr="00D14360" w:rsidR="005E7793" w:rsidP="003A3D50" w:rsidRDefault="005E7793" w14:paraId="61076200" w14:textId="77777777">
      <w:pPr>
        <w:rPr>
          <w:rFonts w:eastAsia="Calibri" w:cs="Calibri"/>
          <w:color w:val="000000"/>
        </w:rPr>
      </w:pPr>
    </w:p>
    <w:p w:rsidRPr="00D14360" w:rsidR="00A10C4D" w:rsidP="00B505D2" w:rsidRDefault="00A10C4D" w14:paraId="7347842C" w14:textId="77777777">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Pr="00D14360" w:rsidR="00264F83">
        <w:rPr>
          <w:rFonts w:eastAsia="Calibri" w:cs="Calibri"/>
          <w:color w:val="000000"/>
        </w:rPr>
        <w:t>declared</w:t>
      </w:r>
      <w:r w:rsidRPr="00D14360">
        <w:rPr>
          <w:rFonts w:eastAsia="Calibri" w:cs="Calibri"/>
          <w:color w:val="000000"/>
        </w:rPr>
        <w:t xml:space="preserve"> Document templates.</w:t>
      </w:r>
    </w:p>
    <w:p w:rsidRPr="003B0179" w:rsidR="00010F33" w:rsidP="005E7793" w:rsidRDefault="00010F33" w14:paraId="07284E62" w14:textId="1008E92F">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Pr="003B0179" w:rsidR="003F4E1F">
        <w:rPr>
          <w:rFonts w:asciiTheme="minorHAnsi" w:hAnsiTheme="minorHAnsi" w:cstheme="minorHAnsi"/>
        </w:rPr>
        <w:t>,</w:t>
      </w:r>
      <w:r w:rsidRPr="003B0179">
        <w:rPr>
          <w:rFonts w:asciiTheme="minorHAnsi" w:hAnsiTheme="minorHAnsi" w:cstheme="minorHAnsi"/>
        </w:rPr>
        <w:t xml:space="preserve"> if a document cannot be rendered</w:t>
      </w:r>
      <w:r w:rsidRPr="003B0179" w:rsidR="003F4E1F">
        <w:rPr>
          <w:rFonts w:asciiTheme="minorHAnsi" w:hAnsiTheme="minorHAnsi" w:cstheme="minorHAnsi"/>
        </w:rPr>
        <w:t>.</w:t>
      </w:r>
      <w:r w:rsidRPr="003B0179">
        <w:rPr>
          <w:rFonts w:asciiTheme="minorHAnsi" w:hAnsiTheme="minorHAnsi" w:cstheme="minorHAnsi"/>
        </w:rPr>
        <w:t xml:space="preserve"> </w:t>
      </w:r>
      <w:r w:rsidRPr="003B0179" w:rsidR="003F4E1F">
        <w:rPr>
          <w:rFonts w:asciiTheme="minorHAnsi" w:hAnsiTheme="minorHAnsi" w:cstheme="minorHAnsi"/>
        </w:rPr>
        <w:t>Local trading partners may establish additional requirements for accepting documents.</w:t>
      </w:r>
    </w:p>
    <w:p w:rsidRPr="003B0179" w:rsidR="003F4E1F" w:rsidP="005E7793" w:rsidRDefault="003F4E1F" w14:paraId="776A93A9" w14:textId="77777777">
      <w:pPr>
        <w:spacing w:after="240"/>
        <w:rPr>
          <w:rFonts w:eastAsia="Calibri" w:asciiTheme="minorHAnsi" w:hAnsiTheme="minorHAnsi" w:cstheme="minorHAns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184114" w:rsidR="004038CF" w:rsidTr="00254B4A" w14:paraId="309CC8AB" w14:textId="77777777">
        <w:trPr>
          <w:trHeight w:val="953"/>
        </w:trPr>
        <w:tc>
          <w:tcPr>
            <w:tcW w:w="725" w:type="dxa"/>
            <w:tcBorders>
              <w:right w:val="nil"/>
            </w:tcBorders>
            <w:shd w:val="clear" w:color="auto" w:fill="C6D9F1"/>
          </w:tcPr>
          <w:p w:rsidRPr="003B0179" w:rsidR="004038CF" w:rsidP="00C246B7" w:rsidRDefault="00634398" w14:paraId="21D367D9" w14:textId="7777777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F5244" w:rsidR="004038CF" w:rsidP="003B0179" w:rsidRDefault="00010F33" w14:paraId="4643C301" w14:textId="6339AEF6">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Pr="007770C6" w:rsidR="00A17D8D">
              <w:rPr>
                <w:rFonts w:eastAsia="Calibri" w:asciiTheme="minorHAnsi" w:hAnsiTheme="minorHAnsi" w:cstheme="minorHAnsi"/>
                <w:color w:val="000000"/>
              </w:rPr>
              <w:t>However, rejecting documents based on an entity’s validation rules or for structural issues may reduce or delay availability of valid clinical data.</w:t>
            </w:r>
            <w:r w:rsidRPr="007770C6" w:rsidR="004038CF">
              <w:rPr>
                <w:rFonts w:eastAsia="Calibri" w:asciiTheme="minorHAnsi" w:hAnsiTheme="minorHAnsi" w:cstheme="minorHAnsi"/>
                <w:color w:val="000000"/>
              </w:rPr>
              <w:t xml:space="preserve"> </w:t>
            </w:r>
            <w:r w:rsidRPr="007770C6" w:rsidR="00AA382A">
              <w:rPr>
                <w:rFonts w:asciiTheme="minorHAnsi" w:hAnsiTheme="minorHAnsi" w:cstheme="minorHAnsi"/>
                <w:b/>
                <w:bCs/>
                <w:color w:val="000000"/>
              </w:rPr>
              <w:t>[BP-020]</w:t>
            </w:r>
          </w:p>
        </w:tc>
      </w:tr>
      <w:tr w:rsidRPr="00C64922" w:rsidR="00C65ED0" w:rsidDel="00DF16F7" w:rsidTr="00254B4A" w14:paraId="21654848" w14:textId="77777777">
        <w:tc>
          <w:tcPr>
            <w:tcW w:w="725" w:type="dxa"/>
            <w:tcBorders>
              <w:right w:val="nil"/>
            </w:tcBorders>
            <w:shd w:val="clear" w:color="auto" w:fill="C6D9F1"/>
          </w:tcPr>
          <w:p w:rsidR="00C65ED0" w:rsidP="00A26B75" w:rsidRDefault="00634398" w14:paraId="09CB10A8" w14:textId="77777777">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3A3D50" w:rsidR="00C65ED0" w:rsidDel="00FF6B69" w:rsidP="00C65ED0" w:rsidRDefault="00C65ED0" w14:paraId="4E4AA9EA" w14:textId="77777777">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rsidRPr="00C64922" w:rsidR="00A26B75" w:rsidP="00A26B75" w:rsidRDefault="00A26B75" w14:paraId="4592B691" w14:textId="77777777"/>
    <w:p w:rsidRPr="003A3D50" w:rsidR="00C65ED0" w:rsidP="00C65ED0" w:rsidRDefault="00C65ED0" w14:paraId="2872AC4C" w14:textId="77777777">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65ED0" w:rsidTr="00254B4A" w14:paraId="7CEFD758" w14:textId="77777777">
        <w:trPr>
          <w:trHeight w:val="827"/>
        </w:trPr>
        <w:tc>
          <w:tcPr>
            <w:tcW w:w="725" w:type="dxa"/>
            <w:tcBorders>
              <w:right w:val="nil"/>
            </w:tcBorders>
            <w:shd w:val="clear" w:color="auto" w:fill="BDD6EE"/>
          </w:tcPr>
          <w:p w:rsidRPr="005E1ED2" w:rsidR="00C65ED0" w:rsidP="003414CA" w:rsidRDefault="00634398" w14:paraId="5248AE5C" w14:textId="77777777">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916D2D" w:rsidR="00C65ED0" w:rsidP="003A3D50" w:rsidRDefault="00AA382A" w14:paraId="4955D597" w14:textId="77777777">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rsidR="00C65ED0" w:rsidP="00B505D2" w:rsidRDefault="00C65ED0" w14:paraId="182554D7" w14:textId="77777777">
      <w:pPr>
        <w:spacing w:after="120"/>
        <w:rPr>
          <w:rFonts w:eastAsia="Calibri" w:cs="Calibri"/>
          <w:color w:val="000000"/>
        </w:rPr>
      </w:pPr>
    </w:p>
    <w:p w:rsidRPr="00D14360" w:rsidR="00A10C4D" w:rsidP="00B505D2" w:rsidRDefault="00A10C4D" w14:paraId="6B3477F9" w14:textId="77777777">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1"/>
      </w:r>
    </w:p>
    <w:p w:rsidRPr="00D14360" w:rsidR="00A10C4D" w:rsidP="005E7793" w:rsidRDefault="00212693" w14:paraId="56EB6A51" w14:textId="76CD9C77">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Options_for_Temporarily">
        <w:r w:rsidRPr="00AD08FB" w:rsidR="00A10C4D">
          <w:rPr>
            <w:rStyle w:val="Hyperlink"/>
            <w:rFonts w:eastAsia="Calibri" w:cs="Calibri"/>
            <w:color w:val="000000"/>
            <w:u w:val="none"/>
          </w:rPr>
          <w:t xml:space="preserve"> </w:t>
        </w:r>
        <w:r w:rsidRPr="007770C6" w:rsidR="00A26B75">
          <w:rPr>
            <w:rStyle w:val="Hyperlink"/>
            <w:rFonts w:eastAsia="Calibri" w:cs="Calibri"/>
          </w:rPr>
          <w:t>2.8</w:t>
        </w:r>
        <w:r w:rsidRPr="007770C6" w:rsidR="00A10C4D">
          <w:rPr>
            <w:rStyle w:val="Hyperlink"/>
            <w:rFonts w:eastAsia="Calibri" w:cs="Calibri"/>
          </w:rPr>
          <w:t xml:space="preserve"> Options for </w:t>
        </w:r>
        <w:r w:rsidRPr="007770C6">
          <w:rPr>
            <w:rStyle w:val="Hyperlink"/>
            <w:rFonts w:eastAsia="Calibri" w:cs="Calibri"/>
          </w:rPr>
          <w:t>Temporarily Unavailable D</w:t>
        </w:r>
        <w:r w:rsidRPr="007770C6" w:rsidR="00A10C4D">
          <w:rPr>
            <w:rStyle w:val="Hyperlink"/>
            <w:rFonts w:eastAsia="Calibri" w:cs="Calibri"/>
          </w:rPr>
          <w:t>ata</w:t>
        </w:r>
      </w:hyperlink>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7136774" w14:textId="77777777">
        <w:tc>
          <w:tcPr>
            <w:tcW w:w="725" w:type="dxa"/>
            <w:tcBorders>
              <w:right w:val="nil"/>
            </w:tcBorders>
            <w:shd w:val="clear" w:color="auto" w:fill="C6D9F1"/>
          </w:tcPr>
          <w:p w:rsidRPr="00C64922" w:rsidR="00C246B7" w:rsidP="00C246B7" w:rsidRDefault="00634398" w14:paraId="205A7DC5" w14:textId="7777777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4A97A7F6" w14:textId="7777777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rsidRPr="00C64922" w:rsidR="00A26B75" w:rsidP="00A26B75" w:rsidRDefault="00A26B75" w14:paraId="7E7493DF" w14:textId="77777777"/>
    <w:p w:rsidRPr="00D14360" w:rsidR="00C246B7" w:rsidP="00C246B7" w:rsidRDefault="00614C1D" w14:paraId="5959BDD5" w14:textId="7777777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00D53140" w:rsidTr="00254B4A" w14:paraId="05AF816B" w14:textId="77777777">
        <w:trPr>
          <w:trHeight w:val="503"/>
        </w:trPr>
        <w:tc>
          <w:tcPr>
            <w:tcW w:w="720" w:type="dxa"/>
            <w:tcBorders>
              <w:right w:val="nil"/>
            </w:tcBorders>
            <w:shd w:val="clear" w:color="auto" w:fill="C6D9F1"/>
          </w:tcPr>
          <w:p w:rsidRPr="00D14360" w:rsidR="00D53140" w:rsidP="007770C6" w:rsidRDefault="00634398" w14:paraId="62D47CE7" w14:textId="77777777">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0CC892AC" w14:textId="77777777">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rsidTr="00254B4A" w14:paraId="6D525882" w14:textId="77777777">
        <w:trPr>
          <w:trHeight w:val="368"/>
        </w:trPr>
        <w:tc>
          <w:tcPr>
            <w:tcW w:w="720" w:type="dxa"/>
            <w:tcBorders>
              <w:right w:val="nil"/>
            </w:tcBorders>
            <w:shd w:val="clear" w:color="auto" w:fill="C6D9F1"/>
          </w:tcPr>
          <w:p w:rsidRPr="00D14360" w:rsidR="00D53140" w:rsidP="007770C6" w:rsidRDefault="00634398" w14:paraId="39048A70" w14:textId="77777777">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7E3FB6BC" w14:textId="77777777">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Pr="00D14360" w:rsidR="006F3BC6">
              <w:rPr>
                <w:rStyle w:val="FootnoteReference"/>
                <w:rFonts w:eastAsia="Calibri" w:cs="Calibri"/>
                <w:color w:val="000000"/>
              </w:rPr>
              <w:footnoteReference w:id="42"/>
            </w:r>
          </w:p>
        </w:tc>
      </w:tr>
    </w:tbl>
    <w:p w:rsidRPr="00C64922" w:rsidR="00C246B7" w:rsidP="00C246B7" w:rsidRDefault="00C246B7" w14:paraId="0B1A6A24"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D53140" w:rsidTr="00254B4A" w14:paraId="58D8FD7F" w14:textId="77777777">
        <w:trPr>
          <w:trHeight w:val="490"/>
        </w:trPr>
        <w:tc>
          <w:tcPr>
            <w:tcW w:w="725" w:type="dxa"/>
            <w:tcBorders>
              <w:right w:val="nil"/>
            </w:tcBorders>
            <w:shd w:val="clear" w:color="auto" w:fill="C6D9F1"/>
          </w:tcPr>
          <w:p w:rsidRPr="00C64922" w:rsidR="00D53140" w:rsidP="00510672" w:rsidRDefault="00634398" w14:paraId="0F66A4BF" w14:textId="77777777">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510672" w:rsidRDefault="00D53140" w14:paraId="6FCAF9AB" w14:textId="77777777">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Pr="00C64922" w:rsidR="00616B12" w:rsidTr="00254B4A" w14:paraId="77F747A1" w14:textId="77777777">
        <w:trPr>
          <w:trHeight w:val="490"/>
        </w:trPr>
        <w:tc>
          <w:tcPr>
            <w:tcW w:w="725" w:type="dxa"/>
            <w:tcBorders>
              <w:right w:val="nil"/>
            </w:tcBorders>
            <w:shd w:val="clear" w:color="auto" w:fill="C6D9F1"/>
          </w:tcPr>
          <w:p w:rsidR="00616B12" w:rsidP="00616B12" w:rsidRDefault="00634398" w14:paraId="1781CC07" w14:textId="77777777">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616B12" w:rsidP="00616B12" w:rsidRDefault="00616B12" w14:paraId="697CE8AE" w14:textId="77777777">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rsidRPr="00C64922" w:rsidR="00C246B7" w:rsidP="00C246B7" w:rsidRDefault="00C246B7" w14:paraId="6483E552" w14:textId="77777777">
      <w:bookmarkStart w:name="_zuu8py00blj" w:colFirst="0" w:colLast="0" w:id="346"/>
      <w:bookmarkStart w:name="_p1d4n7i07jt2" w:colFirst="0" w:colLast="0" w:id="347"/>
      <w:bookmarkStart w:name="_2kqrz14y48oq" w:colFirst="0" w:colLast="0" w:id="348"/>
      <w:bookmarkStart w:name="_41mghml" w:colFirst="0" w:colLast="0" w:id="349"/>
      <w:bookmarkEnd w:id="346"/>
      <w:bookmarkEnd w:id="347"/>
      <w:bookmarkEnd w:id="348"/>
      <w:bookmarkEnd w:id="349"/>
    </w:p>
    <w:p w:rsidRPr="00C65ED0" w:rsidR="00C246B7" w:rsidP="00C246B7" w:rsidRDefault="00C246B7" w14:paraId="3301621E" w14:textId="77777777">
      <w:pPr>
        <w:spacing w:after="120"/>
        <w:rPr>
          <w:rFonts w:eastAsia="Calibri" w:cs="Calibri"/>
          <w:color w:val="000000"/>
        </w:rPr>
      </w:pPr>
      <w:bookmarkStart w:name="_uivcnqtg0j9n" w:colFirst="0" w:colLast="0" w:id="350"/>
      <w:bookmarkEnd w:id="350"/>
      <w:r w:rsidRPr="00C65ED0">
        <w:rPr>
          <w:rFonts w:eastAsia="Calibri" w:cs="Calibri"/>
          <w:color w:val="000000"/>
        </w:rPr>
        <w:t xml:space="preserve">The Joint </w:t>
      </w:r>
      <w:r w:rsidRPr="00C65ED0" w:rsidR="00614C1D">
        <w:rPr>
          <w:rFonts w:eastAsia="Calibri" w:cs="Calibri"/>
          <w:color w:val="000000"/>
        </w:rPr>
        <w:t xml:space="preserve">Document Content </w:t>
      </w:r>
      <w:r w:rsidRPr="00C65ED0">
        <w:rPr>
          <w:rFonts w:eastAsia="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rsidRPr="003A3D50" w:rsidR="00C65ED0" w:rsidP="00C65ED0" w:rsidRDefault="00C65ED0" w14:paraId="571DDEE1" w14:textId="77777777">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rsidRPr="003A3D50" w:rsidR="00C65ED0" w:rsidP="00C65ED0" w:rsidRDefault="00C65ED0" w14:paraId="2FFC509B" w14:textId="48F8773E">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8">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rsidR="00DD100C" w:rsidP="00C65ED0" w:rsidRDefault="0009537F" w14:paraId="7DAD0F3D" w14:textId="77777777">
      <w:pPr>
        <w:spacing w:before="240" w:after="240"/>
        <w:rPr>
          <w:rFonts w:eastAsia="Calibri" w:cs="Calibri"/>
          <w:color w:val="000000"/>
        </w:rPr>
      </w:pPr>
      <w:r>
        <w:rPr>
          <w:rFonts w:eastAsia="Calibri" w:cs="Calibri"/>
          <w:color w:val="000000"/>
        </w:rPr>
        <w:t>Shown below is “</w:t>
      </w:r>
      <w:r w:rsidRPr="003A3D50" w:rsidR="00C65ED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Pr="003A3D50" w:rsidR="00C65ED0">
        <w:rPr>
          <w:rFonts w:eastAsia="Calibri" w:cs="Calibri"/>
          <w:color w:val="000000"/>
        </w:rPr>
        <w:t xml:space="preserve">the Joint Work Group implementation guide </w:t>
      </w:r>
      <w:r>
        <w:rPr>
          <w:rFonts w:eastAsia="Calibri" w:cs="Calibri"/>
          <w:color w:val="000000"/>
        </w:rPr>
        <w:t xml:space="preserve">which </w:t>
      </w:r>
      <w:r w:rsidRPr="003A3D50" w:rsidR="00C65ED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Pr="003A3D50" w:rsidR="00C65ED0">
        <w:rPr>
          <w:rStyle w:val="FootnoteReference"/>
          <w:rFonts w:eastAsia="Calibri" w:cs="Calibri"/>
          <w:color w:val="000000"/>
        </w:rPr>
        <w:footnoteReference w:id="44"/>
      </w:r>
      <w:r w:rsidRPr="003A3D50" w:rsidR="00C65ED0">
        <w:rPr>
          <w:rFonts w:eastAsia="Calibri" w:cs="Calibri"/>
          <w:color w:val="000000"/>
        </w:rPr>
        <w:t xml:space="preserve">  </w:t>
      </w:r>
    </w:p>
    <w:p w:rsidRPr="003A3D50" w:rsidR="00DD100C" w:rsidP="003A3D50" w:rsidRDefault="00DD100C" w14:paraId="732E9B8E" w14:textId="77777777">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2" w:type="dxa"/>
          <w:right w:w="72" w:type="dxa"/>
        </w:tblCellMar>
        <w:tblLook w:val="04A0" w:firstRow="1" w:lastRow="0" w:firstColumn="1" w:lastColumn="0" w:noHBand="0" w:noVBand="1"/>
      </w:tblPr>
      <w:tblGrid>
        <w:gridCol w:w="1293"/>
        <w:gridCol w:w="1045"/>
        <w:gridCol w:w="7442"/>
      </w:tblGrid>
      <w:tr w:rsidR="00254B4A" w:rsidTr="009F13BB" w14:paraId="1F262362" w14:textId="77777777">
        <w:tc>
          <w:tcPr>
            <w:tcW w:w="1293" w:type="dxa"/>
            <w:shd w:val="clear" w:color="auto" w:fill="BFBFBF"/>
            <w:vAlign w:val="center"/>
          </w:tcPr>
          <w:p w:rsidRPr="009F13BB" w:rsidR="00DD100C" w:rsidP="009F13BB" w:rsidRDefault="00DD100C" w14:paraId="5E12954A" w14:textId="77777777">
            <w:pPr>
              <w:jc w:val="center"/>
              <w:rPr>
                <w:b/>
                <w:sz w:val="18"/>
                <w:szCs w:val="18"/>
              </w:rPr>
            </w:pPr>
            <w:r w:rsidRPr="009F13BB">
              <w:rPr>
                <w:b/>
                <w:sz w:val="18"/>
                <w:szCs w:val="18"/>
              </w:rPr>
              <w:t>Document Info</w:t>
            </w:r>
          </w:p>
        </w:tc>
        <w:tc>
          <w:tcPr>
            <w:tcW w:w="1045" w:type="dxa"/>
            <w:shd w:val="clear" w:color="auto" w:fill="BFBFBF"/>
            <w:vAlign w:val="center"/>
          </w:tcPr>
          <w:p w:rsidRPr="009F13BB" w:rsidR="00DD100C" w:rsidP="009F13BB" w:rsidRDefault="00DD100C" w14:paraId="09F617B8" w14:textId="77777777">
            <w:pPr>
              <w:jc w:val="center"/>
              <w:rPr>
                <w:b/>
                <w:sz w:val="18"/>
                <w:szCs w:val="18"/>
              </w:rPr>
            </w:pPr>
            <w:r w:rsidRPr="009F13BB">
              <w:rPr>
                <w:b/>
                <w:sz w:val="18"/>
                <w:szCs w:val="18"/>
              </w:rPr>
              <w:t>Availability</w:t>
            </w:r>
          </w:p>
        </w:tc>
        <w:tc>
          <w:tcPr>
            <w:tcW w:w="7442" w:type="dxa"/>
            <w:shd w:val="clear" w:color="auto" w:fill="BFBFBF"/>
            <w:vAlign w:val="center"/>
          </w:tcPr>
          <w:p w:rsidRPr="009F13BB" w:rsidR="00DD100C" w:rsidP="00455D1A" w:rsidRDefault="00DD100C" w14:paraId="40F8AD88" w14:textId="77777777">
            <w:pPr>
              <w:rPr>
                <w:b/>
                <w:sz w:val="18"/>
                <w:szCs w:val="18"/>
              </w:rPr>
            </w:pPr>
            <w:r w:rsidRPr="009F13BB">
              <w:rPr>
                <w:b/>
                <w:sz w:val="18"/>
                <w:szCs w:val="18"/>
              </w:rPr>
              <w:t>Location</w:t>
            </w:r>
          </w:p>
        </w:tc>
      </w:tr>
      <w:tr w:rsidR="00DD100C" w:rsidTr="00254B4A" w14:paraId="0CFDC282" w14:textId="77777777">
        <w:trPr>
          <w:trHeight w:val="575"/>
        </w:trPr>
        <w:tc>
          <w:tcPr>
            <w:tcW w:w="1293" w:type="dxa"/>
            <w:vMerge w:val="restart"/>
            <w:shd w:val="clear" w:color="auto" w:fill="auto"/>
            <w:vAlign w:val="center"/>
          </w:tcPr>
          <w:p w:rsidRPr="009F13BB" w:rsidR="00DD100C" w:rsidP="009F13BB" w:rsidRDefault="00DD100C" w14:paraId="15282C70" w14:textId="77777777">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rsidRPr="009F13BB" w:rsidR="00DD100C" w:rsidP="00455D1A" w:rsidRDefault="00DD100C" w14:paraId="413D8341"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FE121C9" w14:textId="77777777">
            <w:pPr>
              <w:rPr>
                <w:rFonts w:ascii="Courier New" w:hAnsi="Courier New" w:eastAsia="Courier New" w:cs="Courier New"/>
              </w:rPr>
            </w:pPr>
            <w:r w:rsidRPr="009F13BB">
              <w:rPr>
                <w:rFonts w:ascii="Courier New" w:hAnsi="Courier New" w:cs="Courier New"/>
                <w:color w:val="044444"/>
              </w:rPr>
              <w:t>DocumentEntry.</w:t>
            </w:r>
            <w:r w:rsidRPr="009F13BB">
              <w:rPr>
                <w:rFonts w:ascii="Courier New" w:hAnsi="Courier New" w:eastAsia="Courier New" w:cs="Courier New"/>
              </w:rPr>
              <w:t>serviceStartTime</w:t>
            </w:r>
          </w:p>
          <w:p w:rsidRPr="009F13BB" w:rsidR="00DD100C" w:rsidP="00455D1A" w:rsidRDefault="00DD100C" w14:paraId="2ADA1FAC" w14:textId="77777777">
            <w:pPr>
              <w:rPr>
                <w:rFonts w:ascii="Courier New" w:hAnsi="Courier New" w:eastAsia="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rsidTr="00254B4A" w14:paraId="23E58421" w14:textId="77777777">
        <w:trPr>
          <w:trHeight w:val="1061"/>
        </w:trPr>
        <w:tc>
          <w:tcPr>
            <w:tcW w:w="1293" w:type="dxa"/>
            <w:vMerge/>
            <w:shd w:val="clear" w:color="auto" w:fill="auto"/>
            <w:vAlign w:val="center"/>
          </w:tcPr>
          <w:p w:rsidRPr="009F13BB" w:rsidR="00DD100C" w:rsidP="009F13BB" w:rsidRDefault="00DD100C" w14:paraId="7E1BB177"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077423EF" w14:textId="77777777">
            <w:pPr>
              <w:rPr>
                <w:sz w:val="18"/>
                <w:szCs w:val="18"/>
              </w:rPr>
            </w:pPr>
            <w:r w:rsidRPr="009F13BB">
              <w:rPr>
                <w:sz w:val="18"/>
                <w:szCs w:val="18"/>
              </w:rPr>
              <w:t xml:space="preserve">Encounter </w:t>
            </w:r>
          </w:p>
          <w:p w:rsidRPr="009F13BB" w:rsidR="00DD100C" w:rsidP="00455D1A" w:rsidRDefault="00DD100C" w14:paraId="0D934B7D" w14:textId="77777777">
            <w:pPr>
              <w:rPr>
                <w:sz w:val="18"/>
                <w:szCs w:val="18"/>
              </w:rPr>
            </w:pPr>
            <w:r w:rsidRPr="009F13BB">
              <w:rPr>
                <w:sz w:val="18"/>
                <w:szCs w:val="18"/>
              </w:rPr>
              <w:t>Summary</w:t>
            </w:r>
          </w:p>
          <w:p w:rsidRPr="009F13BB" w:rsidR="00DD100C" w:rsidP="00455D1A" w:rsidRDefault="00DD100C" w14:paraId="66C3AEB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7C124DB6" w14:textId="77777777">
            <w:pPr>
              <w:ind w:right="908"/>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653C37E6" w14:textId="77777777">
            <w:pPr>
              <w:rPr>
                <w:rFonts w:ascii="Courier New" w:hAnsi="Courier New" w:eastAsia="Courier New" w:cs="Courier New"/>
              </w:rPr>
            </w:pPr>
            <w:r w:rsidRPr="009F13BB">
              <w:rPr>
                <w:rFonts w:ascii="Courier New" w:hAnsi="Courier New" w:eastAsia="Courier New" w:cs="Courier New"/>
              </w:rPr>
              <w:t xml:space="preserve">effectiveTime/low  </w:t>
            </w:r>
          </w:p>
          <w:p w:rsidRPr="009F13BB" w:rsidR="00DD100C" w:rsidP="00455D1A" w:rsidRDefault="00DD100C" w14:paraId="52396B43" w14:textId="77777777">
            <w:pPr>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7FD4DB14" w14:textId="77777777">
            <w:pPr>
              <w:rPr>
                <w:rFonts w:ascii="Courier New" w:hAnsi="Courier New" w:eastAsia="Courier New" w:cs="Courier New"/>
              </w:rPr>
            </w:pPr>
            <w:r w:rsidRPr="009F13BB">
              <w:rPr>
                <w:rFonts w:ascii="Courier New" w:hAnsi="Courier New" w:eastAsia="Courier New" w:cs="Courier New"/>
              </w:rPr>
              <w:t xml:space="preserve">effectiveTime/high  </w:t>
            </w:r>
          </w:p>
        </w:tc>
      </w:tr>
      <w:tr w:rsidR="00DD100C" w:rsidTr="00254B4A" w14:paraId="448E1F8E" w14:textId="77777777">
        <w:tc>
          <w:tcPr>
            <w:tcW w:w="1293" w:type="dxa"/>
            <w:vMerge/>
            <w:shd w:val="clear" w:color="auto" w:fill="auto"/>
            <w:vAlign w:val="center"/>
          </w:tcPr>
          <w:p w:rsidRPr="009F13BB" w:rsidR="00DD100C" w:rsidP="009F13BB" w:rsidRDefault="00DD100C" w14:paraId="370AB530" w14:textId="77777777">
            <w:pPr>
              <w:jc w:val="center"/>
              <w:rPr>
                <w:rFonts w:cs="Calibri Light"/>
              </w:rPr>
            </w:pPr>
          </w:p>
        </w:tc>
        <w:tc>
          <w:tcPr>
            <w:tcW w:w="1045" w:type="dxa"/>
            <w:shd w:val="clear" w:color="auto" w:fill="auto"/>
            <w:vAlign w:val="center"/>
          </w:tcPr>
          <w:p w:rsidRPr="009F13BB" w:rsidR="00DD100C" w:rsidP="00455D1A" w:rsidRDefault="00DD100C" w14:paraId="30D5CC0E" w14:textId="77777777">
            <w:pPr>
              <w:rPr>
                <w:sz w:val="18"/>
                <w:szCs w:val="18"/>
              </w:rPr>
            </w:pPr>
            <w:r w:rsidRPr="009F13BB">
              <w:rPr>
                <w:sz w:val="18"/>
                <w:szCs w:val="18"/>
              </w:rPr>
              <w:t xml:space="preserve">Patient Summary </w:t>
            </w:r>
          </w:p>
          <w:p w:rsidRPr="009F13BB" w:rsidR="00DD100C" w:rsidP="00455D1A" w:rsidRDefault="00DD100C" w14:paraId="1501F1DB"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06A81DF4" w14:textId="77777777">
            <w:pPr>
              <w:rPr>
                <w:rFonts w:ascii="Courier New" w:hAnsi="Courier New" w:eastAsia="Courier New" w:cs="Courier New"/>
                <w:sz w:val="19"/>
                <w:szCs w:val="19"/>
              </w:rPr>
            </w:pPr>
            <w:r w:rsidRPr="009F13BB">
              <w:rPr>
                <w:rFonts w:ascii="Courier New" w:hAnsi="Courier New" w:eastAsia="Courier New" w:cs="Courier New"/>
                <w:sz w:val="19"/>
                <w:szCs w:val="19"/>
              </w:rPr>
              <w:t>ClinicalDocument/documentationOf/serviceEvent/effectiveTime/low</w:t>
            </w:r>
          </w:p>
          <w:p w:rsidRPr="009F13BB" w:rsidR="00DD100C" w:rsidP="00455D1A" w:rsidRDefault="00DD100C" w14:paraId="7A91C060" w14:textId="77777777">
            <w:pPr>
              <w:rPr>
                <w:rFonts w:ascii="Courier New" w:hAnsi="Courier New" w:eastAsia="Courier New" w:cs="Courier New"/>
                <w:sz w:val="19"/>
                <w:szCs w:val="19"/>
              </w:rPr>
            </w:pPr>
            <w:r w:rsidRPr="009F13BB">
              <w:rPr>
                <w:rFonts w:ascii="Courier New" w:hAnsi="Courier New" w:eastAsia="Courier New" w:cs="Courier New"/>
                <w:sz w:val="19"/>
                <w:szCs w:val="19"/>
              </w:rPr>
              <w:t>ClinicalDocument/documentationOf/serviceEvent/effectiveTime/high</w:t>
            </w:r>
          </w:p>
        </w:tc>
      </w:tr>
      <w:tr w:rsidR="00DD100C" w:rsidTr="00254B4A" w14:paraId="5D7473AF" w14:textId="77777777">
        <w:trPr>
          <w:trHeight w:val="494"/>
        </w:trPr>
        <w:tc>
          <w:tcPr>
            <w:tcW w:w="1293" w:type="dxa"/>
            <w:vMerge w:val="restart"/>
            <w:shd w:val="clear" w:color="auto" w:fill="auto"/>
            <w:vAlign w:val="center"/>
          </w:tcPr>
          <w:p w:rsidRPr="009F13BB" w:rsidR="00DD100C" w:rsidP="009F13BB" w:rsidRDefault="00DD100C" w14:paraId="1B5D6E05" w14:textId="77777777">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rsidRPr="009F13BB" w:rsidR="00DD100C" w:rsidP="00455D1A" w:rsidRDefault="00DD100C" w14:paraId="6A526AB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76D4D175" w14:textId="77777777">
            <w:r w:rsidRPr="009F13BB">
              <w:rPr>
                <w:rFonts w:ascii="Courier New" w:hAnsi="Courier New" w:cs="Courier New"/>
                <w:color w:val="044444"/>
              </w:rPr>
              <w:t>DocumentEntry.</w:t>
            </w:r>
            <w:r w:rsidRPr="009F13BB">
              <w:rPr>
                <w:rFonts w:ascii="Courier New" w:hAnsi="Courier New" w:eastAsia="Courier New" w:cs="Courier New"/>
              </w:rPr>
              <w:t>title</w:t>
            </w:r>
          </w:p>
        </w:tc>
      </w:tr>
      <w:tr w:rsidR="00DD100C" w:rsidTr="00254B4A" w14:paraId="1DED8395" w14:textId="77777777">
        <w:tc>
          <w:tcPr>
            <w:tcW w:w="1293" w:type="dxa"/>
            <w:vMerge/>
            <w:shd w:val="clear" w:color="auto" w:fill="auto"/>
            <w:vAlign w:val="center"/>
          </w:tcPr>
          <w:p w:rsidRPr="009F13BB" w:rsidR="00DD100C" w:rsidP="009F13BB" w:rsidRDefault="00DD100C" w14:paraId="5786D5EB"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AC96DF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4C8B7AA9" w14:textId="77777777">
            <w:r w:rsidRPr="009F13BB">
              <w:rPr>
                <w:rFonts w:ascii="Courier New" w:hAnsi="Courier New" w:eastAsia="Courier New" w:cs="Courier New"/>
                <w:sz w:val="19"/>
                <w:szCs w:val="19"/>
              </w:rPr>
              <w:t>ClinicalDocument</w:t>
            </w:r>
            <w:r w:rsidRPr="009F13BB">
              <w:rPr>
                <w:rFonts w:ascii="Courier New" w:hAnsi="Courier New" w:eastAsia="Courier New" w:cs="Courier New"/>
              </w:rPr>
              <w:t>/title</w:t>
            </w:r>
          </w:p>
        </w:tc>
      </w:tr>
      <w:tr w:rsidR="00DD100C" w:rsidTr="00254B4A" w14:paraId="435B1E16" w14:textId="77777777">
        <w:trPr>
          <w:trHeight w:val="467"/>
        </w:trPr>
        <w:tc>
          <w:tcPr>
            <w:tcW w:w="1293" w:type="dxa"/>
            <w:vMerge w:val="restart"/>
            <w:shd w:val="clear" w:color="auto" w:fill="auto"/>
            <w:vAlign w:val="center"/>
          </w:tcPr>
          <w:p w:rsidRPr="009F13BB" w:rsidR="00DD100C" w:rsidP="009F13BB" w:rsidRDefault="00DD100C" w14:paraId="3BDDAAF8" w14:textId="77777777">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rsidRPr="009F13BB" w:rsidR="00DD100C" w:rsidP="00455D1A" w:rsidRDefault="00DD100C" w14:paraId="41F4BCA4"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4F5C388" w14:textId="77777777">
            <w:r w:rsidRPr="009F13BB">
              <w:rPr>
                <w:rFonts w:ascii="Courier New" w:hAnsi="Courier New" w:cs="Courier New"/>
                <w:color w:val="044444"/>
              </w:rPr>
              <w:t>DocumentEntry.</w:t>
            </w:r>
            <w:r w:rsidRPr="009F13BB">
              <w:rPr>
                <w:rFonts w:ascii="Courier New" w:hAnsi="Courier New" w:eastAsia="Courier New" w:cs="Courier New"/>
              </w:rPr>
              <w:t>typeCode</w:t>
            </w:r>
          </w:p>
        </w:tc>
      </w:tr>
      <w:tr w:rsidR="00DD100C" w:rsidTr="00254B4A" w14:paraId="28AA796F" w14:textId="77777777">
        <w:tc>
          <w:tcPr>
            <w:tcW w:w="1293" w:type="dxa"/>
            <w:vMerge/>
            <w:shd w:val="clear" w:color="auto" w:fill="auto"/>
            <w:vAlign w:val="center"/>
          </w:tcPr>
          <w:p w:rsidRPr="009F13BB" w:rsidR="00DD100C" w:rsidP="009F13BB" w:rsidRDefault="00DD100C" w14:paraId="199DF821"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5C44BE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543C4EDE" w14:textId="77777777">
            <w:r w:rsidRPr="009F13BB">
              <w:rPr>
                <w:rFonts w:ascii="Courier New" w:hAnsi="Courier New" w:eastAsia="Courier New" w:cs="Courier New"/>
              </w:rPr>
              <w:t>ClinicalDocument/code</w:t>
            </w:r>
          </w:p>
        </w:tc>
      </w:tr>
      <w:tr w:rsidR="00DD100C" w:rsidTr="00254B4A" w14:paraId="23F33A1B" w14:textId="77777777">
        <w:trPr>
          <w:trHeight w:val="458"/>
        </w:trPr>
        <w:tc>
          <w:tcPr>
            <w:tcW w:w="1293" w:type="dxa"/>
            <w:vMerge w:val="restart"/>
            <w:shd w:val="clear" w:color="auto" w:fill="auto"/>
            <w:vAlign w:val="center"/>
          </w:tcPr>
          <w:p w:rsidRPr="009F13BB" w:rsidR="00DD100C" w:rsidP="009F13BB" w:rsidRDefault="00DD100C" w14:paraId="2F01688C" w14:textId="77777777">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rsidRPr="009F13BB" w:rsidR="00DD100C" w:rsidP="00455D1A" w:rsidRDefault="00DD100C" w14:paraId="641498CD"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536D76E" w14:textId="77777777">
            <w:r w:rsidRPr="009F13BB">
              <w:rPr>
                <w:rFonts w:ascii="Courier New" w:hAnsi="Courier New" w:cs="Courier New"/>
                <w:color w:val="044444"/>
              </w:rPr>
              <w:t>DocumentEntry.</w:t>
            </w:r>
            <w:r w:rsidRPr="009F13BB">
              <w:rPr>
                <w:rFonts w:ascii="Courier New" w:hAnsi="Courier New" w:eastAsia="Courier New" w:cs="Courier New"/>
              </w:rPr>
              <w:t>authorPerson</w:t>
            </w:r>
          </w:p>
        </w:tc>
      </w:tr>
      <w:tr w:rsidR="00DD100C" w:rsidTr="00254B4A" w14:paraId="3DEFBDD8" w14:textId="77777777">
        <w:trPr>
          <w:trHeight w:val="521"/>
        </w:trPr>
        <w:tc>
          <w:tcPr>
            <w:tcW w:w="1293" w:type="dxa"/>
            <w:vMerge/>
            <w:shd w:val="clear" w:color="auto" w:fill="auto"/>
            <w:vAlign w:val="center"/>
          </w:tcPr>
          <w:p w:rsidRPr="009F13BB" w:rsidR="00DD100C" w:rsidP="009F13BB" w:rsidRDefault="00DD100C" w14:paraId="4508D88D"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7F6882A5"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768E395" w14:textId="77777777">
            <w:r w:rsidRPr="009F13BB">
              <w:rPr>
                <w:rFonts w:ascii="Courier New" w:hAnsi="Courier New" w:eastAsia="Courier New" w:cs="Courier New"/>
              </w:rPr>
              <w:t>ClinicalDocument/author/assignedAuthor/assignedPerson</w:t>
            </w:r>
          </w:p>
        </w:tc>
      </w:tr>
      <w:tr w:rsidR="00DD100C" w:rsidTr="00254B4A" w14:paraId="0FF113AD" w14:textId="77777777">
        <w:trPr>
          <w:trHeight w:val="458"/>
        </w:trPr>
        <w:tc>
          <w:tcPr>
            <w:tcW w:w="1293" w:type="dxa"/>
            <w:vMerge w:val="restart"/>
            <w:shd w:val="clear" w:color="auto" w:fill="auto"/>
            <w:vAlign w:val="center"/>
          </w:tcPr>
          <w:p w:rsidRPr="009F13BB" w:rsidR="00DD100C" w:rsidP="009F13BB" w:rsidRDefault="00DD100C" w14:paraId="3152E4D5" w14:textId="77777777">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rsidRPr="009F13BB" w:rsidR="00DD100C" w:rsidP="00455D1A" w:rsidRDefault="00DD100C" w14:paraId="54217F4B"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241D37C4" w14:textId="77777777">
            <w:r w:rsidRPr="009F13BB">
              <w:rPr>
                <w:rFonts w:ascii="Courier New" w:hAnsi="Courier New" w:cs="Courier New"/>
                <w:color w:val="044444"/>
              </w:rPr>
              <w:t>DocumentEntry.</w:t>
            </w:r>
            <w:r w:rsidRPr="009F13BB">
              <w:rPr>
                <w:rFonts w:ascii="Courier New" w:hAnsi="Courier New" w:eastAsia="Courier New" w:cs="Courier New"/>
              </w:rPr>
              <w:t>authorInstitution</w:t>
            </w:r>
          </w:p>
        </w:tc>
      </w:tr>
      <w:tr w:rsidR="00DD100C" w:rsidTr="00254B4A" w14:paraId="3FCA4FAE" w14:textId="77777777">
        <w:trPr>
          <w:trHeight w:val="710"/>
        </w:trPr>
        <w:tc>
          <w:tcPr>
            <w:tcW w:w="1293" w:type="dxa"/>
            <w:vMerge/>
            <w:shd w:val="clear" w:color="auto" w:fill="auto"/>
            <w:vAlign w:val="center"/>
          </w:tcPr>
          <w:p w:rsidRPr="009F13BB" w:rsidR="00DD100C" w:rsidP="009F13BB" w:rsidRDefault="00DD100C" w14:paraId="2E8C938A"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204D7BE"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ED58038" w14:textId="77777777">
            <w:pPr>
              <w:rPr>
                <w:rFonts w:ascii="Courier New" w:hAnsi="Courier New" w:eastAsia="Courier New" w:cs="Courier New"/>
              </w:rPr>
            </w:pPr>
            <w:r w:rsidRPr="009F13BB">
              <w:rPr>
                <w:rFonts w:ascii="Courier New" w:hAnsi="Courier New" w:eastAsia="Courier New" w:cs="Courier New"/>
              </w:rPr>
              <w:t>ClinicalDocument/author/assignedAuthor/</w:t>
            </w:r>
            <w:r w:rsidRPr="009F13BB">
              <w:rPr>
                <w:rFonts w:ascii="Courier New" w:hAnsi="Courier New" w:eastAsia="Courier New" w:cs="Courier New"/>
              </w:rPr>
              <w:br/>
            </w:r>
            <w:r w:rsidRPr="009F13BB">
              <w:rPr>
                <w:rFonts w:ascii="Courier New" w:hAnsi="Courier New" w:eastAsia="Courier New" w:cs="Courier New"/>
              </w:rPr>
              <w:t>representedOrganization/name</w:t>
            </w:r>
          </w:p>
          <w:p w:rsidRPr="009F13BB" w:rsidR="00DD100C" w:rsidP="00455D1A" w:rsidRDefault="00DD100C" w14:paraId="0FA4C947" w14:textId="77777777"/>
        </w:tc>
      </w:tr>
      <w:tr w:rsidR="00DD100C" w:rsidTr="00254B4A" w14:paraId="693C1009" w14:textId="77777777">
        <w:trPr>
          <w:trHeight w:val="467"/>
        </w:trPr>
        <w:tc>
          <w:tcPr>
            <w:tcW w:w="1293" w:type="dxa"/>
            <w:vMerge w:val="restart"/>
            <w:shd w:val="clear" w:color="auto" w:fill="auto"/>
            <w:vAlign w:val="center"/>
          </w:tcPr>
          <w:p w:rsidRPr="009F13BB" w:rsidR="00DD100C" w:rsidP="009F13BB" w:rsidRDefault="00DD100C" w14:paraId="4F5FAA77" w14:textId="77777777">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rsidRPr="009F13BB" w:rsidR="00DD100C" w:rsidP="00455D1A" w:rsidRDefault="00DD100C" w14:paraId="241B726C"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C014EE2" w14:textId="77777777">
            <w:r w:rsidRPr="009F13BB">
              <w:rPr>
                <w:rFonts w:ascii="Courier New" w:hAnsi="Courier New" w:cs="Courier New"/>
                <w:color w:val="044444"/>
              </w:rPr>
              <w:t>DocumentEntry.</w:t>
            </w:r>
            <w:r w:rsidRPr="009F13BB">
              <w:rPr>
                <w:rFonts w:ascii="Courier New" w:hAnsi="Courier New" w:eastAsia="Courier New" w:cs="Courier New"/>
              </w:rPr>
              <w:t>eventCodeList</w:t>
            </w:r>
          </w:p>
        </w:tc>
      </w:tr>
      <w:tr w:rsidR="00DD100C" w:rsidTr="00254B4A" w14:paraId="3C2F35C9" w14:textId="77777777">
        <w:tc>
          <w:tcPr>
            <w:tcW w:w="1293" w:type="dxa"/>
            <w:vMerge/>
            <w:shd w:val="clear" w:color="auto" w:fill="auto"/>
            <w:vAlign w:val="center"/>
          </w:tcPr>
          <w:p w:rsidRPr="009F13BB" w:rsidR="00DD100C" w:rsidP="009F13BB" w:rsidRDefault="00DD100C" w14:paraId="4040249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77C90108"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75398EFB" w14:textId="77777777">
            <w:r w:rsidRPr="009F13BB">
              <w:rPr>
                <w:rFonts w:ascii="Courier New" w:hAnsi="Courier New" w:eastAsia="Courier New" w:cs="Courier New"/>
              </w:rPr>
              <w:t>ClinicalDocument/documentationOf/serviceEvent/code</w:t>
            </w:r>
          </w:p>
        </w:tc>
      </w:tr>
      <w:tr w:rsidR="00DD100C" w:rsidTr="00254B4A" w14:paraId="3F0E23AF" w14:textId="77777777">
        <w:tc>
          <w:tcPr>
            <w:tcW w:w="1293" w:type="dxa"/>
            <w:vMerge/>
            <w:shd w:val="clear" w:color="auto" w:fill="auto"/>
            <w:vAlign w:val="center"/>
          </w:tcPr>
          <w:p w:rsidRPr="009F13BB" w:rsidR="00DD100C" w:rsidP="009F13BB" w:rsidRDefault="00DD100C" w14:paraId="7A2F2A92"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7E8118F9" w14:textId="77777777">
            <w:pPr>
              <w:rPr>
                <w:sz w:val="18"/>
                <w:szCs w:val="18"/>
              </w:rPr>
            </w:pPr>
            <w:r w:rsidRPr="009F13BB">
              <w:rPr>
                <w:sz w:val="18"/>
                <w:szCs w:val="18"/>
              </w:rPr>
              <w:t xml:space="preserve">Patient Summary </w:t>
            </w:r>
          </w:p>
          <w:p w:rsidRPr="009F13BB" w:rsidR="00DD100C" w:rsidP="00455D1A" w:rsidRDefault="00DD100C" w14:paraId="39A805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DD71358" w14:textId="77777777">
            <w:pPr>
              <w:rPr>
                <w:rFonts w:ascii="Courier New" w:hAnsi="Courier New" w:eastAsia="Courier New" w:cs="Courier New"/>
              </w:rPr>
            </w:pPr>
            <w:r w:rsidRPr="009F13BB">
              <w:rPr>
                <w:rFonts w:ascii="Courier New" w:hAnsi="Courier New" w:eastAsia="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rsidTr="00254B4A" w14:paraId="3B2D0CA6" w14:textId="77777777">
        <w:trPr>
          <w:trHeight w:val="476"/>
        </w:trPr>
        <w:tc>
          <w:tcPr>
            <w:tcW w:w="1293" w:type="dxa"/>
            <w:vMerge w:val="restart"/>
            <w:shd w:val="clear" w:color="auto" w:fill="auto"/>
            <w:vAlign w:val="center"/>
          </w:tcPr>
          <w:p w:rsidRPr="009F13BB" w:rsidR="00DD100C" w:rsidP="009F13BB" w:rsidRDefault="00DD100C" w14:paraId="1C7BCF36" w14:textId="77777777">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rsidRPr="009F13BB" w:rsidR="00DD100C" w:rsidP="00455D1A" w:rsidRDefault="00DD100C" w14:paraId="54C90DE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027351A" w14:textId="77777777">
            <w:r w:rsidRPr="009F13BB">
              <w:rPr>
                <w:rFonts w:ascii="Courier New" w:hAnsi="Courier New" w:cs="Courier New"/>
                <w:color w:val="044444"/>
              </w:rPr>
              <w:t>DocumentEntry.</w:t>
            </w:r>
            <w:r w:rsidRPr="009F13BB">
              <w:rPr>
                <w:rFonts w:ascii="Courier New" w:hAnsi="Courier New" w:eastAsia="Courier New" w:cs="Courier New"/>
              </w:rPr>
              <w:t>practiceSettingCode</w:t>
            </w:r>
          </w:p>
        </w:tc>
      </w:tr>
      <w:tr w:rsidR="00DD100C" w:rsidTr="00254B4A" w14:paraId="29C038DD" w14:textId="77777777">
        <w:tc>
          <w:tcPr>
            <w:tcW w:w="1293" w:type="dxa"/>
            <w:vMerge/>
            <w:shd w:val="clear" w:color="auto" w:fill="auto"/>
            <w:vAlign w:val="center"/>
          </w:tcPr>
          <w:p w:rsidRPr="009F13BB" w:rsidR="00DD100C" w:rsidP="009F13BB" w:rsidRDefault="00DD100C" w14:paraId="4A4B0CD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3C38EB26"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6EA1F67B" w14:textId="77777777">
            <w:pPr>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5679B92E" w14:textId="77777777">
            <w:pPr>
              <w:rPr>
                <w:rFonts w:ascii="Courier New" w:hAnsi="Courier New" w:eastAsia="Courier New" w:cs="Courier New"/>
              </w:rPr>
            </w:pPr>
            <w:r w:rsidRPr="009F13BB">
              <w:rPr>
                <w:rFonts w:ascii="Courier New" w:hAnsi="Courier New" w:eastAsia="Courier New" w:cs="Courier New"/>
              </w:rPr>
              <w:t>location/healthcareFacility</w:t>
            </w:r>
          </w:p>
          <w:p w:rsidRPr="009F13BB" w:rsidR="00DD100C" w:rsidP="00455D1A" w:rsidRDefault="00DD100C" w14:paraId="16C1F427" w14:textId="77777777"/>
        </w:tc>
      </w:tr>
      <w:tr w:rsidR="00DD100C" w:rsidTr="00254B4A" w14:paraId="378D6240" w14:textId="77777777">
        <w:tc>
          <w:tcPr>
            <w:tcW w:w="1293" w:type="dxa"/>
            <w:vMerge/>
            <w:shd w:val="clear" w:color="auto" w:fill="auto"/>
            <w:vAlign w:val="center"/>
          </w:tcPr>
          <w:p w:rsidRPr="009F13BB" w:rsidR="00DD100C" w:rsidP="009F13BB" w:rsidRDefault="00DD100C" w14:paraId="4E522EB5"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41D6A6FA" w14:textId="77777777">
            <w:pPr>
              <w:rPr>
                <w:sz w:val="18"/>
                <w:szCs w:val="18"/>
              </w:rPr>
            </w:pPr>
            <w:r w:rsidRPr="009F13BB">
              <w:rPr>
                <w:sz w:val="18"/>
                <w:szCs w:val="18"/>
              </w:rPr>
              <w:t xml:space="preserve">Patient Summary </w:t>
            </w:r>
          </w:p>
          <w:p w:rsidRPr="009F13BB" w:rsidR="00DD100C" w:rsidP="00455D1A" w:rsidRDefault="00DD100C" w14:paraId="62D09AC3"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7CE11CA" w14:textId="77777777">
            <w:pPr>
              <w:rPr>
                <w:rFonts w:ascii="Courier New" w:hAnsi="Courier New" w:eastAsia="Courier New" w:cs="Courier New"/>
              </w:rPr>
            </w:pPr>
            <w:r w:rsidRPr="009F13BB">
              <w:rPr>
                <w:rFonts w:ascii="Courier New" w:hAnsi="Courier New" w:eastAsia="Courier New" w:cs="Courier New"/>
              </w:rPr>
              <w:t>Not Applicable - Patient Summary may multiple practice types</w:t>
            </w:r>
          </w:p>
        </w:tc>
      </w:tr>
      <w:tr w:rsidR="00DD100C" w:rsidTr="00254B4A" w14:paraId="6FFE1EEB" w14:textId="77777777">
        <w:trPr>
          <w:trHeight w:val="485"/>
        </w:trPr>
        <w:tc>
          <w:tcPr>
            <w:tcW w:w="1293" w:type="dxa"/>
            <w:vMerge w:val="restart"/>
            <w:shd w:val="clear" w:color="auto" w:fill="auto"/>
            <w:vAlign w:val="center"/>
          </w:tcPr>
          <w:p w:rsidRPr="009F13BB" w:rsidR="00DD100C" w:rsidP="009F13BB" w:rsidRDefault="00DD100C" w14:paraId="45FF126F" w14:textId="77777777">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rsidRPr="009F13BB" w:rsidR="00DD100C" w:rsidP="00455D1A" w:rsidRDefault="00DD100C" w14:paraId="6572F65A"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661C639" w14:textId="77777777">
            <w:r w:rsidRPr="009F13BB">
              <w:rPr>
                <w:rFonts w:ascii="Courier New" w:hAnsi="Courier New" w:cs="Courier New"/>
                <w:color w:val="044444"/>
              </w:rPr>
              <w:t>DocumentEntry.</w:t>
            </w:r>
            <w:r w:rsidRPr="009F13BB">
              <w:rPr>
                <w:rFonts w:ascii="Courier New" w:hAnsi="Courier New" w:eastAsia="Courier New" w:cs="Courier New"/>
              </w:rPr>
              <w:t>formatCode</w:t>
            </w:r>
          </w:p>
        </w:tc>
      </w:tr>
      <w:tr w:rsidR="00DD100C" w:rsidTr="00254B4A" w14:paraId="310EE2A7" w14:textId="77777777">
        <w:tc>
          <w:tcPr>
            <w:tcW w:w="1293" w:type="dxa"/>
            <w:vMerge/>
            <w:shd w:val="clear" w:color="auto" w:fill="auto"/>
            <w:vAlign w:val="center"/>
          </w:tcPr>
          <w:p w:rsidR="00DD100C" w:rsidP="009F13BB" w:rsidRDefault="00DD100C" w14:paraId="02F50FA4" w14:textId="77777777">
            <w:pPr>
              <w:jc w:val="center"/>
            </w:pPr>
          </w:p>
        </w:tc>
        <w:tc>
          <w:tcPr>
            <w:tcW w:w="1045" w:type="dxa"/>
            <w:shd w:val="clear" w:color="auto" w:fill="auto"/>
            <w:vAlign w:val="center"/>
          </w:tcPr>
          <w:p w:rsidRPr="009F13BB" w:rsidR="00DD100C" w:rsidP="00455D1A" w:rsidRDefault="00DD100C" w14:paraId="0E65BA3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6FA53C80" w14:textId="77777777">
            <w:pPr>
              <w:keepNext/>
              <w:rPr>
                <w:rFonts w:ascii="Courier New" w:hAnsi="Courier New" w:eastAsia="Courier New" w:cs="Courier New"/>
              </w:rPr>
            </w:pPr>
            <w:r w:rsidRPr="009F13BB">
              <w:rPr>
                <w:rFonts w:ascii="Courier New" w:hAnsi="Courier New" w:eastAsia="Courier New" w:cs="Courier New"/>
              </w:rPr>
              <w:t>Not Applicable - the formatCode is inferred by the templateIDs asserted in the Header</w:t>
            </w:r>
          </w:p>
        </w:tc>
      </w:tr>
    </w:tbl>
    <w:p w:rsidR="0009537F" w:rsidP="0009537F" w:rsidRDefault="0009537F" w14:paraId="2319E6BA" w14:textId="46384462">
      <w:pPr>
        <w:pStyle w:val="Caption"/>
      </w:pPr>
      <w:bookmarkStart w:name="_Toc118898793" w:id="351"/>
      <w:bookmarkStart w:name="_Toc119939996" w:id="352"/>
      <w:bookmarkStart w:name="_Toc135313028" w:id="353"/>
      <w:r>
        <w:t xml:space="preserve">Table </w:t>
      </w:r>
      <w:r>
        <w:fldChar w:fldCharType="begin"/>
      </w:r>
      <w:r>
        <w:instrText>SEQ Table \* ARABIC</w:instrText>
      </w:r>
      <w:r>
        <w:fldChar w:fldCharType="separate"/>
      </w:r>
      <w:r w:rsidR="00DC1072">
        <w:rPr>
          <w:noProof/>
        </w:rPr>
        <w:t>7</w:t>
      </w:r>
      <w:r>
        <w:fldChar w:fldCharType="end"/>
      </w:r>
      <w:r>
        <w:t xml:space="preserve">: </w:t>
      </w:r>
      <w:r w:rsidRPr="004951D5">
        <w:t>from Concise Consolidated CDA: Deploying Encounter Summary Documents with Clinical Notes. Document Information Available during the IHE Query and in the stored C-CDA</w:t>
      </w:r>
      <w:bookmarkEnd w:id="351"/>
      <w:bookmarkEnd w:id="352"/>
      <w:bookmarkEnd w:id="353"/>
    </w:p>
    <w:p w:rsidR="00C65ED0" w:rsidP="00C65ED0" w:rsidRDefault="00C65ED0" w14:paraId="33B5410B" w14:textId="77777777">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rsidRPr="00C64922" w:rsidR="00A10C4D" w:rsidP="003E2C96" w:rsidRDefault="00A10C4D" w14:paraId="4B8D03CF" w14:textId="77777777">
      <w:pPr>
        <w:pStyle w:val="Heading2"/>
      </w:pPr>
      <w:bookmarkStart w:name="_Toc21691472" w:id="354"/>
      <w:bookmarkStart w:name="_Toc21845654" w:id="355"/>
      <w:bookmarkStart w:name="_Toc21851895" w:id="356"/>
      <w:bookmarkStart w:name="_Toc21871856" w:id="357"/>
      <w:bookmarkStart w:name="_Toc21872312" w:id="358"/>
      <w:bookmarkStart w:name="_Toc21880083" w:id="359"/>
      <w:bookmarkStart w:name="_Toc21889913" w:id="360"/>
      <w:bookmarkStart w:name="_Toc21894056" w:id="361"/>
      <w:bookmarkStart w:name="_Toc21897984" w:id="362"/>
      <w:bookmarkStart w:name="_Toc21926731" w:id="363"/>
      <w:bookmarkStart w:name="_Toc10695567" w:id="364"/>
      <w:bookmarkStart w:name="_Toc11043563" w:id="365"/>
      <w:bookmarkStart w:name="_Toc11045561" w:id="366"/>
      <w:bookmarkStart w:name="_Toc11391231" w:id="367"/>
      <w:bookmarkStart w:name="_Toc119939794" w:id="368"/>
      <w:bookmarkStart w:name="_Toc135312825" w:id="369"/>
      <w:bookmarkEnd w:id="354"/>
      <w:bookmarkEnd w:id="355"/>
      <w:bookmarkEnd w:id="356"/>
      <w:bookmarkEnd w:id="357"/>
      <w:bookmarkEnd w:id="358"/>
      <w:bookmarkEnd w:id="359"/>
      <w:bookmarkEnd w:id="360"/>
      <w:bookmarkEnd w:id="361"/>
      <w:bookmarkEnd w:id="362"/>
      <w:bookmarkEnd w:id="363"/>
      <w:r w:rsidRPr="00C64922">
        <w:t>Clinical Notes</w:t>
      </w:r>
      <w:bookmarkEnd w:id="364"/>
      <w:bookmarkEnd w:id="365"/>
      <w:bookmarkEnd w:id="366"/>
      <w:bookmarkEnd w:id="367"/>
      <w:bookmarkEnd w:id="368"/>
      <w:bookmarkEnd w:id="369"/>
    </w:p>
    <w:p w:rsidRPr="00D14360" w:rsidR="00886DDA" w:rsidP="00B505D2" w:rsidRDefault="00A10C4D" w14:paraId="7BD7FA9B" w14:textId="77777777">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rsidRPr="00D14360" w:rsidR="00A10C4D" w:rsidP="00B505D2" w:rsidRDefault="00A10C4D" w14:paraId="27B6076B" w14:textId="68AE1663">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rsidRPr="00D14360" w:rsidR="00A10C4D" w:rsidP="00B505D2" w:rsidRDefault="00D31C7C" w14:paraId="0D475822" w14:textId="4168A288">
      <w:pPr>
        <w:spacing w:after="120"/>
        <w:rPr>
          <w:rFonts w:eastAsia="Calibri" w:cs="Calibri"/>
          <w:color w:val="000000"/>
        </w:rPr>
      </w:pPr>
      <w:r w:rsidRPr="00D14360">
        <w:rPr>
          <w:rFonts w:eastAsia="Calibri" w:cs="Calibri"/>
          <w:color w:val="000000"/>
        </w:rPr>
        <w:t>Additionally, t</w:t>
      </w:r>
      <w:r w:rsidRPr="00D14360" w:rsidR="00A10C4D">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Pr="00D14360" w:rsidR="00A10C4D">
        <w:rPr>
          <w:rFonts w:eastAsia="Calibri" w:cs="Calibri"/>
          <w:i/>
          <w:color w:val="000000"/>
        </w:rPr>
        <w:t>e</w:t>
      </w:r>
      <w:r w:rsidRPr="00D14360" w:rsidR="00A10C4D">
        <w:rPr>
          <w:rFonts w:eastAsia="Calibri" w:cs="Calibri"/>
          <w:color w:val="000000"/>
        </w:rPr>
        <w:t>quality and CommonWell content work groups were discussing methods to exchange clinical notes in C-CDA. Additionally, in response to requirements within the 21</w:t>
      </w:r>
      <w:r w:rsidRPr="003A3D50" w:rsidR="00A10C4D">
        <w:rPr>
          <w:rFonts w:eastAsia="Calibri" w:cs="Calibri"/>
          <w:color w:val="000000"/>
          <w:vertAlign w:val="superscript"/>
        </w:rPr>
        <w:t>st</w:t>
      </w:r>
      <w:r w:rsidRPr="00D14360" w:rsidR="00A10C4D">
        <w:rPr>
          <w:rFonts w:eastAsia="Calibri" w:cs="Calibri"/>
          <w:color w:val="000000"/>
        </w:rPr>
        <w:t xml:space="preserve"> Century Cures Act</w:t>
      </w:r>
      <w:r w:rsidR="001E1A3D">
        <w:rPr>
          <w:rFonts w:eastAsia="Calibri" w:cs="Calibri"/>
          <w:color w:val="000000"/>
        </w:rPr>
        <w:t>,</w:t>
      </w:r>
      <w:r w:rsidRPr="00D14360" w:rsidR="00A10C4D">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Pr="00D14360" w:rsidR="00A10C4D">
        <w:rPr>
          <w:rFonts w:eastAsia="Calibri" w:cs="Calibri"/>
          <w:color w:val="000000"/>
        </w:rPr>
        <w:t>U.S. Core Data for Interoperability (USCDI)</w:t>
      </w:r>
      <w:r w:rsidR="001E1A3D">
        <w:rPr>
          <w:rFonts w:eastAsia="Calibri" w:cs="Calibri"/>
          <w:color w:val="000000"/>
        </w:rPr>
        <w:t>.</w:t>
      </w:r>
      <w:r w:rsidRPr="00D14360" w:rsidR="00A10C4D">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Pr="00D14360" w:rsidR="00A10C4D">
        <w:rPr>
          <w:rStyle w:val="FootnoteReference"/>
          <w:rFonts w:eastAsia="Calibri" w:cs="Calibri"/>
          <w:color w:val="000000"/>
        </w:rPr>
        <w:footnoteReference w:id="46"/>
      </w:r>
    </w:p>
    <w:p w:rsidRPr="00D14360" w:rsidR="00A10C4D" w:rsidP="00B505D2" w:rsidRDefault="00A10C4D" w14:paraId="050CD60A" w14:textId="6B61027D">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Pr="00D14360" w:rsidR="003512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rsidRPr="00D14360" w:rsidR="00A10C4D" w:rsidP="00B505D2" w:rsidRDefault="00A10C4D" w14:paraId="587BEE43" w14:textId="77777777">
      <w:pPr>
        <w:spacing w:after="120"/>
        <w:rPr>
          <w:rFonts w:eastAsia="Calibri" w:cs="Calibri"/>
          <w:color w:val="000000"/>
        </w:rPr>
      </w:pPr>
      <w:r w:rsidRPr="00D14360">
        <w:rPr>
          <w:rFonts w:eastAsia="Calibri" w:cs="Calibri"/>
          <w:color w:val="000000"/>
        </w:rPr>
        <w:t>Regardless of the granularit</w:t>
      </w:r>
      <w:r w:rsidRPr="00D14360" w:rsidR="003B4535">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rsidRPr="00D14360" w:rsidR="00A10C4D" w:rsidP="00B505D2" w:rsidRDefault="00A10C4D" w14:paraId="257055C3" w14:textId="666DF7E6">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rsidRPr="00D14360" w:rsidR="00A10C4D" w:rsidP="00B505D2" w:rsidRDefault="00351260" w14:paraId="6196D003" w14:textId="6630104C">
      <w:pPr>
        <w:spacing w:after="120"/>
        <w:rPr>
          <w:rFonts w:eastAsia="Calibri" w:cs="Calibri"/>
          <w:color w:val="000000"/>
        </w:rPr>
      </w:pPr>
      <w:r w:rsidRPr="00D14360">
        <w:rPr>
          <w:rFonts w:eastAsia="Calibri" w:cs="Calibri"/>
          <w:color w:val="000000"/>
        </w:rPr>
        <w:t>To</w:t>
      </w:r>
      <w:r w:rsidRPr="00D14360" w:rsidR="00A10C4D">
        <w:rPr>
          <w:rFonts w:eastAsia="Calibri" w:cs="Calibri"/>
          <w:color w:val="000000"/>
        </w:rPr>
        <w:t xml:space="preserve"> address the challenge that clinical notes in</w:t>
      </w:r>
      <w:r w:rsidRPr="00D14360" w:rsidR="006F3BC6">
        <w:rPr>
          <w:rFonts w:eastAsia="Calibri" w:cs="Calibri"/>
          <w:color w:val="000000"/>
        </w:rPr>
        <w:t xml:space="preserve"> an </w:t>
      </w:r>
      <w:r w:rsidRPr="00D14360" w:rsidR="00A10C4D">
        <w:rPr>
          <w:rFonts w:eastAsia="Calibri" w:cs="Calibri"/>
          <w:color w:val="000000"/>
        </w:rPr>
        <w:t xml:space="preserve">EHR systems have varying levels of identifiable structure, C-CDA defines clinical note templates at different levels.  </w:t>
      </w:r>
    </w:p>
    <w:p w:rsidRPr="00D14360" w:rsidR="00A10C4D" w:rsidP="00B505D2" w:rsidRDefault="00A10C4D" w14:paraId="71B6E970" w14:textId="77777777">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rsidRPr="00D14360" w:rsidR="00A10C4D" w:rsidP="00B505D2" w:rsidRDefault="00A10C4D" w14:paraId="1126728A" w14:textId="77777777">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Pr="00D14360" w:rsidR="003B4535">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rsidRPr="00D14360" w:rsidR="00A10C4D" w:rsidP="00B505D2" w:rsidRDefault="00A10C4D" w14:paraId="0B04CD8F" w14:textId="77777777">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rsidRPr="00D14360" w:rsidR="00A10C4D" w:rsidP="00B505D2" w:rsidRDefault="00A10C4D" w14:paraId="524EADFB" w14:textId="77777777">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rsidRPr="00D14360" w:rsidR="00CE769F" w:rsidP="00B505D2" w:rsidRDefault="00CE769F" w14:paraId="2F755784" w14:textId="3CFC2B8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Clinical_Note">
        <w:r w:rsidRPr="00AD08FB" w:rsidR="00693FC4">
          <w:rPr>
            <w:rStyle w:val="Hyperlink"/>
            <w:rFonts w:eastAsia="Calibri" w:cs="Calibri"/>
            <w:color w:val="000000"/>
            <w:u w:val="none"/>
          </w:rPr>
          <w:t xml:space="preserve"> </w:t>
        </w:r>
        <w:r w:rsidRPr="007770C6" w:rsidR="00693FC4">
          <w:rPr>
            <w:rStyle w:val="Hyperlink"/>
            <w:rFonts w:eastAsia="Calibri" w:cs="Calibri"/>
          </w:rPr>
          <w:t>5.2.18 Clinical Note</w:t>
        </w:r>
      </w:hyperlink>
      <w:r w:rsidR="005632F7">
        <w:rPr>
          <w:rFonts w:eastAsia="Calibri" w:cs="Calibri"/>
          <w:color w:val="000000"/>
        </w:rPr>
        <w:t>,</w:t>
      </w:r>
      <w:hyperlink w:history="1" w:anchor="_The_Joint_Document">
        <w:r w:rsidRPr="00AD08FB" w:rsidR="00720DFB">
          <w:rPr>
            <w:rStyle w:val="Hyperlink"/>
            <w:rFonts w:eastAsia="Calibri" w:cs="Calibri"/>
            <w:color w:val="000000"/>
            <w:u w:val="non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hyperlink>
      <w:r w:rsidRPr="00AD08FB" w:rsidR="00720DFB">
        <w:rPr>
          <w:rFonts w:eastAsia="Calibri" w:cs="Calibri"/>
          <w:color w:val="000000"/>
        </w:rPr>
        <w:t>,</w:t>
      </w:r>
      <w:r w:rsidRPr="00D14360" w:rsidR="00720DFB">
        <w:rPr>
          <w:rFonts w:eastAsia="Calibri" w:cs="Calibri"/>
          <w:color w:val="000000"/>
        </w:rPr>
        <w:t xml:space="preserve"> </w:t>
      </w:r>
      <w:r w:rsidRPr="00D14360">
        <w:rPr>
          <w:rFonts w:eastAsia="Calibri" w:cs="Calibri"/>
          <w:color w:val="000000"/>
        </w:rPr>
        <w:t xml:space="preserve">Appendix </w:t>
      </w:r>
      <w:r w:rsidRPr="00D14360" w:rsidR="00F33AEE">
        <w:rPr>
          <w:rFonts w:eastAsia="Calibri" w:cs="Calibri"/>
          <w:color w:val="000000"/>
        </w:rPr>
        <w:t>A</w:t>
      </w:r>
      <w:r w:rsidRPr="00D14360" w:rsidR="00720DFB">
        <w:rPr>
          <w:rFonts w:eastAsia="Calibri" w:cs="Calibri"/>
          <w:color w:val="000000"/>
        </w:rPr>
        <w:t>.</w:t>
      </w:r>
    </w:p>
    <w:p w:rsidRPr="00C64922" w:rsidR="00A10C4D" w:rsidP="00FD31AC" w:rsidRDefault="00A10C4D" w14:paraId="43AB3AEB" w14:textId="77777777">
      <w:pPr>
        <w:pStyle w:val="Heading3"/>
      </w:pPr>
      <w:bookmarkStart w:name="_LOINC_Coding_for" w:id="370"/>
      <w:bookmarkStart w:name="_Toc10695568" w:id="371"/>
      <w:bookmarkStart w:name="_Toc11043564" w:id="372"/>
      <w:bookmarkStart w:name="_Toc11045562" w:id="373"/>
      <w:bookmarkStart w:name="_Toc11391232" w:id="374"/>
      <w:bookmarkStart w:name="_Ref21850203" w:id="375"/>
      <w:bookmarkStart w:name="_Ref21850211" w:id="376"/>
      <w:bookmarkStart w:name="_Toc119939795" w:id="377"/>
      <w:bookmarkStart w:name="_Toc135312826" w:id="378"/>
      <w:bookmarkEnd w:id="370"/>
      <w:r w:rsidRPr="00C64922">
        <w:t>LOINC Coding for Clinical Notes</w:t>
      </w:r>
      <w:bookmarkEnd w:id="371"/>
      <w:bookmarkEnd w:id="372"/>
      <w:bookmarkEnd w:id="373"/>
      <w:bookmarkEnd w:id="374"/>
      <w:bookmarkEnd w:id="375"/>
      <w:bookmarkEnd w:id="376"/>
      <w:bookmarkEnd w:id="377"/>
      <w:bookmarkEnd w:id="378"/>
    </w:p>
    <w:p w:rsidRPr="00D14360" w:rsidR="00A10C4D" w:rsidP="00B505D2" w:rsidRDefault="00A10C4D" w14:paraId="1B002CA7" w14:textId="77777777">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47"/>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rsidR="00A10C4D" w:rsidP="005E7793" w:rsidRDefault="00A10C4D" w14:paraId="70BDCFFE" w14:textId="78D69D8F">
      <w:pPr>
        <w:spacing w:after="240"/>
        <w:rPr>
          <w:rFonts w:eastAsia="Calibri" w:cs="Calibri"/>
          <w:color w:val="000000"/>
        </w:rPr>
      </w:pPr>
      <w:r w:rsidRPr="00D14360">
        <w:rPr>
          <w:rFonts w:eastAsia="Calibri" w:cs="Calibri"/>
          <w:color w:val="000000"/>
        </w:rPr>
        <w:t>The LOINC terminology includes thousands of different clinical note types.</w:t>
      </w:r>
      <w:r w:rsidRPr="00D14360" w:rsidR="007F4384">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rsidR="007C1E82" w:rsidP="005E7793" w:rsidRDefault="007C1E82" w14:paraId="21300FE6" w14:textId="69BBC58E">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rsidRPr="00D14360" w:rsidR="005C79A1" w:rsidP="005E7793" w:rsidRDefault="005C79A1" w14:paraId="05C9EF9B" w14:textId="77777777">
      <w:pPr>
        <w:spacing w:after="240"/>
        <w:rPr>
          <w:rFonts w:eastAsia="Calibri" w:cs="Calibri"/>
          <w:color w:val="000000"/>
        </w:rPr>
      </w:pPr>
    </w:p>
    <w:tbl>
      <w:tblPr>
        <w:tblW w:w="9270" w:type="dxa"/>
        <w:tblInd w:w="19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88"/>
        <w:gridCol w:w="1398"/>
        <w:gridCol w:w="2664"/>
        <w:gridCol w:w="3420"/>
      </w:tblGrid>
      <w:tr w:rsidRPr="00C64922" w:rsidR="00254B4A" w:rsidTr="003A3D50" w14:paraId="56033C2F" w14:textId="77777777">
        <w:trPr>
          <w:tblHeader/>
        </w:trPr>
        <w:tc>
          <w:tcPr>
            <w:tcW w:w="1788" w:type="dxa"/>
            <w:tcBorders>
              <w:bottom w:val="nil"/>
              <w:right w:val="nil"/>
            </w:tcBorders>
            <w:shd w:val="clear" w:color="auto" w:fill="4F81BD"/>
          </w:tcPr>
          <w:p w:rsidRPr="00D14360" w:rsidR="00C920ED" w:rsidP="00C920ED" w:rsidRDefault="00C920ED" w14:paraId="3CE12E7F" w14:textId="77777777">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rsidRPr="00D14360" w:rsidR="00C920ED" w:rsidP="003A3D50" w:rsidRDefault="00C920ED" w14:paraId="25C19548" w14:textId="77777777">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rsidRPr="00D14360" w:rsidR="00C920ED" w:rsidP="00C920ED" w:rsidRDefault="00C920ED" w14:paraId="0E88A827" w14:textId="77777777">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rsidRPr="00D14360" w:rsidR="00C920ED" w:rsidP="003A3D50" w:rsidRDefault="00C920ED" w14:paraId="2BA78E1A" w14:textId="77777777">
            <w:pPr>
              <w:spacing w:after="120"/>
              <w:ind w:left="329" w:hanging="360"/>
              <w:rPr>
                <w:rFonts w:eastAsia="Calibri" w:cs="Calibri"/>
                <w:b/>
                <w:color w:val="FFFFFF"/>
              </w:rPr>
            </w:pPr>
            <w:r w:rsidRPr="00D14360">
              <w:rPr>
                <w:rFonts w:eastAsia="Calibri" w:cs="Calibri"/>
                <w:b/>
                <w:color w:val="FFFFFF"/>
              </w:rPr>
              <w:t>Complete Note Type Value Set</w:t>
            </w:r>
          </w:p>
        </w:tc>
      </w:tr>
      <w:tr w:rsidRPr="00C64922" w:rsidR="009D1583" w:rsidTr="00254B4A" w14:paraId="323738A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5528AE84" w14:textId="77777777">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14BBD6D2"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18842-5</w:t>
            </w:r>
          </w:p>
        </w:tc>
        <w:tc>
          <w:tcPr>
            <w:tcW w:w="2664" w:type="dxa"/>
            <w:tcBorders>
              <w:top w:val="single" w:color="4F81BD" w:sz="4" w:space="0"/>
              <w:bottom w:val="single" w:color="4F81BD" w:sz="4" w:space="0"/>
            </w:tcBorders>
          </w:tcPr>
          <w:p w:rsidRPr="00D14360" w:rsidR="00C920ED" w:rsidP="00C920ED" w:rsidRDefault="00C920ED" w14:paraId="052CFA1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color="4F81BD" w:sz="4" w:space="0"/>
              <w:bottom w:val="single" w:color="4F81BD" w:sz="4" w:space="0"/>
            </w:tcBorders>
            <w:shd w:val="clear" w:color="auto" w:fill="auto"/>
          </w:tcPr>
          <w:p w:rsidRPr="00D14360" w:rsidR="00C920ED" w:rsidP="00C920ED" w:rsidRDefault="00C920ED" w14:paraId="298379AF" w14:textId="77777777">
            <w:pPr>
              <w:rPr>
                <w:rFonts w:ascii="Calibri Light" w:hAnsi="Calibri Light" w:eastAsia="Calibri" w:cs="Calibri Light"/>
                <w:color w:val="000000"/>
              </w:rPr>
            </w:pPr>
            <w:r w:rsidRPr="00D14360">
              <w:rPr>
                <w:rFonts w:ascii="Calibri Light" w:hAnsi="Calibri Light" w:eastAsia="Calibri" w:cs="Calibri Light"/>
                <w:color w:val="000000"/>
              </w:rPr>
              <w:t>DischargeSummaryDocumentType</w:t>
            </w:r>
          </w:p>
          <w:p w:rsidRPr="00D14360" w:rsidR="00C920ED" w:rsidP="00C920ED" w:rsidRDefault="00C920ED" w14:paraId="33DFF7EE"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2.16.840.1.113883.11.20.4.1</w:t>
            </w:r>
          </w:p>
        </w:tc>
      </w:tr>
      <w:tr w:rsidRPr="00C64922" w:rsidR="009D1583" w:rsidTr="00254B4A" w14:paraId="59B762E8" w14:textId="77777777">
        <w:tc>
          <w:tcPr>
            <w:tcW w:w="1788" w:type="dxa"/>
            <w:tcBorders>
              <w:right w:val="nil"/>
            </w:tcBorders>
            <w:shd w:val="clear" w:color="auto" w:fill="FFFFFF"/>
          </w:tcPr>
          <w:p w:rsidRPr="00D14360" w:rsidR="00C920ED" w:rsidP="00C920ED" w:rsidRDefault="00C920ED" w14:paraId="0B846A28" w14:textId="77777777">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rsidRPr="00D14360" w:rsidR="00C920ED" w:rsidP="003A3D50" w:rsidRDefault="00C920ED" w14:paraId="71E9490F" w14:textId="77777777">
            <w:pPr>
              <w:autoSpaceDE w:val="0"/>
              <w:autoSpaceDN w:val="0"/>
              <w:adjustRightInd w:val="0"/>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11488-4</w:t>
            </w:r>
          </w:p>
        </w:tc>
        <w:tc>
          <w:tcPr>
            <w:tcW w:w="2664" w:type="dxa"/>
          </w:tcPr>
          <w:p w:rsidRPr="00D14360" w:rsidR="00C920ED" w:rsidP="00C920ED" w:rsidRDefault="00C920ED" w14:paraId="1DA4BE0F" w14:textId="77777777">
            <w:pPr>
              <w:rPr>
                <w:rFonts w:ascii="Calibri Light" w:hAnsi="Calibri Light" w:eastAsia="Calibri" w:cs="Calibri Light"/>
                <w:color w:val="000000"/>
              </w:rPr>
            </w:pPr>
            <w:r w:rsidRPr="00BF16F2">
              <w:rPr>
                <w:rFonts w:ascii="Calibri Light" w:hAnsi="Calibri Light" w:cs="Calibri Light"/>
                <w:color w:val="000000"/>
              </w:rPr>
              <w:t>Consult Note</w:t>
            </w:r>
          </w:p>
        </w:tc>
        <w:tc>
          <w:tcPr>
            <w:tcW w:w="3420" w:type="dxa"/>
            <w:shd w:val="clear" w:color="auto" w:fill="auto"/>
          </w:tcPr>
          <w:p w:rsidRPr="00D14360" w:rsidR="00C920ED" w:rsidP="00C920ED" w:rsidRDefault="00C920ED" w14:paraId="541C17CB" w14:textId="77777777">
            <w:pPr>
              <w:rPr>
                <w:rFonts w:ascii="Calibri Light" w:hAnsi="Calibri Light" w:eastAsia="Calibri" w:cs="Calibri Light"/>
                <w:color w:val="000000"/>
              </w:rPr>
            </w:pPr>
            <w:r w:rsidRPr="00D14360">
              <w:rPr>
                <w:rFonts w:ascii="Calibri Light" w:hAnsi="Calibri Light" w:eastAsia="Calibri" w:cs="Calibri Light"/>
                <w:color w:val="000000"/>
              </w:rPr>
              <w:t>ConsultDocumentType</w:t>
            </w:r>
          </w:p>
          <w:p w:rsidRPr="00D14360" w:rsidR="00C920ED" w:rsidP="00C920ED" w:rsidRDefault="00C920ED" w14:paraId="54C9B87C"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2.16.840.1.113883.11.20.9.31</w:t>
            </w:r>
          </w:p>
        </w:tc>
      </w:tr>
      <w:tr w:rsidRPr="00C64922" w:rsidR="009D1583" w:rsidTr="003A3D50" w14:paraId="674FE6AE"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B5A53C4" w14:textId="77777777">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034C7F37"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187</w:t>
            </w:r>
            <w:r>
              <w:rPr>
                <w:rFonts w:ascii="Calibri Light" w:hAnsi="Calibri Light" w:eastAsia="Calibri" w:cs="Calibri Light"/>
                <w:color w:val="000000"/>
              </w:rPr>
              <w:t>48-4</w:t>
            </w:r>
          </w:p>
        </w:tc>
        <w:tc>
          <w:tcPr>
            <w:tcW w:w="2664" w:type="dxa"/>
            <w:tcBorders>
              <w:top w:val="single" w:color="4F81BD" w:sz="4" w:space="0"/>
              <w:bottom w:val="single" w:color="4F81BD" w:sz="4" w:space="0"/>
            </w:tcBorders>
          </w:tcPr>
          <w:p w:rsidRPr="00BF16F2" w:rsidR="00C920ED" w:rsidP="00C920ED" w:rsidRDefault="00582533" w14:paraId="28B921F2" w14:textId="5CEE2C18">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color="4F81BD" w:sz="4" w:space="0"/>
              <w:bottom w:val="single" w:color="4F81BD" w:sz="4" w:space="0"/>
            </w:tcBorders>
            <w:shd w:val="clear" w:color="auto" w:fill="auto"/>
          </w:tcPr>
          <w:p w:rsidRPr="00BF16F2" w:rsidR="00C920ED" w:rsidP="00C920ED" w:rsidRDefault="00C920ED" w14:paraId="615806E6" w14:textId="77777777">
            <w:pPr>
              <w:rPr>
                <w:rFonts w:ascii="Calibri Light" w:hAnsi="Calibri Light" w:cs="Calibri Light"/>
              </w:rPr>
            </w:pPr>
            <w:r w:rsidRPr="00BF16F2">
              <w:rPr>
                <w:rFonts w:ascii="Calibri Light" w:hAnsi="Calibri Light" w:cs="Calibri Light"/>
              </w:rPr>
              <w:t>CompleteNoteType</w:t>
            </w:r>
          </w:p>
          <w:p w:rsidRPr="00C07C6B" w:rsidR="00C920ED" w:rsidP="00C920ED" w:rsidRDefault="00C920ED" w14:paraId="090D8910" w14:textId="77777777">
            <w:pPr>
              <w:rPr>
                <w:rFonts w:ascii="Calibri Light" w:hAnsi="Calibri Light" w:eastAsia="Calibri" w:cs="Calibri Light"/>
                <w:color w:val="000000"/>
              </w:rPr>
            </w:pPr>
            <w:r w:rsidRPr="003A3D50">
              <w:rPr>
                <w:rFonts w:ascii="Calibri Light" w:hAnsi="Calibri Light" w:cs="Calibri Light"/>
              </w:rPr>
              <w:t>1.3.6.1.4.1.12009.10.2.5</w:t>
            </w:r>
          </w:p>
        </w:tc>
      </w:tr>
      <w:tr w:rsidRPr="00C64922" w:rsidR="009D1583" w:rsidTr="00254B4A" w14:paraId="24DDA6CC" w14:textId="77777777">
        <w:tc>
          <w:tcPr>
            <w:tcW w:w="1788" w:type="dxa"/>
            <w:tcBorders>
              <w:right w:val="nil"/>
            </w:tcBorders>
            <w:shd w:val="clear" w:color="auto" w:fill="FFFFFF"/>
          </w:tcPr>
          <w:p w:rsidRPr="00D14360" w:rsidR="00C920ED" w:rsidP="00C920ED" w:rsidRDefault="00C920ED" w14:paraId="7F518011" w14:textId="77777777">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rsidRPr="00D14360" w:rsidR="00C920ED" w:rsidP="003A3D50" w:rsidRDefault="00C920ED" w14:paraId="74AB0ABA"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11502-2</w:t>
            </w:r>
          </w:p>
        </w:tc>
        <w:tc>
          <w:tcPr>
            <w:tcW w:w="2664" w:type="dxa"/>
          </w:tcPr>
          <w:p w:rsidRPr="00D14360" w:rsidR="00C920ED" w:rsidP="00C920ED" w:rsidRDefault="00C920ED" w14:paraId="60C779D4"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rsidR="00B843E4" w:rsidP="00C920ED" w:rsidRDefault="007A45B6" w14:paraId="5B94C6AA"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sidR="00B843E4">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sidR="00B843E4">
              <w:rPr>
                <w:rFonts w:ascii="Calibri Light" w:hAnsi="Calibri Light" w:eastAsia="Calibri" w:cs="Calibri Light"/>
                <w:color w:val="000000"/>
              </w:rPr>
              <w:t xml:space="preserve"> </w:t>
            </w:r>
            <w:r w:rsidRPr="00B843E4" w:rsidR="00B843E4">
              <w:rPr>
                <w:rFonts w:ascii="Calibri Light" w:hAnsi="Calibri Light" w:eastAsia="Calibri" w:cs="Calibri Light"/>
                <w:color w:val="000000"/>
              </w:rPr>
              <w:t> </w:t>
            </w:r>
          </w:p>
          <w:p w:rsidRPr="00D14360" w:rsidR="00C920ED" w:rsidP="00C920ED" w:rsidRDefault="00B843E4" w14:paraId="5F99A862" w14:textId="115B71DB">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5AF112F4" w14:textId="77777777">
        <w:trPr>
          <w:trHeight w:val="413"/>
        </w:trPr>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654A8DD" w14:textId="77777777">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58DF0E6F"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11526-1</w:t>
            </w:r>
          </w:p>
        </w:tc>
        <w:tc>
          <w:tcPr>
            <w:tcW w:w="2664" w:type="dxa"/>
            <w:tcBorders>
              <w:top w:val="single" w:color="4F81BD" w:sz="4" w:space="0"/>
              <w:bottom w:val="single" w:color="4F81BD" w:sz="4" w:space="0"/>
            </w:tcBorders>
          </w:tcPr>
          <w:p w:rsidRPr="00D14360" w:rsidR="00C920ED" w:rsidP="00C920ED" w:rsidRDefault="00C920ED" w14:paraId="0039A49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color="4F81BD" w:sz="4" w:space="0"/>
              <w:bottom w:val="single" w:color="4F81BD" w:sz="4" w:space="0"/>
            </w:tcBorders>
            <w:shd w:val="clear" w:color="auto" w:fill="auto"/>
          </w:tcPr>
          <w:p w:rsidR="0090117E" w:rsidP="0090117E" w:rsidRDefault="0090117E" w14:paraId="67716892"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Pr>
                <w:rFonts w:ascii="Calibri Light" w:hAnsi="Calibri Light" w:eastAsia="Calibri" w:cs="Calibri Light"/>
                <w:color w:val="000000"/>
              </w:rPr>
              <w:t xml:space="preserve"> </w:t>
            </w:r>
            <w:r w:rsidRPr="00B843E4">
              <w:rPr>
                <w:rFonts w:ascii="Calibri Light" w:hAnsi="Calibri Light" w:eastAsia="Calibri" w:cs="Calibri Light"/>
                <w:color w:val="000000"/>
              </w:rPr>
              <w:t> </w:t>
            </w:r>
          </w:p>
          <w:p w:rsidRPr="00D14360" w:rsidR="00C920ED" w:rsidP="0090117E" w:rsidRDefault="0090117E" w14:paraId="3E6C471E" w14:textId="7C2BA3B7">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45707158" w14:textId="77777777">
        <w:tc>
          <w:tcPr>
            <w:tcW w:w="1788" w:type="dxa"/>
            <w:tcBorders>
              <w:right w:val="nil"/>
            </w:tcBorders>
            <w:shd w:val="clear" w:color="auto" w:fill="FFFFFF"/>
          </w:tcPr>
          <w:p w:rsidRPr="00D14360" w:rsidR="00C920ED" w:rsidP="00C920ED" w:rsidRDefault="00C920ED" w14:paraId="6D7106AF" w14:textId="77777777">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rsidRPr="00D14360" w:rsidR="00C920ED" w:rsidP="003A3D50" w:rsidRDefault="00C920ED" w14:paraId="241A64EE"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34117-2</w:t>
            </w:r>
          </w:p>
        </w:tc>
        <w:tc>
          <w:tcPr>
            <w:tcW w:w="2664" w:type="dxa"/>
          </w:tcPr>
          <w:p w:rsidRPr="00D14360" w:rsidR="00C920ED" w:rsidP="00C920ED" w:rsidRDefault="00C920ED" w14:paraId="239ED3F5"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rsidRPr="00D14360" w:rsidR="00C920ED" w:rsidP="00C920ED" w:rsidRDefault="00C920ED" w14:paraId="1F361B26" w14:textId="77777777">
            <w:pPr>
              <w:rPr>
                <w:rFonts w:ascii="Calibri Light" w:hAnsi="Calibri Light" w:eastAsia="Calibri" w:cs="Calibri Light"/>
                <w:color w:val="000000"/>
              </w:rPr>
            </w:pPr>
            <w:r w:rsidRPr="00D14360">
              <w:rPr>
                <w:rFonts w:ascii="Calibri Light" w:hAnsi="Calibri Light" w:eastAsia="Calibri" w:cs="Calibri Light"/>
                <w:color w:val="000000"/>
              </w:rPr>
              <w:t>HPDocumentType</w:t>
            </w:r>
          </w:p>
          <w:p w:rsidRPr="00D14360" w:rsidR="00C920ED" w:rsidP="00C920ED" w:rsidRDefault="00C920ED" w14:paraId="79BC3CAB"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2.16.840.1.113883.1.11.20.22</w:t>
            </w:r>
          </w:p>
        </w:tc>
      </w:tr>
      <w:tr w:rsidRPr="00C64922" w:rsidR="009D1583" w:rsidTr="00254B4A" w14:paraId="7E2ADC8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05B91550" w14:textId="77777777">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28735776"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11506-3</w:t>
            </w:r>
          </w:p>
        </w:tc>
        <w:tc>
          <w:tcPr>
            <w:tcW w:w="2664" w:type="dxa"/>
            <w:tcBorders>
              <w:top w:val="single" w:color="4F81BD" w:sz="4" w:space="0"/>
              <w:bottom w:val="single" w:color="4F81BD" w:sz="4" w:space="0"/>
            </w:tcBorders>
          </w:tcPr>
          <w:p w:rsidRPr="00D14360" w:rsidR="00C920ED" w:rsidP="00C920ED" w:rsidRDefault="00C920ED" w14:paraId="6BEF0296"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color="4F81BD" w:sz="4" w:space="0"/>
              <w:bottom w:val="single" w:color="4F81BD" w:sz="4" w:space="0"/>
            </w:tcBorders>
            <w:shd w:val="clear" w:color="auto" w:fill="auto"/>
          </w:tcPr>
          <w:p w:rsidRPr="00D14360" w:rsidR="00C920ED" w:rsidP="00C920ED" w:rsidRDefault="00C920ED" w14:paraId="4B432196" w14:textId="77777777">
            <w:pPr>
              <w:rPr>
                <w:rFonts w:ascii="Calibri Light" w:hAnsi="Calibri Light" w:eastAsia="Calibri" w:cs="Calibri Light"/>
                <w:color w:val="000000"/>
              </w:rPr>
            </w:pPr>
            <w:r w:rsidRPr="00D14360">
              <w:rPr>
                <w:rFonts w:ascii="Calibri Light" w:hAnsi="Calibri Light" w:eastAsia="Calibri" w:cs="Calibri Light"/>
                <w:color w:val="000000"/>
              </w:rPr>
              <w:t>ProgressNoteDocumentType</w:t>
            </w:r>
          </w:p>
          <w:p w:rsidRPr="00D14360" w:rsidR="00C920ED" w:rsidP="00C920ED" w:rsidRDefault="00C920ED" w14:paraId="696C6350"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2.16.840.1.113883.11.20.8.1</w:t>
            </w:r>
          </w:p>
        </w:tc>
      </w:tr>
      <w:tr w:rsidRPr="00C64922" w:rsidR="009D1583" w:rsidTr="00254B4A" w14:paraId="19BF094C" w14:textId="77777777">
        <w:tc>
          <w:tcPr>
            <w:tcW w:w="1788" w:type="dxa"/>
            <w:tcBorders>
              <w:right w:val="nil"/>
            </w:tcBorders>
            <w:shd w:val="clear" w:color="auto" w:fill="FFFFFF"/>
          </w:tcPr>
          <w:p w:rsidRPr="00D14360" w:rsidR="00C920ED" w:rsidP="00C920ED" w:rsidRDefault="00C920ED" w14:paraId="4D5A6F5F" w14:textId="77777777">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rsidRPr="00D14360" w:rsidR="00C920ED" w:rsidP="003A3D50" w:rsidRDefault="00C920ED" w14:paraId="216F6B00"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28570-0</w:t>
            </w:r>
          </w:p>
        </w:tc>
        <w:tc>
          <w:tcPr>
            <w:tcW w:w="2664" w:type="dxa"/>
          </w:tcPr>
          <w:p w:rsidRPr="00D14360" w:rsidR="00C920ED" w:rsidP="00C920ED" w:rsidRDefault="00C920ED" w14:paraId="4A68B086" w14:textId="77777777">
            <w:pPr>
              <w:keepNext/>
              <w:rPr>
                <w:rFonts w:ascii="Calibri Light" w:hAnsi="Calibri Light" w:eastAsia="Calibri"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rsidRPr="00D14360" w:rsidR="00C920ED" w:rsidP="00C920ED" w:rsidRDefault="00C920ED" w14:paraId="2D48D022" w14:textId="77777777">
            <w:pPr>
              <w:keepNext/>
              <w:rPr>
                <w:rFonts w:ascii="Calibri Light" w:hAnsi="Calibri Light" w:eastAsia="Calibri" w:cs="Calibri Light"/>
                <w:color w:val="000000"/>
              </w:rPr>
            </w:pPr>
            <w:r w:rsidRPr="00D14360">
              <w:rPr>
                <w:rFonts w:ascii="Calibri Light" w:hAnsi="Calibri Light" w:eastAsia="Calibri" w:cs="Calibri Light"/>
                <w:color w:val="000000"/>
              </w:rPr>
              <w:t>ProcedureNoteDocumentType</w:t>
            </w:r>
          </w:p>
          <w:p w:rsidRPr="00D14360" w:rsidR="00C920ED" w:rsidP="00C920ED" w:rsidRDefault="00C920ED" w14:paraId="5D657ED1" w14:textId="77777777">
            <w:pPr>
              <w:keepNext/>
              <w:rPr>
                <w:rFonts w:ascii="Calibri Light" w:hAnsi="Calibri Light" w:eastAsia="Calibri" w:cs="Calibri Light"/>
                <w:color w:val="000000"/>
              </w:rPr>
            </w:pPr>
            <w:r w:rsidRPr="00D14360">
              <w:rPr>
                <w:rFonts w:ascii="Calibri Light" w:hAnsi="Calibri Light" w:eastAsia="Calibri" w:cs="Calibri Light"/>
                <w:color w:val="000000"/>
              </w:rPr>
              <w:t>2.16.840.1.113883.11.20.6.1</w:t>
            </w:r>
          </w:p>
        </w:tc>
      </w:tr>
    </w:tbl>
    <w:p w:rsidRPr="00C64922" w:rsidR="00364C2D" w:rsidRDefault="00A5789F" w14:paraId="50D45544" w14:textId="0564D334">
      <w:pPr>
        <w:pStyle w:val="Caption"/>
      </w:pPr>
      <w:bookmarkStart w:name="_Toc10602114" w:id="379"/>
      <w:r>
        <w:t xml:space="preserve">   </w:t>
      </w:r>
      <w:bookmarkStart w:name="_Toc118898794" w:id="380"/>
      <w:bookmarkStart w:name="_Toc119939997" w:id="381"/>
      <w:bookmarkStart w:name="_Toc135313029" w:id="382"/>
      <w:r w:rsidRPr="00C64922" w:rsidR="00364C2D">
        <w:t xml:space="preserve">Table </w:t>
      </w:r>
      <w:r>
        <w:fldChar w:fldCharType="begin"/>
      </w:r>
      <w:r>
        <w:instrText>SEQ Table \* ARABIC</w:instrText>
      </w:r>
      <w:r>
        <w:fldChar w:fldCharType="separate"/>
      </w:r>
      <w:r w:rsidR="00DC1072">
        <w:rPr>
          <w:noProof/>
        </w:rPr>
        <w:t>8</w:t>
      </w:r>
      <w:r>
        <w:fldChar w:fldCharType="end"/>
      </w:r>
      <w:r w:rsidRPr="00C64922" w:rsidR="00364C2D">
        <w:t>: LOINC Coding for Document Level clinical note types</w:t>
      </w:r>
      <w:bookmarkEnd w:id="380"/>
      <w:bookmarkEnd w:id="381"/>
      <w:bookmarkEnd w:id="382"/>
    </w:p>
    <w:bookmarkEnd w:id="379"/>
    <w:p w:rsidR="00A10C4D" w:rsidP="005E7793" w:rsidRDefault="00A10C4D" w14:paraId="7CD7F56E" w14:textId="42336A11">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Pr="00D14360" w:rsidR="00904860">
        <w:rPr>
          <w:rFonts w:eastAsia="Calibri" w:cs="Calibri"/>
          <w:color w:val="000000"/>
        </w:rPr>
        <w:t>J</w:t>
      </w:r>
      <w:r w:rsidRPr="00D14360">
        <w:rPr>
          <w:rFonts w:eastAsia="Calibri" w:cs="Calibri"/>
          <w:color w:val="000000"/>
        </w:rPr>
        <w:t>oint</w:t>
      </w:r>
      <w:r w:rsidRPr="00D14360" w:rsidR="009048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47D77" w:rsidTr="00254B4A" w14:paraId="78B7F168" w14:textId="77777777">
        <w:tc>
          <w:tcPr>
            <w:tcW w:w="725" w:type="dxa"/>
            <w:tcBorders>
              <w:right w:val="nil"/>
            </w:tcBorders>
            <w:shd w:val="clear" w:color="auto" w:fill="C6D9F1"/>
          </w:tcPr>
          <w:p w:rsidRPr="00C64922" w:rsidR="00F47D77" w:rsidP="0007159E" w:rsidRDefault="00F47D77" w14:paraId="3C83E8FB" w14:textId="77777777">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F47D77" w:rsidP="0007159E" w:rsidRDefault="00F47D77" w14:paraId="2B8DC47E" w14:textId="7BC2EF50">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rsidRPr="00D14360" w:rsidR="00364C2D" w:rsidP="00B505D2" w:rsidRDefault="00364C2D" w14:paraId="515987D2" w14:textId="77777777">
      <w:pPr>
        <w:spacing w:after="120"/>
        <w:rPr>
          <w:rFonts w:eastAsia="Calibri" w:cs="Calibri"/>
          <w:color w:val="000000"/>
        </w:rPr>
      </w:pPr>
    </w:p>
    <w:p w:rsidRPr="00D14360" w:rsidR="00A10C4D" w:rsidP="00B505D2" w:rsidRDefault="00A10C4D" w14:paraId="72BC68AA" w14:textId="77777777">
      <w:pPr>
        <w:spacing w:after="120"/>
        <w:rPr>
          <w:rFonts w:eastAsia="Calibri" w:cs="Calibri"/>
          <w:color w:val="000000"/>
        </w:rPr>
      </w:pPr>
      <w:r w:rsidRPr="00D14360">
        <w:rPr>
          <w:rFonts w:eastAsia="Calibri" w:cs="Calibri"/>
          <w:color w:val="000000"/>
        </w:rPr>
        <w:t xml:space="preserve">Guidance from the </w:t>
      </w:r>
      <w:r w:rsidRPr="00D14360" w:rsidR="009048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rsidR="00A10C4D" w:rsidP="00BF62C7" w:rsidRDefault="00E35258" w14:paraId="410838BF" w14:textId="0C850EE6">
      <w:pPr>
        <w:rPr>
          <w:rFonts w:eastAsia="Calibri" w:cs="Calibri"/>
          <w:color w:val="000000"/>
        </w:rPr>
      </w:pPr>
      <w:r w:rsidRPr="00D14360">
        <w:rPr>
          <w:rFonts w:cs="Calibri"/>
          <w:color w:val="000000"/>
        </w:rPr>
        <w:t xml:space="preserve">The table </w:t>
      </w:r>
      <w:r w:rsidRPr="00D14360" w:rsidR="00C50B6E">
        <w:rPr>
          <w:rFonts w:eastAsia="Calibri" w:cs="Calibri"/>
          <w:color w:val="000000"/>
        </w:rPr>
        <w:t>below includes c</w:t>
      </w:r>
      <w:r w:rsidRPr="00D14360" w:rsidR="00A10C4D">
        <w:rPr>
          <w:rFonts w:eastAsia="Calibri" w:cs="Calibri"/>
          <w:color w:val="000000"/>
        </w:rPr>
        <w:t xml:space="preserve">ommon categories of clinical note information.  These LOINC codes are used to identify a section that includes narrative clinical notes </w:t>
      </w:r>
      <w:r w:rsidRPr="00D14360" w:rsidR="000748D5">
        <w:rPr>
          <w:rFonts w:eastAsia="Calibri" w:cs="Calibri"/>
          <w:color w:val="000000"/>
        </w:rPr>
        <w:t>of</w:t>
      </w:r>
      <w:r w:rsidRPr="00D14360" w:rsidR="00A10C4D">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Pr="0083506C" w:rsidR="00BF62C7">
        <w:rPr>
          <w:rFonts w:eastAsia="Calibri" w:cs="Calibri"/>
          <w:color w:val="000000"/>
        </w:rPr>
        <w:t>(</w:t>
      </w:r>
      <w:r w:rsidRPr="003A3D50" w:rsidR="00BF62C7">
        <w:rPr>
          <w:rFonts w:cs="Calibri"/>
          <w:color w:val="000000"/>
        </w:rPr>
        <w:t>2.16.840.1.113883.11.20.9.68</w:t>
      </w:r>
      <w:r w:rsidRPr="0083506C" w:rsidR="00BF62C7">
        <w:rPr>
          <w:rFonts w:eastAsia="Calibri" w:cs="Calibri"/>
          <w:color w:val="000000"/>
        </w:rPr>
        <w:t>)</w:t>
      </w:r>
      <w:r w:rsidRPr="009F13BB" w:rsidR="00BF62C7">
        <w:rPr>
          <w:rFonts w:eastAsia="Calibri" w:cs="Calibri"/>
          <w:color w:val="000000"/>
        </w:rPr>
        <w:t xml:space="preserve"> identifies the full set of LOINC Codes that can be used with the  Notes Section and the Note Activity entry.</w:t>
      </w:r>
    </w:p>
    <w:p w:rsidRPr="00D14360" w:rsidR="00BF62C7" w:rsidP="003A3D50" w:rsidRDefault="00BF62C7" w14:paraId="7375BBF1" w14:textId="77777777">
      <w:pPr>
        <w:rPr>
          <w:rFonts w:eastAsia="Calibri" w:cs="Calibri"/>
          <w:color w:val="000000"/>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4258"/>
        <w:gridCol w:w="5120"/>
      </w:tblGrid>
      <w:tr w:rsidRPr="00C64922" w:rsidR="00254B4A" w:rsidTr="00254B4A" w14:paraId="251A67E4" w14:textId="77777777">
        <w:trPr>
          <w:tblHeader/>
        </w:trPr>
        <w:tc>
          <w:tcPr>
            <w:tcW w:w="4258" w:type="dxa"/>
            <w:tcBorders>
              <w:bottom w:val="nil"/>
              <w:right w:val="nil"/>
            </w:tcBorders>
            <w:shd w:val="clear" w:color="auto" w:fill="4F81BD"/>
            <w:vAlign w:val="bottom"/>
          </w:tcPr>
          <w:p w:rsidRPr="00D14360" w:rsidR="00A10C4D" w:rsidP="00D14360" w:rsidRDefault="00A10C4D" w14:paraId="06B81479" w14:textId="77777777">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rsidRPr="00AE350D" w:rsidR="00A10C4D" w:rsidP="00D14360" w:rsidRDefault="00A10C4D" w14:paraId="5EF62C9D" w14:textId="77777777">
            <w:pPr>
              <w:spacing w:after="120"/>
              <w:rPr>
                <w:rFonts w:eastAsia="Calibri" w:cs="Calibri Light"/>
                <w:bCs/>
                <w:color w:val="FFFFFF"/>
              </w:rPr>
            </w:pPr>
            <w:r w:rsidRPr="00D14360">
              <w:rPr>
                <w:rFonts w:eastAsia="Calibri" w:cs="Calibri Light"/>
                <w:b/>
                <w:color w:val="FFFFFF"/>
              </w:rPr>
              <w:t xml:space="preserve">LOINC Code for </w:t>
            </w:r>
            <w:r w:rsidRPr="00D14360" w:rsidR="00DC6913">
              <w:rPr>
                <w:rFonts w:eastAsia="Calibri" w:cs="Calibri Light"/>
                <w:b/>
                <w:color w:val="FFFFFF"/>
              </w:rPr>
              <w:t xml:space="preserve">Note </w:t>
            </w:r>
            <w:r w:rsidRPr="00D14360">
              <w:rPr>
                <w:rFonts w:eastAsia="Calibri" w:cs="Calibri Light"/>
                <w:b/>
                <w:color w:val="FFFFFF"/>
              </w:rPr>
              <w:t>Section</w:t>
            </w:r>
            <w:r w:rsidRPr="00D14360" w:rsidR="006F3BC6">
              <w:rPr>
                <w:rFonts w:eastAsia="Calibri" w:cs="Calibri Light"/>
                <w:b/>
                <w:bCs/>
                <w:color w:val="FFFFFF"/>
              </w:rPr>
              <w:t xml:space="preserve"> </w:t>
            </w:r>
            <w:r w:rsidRPr="00D14360">
              <w:rPr>
                <w:rFonts w:eastAsia="Calibri" w:cs="Calibri Light"/>
                <w:b/>
                <w:color w:val="FFFFFF"/>
              </w:rPr>
              <w:t xml:space="preserve">and/or </w:t>
            </w:r>
            <w:r w:rsidRPr="00D14360" w:rsidR="00DC6913">
              <w:rPr>
                <w:rFonts w:eastAsia="Calibri" w:cs="Calibri Light"/>
                <w:b/>
                <w:color w:val="FFFFFF"/>
              </w:rPr>
              <w:t xml:space="preserve">Note Activity </w:t>
            </w:r>
            <w:r w:rsidRPr="00D14360">
              <w:rPr>
                <w:rFonts w:eastAsia="Calibri" w:cs="Calibri Light"/>
                <w:b/>
                <w:color w:val="FFFFFF"/>
              </w:rPr>
              <w:t xml:space="preserve">Entry  </w:t>
            </w:r>
          </w:p>
        </w:tc>
      </w:tr>
      <w:tr w:rsidRPr="00C64922" w:rsidR="00A10C4D" w:rsidTr="00254B4A" w14:paraId="19B219C9"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01105C0A" w14:textId="77777777">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BA7A6AD"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11488-4</w:t>
            </w:r>
          </w:p>
        </w:tc>
      </w:tr>
      <w:tr w:rsidRPr="00C64922" w:rsidR="00A10C4D" w:rsidTr="00254B4A" w14:paraId="68C88DE0" w14:textId="77777777">
        <w:tc>
          <w:tcPr>
            <w:tcW w:w="4258" w:type="dxa"/>
            <w:tcBorders>
              <w:right w:val="nil"/>
            </w:tcBorders>
            <w:shd w:val="clear" w:color="auto" w:fill="FFFFFF"/>
          </w:tcPr>
          <w:p w:rsidRPr="00D14360" w:rsidR="00A10C4D" w:rsidP="00D14360" w:rsidRDefault="00A10C4D" w14:paraId="6093F86D" w14:textId="77777777">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rsidRPr="00D14360" w:rsidR="00A10C4D" w:rsidP="00D14360" w:rsidRDefault="00A10C4D" w14:paraId="27AE67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18842-5</w:t>
            </w:r>
          </w:p>
        </w:tc>
      </w:tr>
      <w:tr w:rsidRPr="00C64922" w:rsidR="00A10C4D" w:rsidTr="00254B4A" w14:paraId="65E39A82"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70F7C6E7" w14:textId="77777777">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C9687C6" w14:textId="77777777">
            <w:pPr>
              <w:autoSpaceDE w:val="0"/>
              <w:autoSpaceDN w:val="0"/>
              <w:adjustRightInd w:val="0"/>
              <w:spacing w:after="120"/>
              <w:rPr>
                <w:rFonts w:ascii="Calibri Light" w:hAnsi="Calibri Light" w:eastAsia="Calibri" w:cs="Calibri Light"/>
                <w:color w:val="000000"/>
              </w:rPr>
            </w:pPr>
            <w:r w:rsidRPr="00D14360">
              <w:rPr>
                <w:rFonts w:ascii="Calibri Light" w:hAnsi="Calibri Light" w:eastAsia="Calibri" w:cs="Calibri Light"/>
                <w:color w:val="000000"/>
              </w:rPr>
              <w:t>34117-2</w:t>
            </w:r>
          </w:p>
        </w:tc>
      </w:tr>
      <w:tr w:rsidRPr="00C64922" w:rsidR="00A10C4D" w:rsidTr="00254B4A" w14:paraId="461F1BB3" w14:textId="77777777">
        <w:tc>
          <w:tcPr>
            <w:tcW w:w="4258" w:type="dxa"/>
            <w:tcBorders>
              <w:right w:val="nil"/>
            </w:tcBorders>
            <w:shd w:val="clear" w:color="auto" w:fill="FFFFFF"/>
          </w:tcPr>
          <w:p w:rsidRPr="00D14360" w:rsidR="00A10C4D" w:rsidP="00D14360" w:rsidRDefault="00A10C4D" w14:paraId="67AB5680" w14:textId="77777777">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rsidRPr="00D14360" w:rsidR="00A10C4D" w:rsidP="00BD2794" w:rsidRDefault="00BD2794" w14:paraId="33224E35" w14:textId="77777777">
            <w:pPr>
              <w:spacing w:after="120"/>
              <w:rPr>
                <w:rFonts w:ascii="Calibri Light" w:hAnsi="Calibri Light" w:eastAsia="Calibri" w:cs="Calibri Light"/>
                <w:color w:val="000000"/>
              </w:rPr>
            </w:pPr>
            <w:r>
              <w:rPr>
                <w:rFonts w:ascii="Calibri Light" w:hAnsi="Calibri Light" w:eastAsia="Calibri" w:cs="Calibri Light"/>
                <w:color w:val="000000"/>
              </w:rPr>
              <w:t>Appropriate LOINC Code with  Scale = DOC</w:t>
            </w:r>
          </w:p>
        </w:tc>
      </w:tr>
      <w:tr w:rsidRPr="00C64922" w:rsidR="00A10C4D" w:rsidTr="00254B4A" w14:paraId="7FF51277"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327670B4"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color="4F81BD" w:sz="4" w:space="0"/>
              <w:bottom w:val="single" w:color="4F81BD" w:sz="4" w:space="0"/>
            </w:tcBorders>
            <w:shd w:val="clear" w:color="auto" w:fill="auto"/>
          </w:tcPr>
          <w:p w:rsidRPr="00D14360" w:rsidR="00A10C4D" w:rsidP="00D14360" w:rsidRDefault="00157204" w14:paraId="04CE7898" w14:textId="77777777">
            <w:pPr>
              <w:spacing w:after="120"/>
              <w:rPr>
                <w:rFonts w:ascii="Calibri Light" w:hAnsi="Calibri Light" w:eastAsia="Calibri" w:cs="Calibri Light"/>
                <w:color w:val="000000"/>
              </w:rPr>
            </w:pPr>
            <w:r>
              <w:rPr>
                <w:rFonts w:ascii="Calibri Light" w:hAnsi="Calibri Light" w:eastAsia="Calibri" w:cs="Calibri Light"/>
                <w:color w:val="000000"/>
              </w:rPr>
              <w:t>11502-2</w:t>
            </w:r>
          </w:p>
        </w:tc>
      </w:tr>
      <w:tr w:rsidRPr="00C64922" w:rsidR="00A10C4D" w:rsidTr="00254B4A" w14:paraId="0365986B" w14:textId="77777777">
        <w:tc>
          <w:tcPr>
            <w:tcW w:w="4258" w:type="dxa"/>
            <w:tcBorders>
              <w:right w:val="nil"/>
            </w:tcBorders>
            <w:shd w:val="clear" w:color="auto" w:fill="FFFFFF"/>
          </w:tcPr>
          <w:p w:rsidRPr="00D14360" w:rsidR="00A10C4D" w:rsidP="00D14360" w:rsidRDefault="00A10C4D" w14:paraId="77D268B9"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rsidRPr="00D14360" w:rsidR="00A10C4D" w:rsidP="00D14360" w:rsidRDefault="00A10C4D" w14:paraId="5E086708"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34109-9</w:t>
            </w:r>
          </w:p>
        </w:tc>
      </w:tr>
      <w:tr w:rsidRPr="00C64922" w:rsidR="00A10C4D" w:rsidTr="00254B4A" w14:paraId="711B62CF"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6B94F3AC"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4C54ED2B"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34746-8</w:t>
            </w:r>
          </w:p>
        </w:tc>
      </w:tr>
      <w:tr w:rsidRPr="00C64922" w:rsidR="00A10C4D" w:rsidTr="00254B4A" w14:paraId="7EE57D71" w14:textId="77777777">
        <w:tc>
          <w:tcPr>
            <w:tcW w:w="4258" w:type="dxa"/>
            <w:tcBorders>
              <w:right w:val="nil"/>
            </w:tcBorders>
            <w:shd w:val="clear" w:color="auto" w:fill="FFFFFF"/>
          </w:tcPr>
          <w:p w:rsidRPr="00D14360" w:rsidR="00A10C4D" w:rsidP="00D14360" w:rsidRDefault="00A10C4D" w14:paraId="42AA9762"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rsidRPr="00D14360" w:rsidR="00A10C4D" w:rsidP="00D14360" w:rsidRDefault="00157204" w14:paraId="257E71EE" w14:textId="77777777">
            <w:pPr>
              <w:spacing w:after="120"/>
              <w:rPr>
                <w:rFonts w:ascii="Calibri Light" w:hAnsi="Calibri Light" w:eastAsia="Calibri" w:cs="Calibri Light"/>
                <w:color w:val="000000"/>
              </w:rPr>
            </w:pPr>
            <w:r>
              <w:rPr>
                <w:rFonts w:ascii="Calibri Light" w:hAnsi="Calibri Light" w:eastAsia="Calibri" w:cs="Calibri Light"/>
                <w:color w:val="000000"/>
              </w:rPr>
              <w:t>11526-1</w:t>
            </w:r>
          </w:p>
        </w:tc>
      </w:tr>
      <w:tr w:rsidRPr="00C64922" w:rsidR="00A10C4D" w:rsidTr="00254B4A" w14:paraId="1EA8143E"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450A4AEA"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6E8DE62"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51855-5</w:t>
            </w:r>
          </w:p>
        </w:tc>
      </w:tr>
      <w:tr w:rsidRPr="00C64922" w:rsidR="00A10C4D" w:rsidTr="00254B4A" w14:paraId="0D73B735" w14:textId="77777777">
        <w:tc>
          <w:tcPr>
            <w:tcW w:w="4258" w:type="dxa"/>
            <w:tcBorders>
              <w:right w:val="nil"/>
            </w:tcBorders>
            <w:shd w:val="clear" w:color="auto" w:fill="FFFFFF"/>
          </w:tcPr>
          <w:p w:rsidRPr="00D14360" w:rsidR="00A10C4D" w:rsidP="00D14360" w:rsidRDefault="00A10C4D" w14:paraId="311D62AB" w14:textId="77777777">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rsidRPr="00D14360" w:rsidR="00A10C4D" w:rsidP="00D14360" w:rsidRDefault="00A10C4D" w14:paraId="4F5F1349"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28570-0</w:t>
            </w:r>
          </w:p>
        </w:tc>
      </w:tr>
      <w:tr w:rsidRPr="00C64922" w:rsidR="00A10C4D" w:rsidTr="00254B4A" w14:paraId="7C140236"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2B481E02" w14:textId="77777777">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08B3FD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11506-3</w:t>
            </w:r>
          </w:p>
        </w:tc>
      </w:tr>
      <w:tr w:rsidRPr="00C64922" w:rsidR="00A10C4D" w:rsidTr="00254B4A" w14:paraId="715B8625" w14:textId="77777777">
        <w:tc>
          <w:tcPr>
            <w:tcW w:w="4258" w:type="dxa"/>
            <w:tcBorders>
              <w:right w:val="nil"/>
            </w:tcBorders>
            <w:shd w:val="clear" w:color="auto" w:fill="FFFFFF"/>
          </w:tcPr>
          <w:p w:rsidRPr="00D14360" w:rsidR="00A10C4D" w:rsidP="00D14360" w:rsidRDefault="00A10C4D" w14:paraId="26A5BD97" w14:textId="77777777">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rsidRPr="00D14360" w:rsidR="00A10C4D" w:rsidP="00D14360" w:rsidRDefault="00A10C4D" w14:paraId="3F6719F4"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57133-1</w:t>
            </w:r>
          </w:p>
        </w:tc>
      </w:tr>
      <w:tr w:rsidRPr="00C64922" w:rsidR="00A10C4D" w:rsidTr="00254B4A" w14:paraId="047A92EC"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5F3637D8" w14:textId="77777777">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E0943CB"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11504-8</w:t>
            </w:r>
          </w:p>
        </w:tc>
      </w:tr>
      <w:tr w:rsidRPr="00C64922" w:rsidR="00A10C4D" w:rsidTr="00254B4A" w14:paraId="25151060" w14:textId="77777777">
        <w:tc>
          <w:tcPr>
            <w:tcW w:w="4258" w:type="dxa"/>
            <w:tcBorders>
              <w:right w:val="nil"/>
            </w:tcBorders>
            <w:shd w:val="clear" w:color="auto" w:fill="FFFFFF"/>
          </w:tcPr>
          <w:p w:rsidRPr="00D14360" w:rsidR="00A10C4D" w:rsidP="00D14360" w:rsidRDefault="00A10C4D" w14:paraId="6D6328D8" w14:textId="77777777">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rsidRPr="00D14360" w:rsidR="00A10C4D" w:rsidP="00D14360" w:rsidRDefault="00A10C4D" w14:paraId="1022E0C1"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18761-7</w:t>
            </w:r>
          </w:p>
        </w:tc>
      </w:tr>
    </w:tbl>
    <w:p w:rsidRPr="00C64922" w:rsidR="00364C2D" w:rsidP="005E7793" w:rsidRDefault="00CA5B48" w14:paraId="3421F88F" w14:textId="5AF50BF2">
      <w:pPr>
        <w:pStyle w:val="Caption"/>
        <w:spacing w:after="240"/>
      </w:pPr>
      <w:bookmarkStart w:name="_Ref21889308" w:id="383"/>
      <w:bookmarkStart w:name="_Toc10602115" w:id="384"/>
      <w:r>
        <w:t xml:space="preserve">  </w:t>
      </w:r>
      <w:bookmarkStart w:name="_Toc118898795" w:id="385"/>
      <w:bookmarkStart w:name="_Toc119939998" w:id="386"/>
      <w:bookmarkStart w:name="_Toc135313030" w:id="387"/>
      <w:r w:rsidRPr="00C64922" w:rsidR="00364C2D">
        <w:t xml:space="preserve">Table </w:t>
      </w:r>
      <w:r>
        <w:fldChar w:fldCharType="begin"/>
      </w:r>
      <w:r>
        <w:instrText>SEQ Table \* ARABIC</w:instrText>
      </w:r>
      <w:r>
        <w:fldChar w:fldCharType="separate"/>
      </w:r>
      <w:r w:rsidR="00DC1072">
        <w:rPr>
          <w:noProof/>
        </w:rPr>
        <w:t>9</w:t>
      </w:r>
      <w:r>
        <w:fldChar w:fldCharType="end"/>
      </w:r>
      <w:r w:rsidRPr="00C64922" w:rsidR="00364C2D">
        <w:t xml:space="preserve">: LOINC Codes for </w:t>
      </w:r>
      <w:r w:rsidR="00BF62C7">
        <w:t>s</w:t>
      </w:r>
      <w:r w:rsidRPr="00C64922" w:rsidR="00364C2D">
        <w:t>ection-</w:t>
      </w:r>
      <w:r w:rsidR="00BF62C7">
        <w:t xml:space="preserve"> and entry- </w:t>
      </w:r>
      <w:r w:rsidRPr="00C64922" w:rsidR="00364C2D">
        <w:t>level clinical notes</w:t>
      </w:r>
      <w:bookmarkEnd w:id="383"/>
      <w:bookmarkEnd w:id="385"/>
      <w:bookmarkEnd w:id="386"/>
      <w:bookmarkEnd w:id="38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743"/>
      </w:tblGrid>
      <w:tr w:rsidRPr="00C64922" w:rsidR="00254B4A" w:rsidTr="00254B4A" w14:paraId="0C6B2CA2" w14:textId="77777777">
        <w:tc>
          <w:tcPr>
            <w:tcW w:w="445" w:type="dxa"/>
            <w:tcBorders>
              <w:right w:val="nil"/>
            </w:tcBorders>
            <w:shd w:val="clear" w:color="auto" w:fill="C6D9F1"/>
          </w:tcPr>
          <w:bookmarkEnd w:id="384"/>
          <w:p w:rsidRPr="00C64922" w:rsidR="00D53140" w:rsidP="00F8305B" w:rsidRDefault="00634398" w14:paraId="16495CF2" w14:textId="77777777">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rsidRPr="00C64922" w:rsidR="00D53140" w:rsidP="00F8305B" w:rsidRDefault="00D53140" w14:paraId="177F5EF9" w14:textId="77777777">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rsidRPr="00D14360" w:rsidR="00A10C4D" w:rsidP="005E7793" w:rsidRDefault="00212693" w14:paraId="069C02D8" w14:textId="381E718E">
      <w:pPr>
        <w:spacing w:before="240" w:after="120"/>
        <w:rPr>
          <w:rFonts w:eastAsia="Calibri" w:cs="Calibri"/>
          <w:color w:val="000000"/>
        </w:rPr>
      </w:pPr>
      <w:r w:rsidRPr="00D14360">
        <w:rPr>
          <w:rFonts w:eastAsia="Calibri" w:cs="Calibri"/>
          <w:b/>
          <w:bCs/>
          <w:color w:val="000000"/>
        </w:rPr>
        <w:t>R</w:t>
      </w:r>
      <w:r w:rsidRPr="00D14360" w:rsidR="00B47A44">
        <w:rPr>
          <w:rFonts w:eastAsia="Calibri" w:cs="Calibri"/>
          <w:b/>
          <w:bCs/>
          <w:color w:val="000000"/>
        </w:rPr>
        <w:t>eference:</w:t>
      </w:r>
      <w:r w:rsidRPr="00D14360">
        <w:rPr>
          <w:rFonts w:eastAsia="Calibri" w:cs="Calibri"/>
          <w:color w:val="000000"/>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_Ref21851322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4.2</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_Ref21851333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Sections Defined in C-CDA (ordered using SOAP framework)</w:t>
      </w:r>
      <w:r w:rsidRPr="007770C6" w:rsidR="0009537F">
        <w:rPr>
          <w:rStyle w:val="Hyperlink"/>
          <w:rFonts w:eastAsia="Calibri" w:cs="Calibri"/>
        </w:rPr>
        <w:fldChar w:fldCharType="end"/>
      </w:r>
      <w:r w:rsidRPr="003A3D50" w:rsidR="0009537F">
        <w:rPr>
          <w:rStyle w:val="Hyperlink"/>
          <w:rFonts w:eastAsia="Calibri" w:cs="Calibri"/>
          <w:u w:val="none"/>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_Ref21851354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5.2.18</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_Ref21851361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Clinical Note</w:t>
      </w:r>
      <w:r w:rsidRPr="007770C6" w:rsidR="0009537F">
        <w:rPr>
          <w:rStyle w:val="Hyperlink"/>
          <w:rFonts w:eastAsia="Calibri" w:cs="Calibri"/>
        </w:rPr>
        <w:fldChar w:fldCharType="end"/>
      </w:r>
    </w:p>
    <w:p w:rsidRPr="00C64922" w:rsidR="00A10C4D" w:rsidP="003E2C96" w:rsidRDefault="00212693" w14:paraId="2A25D097" w14:textId="77777777">
      <w:pPr>
        <w:pStyle w:val="Heading2"/>
      </w:pPr>
      <w:bookmarkStart w:name="_Options_for_Temporarily" w:id="388"/>
      <w:bookmarkStart w:name="_Toc119939796" w:id="389"/>
      <w:bookmarkStart w:name="_Toc135312827" w:id="390"/>
      <w:bookmarkStart w:name="_Toc11043565" w:id="391"/>
      <w:bookmarkStart w:name="_Toc11045563" w:id="392"/>
      <w:bookmarkStart w:name="_Toc11391233" w:id="393"/>
      <w:bookmarkStart w:name="_Toc10695569" w:id="394"/>
      <w:bookmarkStart w:name="_Toc10690395" w:id="395"/>
      <w:bookmarkEnd w:id="388"/>
      <w:r w:rsidRPr="00C64922">
        <w:t xml:space="preserve">Options for </w:t>
      </w:r>
      <w:r>
        <w:t>T</w:t>
      </w:r>
      <w:r w:rsidRPr="00C64922">
        <w:t xml:space="preserve">emporarily </w:t>
      </w:r>
      <w:r>
        <w:t>U</w:t>
      </w:r>
      <w:r w:rsidRPr="00C64922">
        <w:t>navailable</w:t>
      </w:r>
      <w:r>
        <w:t xml:space="preserve"> D</w:t>
      </w:r>
      <w:r w:rsidRPr="00C64922">
        <w:t>ata</w:t>
      </w:r>
      <w:bookmarkEnd w:id="389"/>
      <w:bookmarkEnd w:id="390"/>
      <w:r w:rsidRPr="00C64922">
        <w:t xml:space="preserve"> </w:t>
      </w:r>
      <w:bookmarkEnd w:id="391"/>
      <w:bookmarkEnd w:id="392"/>
      <w:bookmarkEnd w:id="393"/>
      <w:r w:rsidRPr="00C64922" w:rsidR="00A10C4D">
        <w:t xml:space="preserve"> </w:t>
      </w:r>
      <w:bookmarkEnd w:id="394"/>
      <w:bookmarkEnd w:id="395"/>
    </w:p>
    <w:p w:rsidRPr="00C64922" w:rsidR="00A17D8D" w:rsidP="00A17D8D" w:rsidRDefault="00A17D8D" w14:paraId="07C00C92" w14:textId="77777777">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rsidR="00A17D8D" w:rsidP="00A17D8D" w:rsidRDefault="00A17D8D" w14:paraId="6DAEFD1A" w14:textId="77777777">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rsidRPr="001C76ED" w:rsidR="00A17D8D" w:rsidP="00A17D8D" w:rsidRDefault="00A17D8D" w14:paraId="6D30B3E5" w14:textId="77777777">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rsidRPr="00C64922" w:rsidR="00A17D8D" w:rsidP="00A17D8D" w:rsidRDefault="00A17D8D" w14:paraId="0072564D" w14:textId="77777777">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rsidRPr="00C64922" w:rsidR="00977E37" w:rsidP="002B0644" w:rsidRDefault="00CA5B48" w14:paraId="3D65700F" w14:textId="786FE2B8">
      <w:pPr>
        <w:pStyle w:val="Caption"/>
        <w:keepNext/>
        <w:spacing w:after="0"/>
      </w:pPr>
      <w:r>
        <w:t xml:space="preserve">  </w:t>
      </w:r>
      <w:bookmarkStart w:name="_Toc118898723" w:id="396"/>
      <w:bookmarkStart w:name="_Toc119939925" w:id="397"/>
      <w:bookmarkStart w:name="_Toc135312957" w:id="398"/>
      <w:r w:rsidRPr="00C64922" w:rsidR="00977E37">
        <w:t xml:space="preserve">Example </w:t>
      </w:r>
      <w:r>
        <w:fldChar w:fldCharType="begin"/>
      </w:r>
      <w:r>
        <w:instrText>SEQ Example \* ARABIC</w:instrText>
      </w:r>
      <w:r>
        <w:fldChar w:fldCharType="separate"/>
      </w:r>
      <w:r w:rsidR="00DC1072">
        <w:rPr>
          <w:noProof/>
        </w:rPr>
        <w:t>2</w:t>
      </w:r>
      <w:r>
        <w:fldChar w:fldCharType="end"/>
      </w:r>
      <w:r w:rsidRPr="00C64922" w:rsidR="00977E37">
        <w:t>: Discharge Summary with no Hospital Course information (see replacement document below).</w:t>
      </w:r>
      <w:bookmarkEnd w:id="396"/>
      <w:bookmarkEnd w:id="397"/>
      <w:bookmarkEnd w:id="39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A06E6A" w:rsidTr="00254B4A" w14:paraId="4DD88CEC" w14:textId="77777777">
        <w:tc>
          <w:tcPr>
            <w:tcW w:w="9360" w:type="dxa"/>
            <w:shd w:val="clear" w:color="auto" w:fill="auto"/>
          </w:tcPr>
          <w:p w:rsidRPr="00C64922" w:rsidR="006948A3" w:rsidP="00D14360" w:rsidRDefault="006948A3" w14:paraId="7788D01B"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rsidRPr="00C64922" w:rsidR="006948A3" w:rsidP="00D14360" w:rsidRDefault="006948A3" w14:paraId="56A48D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&lt;realmCode code="US" /&gt;</w:t>
            </w:r>
          </w:p>
          <w:p w:rsidRPr="00C64922" w:rsidR="006948A3" w:rsidP="00D14360" w:rsidRDefault="006948A3" w14:paraId="01CBAA6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&lt;typeId root="2.16.840.1.113883.1.3" extension="POCD_HD000040" /&gt;</w:t>
            </w:r>
          </w:p>
          <w:p w:rsidRPr="00C64922" w:rsidR="006948A3" w:rsidP="00D14360" w:rsidRDefault="006948A3" w14:paraId="7D5485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root="2.16.840.1.113883.10.20.22.1.1" extension="2015-08-01" /&gt;</w:t>
            </w:r>
          </w:p>
          <w:p w:rsidRPr="00C64922" w:rsidR="006948A3" w:rsidP="00D14360" w:rsidRDefault="006948A3" w14:paraId="2E92BB8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root="2.16.840.1.113883.10.20.22.1.8" extension="2015-08-01" /&gt;</w:t>
            </w:r>
          </w:p>
          <w:p w:rsidRPr="00C64922" w:rsidR="006948A3" w:rsidP="00D14360" w:rsidRDefault="006948A3" w14:paraId="4E2FDDD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D5F42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6A7D58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65B383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&lt;effectiveTime value="20160414014447-0500" /&gt;</w:t>
            </w:r>
          </w:p>
          <w:p w:rsidRPr="00C64922" w:rsidR="006948A3" w:rsidP="00D14360" w:rsidRDefault="006948A3" w14:paraId="32C334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&lt;confidentialityCode codeSystem="2.16.840.1.113883.5.25" code="N" /&gt;</w:t>
            </w:r>
          </w:p>
          <w:p w:rsidRPr="00C64922" w:rsidR="006948A3" w:rsidP="00D14360" w:rsidRDefault="006948A3" w14:paraId="05B8F85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&lt;languageCode code="en-US" /&gt;</w:t>
            </w:r>
          </w:p>
          <w:p w:rsidRPr="00C64922" w:rsidR="006948A3" w:rsidP="00D14360" w:rsidRDefault="006948A3" w14:paraId="241CAB3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7AE1A6A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value="1" /&gt;</w:t>
            </w:r>
          </w:p>
          <w:p w:rsidRPr="00C64922" w:rsidR="006948A3" w:rsidP="00D14360" w:rsidRDefault="006948A3" w14:paraId="3DC486E1"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3218A6" w14:paraId="37773098" w14:textId="101C7A8B">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&lt;section nullFlavor=</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NAV</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&gt;</w:t>
            </w:r>
          </w:p>
          <w:p w:rsidRPr="00C64922" w:rsidR="006948A3" w:rsidP="00D14360" w:rsidRDefault="006948A3" w14:paraId="728FFC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root="1.3.6.1.4.1.19376.1.5.3.1.3.5"/&gt;</w:t>
            </w:r>
          </w:p>
          <w:p w:rsidRPr="00C64922" w:rsidR="006948A3" w:rsidP="00D14360" w:rsidRDefault="006948A3" w14:paraId="18CF01F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588A710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displayName="HOSPITAL COURSE"</w:t>
            </w:r>
          </w:p>
          <w:p w:rsidRPr="00C64922" w:rsidR="006948A3" w:rsidP="00D14360" w:rsidRDefault="006948A3" w14:paraId="521E609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codeSystem="2.16.840.1.113883.6.1"</w:t>
            </w:r>
          </w:p>
          <w:p w:rsidRPr="00C64922" w:rsidR="006948A3" w:rsidP="00D14360" w:rsidRDefault="006948A3" w14:paraId="726CA59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codeSystemName="LOINC"/&gt;</w:t>
            </w:r>
          </w:p>
          <w:p w:rsidRPr="00C64922" w:rsidR="006948A3" w:rsidP="00D14360" w:rsidRDefault="006948A3" w14:paraId="4D1AAF0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13B8CF7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&lt;text&gt;Information Not Available&lt;/text&gt;</w:t>
            </w:r>
          </w:p>
          <w:p w:rsidRPr="00C64922" w:rsidR="006948A3" w:rsidP="00D14360" w:rsidRDefault="003218A6" w14:paraId="33FB1B96" w14:textId="77777777">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 xml:space="preserve">&lt;/section&gt; </w:t>
            </w:r>
          </w:p>
          <w:p w:rsidR="003218A6" w:rsidP="00D14360" w:rsidRDefault="006948A3" w14:paraId="435E14CC" w14:textId="77777777">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rsidRPr="003A3D50" w:rsidR="003218A6" w:rsidP="003A3D50" w:rsidRDefault="003218A6" w14:paraId="0B509EA5" w14:textId="77777777">
            <w:pPr>
              <w:rPr>
                <w:rFonts w:ascii="Courier New" w:hAnsi="Courier New" w:cs="Courier New"/>
                <w:sz w:val="16"/>
                <w:szCs w:val="16"/>
              </w:rPr>
            </w:pPr>
            <w:r w:rsidRPr="003A3D50">
              <w:rPr>
                <w:rFonts w:ascii="Courier New" w:hAnsi="Courier New" w:cs="Courier New"/>
                <w:sz w:val="16"/>
                <w:szCs w:val="16"/>
              </w:rPr>
              <w:t>&lt;/ClinicalDocument&gt;</w:t>
            </w:r>
          </w:p>
          <w:p w:rsidRPr="00D14360" w:rsidR="00A06E6A" w:rsidP="00D14360" w:rsidRDefault="00A06E6A" w14:paraId="2EE2CCD3" w14:textId="77777777">
            <w:pPr>
              <w:pStyle w:val="Caption"/>
              <w:keepNext/>
            </w:pPr>
          </w:p>
        </w:tc>
      </w:tr>
    </w:tbl>
    <w:p w:rsidRPr="00C64922" w:rsidR="00264F83" w:rsidP="00977E37" w:rsidRDefault="00264F83" w14:paraId="07A32483" w14:textId="77777777">
      <w:pPr>
        <w:pStyle w:val="Caption"/>
        <w:keepNext/>
      </w:pPr>
    </w:p>
    <w:p w:rsidR="00A17D8D" w:rsidP="00A17D8D" w:rsidRDefault="00977E37" w14:paraId="18BC62D9" w14:textId="34BD9FD3">
      <w:pPr>
        <w:pStyle w:val="Caption"/>
        <w:keepNext/>
        <w:spacing w:after="0"/>
      </w:pPr>
      <w:bookmarkStart w:name="_Toc118898724" w:id="399"/>
      <w:bookmarkStart w:name="_Toc119939926" w:id="400"/>
      <w:bookmarkStart w:name="_Toc135312958" w:id="401"/>
      <w:r w:rsidRPr="00C64922">
        <w:t xml:space="preserve">Example </w:t>
      </w:r>
      <w:r>
        <w:fldChar w:fldCharType="begin"/>
      </w:r>
      <w:r>
        <w:instrText>SEQ Example \* ARABIC</w:instrText>
      </w:r>
      <w:r>
        <w:fldChar w:fldCharType="separate"/>
      </w:r>
      <w:r w:rsidR="00DC1072">
        <w:rPr>
          <w:noProof/>
        </w:rPr>
        <w:t>3</w:t>
      </w:r>
      <w:r>
        <w:fldChar w:fldCharType="end"/>
      </w:r>
      <w:r w:rsidRPr="00C64922">
        <w:t xml:space="preserve">: Replacement Discharge Summary document with Hospital Course </w:t>
      </w:r>
      <w:r w:rsidR="003F702A">
        <w:t>i</w:t>
      </w:r>
      <w:r w:rsidRPr="00C64922">
        <w:t>nformation</w:t>
      </w:r>
      <w:r w:rsidR="003F702A">
        <w:t>.</w:t>
      </w:r>
      <w:bookmarkEnd w:id="399"/>
      <w:bookmarkEnd w:id="400"/>
      <w:bookmarkEnd w:id="401"/>
      <w:r w:rsidR="00A17D8D">
        <w:t xml:space="preserve"> </w:t>
      </w:r>
    </w:p>
    <w:p w:rsidRPr="00AD08FB" w:rsidR="00726EBF" w:rsidP="003A3D50" w:rsidRDefault="00616B12" w14:paraId="0E28ED96" w14:textId="77777777">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C6913" w:rsidTr="00254B4A" w14:paraId="317FEAAA" w14:textId="77777777">
        <w:tc>
          <w:tcPr>
            <w:tcW w:w="9350" w:type="dxa"/>
            <w:shd w:val="clear" w:color="auto" w:fill="auto"/>
          </w:tcPr>
          <w:p w:rsidRPr="00C64922" w:rsidR="006948A3" w:rsidP="00D14360" w:rsidRDefault="006948A3" w14:paraId="532F434C"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rsidRPr="00C64922" w:rsidR="006948A3" w:rsidP="00D14360" w:rsidRDefault="006948A3" w14:paraId="5735901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&lt;realmCode code="US" /&gt;</w:t>
            </w:r>
          </w:p>
          <w:p w:rsidRPr="00C64922" w:rsidR="006948A3" w:rsidP="00D14360" w:rsidRDefault="006948A3" w14:paraId="3CE618F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&lt;typeId root="2.16.840.1.113883.1.3" extension="POCD_HD000040" /&gt;</w:t>
            </w:r>
          </w:p>
          <w:p w:rsidRPr="00C64922" w:rsidR="006948A3" w:rsidP="00D14360" w:rsidRDefault="006948A3" w14:paraId="625804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root="2.16.840.1.113883.10.20.22.1.1" extension="2015-08-01" /&gt;</w:t>
            </w:r>
          </w:p>
          <w:p w:rsidRPr="00C64922" w:rsidR="006948A3" w:rsidP="00D14360" w:rsidRDefault="006948A3" w14:paraId="65B1CE1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root="2.16.840.1.113883.10.20.22.1.8" extension="2015-08-01" /&gt;</w:t>
            </w:r>
          </w:p>
          <w:p w:rsidRPr="00C64922" w:rsidR="006948A3" w:rsidP="00D14360" w:rsidRDefault="006948A3" w14:paraId="713BFA2E"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extension="20160414145050" /&gt;</w:t>
            </w:r>
          </w:p>
          <w:p w:rsidRPr="00C64922" w:rsidR="006948A3" w:rsidP="00D14360" w:rsidRDefault="006948A3" w14:paraId="24F9AEE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19B76E8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2D17AA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&lt;effectiveTime value="20160414145050-0500" /&gt;</w:t>
            </w:r>
          </w:p>
          <w:p w:rsidRPr="00C64922" w:rsidR="006948A3" w:rsidP="00D14360" w:rsidRDefault="006948A3" w14:paraId="7FED187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&lt;confidentialityCode codeSystem="2.16.840.1.113883.5.25" code="N" /&gt;</w:t>
            </w:r>
          </w:p>
          <w:p w:rsidRPr="00C64922" w:rsidR="006948A3" w:rsidP="00D14360" w:rsidRDefault="006948A3" w14:paraId="45D0C54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&lt;languageCode code="en-US" /&gt;</w:t>
            </w:r>
          </w:p>
          <w:p w:rsidRPr="00C64922" w:rsidR="006948A3" w:rsidP="00D14360" w:rsidRDefault="006948A3" w14:paraId="752C2CA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3AB9B49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value="2" /&gt;</w:t>
            </w:r>
          </w:p>
          <w:p w:rsidRPr="00C64922" w:rsidR="006948A3" w:rsidP="00D14360" w:rsidRDefault="006948A3" w14:paraId="01511DF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&lt;relatedDocument typeCode="RPLC"&gt;</w:t>
            </w:r>
          </w:p>
          <w:p w:rsidRPr="00C64922" w:rsidR="006948A3" w:rsidP="00D14360" w:rsidRDefault="006948A3" w14:paraId="1FF7F0F7"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&lt;parentDocument&gt;</w:t>
            </w:r>
          </w:p>
          <w:p w:rsidRPr="00C64922" w:rsidR="006948A3" w:rsidP="00D14360" w:rsidRDefault="006948A3" w14:paraId="05E3F1D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4C1E71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6DCA2F1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007E22A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value="1" /&gt;</w:t>
            </w:r>
          </w:p>
          <w:p w:rsidRPr="00C64922" w:rsidR="006948A3" w:rsidP="00D14360" w:rsidRDefault="006948A3" w14:paraId="0203F188"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&lt;/parentDocument&gt;</w:t>
            </w:r>
          </w:p>
          <w:p w:rsidRPr="00C64922" w:rsidR="006948A3" w:rsidP="00D14360" w:rsidRDefault="006948A3" w14:paraId="6C559CD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&lt;/relatedDocument&gt;</w:t>
            </w:r>
          </w:p>
          <w:p w:rsidRPr="00C64922" w:rsidR="006948A3" w:rsidP="00D14360" w:rsidRDefault="006948A3" w14:paraId="2B6FA0F0"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6948A3" w14:paraId="747DEFD3" w14:textId="77777777">
            <w:pPr>
              <w:pBdr>
                <w:left w:val="single" w:color="000000" w:sz="4" w:space="4"/>
                <w:right w:val="single" w:color="000000" w:sz="4" w:space="4"/>
              </w:pBdr>
            </w:pPr>
            <w:r w:rsidRPr="00D14360">
              <w:rPr>
                <w:rFonts w:ascii="Courier New" w:hAnsi="Courier New" w:cs="Courier New"/>
                <w:color w:val="000000"/>
                <w:sz w:val="16"/>
                <w:szCs w:val="16"/>
              </w:rPr>
              <w:t>&lt;section&gt;</w:t>
            </w:r>
          </w:p>
          <w:p w:rsidRPr="00C64922" w:rsidR="006948A3" w:rsidP="00D14360" w:rsidRDefault="006948A3" w14:paraId="1E666D4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root="1.3.6.1.4.1.19376.1.5.3.1.3.5"/&gt;</w:t>
            </w:r>
          </w:p>
          <w:p w:rsidRPr="00C64922" w:rsidR="006948A3" w:rsidP="00D14360" w:rsidRDefault="006948A3" w14:paraId="5A7B58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48F6253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displayName="HOSPITAL COURSE"</w:t>
            </w:r>
          </w:p>
          <w:p w:rsidRPr="00C64922" w:rsidR="006948A3" w:rsidP="00D14360" w:rsidRDefault="006948A3" w14:paraId="25FF444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codeSystem="2.16.840.1.113883.6.1"</w:t>
            </w:r>
          </w:p>
          <w:p w:rsidRPr="00C64922" w:rsidR="006948A3" w:rsidP="00D14360" w:rsidRDefault="006948A3" w14:paraId="4CEBAE6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codeSystemName="LOINC"/&gt;</w:t>
            </w:r>
          </w:p>
          <w:p w:rsidRPr="00C64922" w:rsidR="006948A3" w:rsidP="00D14360" w:rsidRDefault="006948A3" w14:paraId="088DEE3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47F7D30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&lt;text&gt;The patient was admitted and started on Lovenox and nitroglycerin paste. …&lt;/text&gt;</w:t>
            </w:r>
          </w:p>
          <w:p w:rsidRPr="00C64922" w:rsidR="006948A3" w:rsidP="00D14360" w:rsidRDefault="006948A3" w14:paraId="09676560" w14:textId="77777777">
            <w:pPr>
              <w:pBdr>
                <w:left w:val="single" w:color="000000" w:sz="4" w:space="4"/>
                <w:right w:val="single" w:color="000000" w:sz="4" w:space="4"/>
              </w:pBdr>
            </w:pPr>
            <w:r w:rsidRPr="00D14360">
              <w:rPr>
                <w:rFonts w:ascii="Courier New" w:hAnsi="Courier New" w:cs="Courier New"/>
                <w:color w:val="000000"/>
                <w:sz w:val="16"/>
                <w:szCs w:val="16"/>
              </w:rPr>
              <w:t xml:space="preserve">&lt;/section&gt; </w:t>
            </w:r>
          </w:p>
          <w:p w:rsidR="003218A6" w:rsidP="003218A6" w:rsidRDefault="006948A3" w14:paraId="5EA8BF55" w14:textId="77777777">
            <w:r>
              <w:t>...</w:t>
            </w:r>
          </w:p>
          <w:p w:rsidR="00DC6913" w:rsidP="00D14360" w:rsidRDefault="003218A6" w14:paraId="2A3E423D" w14:textId="36F9F42D">
            <w:pPr>
              <w:pBdr>
                <w:left w:val="single" w:color="000000" w:sz="4" w:space="4"/>
                <w:bottom w:val="single" w:color="000000" w:sz="4" w:space="1"/>
                <w:right w:val="single" w:color="000000" w:sz="4" w:space="4"/>
              </w:pBdr>
            </w:pPr>
            <w:r w:rsidRPr="003A3D50">
              <w:rPr>
                <w:rFonts w:ascii="Courier New" w:hAnsi="Courier New" w:cs="Courier New"/>
                <w:sz w:val="16"/>
                <w:szCs w:val="16"/>
              </w:rPr>
              <w:t>&lt;/ClinicalDocument&gt;</w:t>
            </w:r>
          </w:p>
        </w:tc>
      </w:tr>
    </w:tbl>
    <w:p w:rsidRPr="00DC6913" w:rsidR="00DC6913" w:rsidP="00DC6913" w:rsidRDefault="00DC6913" w14:paraId="135A40B2" w14:textId="77777777"/>
    <w:p w:rsidRPr="00C64922" w:rsidR="00A10C4D" w:rsidP="005C79A1" w:rsidRDefault="005C79A1" w14:paraId="3E64A4C1" w14:textId="325D8749">
      <w:pPr>
        <w:pStyle w:val="Heading1"/>
      </w:pPr>
      <w:bookmarkStart w:name="_Toc119939797" w:id="402"/>
      <w:bookmarkStart w:name="_Toc135312828" w:id="403"/>
      <w:r>
        <w:t>Do</w:t>
      </w:r>
      <w:bookmarkStart w:name="_4i7ojhp" w:colFirst="0" w:colLast="0" w:id="404"/>
      <w:bookmarkStart w:name="_Toc10690830" w:id="405"/>
      <w:bookmarkStart w:name="_Toc11043566" w:id="406"/>
      <w:bookmarkStart w:name="_Toc11045564" w:id="407"/>
      <w:bookmarkStart w:name="_Toc11391234" w:id="408"/>
      <w:bookmarkEnd w:id="404"/>
      <w:r w:rsidRPr="00C64922" w:rsidR="00A10C4D">
        <w:t>cument Level Guidance</w:t>
      </w:r>
      <w:bookmarkEnd w:id="402"/>
      <w:bookmarkEnd w:id="403"/>
      <w:bookmarkEnd w:id="405"/>
      <w:bookmarkEnd w:id="406"/>
      <w:bookmarkEnd w:id="407"/>
      <w:bookmarkEnd w:id="408"/>
    </w:p>
    <w:p w:rsidRPr="00D14360" w:rsidR="00A10C4D" w:rsidP="00B505D2" w:rsidRDefault="00A10C4D" w14:paraId="36114918" w14:textId="78302D4B">
      <w:pPr>
        <w:spacing w:after="120"/>
        <w:rPr>
          <w:rFonts w:cs="Calibri"/>
          <w:color w:val="000000"/>
        </w:rPr>
      </w:pPr>
      <w:bookmarkStart w:name="_jxyuyww97blw" w:colFirst="0" w:colLast="0" w:id="409"/>
      <w:bookmarkEnd w:id="409"/>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rsidRPr="00D14360" w:rsidR="00A10C4D" w:rsidP="00B505D2" w:rsidRDefault="00A10C4D" w14:paraId="502DF469" w14:textId="77777777">
      <w:pPr>
        <w:spacing w:after="120"/>
        <w:rPr>
          <w:rFonts w:cs="Calibri"/>
          <w:color w:val="000000"/>
        </w:rPr>
      </w:pPr>
      <w:r w:rsidRPr="00D14360">
        <w:rPr>
          <w:rFonts w:cs="Calibri"/>
          <w:color w:val="000000"/>
        </w:rPr>
        <w:t>This chapter provides generalized document header guidance and additional guidance for specific types of C-CDA documents.</w:t>
      </w:r>
    </w:p>
    <w:p w:rsidRPr="00C64922" w:rsidR="00A10C4D" w:rsidP="003E2C96" w:rsidRDefault="00A10C4D" w14:paraId="0E06400E" w14:textId="77777777">
      <w:pPr>
        <w:pStyle w:val="Heading2"/>
      </w:pPr>
      <w:bookmarkStart w:name="_ankztbgy2ph6" w:colFirst="0" w:colLast="0" w:id="410"/>
      <w:bookmarkStart w:name="_Toc10690831" w:id="411"/>
      <w:bookmarkStart w:name="_Toc11043567" w:id="412"/>
      <w:bookmarkStart w:name="_Toc11045565" w:id="413"/>
      <w:bookmarkStart w:name="_Toc11391235" w:id="414"/>
      <w:bookmarkStart w:name="_Toc119939798" w:id="415"/>
      <w:bookmarkStart w:name="_Toc135312829" w:id="416"/>
      <w:bookmarkEnd w:id="410"/>
      <w:r w:rsidRPr="00C64922">
        <w:t>Reusable, Nesting Templates</w:t>
      </w:r>
      <w:bookmarkEnd w:id="411"/>
      <w:bookmarkEnd w:id="412"/>
      <w:bookmarkEnd w:id="413"/>
      <w:bookmarkEnd w:id="414"/>
      <w:bookmarkEnd w:id="415"/>
      <w:bookmarkEnd w:id="416"/>
    </w:p>
    <w:p w:rsidRPr="00D14360" w:rsidR="00A10C4D" w:rsidP="00B505D2" w:rsidRDefault="00A10C4D" w14:paraId="20D41FBF" w14:textId="6B467F38">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rsidR="00A10C4D" w:rsidP="00B505D2" w:rsidRDefault="00A10C4D" w14:paraId="04D2A0E1" w14:textId="2ACCE97E">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F47D77" w:rsidTr="00254B4A" w14:paraId="053D8DDC" w14:textId="77777777">
        <w:tc>
          <w:tcPr>
            <w:tcW w:w="725" w:type="dxa"/>
            <w:tcBorders>
              <w:right w:val="nil"/>
            </w:tcBorders>
            <w:shd w:val="clear" w:color="auto" w:fill="C6D9F1"/>
          </w:tcPr>
          <w:p w:rsidRPr="00C64922" w:rsidR="00F47D77" w:rsidP="0007159E" w:rsidRDefault="00F47D77" w14:paraId="606A315A" w14:textId="77777777">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F47D77" w:rsidP="0007159E" w:rsidRDefault="00F47D77" w14:paraId="64F42508" w14:textId="78CD4DA9">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rsidRPr="00D14360" w:rsidR="00086EAB" w:rsidP="00B505D2" w:rsidRDefault="00086EAB" w14:paraId="3957DEB9" w14:textId="77777777">
      <w:pPr>
        <w:spacing w:after="120"/>
        <w:rPr>
          <w:rFonts w:cs="Calibri"/>
          <w:color w:val="000000"/>
        </w:rPr>
      </w:pPr>
    </w:p>
    <w:p w:rsidRPr="00D14360" w:rsidR="00A10C4D" w:rsidP="00B505D2" w:rsidRDefault="00A10C4D" w14:paraId="7B083E5D" w14:textId="77777777">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rsidRPr="00D14360" w:rsidR="00A10C4D" w:rsidP="00B505D2" w:rsidRDefault="00A10C4D" w14:paraId="064D69DA" w14:textId="77777777">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rsidRPr="00C64922" w:rsidR="00A10C4D" w:rsidP="00FD31AC" w:rsidRDefault="00A10C4D" w14:paraId="62E2919B" w14:textId="77777777">
      <w:pPr>
        <w:pStyle w:val="Heading3"/>
      </w:pPr>
      <w:bookmarkStart w:name="_Toc10690832" w:id="417"/>
      <w:bookmarkStart w:name="_Toc11043568" w:id="418"/>
      <w:bookmarkStart w:name="_Toc11045566" w:id="419"/>
      <w:bookmarkStart w:name="_Toc11391236" w:id="420"/>
      <w:bookmarkStart w:name="_Toc119939799" w:id="421"/>
      <w:bookmarkStart w:name="_Toc135312830" w:id="422"/>
      <w:r w:rsidRPr="00C64922">
        <w:t>Nested Content and Context Conduction</w:t>
      </w:r>
      <w:bookmarkEnd w:id="417"/>
      <w:bookmarkEnd w:id="418"/>
      <w:bookmarkEnd w:id="419"/>
      <w:bookmarkEnd w:id="420"/>
      <w:bookmarkEnd w:id="421"/>
      <w:bookmarkEnd w:id="422"/>
    </w:p>
    <w:p w:rsidRPr="003A3D50" w:rsidR="00DE1E4B" w:rsidP="00DE1E4B" w:rsidRDefault="00DE1E4B" w14:paraId="28F8D71A" w14:textId="77777777">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rsidRPr="003A3D50" w:rsidR="00DE1E4B" w:rsidP="00DE1E4B" w:rsidRDefault="00DE1E4B" w14:paraId="6D60DA95" w14:textId="77777777">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rsidRPr="003A3D50" w:rsidR="00DE1E4B" w:rsidP="0054522C" w:rsidRDefault="00DE1E4B" w14:paraId="37AE73AD" w14:textId="77777777">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rsidRPr="003A3D50" w:rsidR="00DE1E4B" w:rsidP="0054522C" w:rsidRDefault="00DE1E4B" w14:paraId="3A987CE7" w14:textId="77777777">
      <w:pPr>
        <w:pStyle w:val="ListParagraph"/>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06FC8795"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20EA148E" w14:textId="77777777">
      <w:pPr>
        <w:pStyle w:val="ListParagraph"/>
        <w:numPr>
          <w:ilvl w:val="1"/>
          <w:numId w:val="22"/>
        </w:numPr>
        <w:shd w:val="clear" w:color="auto" w:fill="FFFFFF"/>
        <w:rPr>
          <w:rFonts w:cs="Calibri"/>
          <w:color w:val="000000"/>
        </w:rPr>
      </w:pPr>
      <w:r w:rsidRPr="003A3D50">
        <w:rPr>
          <w:rFonts w:cs="Calibri"/>
          <w:color w:val="000000"/>
        </w:rPr>
        <w:t>Data enterer</w:t>
      </w:r>
    </w:p>
    <w:p w:rsidRPr="003A3D50" w:rsidR="00DE1E4B" w:rsidP="0054522C" w:rsidRDefault="00DE1E4B" w14:paraId="4F23529E"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192558BC" w14:textId="77777777">
      <w:pPr>
        <w:pStyle w:val="ListParagraph"/>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8C9D5E6" w14:textId="77777777">
      <w:pPr>
        <w:pStyle w:val="ListParagraph"/>
        <w:numPr>
          <w:ilvl w:val="1"/>
          <w:numId w:val="22"/>
        </w:numPr>
        <w:shd w:val="clear" w:color="auto" w:fill="FFFFFF"/>
        <w:rPr>
          <w:rFonts w:cs="Calibri"/>
          <w:color w:val="000000"/>
        </w:rPr>
      </w:pPr>
      <w:r w:rsidRPr="003A3D50">
        <w:rPr>
          <w:rFonts w:cs="Calibri"/>
          <w:color w:val="000000"/>
        </w:rPr>
        <w:t>Legal authenticator</w:t>
      </w:r>
    </w:p>
    <w:p w:rsidRPr="003A3D50" w:rsidR="00DE1E4B" w:rsidP="0054522C" w:rsidRDefault="00DE1E4B" w14:paraId="021FBBD7" w14:textId="77777777">
      <w:pPr>
        <w:pStyle w:val="ListParagraph"/>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1675CE12" w14:textId="77777777">
      <w:pPr>
        <w:pStyle w:val="ListParagraph"/>
        <w:numPr>
          <w:ilvl w:val="1"/>
          <w:numId w:val="22"/>
        </w:numPr>
        <w:shd w:val="clear" w:color="auto" w:fill="FFFFFF"/>
        <w:rPr>
          <w:rFonts w:cs="Calibri"/>
          <w:color w:val="000000"/>
        </w:rPr>
      </w:pPr>
      <w:r w:rsidRPr="003A3D50">
        <w:rPr>
          <w:rFonts w:cs="Calibri"/>
          <w:color w:val="000000"/>
        </w:rPr>
        <w:t>Record target</w:t>
      </w:r>
    </w:p>
    <w:p w:rsidRPr="003A3D50" w:rsidR="00DE1E4B" w:rsidP="0054522C" w:rsidRDefault="00DE1E4B" w14:paraId="406F4D6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rsidRPr="003A3D50" w:rsidR="00DE1E4B" w:rsidP="0054522C" w:rsidRDefault="00DE1E4B" w14:paraId="08F93021"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5AB80EF2"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6222332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rsidRPr="003A3D50" w:rsidR="00DE1E4B" w:rsidP="0054522C" w:rsidRDefault="00DE1E4B" w14:paraId="551145D2"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2B05D49"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12F784C0"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3CAC7B50"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003836E" w14:textId="77777777">
      <w:pPr>
        <w:numPr>
          <w:ilvl w:val="1"/>
          <w:numId w:val="22"/>
        </w:numPr>
        <w:shd w:val="clear" w:color="auto" w:fill="FFFFFF"/>
        <w:rPr>
          <w:rFonts w:cs="Calibri"/>
          <w:color w:val="000000"/>
        </w:rPr>
      </w:pPr>
      <w:r w:rsidRPr="003A3D50">
        <w:rPr>
          <w:rFonts w:cs="Calibri"/>
          <w:color w:val="000000"/>
        </w:rPr>
        <w:t>Subject</w:t>
      </w:r>
    </w:p>
    <w:p w:rsidRPr="003A3D50" w:rsidR="00DE1E4B" w:rsidP="0054522C" w:rsidRDefault="00DE1E4B" w14:paraId="61D5E4DB"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rsidRPr="003A3D50" w:rsidR="00DE1E4B" w:rsidP="0054522C" w:rsidRDefault="00DE1E4B" w14:paraId="65B993DA"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B69FA6C"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4BB8CE1C"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0BC7EFF3"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104D06B6" w14:textId="77777777">
      <w:pPr>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760727E4" w14:textId="77777777">
      <w:pPr>
        <w:numPr>
          <w:ilvl w:val="1"/>
          <w:numId w:val="22"/>
        </w:numPr>
        <w:shd w:val="clear" w:color="auto" w:fill="FFFFFF"/>
        <w:rPr>
          <w:rFonts w:cs="Calibri"/>
          <w:color w:val="000000"/>
        </w:rPr>
      </w:pPr>
      <w:r w:rsidRPr="003A3D50">
        <w:rPr>
          <w:rFonts w:cs="Calibri"/>
          <w:color w:val="000000"/>
        </w:rPr>
        <w:t>Subject</w:t>
      </w:r>
    </w:p>
    <w:p w:rsidRPr="003A3D50" w:rsidR="00DE1E4B" w:rsidP="0054522C" w:rsidRDefault="00DE1E4B" w14:paraId="0B924360" w14:textId="77777777">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rsidRPr="003A3D50" w:rsidR="00DE1E4B" w:rsidP="0054522C" w:rsidRDefault="00DE1E4B" w14:paraId="052F82EF" w14:textId="77777777">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rsidRPr="003A3D50" w:rsidR="00FB6C42" w:rsidP="0054522C" w:rsidRDefault="00FB6C42" w14:paraId="0ABEC220" w14:textId="77777777">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Pr="003A3D50" w:rsidR="00370B65">
        <w:rPr>
          <w:rFonts w:cs="Calibri"/>
          <w:color w:val="000000"/>
        </w:rPr>
        <w:t>.</w:t>
      </w:r>
      <w:r w:rsidRPr="003A3D50">
        <w:rPr>
          <w:rFonts w:cs="Calibri"/>
          <w:color w:val="000000"/>
        </w:rPr>
        <w:t>"</w:t>
      </w:r>
      <w:r w:rsidRPr="003A3D50" w:rsidR="00370B65">
        <w:rPr>
          <w:rStyle w:val="FootnoteReference"/>
          <w:rFonts w:cs="Calibri"/>
          <w:color w:val="000000"/>
        </w:rPr>
        <w:footnoteReference w:id="55"/>
      </w:r>
      <w:r w:rsidRPr="003A3D50">
        <w:rPr>
          <w:rFonts w:cs="Calibri"/>
          <w:color w:val="000000"/>
        </w:rPr>
        <w:t xml:space="preserve"> </w:t>
      </w:r>
    </w:p>
    <w:p w:rsidR="00FB6C42" w:rsidP="00FB6C42" w:rsidRDefault="00FB6C42" w14:paraId="5329FB0C" w14:textId="77777777">
      <w:pPr>
        <w:shd w:val="clear" w:color="auto" w:fill="FFFFFF"/>
        <w:spacing w:after="120"/>
        <w:ind w:left="1080"/>
        <w:rPr>
          <w:rFonts w:cs="Calibri"/>
          <w:color w:val="000000"/>
        </w:rPr>
      </w:pPr>
    </w:p>
    <w:p w:rsidR="00C12940" w:rsidP="00CA5B48" w:rsidRDefault="00CC03A6" w14:paraId="0C90E8C2" w14:textId="6292916B">
      <w:pPr>
        <w:pStyle w:val="Caption"/>
        <w:keepNext/>
        <w:spacing w:after="0"/>
        <w:ind w:left="90"/>
      </w:pPr>
      <w:bookmarkStart w:name="_Toc118898725" w:id="423"/>
      <w:bookmarkStart w:name="_Toc119939927" w:id="424"/>
      <w:bookmarkStart w:name="_Toc135312959" w:id="425"/>
      <w:r>
        <w:t xml:space="preserve">Example </w:t>
      </w:r>
      <w:r>
        <w:fldChar w:fldCharType="begin"/>
      </w:r>
      <w:r>
        <w:instrText>SEQ Example \* ARABIC</w:instrText>
      </w:r>
      <w:r>
        <w:fldChar w:fldCharType="separate"/>
      </w:r>
      <w:r w:rsidR="00DC1072">
        <w:rPr>
          <w:noProof/>
        </w:rPr>
        <w:t>4</w:t>
      </w:r>
      <w:r>
        <w:fldChar w:fldCharType="end"/>
      </w:r>
      <w:r>
        <w:t xml:space="preserve">: </w:t>
      </w:r>
      <w:r w:rsidRPr="00DD0CC8">
        <w:t>Section with narrative text and a nullFlavor for the author</w:t>
      </w:r>
      <w:bookmarkEnd w:id="423"/>
      <w:bookmarkEnd w:id="424"/>
      <w:bookmarkEnd w:id="425"/>
    </w:p>
    <w:p w:rsidRPr="00C12940" w:rsidR="00CC03A6" w:rsidP="00CA5B48" w:rsidRDefault="00C12940" w14:paraId="2E3E1572" w14:textId="77777777">
      <w:pPr>
        <w:pStyle w:val="BodyText0"/>
        <w:ind w:left="90"/>
      </w:pPr>
      <w:r w:rsidRPr="00AD08FB">
        <w:rPr>
          <w:rStyle w:val="BodyTextChar0"/>
          <w:rFonts w:ascii="Calibri Light" w:hAnsi="Calibri Light" w:cs="Calibri Light"/>
          <w:color w:val="000000"/>
        </w:rPr>
        <w:t>This example explains e</w:t>
      </w:r>
      <w:r w:rsidRPr="00AD08FB" w:rsidR="00CC03A6">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Pr="00AD08FB" w:rsidR="00CC03A6">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65ED0" w:rsidTr="00254B4A" w14:paraId="35680285" w14:textId="77777777">
        <w:tc>
          <w:tcPr>
            <w:tcW w:w="9576" w:type="dxa"/>
            <w:shd w:val="clear" w:color="auto" w:fill="auto"/>
          </w:tcPr>
          <w:p w:rsidRPr="003A3D50" w:rsidR="00D0117E" w:rsidP="003A3D50" w:rsidRDefault="00CC03A6" w14:paraId="1EC98E62" w14:textId="77777777">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&lt;templateId root="1.3.6.1.4.1.19376.1.5.3.1.1.13.2.1"/&gt;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&lt;code code="10154-3" displayName="Chief complaint Reported"</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codeSystem="2.16.840.1.113883.6.1" codeSystemName="LOINC"/&gt;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&lt;title&gt;Chief Complaint Section&lt;/title&gt;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&lt;text&gt;&lt;content&gt;No complaints, annual wellness exam&lt;/content&gt;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&lt;content&gt;Author of this section not known.&lt;/content&gt;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 nullFlavor="UNK"&gt;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&lt;time/&gt;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&lt;assignedAuthor&gt;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&lt;id/&gt;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&lt;/assignedAuthor&gt;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&lt;/section&gt;</w:t>
            </w:r>
          </w:p>
        </w:tc>
      </w:tr>
    </w:tbl>
    <w:p w:rsidRPr="003A3D50" w:rsidR="00D0117E" w:rsidP="00D0117E" w:rsidRDefault="00D0117E" w14:paraId="723575A4" w14:textId="77777777">
      <w:pPr>
        <w:spacing w:after="120"/>
        <w:rPr>
          <w:rFonts w:ascii="Courier New" w:hAnsi="Courier New" w:cs="Courier New"/>
          <w:color w:val="000000"/>
          <w:sz w:val="16"/>
          <w:szCs w:val="16"/>
        </w:rPr>
      </w:pPr>
    </w:p>
    <w:p w:rsidR="00FB6C42" w:rsidP="00B505D2" w:rsidRDefault="0075779F" w14:paraId="07EEFFCE" w14:textId="77777777">
      <w:pPr>
        <w:spacing w:after="120"/>
        <w:rPr>
          <w:rFonts w:cs="Calibri"/>
          <w:b/>
          <w:bCs/>
          <w:color w:val="000000"/>
        </w:rPr>
      </w:pPr>
      <w:r w:rsidRPr="00D14360">
        <w:rPr>
          <w:rFonts w:cs="Calibri"/>
          <w:b/>
          <w:bCs/>
          <w:color w:val="000000"/>
        </w:rPr>
        <w:t>Reference:</w:t>
      </w:r>
      <w:r w:rsidRPr="00D14360">
        <w:rPr>
          <w:rFonts w:cs="Calibri"/>
          <w:color w:val="000000"/>
        </w:rPr>
        <w:t xml:space="preserve"> </w:t>
      </w:r>
      <w:r w:rsidRPr="00D14360" w:rsidR="00A10C4D">
        <w:rPr>
          <w:rFonts w:cs="Calibri"/>
          <w:color w:val="000000"/>
        </w:rPr>
        <w:t>For additional information on Context Conduction mechanisms in CDA documents, consult the HL7 CDA R2.0 specification.</w:t>
      </w:r>
      <w:r w:rsidRPr="00D14360" w:rsidR="00265B3F">
        <w:rPr>
          <w:rFonts w:cs="Calibri"/>
          <w:color w:val="000000"/>
        </w:rPr>
        <w:t xml:space="preserve"> </w:t>
      </w:r>
    </w:p>
    <w:p w:rsidRPr="00CC03A6" w:rsidR="00CC03A6" w:rsidP="00CC03A6" w:rsidRDefault="00CC03A6" w14:paraId="76D8329C" w14:textId="77777777">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rsidR="009A40F8" w:rsidP="00B505D2" w:rsidRDefault="009A40F8" w14:paraId="5F1A9463" w14:textId="322E803B">
      <w:pPr>
        <w:spacing w:after="120"/>
        <w:rPr>
          <w:rStyle w:val="Hyperlink"/>
          <w:rFonts w:cs="Calibri"/>
        </w:rPr>
      </w:pPr>
      <w:r w:rsidRPr="00D14360">
        <w:rPr>
          <w:rFonts w:cs="Calibri"/>
          <w:b/>
          <w:bCs/>
          <w:color w:val="000000"/>
        </w:rPr>
        <w:t xml:space="preserve">Reference: </w:t>
      </w:r>
      <w:hyperlink w:history="1" w:anchor="_Provenance">
        <w:r w:rsidRPr="007770C6" w:rsidR="001D005F">
          <w:rPr>
            <w:rStyle w:val="Hyperlink"/>
            <w:rFonts w:cs="Calibri"/>
          </w:rPr>
          <w:t>5.2.1 Provenance</w:t>
        </w:r>
      </w:hyperlink>
      <w:bookmarkStart w:name="_Toc19870210" w:id="426"/>
      <w:bookmarkStart w:name="_Toc20480899" w:id="427"/>
      <w:bookmarkEnd w:id="426"/>
      <w:bookmarkEnd w:id="427"/>
      <w:r w:rsidRPr="00AD08FB" w:rsidR="00CC03A6">
        <w:rPr>
          <w:rStyle w:val="Hyperlink"/>
          <w:rFonts w:cs="Calibri"/>
          <w:color w:val="000000"/>
          <w:u w:val="none"/>
        </w:rPr>
        <w:t xml:space="preserve">, </w:t>
      </w:r>
      <w:hyperlink w:history="1" w:anchor="_Unknown_Data_in">
        <w:r w:rsidRPr="007770C6" w:rsidR="00CC03A6">
          <w:rPr>
            <w:rStyle w:val="Hyperlink"/>
            <w:rFonts w:cs="Calibri"/>
          </w:rPr>
          <w:t>5.1.6 Unknown Data in Sections</w:t>
        </w:r>
      </w:hyperlink>
    </w:p>
    <w:p w:rsidRPr="003A3D50" w:rsidR="00FB6C42" w:rsidP="00B505D2" w:rsidRDefault="00FB6C42" w14:paraId="19BB94C6" w14:textId="77777777">
      <w:pPr>
        <w:spacing w:after="120"/>
        <w:rPr>
          <w:rStyle w:val="Hyperlink"/>
          <w:rFonts w:cs="Calibri"/>
          <w:b/>
          <w:bCs/>
        </w:rPr>
      </w:pPr>
    </w:p>
    <w:p w:rsidRPr="00C64922" w:rsidR="00A10C4D" w:rsidP="003E2C96" w:rsidRDefault="00A10C4D" w14:paraId="4C473E9B" w14:textId="77777777">
      <w:pPr>
        <w:pStyle w:val="Heading2"/>
      </w:pPr>
      <w:bookmarkStart w:name="_Toc21529427" w:id="428"/>
      <w:bookmarkStart w:name="_Toc21691479" w:id="429"/>
      <w:bookmarkStart w:name="_Toc21845661" w:id="430"/>
      <w:bookmarkStart w:name="_Toc21851902" w:id="431"/>
      <w:bookmarkStart w:name="_Toc21871863" w:id="432"/>
      <w:bookmarkStart w:name="_Toc21872319" w:id="433"/>
      <w:bookmarkStart w:name="_Toc21880090" w:id="434"/>
      <w:bookmarkStart w:name="_Toc21889920" w:id="435"/>
      <w:bookmarkStart w:name="_Toc21894063" w:id="436"/>
      <w:bookmarkStart w:name="_Toc21897991" w:id="437"/>
      <w:bookmarkStart w:name="_Toc21926738" w:id="438"/>
      <w:bookmarkStart w:name="_Structured_Header" w:id="439"/>
      <w:bookmarkStart w:name="_Toc10690833" w:id="440"/>
      <w:bookmarkStart w:name="_Toc11043569" w:id="441"/>
      <w:bookmarkStart w:name="_Toc11045567" w:id="442"/>
      <w:bookmarkStart w:name="_Toc11391237" w:id="443"/>
      <w:bookmarkStart w:name="_Ref21849894" w:id="444"/>
      <w:bookmarkStart w:name="_Ref21849899" w:id="445"/>
      <w:bookmarkStart w:name="_Toc119939800" w:id="446"/>
      <w:bookmarkStart w:name="_Toc135312831" w:id="447"/>
      <w:bookmarkEnd w:id="428"/>
      <w:bookmarkEnd w:id="429"/>
      <w:bookmarkEnd w:id="430"/>
      <w:bookmarkEnd w:id="431"/>
      <w:bookmarkEnd w:id="432"/>
      <w:bookmarkEnd w:id="433"/>
      <w:bookmarkEnd w:id="434"/>
      <w:bookmarkEnd w:id="435"/>
      <w:bookmarkEnd w:id="436"/>
      <w:bookmarkEnd w:id="437"/>
      <w:bookmarkEnd w:id="438"/>
      <w:bookmarkEnd w:id="439"/>
      <w:r w:rsidRPr="00C64922">
        <w:t>Structured Header</w:t>
      </w:r>
      <w:bookmarkEnd w:id="440"/>
      <w:bookmarkEnd w:id="441"/>
      <w:bookmarkEnd w:id="442"/>
      <w:bookmarkEnd w:id="443"/>
      <w:bookmarkEnd w:id="444"/>
      <w:bookmarkEnd w:id="445"/>
      <w:bookmarkEnd w:id="446"/>
      <w:bookmarkEnd w:id="447"/>
    </w:p>
    <w:p w:rsidRPr="00D14360" w:rsidR="00A10C4D" w:rsidP="00B505D2" w:rsidRDefault="00A10C4D" w14:paraId="64398F82" w14:textId="77777777">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rsidRPr="00C64922" w:rsidR="00A10C4D" w:rsidP="00FD31AC" w:rsidRDefault="00A10C4D" w14:paraId="0F4347D8" w14:textId="77777777">
      <w:pPr>
        <w:pStyle w:val="Heading3"/>
      </w:pPr>
      <w:bookmarkStart w:name="_78z9pf9xkymc" w:colFirst="0" w:colLast="0" w:id="448"/>
      <w:bookmarkStart w:name="_Toc10690834" w:id="449"/>
      <w:bookmarkStart w:name="_Toc11043570" w:id="450"/>
      <w:bookmarkStart w:name="_Toc11045568" w:id="451"/>
      <w:bookmarkStart w:name="_Toc11391238" w:id="452"/>
      <w:bookmarkStart w:name="_Toc119939801" w:id="453"/>
      <w:bookmarkStart w:name="_Toc135312832" w:id="454"/>
      <w:bookmarkEnd w:id="448"/>
      <w:r w:rsidRPr="00C64922">
        <w:t>Patient</w:t>
      </w:r>
      <w:bookmarkEnd w:id="449"/>
      <w:bookmarkEnd w:id="450"/>
      <w:bookmarkEnd w:id="451"/>
      <w:bookmarkEnd w:id="452"/>
      <w:bookmarkEnd w:id="453"/>
      <w:bookmarkEnd w:id="454"/>
    </w:p>
    <w:p w:rsidRPr="00D14360" w:rsidR="00A10C4D" w:rsidP="00B505D2" w:rsidRDefault="00A10C4D" w14:paraId="2327E63D" w14:textId="77777777">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59"/>
      </w:r>
    </w:p>
    <w:p w:rsidRPr="00D14360" w:rsidR="00A10C4D" w:rsidP="005E7793" w:rsidRDefault="00A10C4D" w14:paraId="4CB8718D" w14:textId="77777777">
      <w:pPr>
        <w:spacing w:after="240"/>
        <w:rPr>
          <w:rFonts w:cs="Calibri"/>
          <w:color w:val="000000"/>
        </w:rPr>
      </w:pPr>
      <w:r w:rsidRPr="00D14360">
        <w:rPr>
          <w:rFonts w:cs="Calibri"/>
          <w:color w:val="000000"/>
        </w:rPr>
        <w:t>The recordTarget contains many elements that hold core data for interoperability. T</w:t>
      </w:r>
      <w:r w:rsidRPr="00D14360" w:rsidR="00FD2557">
        <w:rPr>
          <w:rFonts w:cs="Calibri"/>
          <w:color w:val="000000"/>
        </w:rPr>
        <w: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summarizes data elements present in the recordTarget.</w:t>
      </w:r>
    </w:p>
    <w:p w:rsidRPr="00D14360" w:rsidR="00FF2B24" w:rsidP="005E7793" w:rsidRDefault="00FF2B24" w14:paraId="5AE8FB53" w14:textId="77777777">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2448"/>
        <w:gridCol w:w="6930"/>
      </w:tblGrid>
      <w:tr w:rsidRPr="00C64922" w:rsidR="00AE350D" w:rsidTr="00254B4A" w14:paraId="5F89A171" w14:textId="77777777">
        <w:trPr>
          <w:cantSplit/>
          <w:tblHeader/>
        </w:trPr>
        <w:tc>
          <w:tcPr>
            <w:tcW w:w="2448" w:type="dxa"/>
            <w:tcBorders>
              <w:bottom w:val="nil"/>
              <w:right w:val="nil"/>
            </w:tcBorders>
            <w:shd w:val="clear" w:color="auto" w:fill="4F81BD"/>
          </w:tcPr>
          <w:p w:rsidRPr="00D14360" w:rsidR="00A10C4D" w:rsidP="00D14360" w:rsidRDefault="00A10C4D" w14:paraId="36FE7578" w14:textId="77777777">
            <w:pPr>
              <w:spacing w:after="120"/>
              <w:rPr>
                <w:rFonts w:cs="Calibri Light"/>
                <w:b/>
                <w:color w:val="FFFFFF"/>
              </w:rPr>
            </w:pPr>
            <w:r w:rsidRPr="00D14360">
              <w:rPr>
                <w:rFonts w:cs="Calibri Light"/>
                <w:b/>
                <w:bCs/>
                <w:color w:val="FFFFFF"/>
              </w:rPr>
              <w:t>Data Element</w:t>
            </w:r>
          </w:p>
        </w:tc>
        <w:tc>
          <w:tcPr>
            <w:tcW w:w="6930" w:type="dxa"/>
            <w:shd w:val="clear" w:color="auto" w:fill="4F81BD"/>
          </w:tcPr>
          <w:p w:rsidRPr="00D14360" w:rsidR="00A10C4D" w:rsidP="00D14360" w:rsidRDefault="00A10C4D" w14:paraId="5AED6006" w14:textId="77777777">
            <w:pPr>
              <w:spacing w:after="120"/>
              <w:rPr>
                <w:rFonts w:cs="Calibri Light"/>
                <w:b/>
                <w:color w:val="FFFFFF"/>
              </w:rPr>
            </w:pPr>
            <w:r w:rsidRPr="00D14360">
              <w:rPr>
                <w:rFonts w:cs="Calibri Light"/>
                <w:b/>
                <w:bCs/>
                <w:color w:val="FFFFFF"/>
              </w:rPr>
              <w:t>Data element xPath</w:t>
            </w:r>
          </w:p>
        </w:tc>
      </w:tr>
      <w:tr w:rsidRPr="00C64922" w:rsidR="00AE350D" w:rsidTr="00254B4A" w14:paraId="17AA378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E034F08" w14:textId="77777777">
            <w:pPr>
              <w:spacing w:after="120"/>
              <w:rPr>
                <w:rFonts w:cs="Calibri"/>
                <w:b/>
                <w:bCs/>
                <w:color w:val="000000"/>
              </w:rPr>
            </w:pPr>
            <w:r w:rsidRPr="00D14360">
              <w:rPr>
                <w:rFonts w:cs="Calibri"/>
                <w:b/>
                <w:bCs/>
                <w:color w:val="000000"/>
              </w:rPr>
              <w:t>First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FFBBDB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Pr="00C64922" w:rsidR="00AE350D" w:rsidTr="00254B4A" w14:paraId="136AFBBF" w14:textId="77777777">
        <w:tc>
          <w:tcPr>
            <w:tcW w:w="2448" w:type="dxa"/>
            <w:tcBorders>
              <w:right w:val="nil"/>
            </w:tcBorders>
            <w:shd w:val="clear" w:color="auto" w:fill="FFFFFF"/>
          </w:tcPr>
          <w:p w:rsidRPr="00D14360" w:rsidR="00A10C4D" w:rsidP="00D14360" w:rsidRDefault="00A10C4D" w14:paraId="7821F1CA" w14:textId="77777777">
            <w:pPr>
              <w:spacing w:after="120"/>
              <w:rPr>
                <w:rFonts w:cs="Calibri"/>
                <w:b/>
                <w:bCs/>
                <w:color w:val="000000"/>
              </w:rPr>
            </w:pPr>
            <w:r w:rsidRPr="00D14360">
              <w:rPr>
                <w:rFonts w:cs="Calibri"/>
                <w:b/>
                <w:bCs/>
                <w:color w:val="000000"/>
              </w:rPr>
              <w:t>Last Name</w:t>
            </w:r>
          </w:p>
        </w:tc>
        <w:tc>
          <w:tcPr>
            <w:tcW w:w="6930" w:type="dxa"/>
            <w:shd w:val="clear" w:color="auto" w:fill="auto"/>
          </w:tcPr>
          <w:p w:rsidRPr="00D14360" w:rsidR="00A10C4D" w:rsidP="00D14360" w:rsidRDefault="00A10C4D" w14:paraId="4945BCDB"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Pr="00C64922" w:rsidR="00AE350D" w:rsidTr="00254B4A" w14:paraId="38E7EC5B"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A488E3B" w14:textId="77777777">
            <w:pPr>
              <w:spacing w:after="120"/>
              <w:rPr>
                <w:rFonts w:cs="Calibri"/>
                <w:b/>
                <w:bCs/>
                <w:color w:val="000000"/>
              </w:rPr>
            </w:pPr>
            <w:r w:rsidRPr="00D14360">
              <w:rPr>
                <w:rFonts w:cs="Calibri"/>
                <w:b/>
                <w:bCs/>
                <w:color w:val="000000"/>
              </w:rPr>
              <w:t>Previous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C85179F" w14:textId="77777777">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Pr="00C64922" w:rsidR="00AE350D" w:rsidTr="00254B4A" w14:paraId="2CF99A2B" w14:textId="77777777">
        <w:tc>
          <w:tcPr>
            <w:tcW w:w="2448" w:type="dxa"/>
            <w:tcBorders>
              <w:right w:val="nil"/>
            </w:tcBorders>
            <w:shd w:val="clear" w:color="auto" w:fill="FFFFFF"/>
          </w:tcPr>
          <w:p w:rsidRPr="00D14360" w:rsidR="00A10C4D" w:rsidP="00D14360" w:rsidRDefault="00A10C4D" w14:paraId="34631E60" w14:textId="77777777">
            <w:pPr>
              <w:spacing w:after="120"/>
              <w:rPr>
                <w:rFonts w:cs="Calibri"/>
                <w:b/>
                <w:bCs/>
                <w:color w:val="000000"/>
              </w:rPr>
            </w:pPr>
            <w:r w:rsidRPr="00D14360">
              <w:rPr>
                <w:rFonts w:cs="Calibri"/>
                <w:b/>
                <w:bCs/>
                <w:color w:val="000000"/>
              </w:rPr>
              <w:t>Middle Name</w:t>
            </w:r>
          </w:p>
        </w:tc>
        <w:tc>
          <w:tcPr>
            <w:tcW w:w="6930" w:type="dxa"/>
            <w:shd w:val="clear" w:color="auto" w:fill="auto"/>
          </w:tcPr>
          <w:p w:rsidRPr="00D14360" w:rsidR="00A10C4D" w:rsidP="00D14360" w:rsidRDefault="00A10C4D" w14:paraId="59910F02"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Pr="00C64922" w:rsidR="00AE350D" w:rsidTr="00254B4A" w14:paraId="2FEC0521"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E9C204F" w14:textId="77777777">
            <w:pPr>
              <w:spacing w:after="120"/>
              <w:rPr>
                <w:rFonts w:cs="Calibri"/>
                <w:b/>
                <w:bCs/>
                <w:color w:val="000000"/>
              </w:rPr>
            </w:pPr>
            <w:r w:rsidRPr="00D14360">
              <w:rPr>
                <w:rFonts w:cs="Calibri"/>
                <w:b/>
                <w:bCs/>
                <w:color w:val="000000"/>
              </w:rPr>
              <w:t>Suffix</w:t>
            </w:r>
          </w:p>
        </w:tc>
        <w:tc>
          <w:tcPr>
            <w:tcW w:w="6930" w:type="dxa"/>
            <w:tcBorders>
              <w:top w:val="single" w:color="4F81BD" w:sz="4" w:space="0"/>
              <w:bottom w:val="single" w:color="4F81BD" w:sz="4" w:space="0"/>
            </w:tcBorders>
            <w:shd w:val="clear" w:color="auto" w:fill="auto"/>
          </w:tcPr>
          <w:p w:rsidRPr="00D14360" w:rsidR="00A10C4D" w:rsidP="00D14360" w:rsidRDefault="00A10C4D" w14:paraId="46907BD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Pr="00C64922" w:rsidR="00AE350D" w:rsidTr="00254B4A" w14:paraId="0D4028D9" w14:textId="77777777">
        <w:tc>
          <w:tcPr>
            <w:tcW w:w="2448" w:type="dxa"/>
            <w:tcBorders>
              <w:right w:val="nil"/>
            </w:tcBorders>
            <w:shd w:val="clear" w:color="auto" w:fill="FFFFFF"/>
          </w:tcPr>
          <w:p w:rsidRPr="00D14360" w:rsidR="00A10C4D" w:rsidP="00D14360" w:rsidRDefault="00A10C4D" w14:paraId="0C8D9FE7" w14:textId="77777777">
            <w:pPr>
              <w:spacing w:after="120"/>
              <w:rPr>
                <w:rFonts w:cs="Calibri"/>
                <w:b/>
                <w:bCs/>
                <w:color w:val="000000"/>
              </w:rPr>
            </w:pPr>
            <w:r w:rsidRPr="00D14360">
              <w:rPr>
                <w:rFonts w:cs="Calibri"/>
                <w:b/>
                <w:bCs/>
                <w:color w:val="000000"/>
              </w:rPr>
              <w:t>Administrative Gender</w:t>
            </w:r>
          </w:p>
        </w:tc>
        <w:tc>
          <w:tcPr>
            <w:tcW w:w="6930" w:type="dxa"/>
            <w:shd w:val="clear" w:color="auto" w:fill="auto"/>
          </w:tcPr>
          <w:p w:rsidRPr="00D14360" w:rsidR="00A10C4D" w:rsidP="00D14360" w:rsidRDefault="00A10C4D" w14:paraId="303C1D63"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Pr="00C64922" w:rsidR="00AE350D" w:rsidTr="00254B4A" w14:paraId="001A8C70" w14:textId="23861D7D">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16BC40D" w14:textId="04797F05">
            <w:pPr>
              <w:spacing w:after="120"/>
              <w:rPr>
                <w:rFonts w:cs="Calibri"/>
                <w:b/>
                <w:bCs/>
                <w:color w:val="000000"/>
              </w:rPr>
            </w:pPr>
            <w:r w:rsidRPr="00D14360">
              <w:rPr>
                <w:rFonts w:cs="Calibri"/>
                <w:b/>
                <w:bCs/>
                <w:color w:val="000000"/>
              </w:rPr>
              <w:t>Birth Sex</w:t>
            </w:r>
          </w:p>
        </w:tc>
        <w:tc>
          <w:tcPr>
            <w:tcW w:w="6930" w:type="dxa"/>
            <w:tcBorders>
              <w:top w:val="single" w:color="4F81BD" w:sz="4" w:space="0"/>
              <w:bottom w:val="single" w:color="4F81BD" w:sz="4" w:space="0"/>
            </w:tcBorders>
            <w:shd w:val="clear" w:color="auto" w:fill="auto"/>
          </w:tcPr>
          <w:p w:rsidRPr="00D14360" w:rsidR="00A10C4D" w:rsidP="00D14360" w:rsidRDefault="00A10C4D" w14:paraId="4E4D21E7" w14:textId="2C9AA6CA">
            <w:pPr>
              <w:spacing w:after="120"/>
              <w:rPr>
                <w:rFonts w:ascii="Calibri Light" w:hAnsi="Calibri Light" w:cs="Calibri Light"/>
                <w:color w:val="000000"/>
              </w:rPr>
            </w:pPr>
            <w:r w:rsidRPr="00D14360">
              <w:rPr>
                <w:rFonts w:ascii="Calibri Light" w:hAnsi="Calibri Light" w:cs="Calibri Light"/>
                <w:b/>
                <w:bCs/>
                <w:color w:val="000000"/>
              </w:rPr>
              <w:t>Refer</w:t>
            </w:r>
            <w:r w:rsidRPr="00D14360" w:rsidR="006278CC">
              <w:rPr>
                <w:rFonts w:ascii="Calibri Light" w:hAnsi="Calibri Light" w:cs="Calibri Light"/>
                <w:b/>
                <w:bCs/>
                <w:color w:val="000000"/>
              </w:rPr>
              <w:t>ence:</w:t>
            </w:r>
            <w:r w:rsidRPr="00D14360">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_Ref21897277 \r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00DC1072">
              <w:rPr>
                <w:rFonts w:ascii="Calibri Light" w:hAnsi="Calibri Light" w:cs="Calibri Light"/>
                <w:color w:val="000000"/>
              </w:rPr>
              <w:t>5.2.10.3</w:t>
            </w:r>
            <w:r w:rsidRPr="00AD08FB" w:rsidR="00203749">
              <w:rPr>
                <w:rFonts w:ascii="Calibri Light" w:hAnsi="Calibri Light" w:cs="Calibri Light"/>
                <w:color w:val="000000"/>
              </w:rPr>
              <w:fldChar w:fldCharType="end"/>
            </w:r>
            <w:r w:rsidRPr="00AD08FB" w:rsidR="00203749">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_Ref21897288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Pr="00254B4A" w:rsidR="00DC1072">
              <w:rPr>
                <w:rFonts w:ascii="Calibri Light" w:hAnsi="Calibri Light" w:cs="Calibri Light"/>
              </w:rPr>
              <w:t>Birth Sex</w:t>
            </w:r>
            <w:r w:rsidRPr="00AD08FB" w:rsidR="00203749">
              <w:rPr>
                <w:rFonts w:ascii="Calibri Light" w:hAnsi="Calibri Light" w:cs="Calibri Light"/>
                <w:color w:val="000000"/>
              </w:rPr>
              <w:fldChar w:fldCharType="end"/>
            </w:r>
          </w:p>
        </w:tc>
      </w:tr>
      <w:tr w:rsidRPr="00C64922" w:rsidR="00AE350D" w:rsidTr="00254B4A" w14:paraId="680221D4" w14:textId="77777777">
        <w:tc>
          <w:tcPr>
            <w:tcW w:w="2448" w:type="dxa"/>
            <w:tcBorders>
              <w:right w:val="nil"/>
            </w:tcBorders>
            <w:shd w:val="clear" w:color="auto" w:fill="FFFFFF"/>
          </w:tcPr>
          <w:p w:rsidRPr="00D14360" w:rsidR="00A10C4D" w:rsidP="00D14360" w:rsidRDefault="00A10C4D" w14:paraId="158A5F49" w14:textId="77777777">
            <w:pPr>
              <w:spacing w:after="120"/>
              <w:rPr>
                <w:rFonts w:cs="Calibri"/>
                <w:b/>
                <w:bCs/>
                <w:color w:val="000000"/>
              </w:rPr>
            </w:pPr>
            <w:r w:rsidRPr="00D14360">
              <w:rPr>
                <w:rFonts w:cs="Calibri"/>
                <w:b/>
                <w:bCs/>
                <w:color w:val="000000"/>
              </w:rPr>
              <w:t>Date of Birth</w:t>
            </w:r>
          </w:p>
        </w:tc>
        <w:tc>
          <w:tcPr>
            <w:tcW w:w="6930" w:type="dxa"/>
            <w:shd w:val="clear" w:color="auto" w:fill="auto"/>
          </w:tcPr>
          <w:p w:rsidRPr="00D14360" w:rsidR="00A10C4D" w:rsidP="00D14360" w:rsidRDefault="00A10C4D" w14:paraId="787628A4"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Pr="00C64922" w:rsidR="00AE350D" w:rsidTr="00254B4A" w14:paraId="3DEE573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4D8B6FB" w14:textId="77777777">
            <w:pPr>
              <w:spacing w:after="120"/>
              <w:rPr>
                <w:rFonts w:cs="Calibri"/>
                <w:b/>
                <w:bCs/>
                <w:color w:val="000000"/>
              </w:rPr>
            </w:pPr>
            <w:r w:rsidRPr="00D14360">
              <w:rPr>
                <w:rFonts w:cs="Calibri"/>
                <w:b/>
                <w:bCs/>
                <w:color w:val="000000"/>
              </w:rPr>
              <w:t>Race</w:t>
            </w:r>
          </w:p>
        </w:tc>
        <w:tc>
          <w:tcPr>
            <w:tcW w:w="6930" w:type="dxa"/>
            <w:tcBorders>
              <w:top w:val="single" w:color="4F81BD" w:sz="4" w:space="0"/>
              <w:bottom w:val="single" w:color="4F81BD" w:sz="4" w:space="0"/>
            </w:tcBorders>
            <w:shd w:val="clear" w:color="auto" w:fill="auto"/>
          </w:tcPr>
          <w:p w:rsidRPr="00D14360" w:rsidR="00A10C4D" w:rsidP="00D14360" w:rsidRDefault="00A10C4D" w14:paraId="78F0836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Pr="00C64922" w:rsidR="00AE350D" w:rsidTr="00254B4A" w14:paraId="351418EC" w14:textId="77777777">
        <w:tc>
          <w:tcPr>
            <w:tcW w:w="2448" w:type="dxa"/>
            <w:tcBorders>
              <w:right w:val="nil"/>
            </w:tcBorders>
            <w:shd w:val="clear" w:color="auto" w:fill="FFFFFF"/>
          </w:tcPr>
          <w:p w:rsidRPr="00D14360" w:rsidR="00A10C4D" w:rsidP="00D14360" w:rsidRDefault="00A10C4D" w14:paraId="7B95C85A" w14:textId="77777777">
            <w:pPr>
              <w:spacing w:after="120"/>
              <w:rPr>
                <w:rFonts w:cs="Calibri"/>
                <w:b/>
                <w:bCs/>
                <w:color w:val="000000"/>
              </w:rPr>
            </w:pPr>
            <w:r w:rsidRPr="00D14360">
              <w:rPr>
                <w:rFonts w:cs="Calibri"/>
                <w:b/>
                <w:bCs/>
                <w:color w:val="000000"/>
              </w:rPr>
              <w:t>Ethnicity</w:t>
            </w:r>
          </w:p>
        </w:tc>
        <w:tc>
          <w:tcPr>
            <w:tcW w:w="6930" w:type="dxa"/>
            <w:shd w:val="clear" w:color="auto" w:fill="auto"/>
          </w:tcPr>
          <w:p w:rsidRPr="00D14360" w:rsidR="00A10C4D" w:rsidP="00D14360" w:rsidRDefault="00A10C4D" w14:paraId="3C3414F0"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Pr="00C64922" w:rsidR="00AE350D" w:rsidTr="00254B4A" w14:paraId="06EC27A0" w14:textId="77777777">
        <w:tc>
          <w:tcPr>
            <w:tcW w:w="2448" w:type="dxa"/>
            <w:tcBorders>
              <w:top w:val="single" w:color="4F81BD" w:sz="4" w:space="0"/>
              <w:bottom w:val="single" w:color="4F81BD" w:sz="4" w:space="0"/>
              <w:right w:val="nil"/>
            </w:tcBorders>
            <w:shd w:val="clear" w:color="auto" w:fill="FFFFFF"/>
          </w:tcPr>
          <w:p w:rsidRPr="00D14360" w:rsidR="001E4DE0" w:rsidP="00D14360" w:rsidRDefault="001E4DE0" w14:paraId="5F0CF87D" w14:textId="77777777">
            <w:pPr>
              <w:spacing w:after="120"/>
              <w:rPr>
                <w:rFonts w:cs="Calibri"/>
                <w:color w:val="000000"/>
              </w:rPr>
            </w:pPr>
            <w:r w:rsidRPr="00D14360">
              <w:rPr>
                <w:rFonts w:cs="Calibri"/>
                <w:b/>
                <w:bCs/>
                <w:color w:val="000000"/>
              </w:rPr>
              <w:t>Preferred Language</w:t>
            </w:r>
          </w:p>
          <w:p w:rsidRPr="00AE350D" w:rsidR="001E4DE0" w:rsidP="00D14360" w:rsidRDefault="001E4DE0" w14:paraId="0FA5BCB0" w14:textId="77777777">
            <w:pPr>
              <w:spacing w:after="120"/>
              <w:rPr>
                <w:rFonts w:cs="Calibri"/>
                <w:color w:val="000000"/>
              </w:rPr>
            </w:pPr>
            <w:r w:rsidRPr="00D14360">
              <w:rPr>
                <w:rFonts w:cs="Calibri"/>
                <w:b/>
                <w:bCs/>
                <w:color w:val="000000"/>
              </w:rPr>
              <w:t>(requires preferenceInd = “true”)</w:t>
            </w:r>
          </w:p>
        </w:tc>
        <w:tc>
          <w:tcPr>
            <w:tcW w:w="6930" w:type="dxa"/>
            <w:tcBorders>
              <w:top w:val="single" w:color="4F81BD" w:sz="4" w:space="0"/>
              <w:bottom w:val="single" w:color="4F81BD" w:sz="4" w:space="0"/>
            </w:tcBorders>
            <w:shd w:val="clear" w:color="auto" w:fill="auto"/>
          </w:tcPr>
          <w:p w:rsidRPr="00D14360" w:rsidR="001E4DE0" w:rsidP="00D14360" w:rsidRDefault="001E4DE0" w14:paraId="64446747"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rsidRPr="00D14360" w:rsidR="001E4DE0" w:rsidP="00D14360" w:rsidRDefault="001E4DE0" w14:paraId="2F3B099A"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Pr="00C64922" w:rsidR="00AE350D" w:rsidTr="00254B4A" w14:paraId="5CB79350" w14:textId="77777777">
        <w:tc>
          <w:tcPr>
            <w:tcW w:w="2448" w:type="dxa"/>
            <w:tcBorders>
              <w:right w:val="nil"/>
            </w:tcBorders>
            <w:shd w:val="clear" w:color="auto" w:fill="FFFFFF"/>
          </w:tcPr>
          <w:p w:rsidRPr="00D14360" w:rsidR="00A10C4D" w:rsidP="00D14360" w:rsidRDefault="00A10C4D" w14:paraId="2CB8CDF6" w14:textId="77777777">
            <w:pPr>
              <w:spacing w:after="120"/>
              <w:rPr>
                <w:rFonts w:cs="Calibri"/>
                <w:b/>
                <w:bCs/>
                <w:color w:val="000000"/>
              </w:rPr>
            </w:pPr>
            <w:r w:rsidRPr="00D14360">
              <w:rPr>
                <w:rFonts w:cs="Calibri"/>
                <w:b/>
                <w:bCs/>
                <w:color w:val="000000"/>
              </w:rPr>
              <w:t>Address</w:t>
            </w:r>
          </w:p>
        </w:tc>
        <w:tc>
          <w:tcPr>
            <w:tcW w:w="6930" w:type="dxa"/>
            <w:shd w:val="clear" w:color="auto" w:fill="auto"/>
          </w:tcPr>
          <w:p w:rsidRPr="00D14360" w:rsidR="00A10C4D" w:rsidP="00D14360" w:rsidRDefault="00A10C4D" w14:paraId="48C22FFB"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Pr="00C64922" w:rsidR="00AE350D" w:rsidTr="00254B4A" w14:paraId="2D8076DD"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99B49D2" w14:textId="77777777">
            <w:pPr>
              <w:spacing w:after="120"/>
              <w:rPr>
                <w:rFonts w:cs="Calibri"/>
                <w:b/>
                <w:bCs/>
                <w:color w:val="000000"/>
              </w:rPr>
            </w:pPr>
            <w:r w:rsidRPr="00D14360">
              <w:rPr>
                <w:rFonts w:cs="Calibri"/>
                <w:b/>
                <w:bCs/>
                <w:color w:val="000000"/>
              </w:rPr>
              <w:t>Phone Number</w:t>
            </w:r>
          </w:p>
        </w:tc>
        <w:tc>
          <w:tcPr>
            <w:tcW w:w="6930" w:type="dxa"/>
            <w:tcBorders>
              <w:top w:val="single" w:color="4F81BD" w:sz="4" w:space="0"/>
              <w:bottom w:val="single" w:color="4F81BD" w:sz="4" w:space="0"/>
            </w:tcBorders>
            <w:shd w:val="clear" w:color="auto" w:fill="auto"/>
          </w:tcPr>
          <w:p w:rsidRPr="00D14360" w:rsidR="00A10C4D" w:rsidP="00D14360" w:rsidRDefault="00A10C4D" w14:paraId="256BA407" w14:textId="77777777">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rsidRPr="00C64922" w:rsidR="00F8305B" w:rsidRDefault="00CA5B48" w14:paraId="345CB95A" w14:textId="027492B8">
      <w:pPr>
        <w:pStyle w:val="Caption"/>
      </w:pPr>
      <w:bookmarkStart w:name="_Toc10634833" w:id="455"/>
      <w:r>
        <w:t xml:space="preserve">  </w:t>
      </w:r>
      <w:bookmarkStart w:name="_Toc118898796" w:id="456"/>
      <w:bookmarkStart w:name="_Toc119939999" w:id="457"/>
      <w:bookmarkStart w:name="_Toc135313031" w:id="458"/>
      <w:r w:rsidRPr="00C64922" w:rsidR="00F8305B">
        <w:t xml:space="preserve">Table </w:t>
      </w:r>
      <w:r>
        <w:fldChar w:fldCharType="begin"/>
      </w:r>
      <w:r>
        <w:instrText>SEQ Table \* ARABIC</w:instrText>
      </w:r>
      <w:r>
        <w:fldChar w:fldCharType="separate"/>
      </w:r>
      <w:r w:rsidR="00DC1072">
        <w:rPr>
          <w:noProof/>
        </w:rPr>
        <w:t>10</w:t>
      </w:r>
      <w:r>
        <w:fldChar w:fldCharType="end"/>
      </w:r>
      <w:r w:rsidRPr="00C64922" w:rsidR="00F8305B">
        <w:t>: Patient Data Elements</w:t>
      </w:r>
      <w:bookmarkEnd w:id="456"/>
      <w:bookmarkEnd w:id="457"/>
      <w:bookmarkEnd w:id="458"/>
    </w:p>
    <w:bookmarkEnd w:id="455"/>
    <w:p w:rsidR="00A10C4D" w:rsidP="00B505D2" w:rsidRDefault="00A10C4D" w14:paraId="643F8CF5" w14:textId="44D87A60">
      <w:pPr>
        <w:spacing w:after="120"/>
        <w:rPr>
          <w:rFonts w:cs="Calibri"/>
          <w:color w:val="000000"/>
        </w:rPr>
      </w:pPr>
      <w:r w:rsidRPr="00D14360">
        <w:rPr>
          <w:rFonts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54B4A" w:rsidTr="00254B4A" w14:paraId="7612A614" w14:textId="77777777">
        <w:tc>
          <w:tcPr>
            <w:tcW w:w="725" w:type="dxa"/>
            <w:tcBorders>
              <w:right w:val="nil"/>
            </w:tcBorders>
            <w:shd w:val="clear" w:color="auto" w:fill="C6D9F1"/>
          </w:tcPr>
          <w:p w:rsidRPr="00C64922" w:rsidR="00F47D77" w:rsidP="0007159E" w:rsidRDefault="00F47D77" w14:paraId="6ADBDF2D" w14:textId="77777777">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00F47D77" w:rsidP="00F47D77" w:rsidRDefault="00F47D77" w14:paraId="00E25619" w14:textId="777777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rsidRPr="00C64922" w:rsidR="00F47D77" w:rsidP="007770C6" w:rsidRDefault="00F47D77" w14:paraId="100DA229" w14:textId="10EF180E">
            <w:pPr>
              <w:pStyle w:val="BodyText"/>
              <w:ind w:left="315"/>
            </w:pPr>
            <w:r>
              <w:t>Note: Testability would require business decisions to be made about what type of identifiers improve automated matching.</w:t>
            </w:r>
          </w:p>
        </w:tc>
      </w:tr>
      <w:tr w:rsidRPr="00C64922" w:rsidR="00254B4A" w:rsidTr="00254B4A" w14:paraId="004B3D22" w14:textId="77777777">
        <w:tc>
          <w:tcPr>
            <w:tcW w:w="725" w:type="dxa"/>
            <w:tcBorders>
              <w:right w:val="nil"/>
            </w:tcBorders>
            <w:shd w:val="clear" w:color="auto" w:fill="C6D9F1"/>
          </w:tcPr>
          <w:p w:rsidR="00F47D77" w:rsidP="0007159E" w:rsidRDefault="00F47D77" w14:paraId="4B683B2C" w14:textId="4F062B99">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F47D77" w14:paraId="78B2D967" w14:textId="4E9C948C">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Pr="00C64922" w:rsidR="00AD0004" w:rsidTr="0007159E" w14:paraId="7EE1380D" w14:textId="77777777">
        <w:tc>
          <w:tcPr>
            <w:tcW w:w="725" w:type="dxa"/>
            <w:tcBorders>
              <w:right w:val="nil"/>
            </w:tcBorders>
            <w:shd w:val="clear" w:color="auto" w:fill="C6D9F1"/>
          </w:tcPr>
          <w:p w:rsidR="00F47D77" w:rsidP="0007159E" w:rsidRDefault="00F47D77" w14:paraId="68509EB3" w14:textId="64ACDA93">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01473F" w14:paraId="77E538ED" w14:textId="3A29D835">
            <w:pPr>
              <w:pStyle w:val="BodyText"/>
              <w:rPr>
                <w:color w:val="000000"/>
              </w:rPr>
            </w:pPr>
            <w:r>
              <w:t xml:space="preserve">When </w:t>
            </w:r>
            <w:r w:rsidRPr="00D14360" w:rsidR="00F47D77">
              <w:t xml:space="preserve">C-CDA Content </w:t>
            </w:r>
            <w:r w:rsidRPr="00D14360" w:rsidR="00F47D77">
              <w:rPr>
                <w:color w:val="000000"/>
              </w:rPr>
              <w:t xml:space="preserve">Creators include birth sex </w:t>
            </w:r>
            <w:r>
              <w:rPr>
                <w:color w:val="000000"/>
              </w:rPr>
              <w:t>they SHALL use the Birth Sex</w:t>
            </w:r>
            <w:r w:rsidRPr="00D14360" w:rsidR="00F47D77">
              <w:rPr>
                <w:color w:val="000000"/>
              </w:rPr>
              <w:t xml:space="preserve"> Observation in the Social History Section.</w:t>
            </w:r>
            <w:r w:rsidRPr="00D14360" w:rsidR="00F47D77">
              <w:rPr>
                <w:b/>
                <w:bCs/>
              </w:rPr>
              <w:t xml:space="preserve"> [CONF-</w:t>
            </w:r>
            <w:r w:rsidR="00F47D77">
              <w:rPr>
                <w:b/>
                <w:bCs/>
              </w:rPr>
              <w:t>031</w:t>
            </w:r>
            <w:r w:rsidRPr="00D14360" w:rsidR="00F47D77">
              <w:rPr>
                <w:b/>
                <w:bCs/>
              </w:rPr>
              <w:t>]</w:t>
            </w:r>
          </w:p>
        </w:tc>
      </w:tr>
      <w:tr w:rsidRPr="00C64922" w:rsidR="00B7549A" w:rsidTr="0007159E" w14:paraId="44AE8DC2" w14:textId="77777777">
        <w:tc>
          <w:tcPr>
            <w:tcW w:w="725" w:type="dxa"/>
            <w:tcBorders>
              <w:right w:val="nil"/>
            </w:tcBorders>
            <w:shd w:val="clear" w:color="auto" w:fill="C6D9F1"/>
          </w:tcPr>
          <w:p w:rsidR="00003742" w:rsidP="00003742" w:rsidRDefault="00003742" w14:paraId="7179DCE8" w14:textId="2C59503E">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254B4A" w:rsidR="00003742" w:rsidP="00003742" w:rsidRDefault="00003742" w14:paraId="6B1CA338" w14:textId="0652CAB4">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w:history="1" r:id="rId29">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rsidRPr="00D14360" w:rsidR="00E35258" w:rsidP="00B505D2" w:rsidRDefault="00E35258" w14:paraId="74583E95" w14:textId="77777777">
      <w:pPr>
        <w:spacing w:after="120"/>
        <w:rPr>
          <w:rFonts w:cs="Calibri"/>
          <w:color w:val="000000"/>
        </w:rPr>
      </w:pPr>
    </w:p>
    <w:p w:rsidRPr="00C64922" w:rsidR="00CA3E84" w:rsidP="00510672" w:rsidRDefault="00CA5B48" w14:paraId="7865CC2B" w14:textId="0C754749">
      <w:pPr>
        <w:pStyle w:val="Caption"/>
        <w:keepNext/>
        <w:spacing w:after="0"/>
      </w:pPr>
      <w:bookmarkStart w:name="_Ref21853893" w:id="459"/>
      <w:bookmarkStart w:name="_Ref21853899" w:id="460"/>
      <w:bookmarkStart w:name="Example3" w:id="461"/>
      <w:r>
        <w:t xml:space="preserve">  </w:t>
      </w:r>
      <w:bookmarkStart w:name="_Toc118898726" w:id="462"/>
      <w:bookmarkStart w:name="_Toc119939928" w:id="463"/>
      <w:bookmarkStart w:name="_Toc135312960" w:id="464"/>
      <w:r w:rsidRPr="00C64922" w:rsidR="00CA3E84">
        <w:t xml:space="preserve">Example </w:t>
      </w:r>
      <w:r>
        <w:fldChar w:fldCharType="begin"/>
      </w:r>
      <w:r>
        <w:instrText>SEQ Example \* ARABIC</w:instrText>
      </w:r>
      <w:r>
        <w:fldChar w:fldCharType="separate"/>
      </w:r>
      <w:r w:rsidR="00DC1072">
        <w:rPr>
          <w:noProof/>
        </w:rPr>
        <w:t>5</w:t>
      </w:r>
      <w:r>
        <w:fldChar w:fldCharType="end"/>
      </w:r>
      <w:bookmarkEnd w:id="459"/>
      <w:r w:rsidRPr="00C64922" w:rsidR="00CA3E84">
        <w:t>: recordTarget</w:t>
      </w:r>
      <w:r w:rsidR="0075779F">
        <w:t xml:space="preserve"> </w:t>
      </w:r>
      <w:r w:rsidR="009108A4">
        <w:t>with</w:t>
      </w:r>
      <w:r w:rsidR="0075779F">
        <w:t xml:space="preserve"> demographic data</w:t>
      </w:r>
      <w:bookmarkEnd w:id="460"/>
      <w:bookmarkEnd w:id="462"/>
      <w:bookmarkEnd w:id="463"/>
      <w:bookmarkEnd w:id="464"/>
    </w:p>
    <w:tbl>
      <w:tblPr>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Look w:val="04A0" w:firstRow="1" w:lastRow="0" w:firstColumn="1" w:lastColumn="0" w:noHBand="0" w:noVBand="1"/>
      </w:tblPr>
      <w:tblGrid>
        <w:gridCol w:w="9350"/>
      </w:tblGrid>
      <w:tr w:rsidRPr="00C64922" w:rsidR="00A10C4D" w:rsidTr="003A3D50" w14:paraId="407F0EDA" w14:textId="77777777">
        <w:tc>
          <w:tcPr>
            <w:tcW w:w="9350" w:type="dxa"/>
            <w:shd w:val="clear" w:color="auto" w:fill="auto"/>
          </w:tcPr>
          <w:bookmarkEnd w:id="461"/>
          <w:p w:rsidRPr="00D14360" w:rsidR="006948A3" w:rsidP="006948A3" w:rsidRDefault="006948A3" w14:paraId="74567924" w14:textId="77777777">
            <w:pPr>
              <w:rPr>
                <w:rFonts w:ascii="Courier New" w:hAnsi="Courier New" w:cs="Courier New"/>
                <w:color w:val="000000"/>
                <w:sz w:val="16"/>
              </w:rPr>
            </w:pPr>
            <w:r w:rsidRPr="00D14360">
              <w:rPr>
                <w:rFonts w:ascii="Courier New" w:hAnsi="Courier New" w:cs="Courier New"/>
                <w:color w:val="000000"/>
                <w:sz w:val="16"/>
              </w:rPr>
              <w:t>&lt;recordTarget&gt;</w:t>
            </w:r>
          </w:p>
          <w:p w:rsidRPr="00D14360" w:rsidR="006948A3" w:rsidP="006948A3" w:rsidRDefault="006948A3" w14:paraId="34724D18" w14:textId="77777777">
            <w:pPr>
              <w:rPr>
                <w:rFonts w:ascii="Courier New" w:hAnsi="Courier New" w:cs="Courier New"/>
                <w:color w:val="000000"/>
                <w:sz w:val="16"/>
              </w:rPr>
            </w:pPr>
            <w:r w:rsidRPr="00D14360">
              <w:rPr>
                <w:rFonts w:ascii="Courier New" w:hAnsi="Courier New" w:cs="Courier New"/>
                <w:color w:val="000000"/>
                <w:sz w:val="16"/>
              </w:rPr>
              <w:t xml:space="preserve">    &lt;patientRole&gt;</w:t>
            </w:r>
          </w:p>
          <w:p w:rsidRPr="00D14360" w:rsidR="006948A3" w:rsidP="006948A3" w:rsidRDefault="006948A3" w14:paraId="200464AB" w14:textId="77777777">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rsidRPr="00D14360" w:rsidR="006948A3" w:rsidP="006948A3" w:rsidRDefault="006948A3" w14:paraId="6396AA84" w14:textId="559F4690">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w:t>
            </w:r>
            <w:r w:rsidR="00C765ED">
              <w:rPr>
                <w:rFonts w:ascii="Courier New" w:hAnsi="Courier New" w:cs="Courier New"/>
                <w:color w:val="000000"/>
                <w:sz w:val="16"/>
              </w:rPr>
              <w:t>Authority</w:t>
            </w:r>
            <w:r w:rsidRPr="00D14360">
              <w:rPr>
                <w:rFonts w:ascii="Courier New" w:hAnsi="Courier New" w:cs="Courier New"/>
                <w:color w:val="000000"/>
                <w:sz w:val="16"/>
              </w:rPr>
              <w:t xml:space="preserve">Name for </w:t>
            </w:r>
          </w:p>
          <w:p w:rsidRPr="00D14360" w:rsidR="006948A3" w:rsidP="006948A3" w:rsidRDefault="006948A3" w14:paraId="26188536" w14:textId="77777777">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rsidRPr="00D14360" w:rsidR="006948A3" w:rsidP="006948A3" w:rsidRDefault="006948A3" w14:paraId="15BB3ABE" w14:textId="5A62F3AD">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w:t>
            </w:r>
            <w:r w:rsidR="00C765ED">
              <w:rPr>
                <w:rFonts w:ascii="Courier New" w:hAnsi="Courier New" w:cs="Courier New"/>
                <w:color w:val="000000"/>
                <w:sz w:val="16"/>
              </w:rPr>
              <w:t>Authority</w:t>
            </w:r>
            <w:r w:rsidRPr="00D14360">
              <w:rPr>
                <w:rFonts w:ascii="Courier New" w:hAnsi="Courier New" w:cs="Courier New"/>
                <w:color w:val="000000"/>
                <w:sz w:val="16"/>
              </w:rPr>
              <w:t>Name="DT.org PATIENT"/&gt;</w:t>
            </w:r>
          </w:p>
          <w:p w:rsidRPr="00D14360" w:rsidR="006948A3" w:rsidP="006948A3" w:rsidRDefault="006948A3" w14:paraId="4AC9417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More ids may be used. --&gt;</w:t>
            </w:r>
          </w:p>
          <w:p w:rsidRPr="00D14360" w:rsidR="006948A3" w:rsidP="006948A3" w:rsidRDefault="006948A3" w14:paraId="25E2810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Here is the patient's MRN at RVHS  --&gt;</w:t>
            </w:r>
          </w:p>
          <w:p w:rsidRPr="00D14360" w:rsidR="006948A3" w:rsidP="006948A3" w:rsidRDefault="006948A3" w14:paraId="7D7BAAF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root="2.16.840.1.113883.1.111.12345" extension="12345-0828"</w:t>
            </w:r>
          </w:p>
          <w:p w:rsidRPr="00D14360" w:rsidR="006948A3" w:rsidP="006948A3" w:rsidRDefault="006948A3" w14:paraId="0C5BFC3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assigningAuthorityName="River Valley Health Services local patient Medical Record Number" /&gt;</w:t>
            </w:r>
          </w:p>
          <w:p w:rsidRPr="00D14360" w:rsidR="006948A3" w:rsidP="006948A3" w:rsidRDefault="006948A3" w14:paraId="3FE77BF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&lt;addr&gt;</w:t>
            </w:r>
          </w:p>
          <w:p w:rsidRPr="00D14360" w:rsidR="006948A3" w:rsidP="006948A3" w:rsidRDefault="006948A3" w14:paraId="2E8B45C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&lt;streetAddressLine&gt;1 Happy Valley Road&lt;/streetAddressLine&gt;</w:t>
            </w:r>
          </w:p>
          <w:p w:rsidRPr="00D14360" w:rsidR="006948A3" w:rsidP="006948A3" w:rsidRDefault="006948A3" w14:paraId="300028E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&lt;city&gt;Westerly&lt;/city&gt;</w:t>
            </w:r>
          </w:p>
          <w:p w:rsidRPr="00D14360" w:rsidR="006948A3" w:rsidP="006948A3" w:rsidRDefault="006948A3" w14:paraId="112ED2D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&lt;state&gt;RI&lt;/state&gt;</w:t>
            </w:r>
          </w:p>
          <w:p w:rsidRPr="00D14360" w:rsidR="006948A3" w:rsidP="006948A3" w:rsidRDefault="006948A3" w14:paraId="4C5AFAD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&lt;postalCode&gt;02891&lt;/postalCode&gt;</w:t>
            </w:r>
          </w:p>
          <w:p w:rsidRPr="00D14360" w:rsidR="006948A3" w:rsidP="006948A3" w:rsidRDefault="006948A3" w14:paraId="5955CC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&lt;country nullFlavor="UNK"/&gt;</w:t>
            </w:r>
          </w:p>
          <w:p w:rsidRPr="00D14360" w:rsidR="006948A3" w:rsidP="006948A3" w:rsidRDefault="006948A3" w14:paraId="4B87559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&lt;/addr&gt;</w:t>
            </w:r>
          </w:p>
          <w:p w:rsidRPr="00D14360" w:rsidR="006948A3" w:rsidP="006948A3" w:rsidRDefault="006948A3" w14:paraId="21EB108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use="WP" value="tel:+1-4013482345"/&gt;</w:t>
            </w:r>
          </w:p>
          <w:p w:rsidRPr="00D14360" w:rsidR="006948A3" w:rsidP="006948A3" w:rsidRDefault="006948A3" w14:paraId="51E66F0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use="HP" value="tel:+1-4016412345"/&gt;</w:t>
            </w:r>
          </w:p>
          <w:p w:rsidRPr="00D14360" w:rsidR="006948A3" w:rsidP="006948A3" w:rsidRDefault="006948A3" w14:paraId="103F154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value="mailto:lisanelson@gmail.com"/&gt;</w:t>
            </w:r>
          </w:p>
          <w:p w:rsidRPr="00D14360" w:rsidR="006948A3" w:rsidP="006948A3" w:rsidRDefault="006948A3" w14:paraId="5F20DAB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value="mailto:lisarnelson@direct.myphd.us"/&gt;</w:t>
            </w:r>
          </w:p>
          <w:p w:rsidRPr="00D14360" w:rsidR="006948A3" w:rsidP="006948A3" w:rsidRDefault="006948A3" w14:paraId="0A72F9E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&lt;patient&gt;</w:t>
            </w:r>
          </w:p>
          <w:p w:rsidRPr="00D14360" w:rsidR="006948A3" w:rsidP="006948A3" w:rsidRDefault="006948A3" w14:paraId="77EA6DA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 use="L"&gt;</w:t>
            </w:r>
          </w:p>
          <w:p w:rsidRPr="00D14360" w:rsidR="006948A3" w:rsidP="006948A3" w:rsidRDefault="006948A3" w14:paraId="777CC1B4"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&lt;family&gt;Nelson&lt;/family&gt;</w:t>
            </w:r>
          </w:p>
          <w:p w:rsidRPr="00D14360" w:rsidR="006948A3" w:rsidP="006948A3" w:rsidRDefault="006948A3" w14:paraId="08201F4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&lt;given qualifier="CL"&gt;Lisa&lt;/given&gt;</w:t>
            </w:r>
          </w:p>
          <w:p w:rsidRPr="00D14360" w:rsidR="006948A3" w:rsidP="006948A3" w:rsidRDefault="006948A3" w14:paraId="535D07F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&lt;/name&gt;</w:t>
            </w:r>
          </w:p>
          <w:p w:rsidRPr="00D14360" w:rsidR="006948A3" w:rsidP="006948A3" w:rsidRDefault="006948A3" w14:paraId="33075D6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&lt;administrativeGenderCode code="F" displayName="Female"</w:t>
            </w:r>
          </w:p>
          <w:p w:rsidRPr="00D14360" w:rsidR="006948A3" w:rsidP="006948A3" w:rsidRDefault="006948A3" w14:paraId="3C972DF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codeSystem="2.16.840.1.113883.5.1" codeSystemName="HL7 AdministrativeGender"/&gt;</w:t>
            </w:r>
          </w:p>
          <w:p w:rsidRPr="00D14360" w:rsidR="006948A3" w:rsidP="006948A3" w:rsidRDefault="006948A3" w14:paraId="0ECBCFC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&lt;birthTime value="19620828"/&gt;</w:t>
            </w:r>
          </w:p>
          <w:p w:rsidRPr="00D14360" w:rsidR="006948A3" w:rsidP="006948A3" w:rsidRDefault="006948A3" w14:paraId="3BEFA83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&lt;maritalStatusCode code="M" displayName="Married"  </w:t>
            </w:r>
          </w:p>
          <w:p w:rsidRPr="00D14360" w:rsidR="006948A3" w:rsidP="006948A3" w:rsidRDefault="006948A3" w14:paraId="741611E9" w14:textId="77777777">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rsidRPr="00D14360" w:rsidR="006948A3" w:rsidP="006948A3" w:rsidRDefault="006948A3" w14:paraId="0DBA0B1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codeSystemName="HL7 MaritalStatus"/&gt;</w:t>
            </w:r>
          </w:p>
          <w:p w:rsidRPr="00D14360" w:rsidR="006948A3" w:rsidP="006948A3" w:rsidRDefault="006948A3" w14:paraId="3549079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&lt;raceCode code="2106-3" displayName="White" codeSystem="2.16.840.1.113883.6.238"</w:t>
            </w:r>
          </w:p>
          <w:p w:rsidRPr="00D14360" w:rsidR="006948A3" w:rsidP="006948A3" w:rsidRDefault="006948A3" w14:paraId="4DB409B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codeSystemName="CDC Race and Ethnicity"/&gt;</w:t>
            </w:r>
          </w:p>
          <w:p w:rsidRPr="00D14360" w:rsidR="006948A3" w:rsidP="006948A3" w:rsidRDefault="006948A3" w14:paraId="0EE5624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&lt;ethnicGroupCode code="2186-5" displayName="Not Hispanic or Latino"</w:t>
            </w:r>
          </w:p>
          <w:p w:rsidRPr="00D14360" w:rsidR="006948A3" w:rsidP="006948A3" w:rsidRDefault="006948A3" w14:paraId="10F7615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codeSystem="2.16.840.1.113883.6.238" codeSystemName="CDC Race and Ethnicity"/&gt;</w:t>
            </w:r>
          </w:p>
          <w:p w:rsidRPr="00D14360" w:rsidR="006948A3" w:rsidP="006948A3" w:rsidRDefault="006948A3" w14:paraId="7D5DCE2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&lt;languageCommunication&gt;</w:t>
            </w:r>
          </w:p>
          <w:p w:rsidRPr="00D14360" w:rsidR="006948A3" w:rsidP="006948A3" w:rsidRDefault="006948A3" w14:paraId="12BB551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&lt;templateId root="2.16.840.1.113883.3.88.11.32.2"/&gt;</w:t>
            </w:r>
          </w:p>
          <w:p w:rsidRPr="00D14360" w:rsidR="006948A3" w:rsidP="006948A3" w:rsidRDefault="006948A3" w14:paraId="37BC046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&lt;languageCode code="eng"/&gt;</w:t>
            </w:r>
          </w:p>
          <w:p w:rsidRPr="00D14360" w:rsidR="006948A3" w:rsidP="006948A3" w:rsidRDefault="006948A3" w14:paraId="4302EF3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&lt;preferenceInd value="true"/&gt;</w:t>
            </w:r>
          </w:p>
          <w:p w:rsidRPr="00D14360" w:rsidR="006948A3" w:rsidP="006948A3" w:rsidRDefault="006948A3" w14:paraId="629EEE9C"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&lt;/languageCommunication&gt;</w:t>
            </w:r>
          </w:p>
          <w:p w:rsidRPr="00D14360" w:rsidR="006948A3" w:rsidP="006948A3" w:rsidRDefault="006948A3" w14:paraId="0634BF4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&lt;/patient&gt;</w:t>
            </w:r>
          </w:p>
          <w:p w:rsidRPr="00D14360" w:rsidR="006948A3" w:rsidP="006948A3" w:rsidRDefault="006948A3" w14:paraId="309AA9C9"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&lt;providerOrganization&gt;</w:t>
            </w:r>
          </w:p>
          <w:p w:rsidRPr="00D14360" w:rsidR="006948A3" w:rsidP="006948A3" w:rsidRDefault="006948A3" w14:paraId="387057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This is a public id where the root is registered to indicate the National Provider ID --&gt;</w:t>
            </w:r>
          </w:p>
          <w:p w:rsidRPr="00D14360" w:rsidR="006948A3" w:rsidP="006948A3" w:rsidRDefault="006948A3" w14:paraId="48CDBE1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root="2.16.840.1.113883.4.6" extension="1417947383"</w:t>
            </w:r>
          </w:p>
          <w:p w:rsidRPr="00D14360" w:rsidR="00A10C4D" w:rsidP="006948A3" w:rsidRDefault="006948A3" w14:paraId="1802DA5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assigningAuthorityName="National Provider ID"/&gt;</w:t>
            </w:r>
          </w:p>
        </w:tc>
      </w:tr>
    </w:tbl>
    <w:p w:rsidRPr="00D14360" w:rsidR="00A10C4D" w:rsidP="00B505D2" w:rsidRDefault="00A10C4D" w14:paraId="65699377" w14:textId="77777777">
      <w:pPr>
        <w:spacing w:after="120"/>
        <w:rPr>
          <w:rFonts w:cs="Calibri"/>
          <w:color w:val="000000"/>
        </w:rPr>
      </w:pPr>
    </w:p>
    <w:p w:rsidRPr="00A76075" w:rsidR="00CA3E84" w:rsidP="00992A23" w:rsidRDefault="00CA5B48" w14:paraId="1E4B2701" w14:textId="2FA6DBE6">
      <w:pPr>
        <w:pStyle w:val="Caption"/>
        <w:spacing w:after="0"/>
      </w:pPr>
      <w:bookmarkStart w:name="Example4" w:id="465"/>
      <w:r>
        <w:t xml:space="preserve">  </w:t>
      </w:r>
      <w:bookmarkStart w:name="_Toc118898727" w:id="466"/>
      <w:bookmarkStart w:name="_Toc119939929" w:id="467"/>
      <w:bookmarkStart w:name="_Toc135312961" w:id="468"/>
      <w:r w:rsidRPr="00C64922" w:rsidR="00CA3E84">
        <w:t xml:space="preserve">Example </w:t>
      </w:r>
      <w:r>
        <w:fldChar w:fldCharType="begin"/>
      </w:r>
      <w:r>
        <w:instrText>SEQ Example \* ARABIC</w:instrText>
      </w:r>
      <w:r>
        <w:fldChar w:fldCharType="separate"/>
      </w:r>
      <w:r w:rsidR="00DC1072">
        <w:rPr>
          <w:noProof/>
        </w:rPr>
        <w:t>6</w:t>
      </w:r>
      <w:r>
        <w:fldChar w:fldCharType="end"/>
      </w:r>
      <w:r w:rsidRPr="00C64922" w:rsidR="00CA3E84">
        <w:t xml:space="preserve">: recordTarget </w:t>
      </w:r>
      <w:r w:rsidR="0075779F">
        <w:t xml:space="preserve">including the provider organization context for the clinical </w:t>
      </w:r>
      <w:r w:rsidR="009108A4">
        <w:t>documentation</w:t>
      </w:r>
      <w:bookmarkEnd w:id="465"/>
      <w:bookmarkEnd w:id="466"/>
      <w:bookmarkEnd w:id="467"/>
      <w:bookmarkEnd w:id="4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78"/>
      </w:tblGrid>
      <w:tr w:rsidR="00CC0541" w:rsidTr="003A3D50" w14:paraId="5B61FFD7" w14:textId="77777777">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Pr="00C64922" w:rsidR="0070068C" w:rsidTr="003A3D50" w14:paraId="39ABA64C" w14:textId="77777777">
              <w:tc>
                <w:tcPr>
                  <w:tcW w:w="8640" w:type="dxa"/>
                  <w:shd w:val="clear" w:color="auto" w:fill="FFFFFF"/>
                </w:tcPr>
                <w:p w:rsidRPr="00D14360" w:rsidR="0070068C" w:rsidDel="006948A3" w:rsidP="0070068C" w:rsidRDefault="0070068C" w14:paraId="442424FC" w14:textId="5BBC9729">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Pr="00C64922" w:rsidR="0070068C" w:rsidTr="003A3D50" w14:paraId="5E06B8B1" w14:textId="77777777">
              <w:tc>
                <w:tcPr>
                  <w:tcW w:w="8640" w:type="dxa"/>
                  <w:shd w:val="clear" w:color="auto" w:fill="FFFFFF"/>
                </w:tcPr>
                <w:p w:rsidRPr="00D14360" w:rsidR="0070068C" w:rsidP="0070068C" w:rsidRDefault="0070068C" w14:paraId="2E005697" w14:textId="42E85656">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Pr="00C64922" w:rsidR="0070068C" w:rsidTr="003A3D50" w14:paraId="3760B605" w14:textId="77777777">
              <w:tc>
                <w:tcPr>
                  <w:tcW w:w="8640" w:type="dxa"/>
                  <w:shd w:val="clear" w:color="auto" w:fill="FFFFFF"/>
                </w:tcPr>
                <w:p w:rsidRPr="00D14360" w:rsidR="0070068C" w:rsidP="0070068C" w:rsidRDefault="0070068C" w14:paraId="7F4FE713" w14:textId="1433A9DF">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Pr="00C64922" w:rsidR="0070068C" w:rsidTr="003A3D50" w14:paraId="03496C94" w14:textId="77777777">
              <w:tc>
                <w:tcPr>
                  <w:tcW w:w="8640" w:type="dxa"/>
                  <w:shd w:val="clear" w:color="auto" w:fill="FFFFFF"/>
                </w:tcPr>
                <w:p w:rsidRPr="00D14360" w:rsidR="0070068C" w:rsidP="0070068C" w:rsidRDefault="0070068C" w14:paraId="6CC2ABE5" w14:textId="212B2D3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Pr="00C64922" w:rsidR="0070068C" w:rsidTr="003A3D50" w14:paraId="440944A2" w14:textId="77777777">
              <w:tc>
                <w:tcPr>
                  <w:tcW w:w="8640" w:type="dxa"/>
                  <w:shd w:val="clear" w:color="auto" w:fill="FFFFFF"/>
                </w:tcPr>
                <w:p w:rsidRPr="00D14360" w:rsidR="0070068C" w:rsidP="0070068C" w:rsidRDefault="0070068C" w14:paraId="7D76723B" w14:textId="329AD6CA">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Pr="00C64922" w:rsidR="0070068C" w:rsidTr="003A3D50" w14:paraId="3F9970CF" w14:textId="77777777">
              <w:tc>
                <w:tcPr>
                  <w:tcW w:w="8640" w:type="dxa"/>
                  <w:shd w:val="clear" w:color="auto" w:fill="FFFFFF"/>
                </w:tcPr>
                <w:p w:rsidRPr="00D14360" w:rsidR="0070068C" w:rsidP="0070068C" w:rsidRDefault="0070068C" w14:paraId="152ECDCA" w14:textId="7C89986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Pr="00C64922" w:rsidR="0070068C" w:rsidTr="003A3D50" w14:paraId="3620E003" w14:textId="77777777">
              <w:tc>
                <w:tcPr>
                  <w:tcW w:w="8640" w:type="dxa"/>
                  <w:shd w:val="clear" w:color="auto" w:fill="FFFFFF"/>
                </w:tcPr>
                <w:p w:rsidRPr="00D14360" w:rsidR="0070068C" w:rsidP="0070068C" w:rsidRDefault="0070068C" w14:paraId="263EAF07" w14:textId="1073142B">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Pr="00C64922" w:rsidR="0070068C" w:rsidTr="00E14386" w14:paraId="190351E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DCD748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FB9EAE" w14:textId="77777777">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Pr="00C64922" w:rsidR="0070068C" w:rsidTr="00E14386" w14:paraId="4A5E4FD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6ACD5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F5426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Pr="00C64922" w:rsidR="0070068C" w:rsidTr="00E14386" w14:paraId="1C2A723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F28B8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5787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Pr="00C64922" w:rsidR="0070068C" w:rsidTr="00E14386" w14:paraId="61087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36BDE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C4E40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Pr="00C64922" w:rsidR="0070068C" w:rsidTr="00E14386" w14:paraId="6FF011E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241B8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042061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059E541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7EB55D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A49A07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Pr="00C64922" w:rsidR="0070068C" w:rsidTr="00E14386" w14:paraId="1DFE6ED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60BF1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429FE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Pr="00C64922" w:rsidR="0070068C" w:rsidTr="00E14386" w14:paraId="41B5332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4EFE25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1CBC7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7563E05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F78B26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46081E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Pr="00C64922" w:rsidR="0070068C" w:rsidTr="00E14386" w14:paraId="7201984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A1712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7D89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Pr="00C64922" w:rsidR="0070068C" w:rsidTr="00E14386" w14:paraId="24535F0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23C33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6C01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54A683F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D71B6B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7B20C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Pr="00C64922" w:rsidR="0070068C" w:rsidTr="00E14386" w14:paraId="05DE9E1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222BD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8DA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Pr="00C64922" w:rsidR="0070068C" w:rsidTr="00E14386" w14:paraId="333F5D5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862E26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495007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Pr="00C64922" w:rsidR="0070068C" w:rsidTr="00E14386" w14:paraId="2CCDE9B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0EC044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6E054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Pr="00C64922" w:rsidR="0070068C" w:rsidTr="00E14386" w14:paraId="2E34D89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28CA2D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84F1DB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0B03660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C6504A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70233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Pr="00C64922" w:rsidR="0070068C" w:rsidTr="00E14386" w14:paraId="4FE00A0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6CB4E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1644C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Pr="00C64922" w:rsidR="0070068C" w:rsidTr="00E14386" w14:paraId="03F0C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0EDB0E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A90350"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Pr="00C64922" w:rsidR="0070068C" w:rsidTr="00E14386" w14:paraId="1E22941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668F3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34737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Pr="00C64922" w:rsidR="0070068C" w:rsidTr="00E14386" w14:paraId="12E3DAA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990D6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A30AD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Pr="00C64922" w:rsidR="0070068C" w:rsidTr="00E14386" w14:paraId="6AC8C82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A4939B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638595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Pr="00C64922" w:rsidR="0070068C" w:rsidTr="00E14386" w14:paraId="5A2F947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B3871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5342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Pr="00C64922" w:rsidR="0070068C" w:rsidTr="00E14386" w14:paraId="66F5EE0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60919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BE5CA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Pr="00C64922" w:rsidR="0070068C" w:rsidTr="00E14386" w14:paraId="6A96BF4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3BA52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EB653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Pr="00C64922" w:rsidR="0070068C" w:rsidTr="00E14386" w14:paraId="723D6DF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35E26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23ABBA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Pr="00C64922" w:rsidR="0070068C" w:rsidTr="00E14386" w14:paraId="3585F12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9AFE84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C6EE64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Pr="00C64922" w:rsidR="0070068C" w:rsidTr="00E14386" w14:paraId="7776A2D6"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80AB6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93C40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Pr="00C64922" w:rsidR="0070068C" w:rsidTr="00E14386" w14:paraId="47BBA3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D51D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7B9388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Pr="00C64922" w:rsidR="0070068C" w:rsidTr="00E14386" w14:paraId="329065B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48BF2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7F3E47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Pr="00C64922" w:rsidR="0070068C" w:rsidTr="00E14386" w14:paraId="0C610B7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89A4DE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2AB9AD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Pr="00C64922" w:rsidR="0070068C" w:rsidTr="00E14386" w14:paraId="027454C7"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201C5C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0C285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Pr="00C64922" w:rsidR="0070068C" w:rsidTr="00E14386" w14:paraId="77EC5BA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3E4F83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213428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Pr="00C64922" w:rsidR="0070068C" w:rsidTr="00E14386" w14:paraId="2A4015B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186213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1B5105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Pr="00C64922" w:rsidR="0070068C" w:rsidTr="00E14386" w14:paraId="5618520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78E1E5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22DE7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628B29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E0EC50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7A9A77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Pr="00C64922" w:rsidR="0070068C" w:rsidTr="00E14386" w14:paraId="109F9E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BD108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2EAC9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Pr="00C64922" w:rsidR="0070068C" w:rsidTr="00E14386" w14:paraId="32129F3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69C140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CB976E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Pr="00C64922" w:rsidR="0070068C" w:rsidTr="00E14386" w14:paraId="50484A7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7380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097E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Pr="00C64922" w:rsidR="0070068C" w:rsidTr="00E14386" w14:paraId="39B98FF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5D01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B04298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Pr="00C64922" w:rsidR="0070068C" w:rsidTr="00E14386" w14:paraId="3ED0381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ED3AA0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92E4314" w14:textId="29D96008">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Pr="00C64922" w:rsidR="0070068C" w:rsidTr="00E14386" w14:paraId="00F9C9D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505DFA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6183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Pr="00C64922" w:rsidR="0070068C" w:rsidTr="00E14386" w14:paraId="68F106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9C0763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8448FE" w14:textId="1345E568">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CE (Covered Entity)"/&gt;</w:t>
                        </w:r>
                      </w:p>
                    </w:tc>
                  </w:tr>
                  <w:tr w:rsidRPr="00C64922" w:rsidR="0070068C" w:rsidTr="00E14386" w14:paraId="1EBC32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1A2F78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FDE80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w:t>
                        </w:r>
                        <w:r w:rsidRPr="00D14360">
                          <w:rPr>
                            <w:rFonts w:ascii="Courier New" w:hAnsi="Courier New" w:cs="Courier New"/>
                            <w:color w:val="000000"/>
                            <w:sz w:val="16"/>
                            <w:szCs w:val="16"/>
                          </w:rPr>
                          <w:t xml:space="preserve">organization, you can use this information to </w:t>
                        </w:r>
                      </w:p>
                    </w:tc>
                  </w:tr>
                  <w:tr w:rsidRPr="00C64922" w:rsidR="0070068C" w:rsidTr="00E14386" w14:paraId="326A4DC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F9E1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13C53D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Pr="00C64922" w:rsidR="0070068C" w:rsidTr="00E14386" w14:paraId="4534D95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37AFE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A630E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Pr="00C64922" w:rsidR="0070068C" w:rsidTr="00E14386" w14:paraId="03ACA24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7825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57A6F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Pr="00C64922" w:rsidR="0070068C" w:rsidTr="00E14386" w14:paraId="48179BE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0DB3EB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601A4A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Pr="00C64922" w:rsidR="0070068C" w:rsidTr="00E14386" w14:paraId="31E4117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CC3B31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BA8DF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Pr="00C64922" w:rsidR="0070068C" w:rsidTr="00E14386" w14:paraId="55BEE9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57E136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BB8A8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Pr="00C64922" w:rsidR="0070068C" w:rsidTr="00E14386" w14:paraId="35E7023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81C98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C24413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50F8754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A4D085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6D8C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Pr="00C64922" w:rsidR="0070068C" w:rsidTr="00E14386" w14:paraId="46F9BA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6B9382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AAB416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Pr="00C64922" w:rsidR="0070068C" w:rsidTr="00E14386" w14:paraId="102329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578952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DFE4ED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1C84AA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FFEC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814AED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Pr="00C64922" w:rsidR="0070068C" w:rsidTr="00E14386" w14:paraId="59064E5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892964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B75E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Pr="00C64922" w:rsidR="0070068C" w:rsidTr="00E14386" w14:paraId="59AD3A4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1F9623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3A7BD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0E1613F5"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5A25DF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C675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Pr="00C64922" w:rsidR="0070068C" w:rsidTr="00E14386" w14:paraId="37A0AA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0868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91A6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Pr="00C64922" w:rsidR="0070068C" w:rsidTr="00E14386" w14:paraId="349830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9B2E61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F3162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rsidRPr="00D14360" w:rsidR="0070068C" w:rsidP="0070068C" w:rsidRDefault="0070068C" w14:paraId="6F47F221" w14:textId="4D8E60F6">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r>
                  <w:r w:rsidRPr="00D14360">
                    <w:rPr>
                      <w:rFonts w:ascii="Courier New" w:hAnsi="Courier New" w:cs="Courier New"/>
                      <w:color w:val="000000"/>
                      <w:sz w:val="16"/>
                    </w:rPr>
                    <w:t xml:space="preserve">  &lt;/recordTarget&gt;</w:t>
                  </w:r>
                </w:p>
              </w:tc>
            </w:tr>
          </w:tbl>
          <w:p w:rsidRPr="00A76075" w:rsidR="00CC0541" w:rsidP="00CC0541" w:rsidRDefault="00CC0541" w14:paraId="084BB4C1" w14:textId="77777777"/>
        </w:tc>
      </w:tr>
    </w:tbl>
    <w:p w:rsidRPr="00CC0541" w:rsidR="00CC0541" w:rsidP="00CC0541" w:rsidRDefault="00CC0541" w14:paraId="59A0CFFE" w14:textId="77777777"/>
    <w:p w:rsidRPr="00D14360" w:rsidR="00A10C4D" w:rsidP="005E7793" w:rsidRDefault="00A10C4D" w14:paraId="09582AE7" w14:textId="77777777">
      <w:pPr>
        <w:spacing w:after="240"/>
        <w:rPr>
          <w:rFonts w:cs="Calibri"/>
          <w:color w:val="000000"/>
        </w:rPr>
      </w:pPr>
      <w:bookmarkStart w:name="_d508cmuylgpv" w:colFirst="0" w:colLast="0" w:id="469"/>
      <w:bookmarkEnd w:id="469"/>
      <w:r w:rsidRPr="00D14360">
        <w:rPr>
          <w:rFonts w:cs="Calibri"/>
          <w:color w:val="000000"/>
        </w:rPr>
        <w:t xml:space="preserve">The CDA Examples Search tool provides useful examples showing the Patient Demographic data elements represented in a C-CDA document. </w:t>
      </w:r>
      <w:r w:rsidRPr="003A3D50" w:rsidR="00BB1A49">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Pr="00BF16F2" w:rsidR="00B17E3F">
        <w:rPr>
          <w:rFonts w:cs="Calibri"/>
          <w:color w:val="000000"/>
        </w:rPr>
        <w:t>o</w:t>
      </w:r>
      <w:r w:rsidRPr="003A3D50" w:rsidR="00BB1A49">
        <w:rPr>
          <w:rFonts w:cs="Calibri"/>
          <w:color w:val="000000"/>
        </w:rPr>
        <w:t>n to be made by organizations engaged in sharing information.</w:t>
      </w:r>
    </w:p>
    <w:p w:rsidR="00B17E3F" w:rsidP="00B17E3F" w:rsidRDefault="00B17E3F" w14:paraId="16729B6A" w14:textId="77777777">
      <w:bookmarkStart w:name="_Toc10634834" w:id="470"/>
    </w:p>
    <w:p w:rsidR="00B17E3F" w:rsidP="003A3D50" w:rsidRDefault="00B17E3F" w14:paraId="45C0ED86" w14:textId="7342E779">
      <w:pPr>
        <w:pStyle w:val="Caption"/>
        <w:keepNext/>
        <w:spacing w:after="0"/>
      </w:pPr>
      <w:bookmarkStart w:name="_Toc118898728" w:id="471"/>
      <w:bookmarkStart w:name="_Toc119939930" w:id="472"/>
      <w:bookmarkStart w:name="_Toc135312962" w:id="473"/>
      <w:r>
        <w:t xml:space="preserve">Example </w:t>
      </w:r>
      <w:r>
        <w:fldChar w:fldCharType="begin"/>
      </w:r>
      <w:r>
        <w:instrText>SEQ Example \* ARABIC</w:instrText>
      </w:r>
      <w:r>
        <w:fldChar w:fldCharType="separate"/>
      </w:r>
      <w:r w:rsidR="00DC1072">
        <w:rPr>
          <w:noProof/>
        </w:rPr>
        <w:t>7</w:t>
      </w:r>
      <w:r>
        <w:fldChar w:fldCharType="end"/>
      </w:r>
      <w:r>
        <w:t xml:space="preserve">: How to represent </w:t>
      </w:r>
      <w:r w:rsidRPr="007042DB">
        <w:t>Patient demographic Information</w:t>
      </w:r>
      <w:r>
        <w:rPr>
          <w:rStyle w:val="FootnoteReference"/>
        </w:rPr>
        <w:footnoteReference w:id="61"/>
      </w:r>
      <w:bookmarkEnd w:id="471"/>
      <w:bookmarkEnd w:id="472"/>
      <w:bookmarkEnd w:id="473"/>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7D034779" w14:textId="77777777">
        <w:tc>
          <w:tcPr>
            <w:tcW w:w="9576" w:type="dxa"/>
            <w:shd w:val="clear" w:color="auto" w:fill="auto"/>
          </w:tcPr>
          <w:p w:rsidRPr="00C07C6B" w:rsidR="00B17E3F" w:rsidP="00B17E3F" w:rsidRDefault="00B17E3F" w14:paraId="15651A7A"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62B58A44"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69864BA3" w14:textId="77777777">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rsidRPr="00C07C6B" w:rsidR="00B17E3F" w:rsidP="00B17E3F" w:rsidRDefault="00B17E3F" w14:paraId="60108C7F"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75EACDA2" w14:textId="77777777">
            <w:pPr>
              <w:pStyle w:val="HTMLPreformatted"/>
              <w:rPr>
                <w:color w:val="000000"/>
                <w:sz w:val="16"/>
                <w:szCs w:val="16"/>
              </w:rPr>
            </w:pPr>
            <w:r w:rsidRPr="00C07C6B">
              <w:rPr>
                <w:color w:val="000000"/>
                <w:sz w:val="16"/>
                <w:szCs w:val="16"/>
              </w:rPr>
              <w:t xml:space="preserve">        &lt;!-- HP is "primary home" from valueSet 2.16.840.1.113883.1.11.10637 --&gt;</w:t>
            </w:r>
          </w:p>
          <w:p w:rsidRPr="00C07C6B" w:rsidR="00B17E3F" w:rsidP="00B17E3F" w:rsidRDefault="00B17E3F" w14:paraId="4BDFB676" w14:textId="77777777">
            <w:pPr>
              <w:pStyle w:val="HTMLPreformatted"/>
              <w:rPr>
                <w:color w:val="000000"/>
                <w:sz w:val="16"/>
                <w:szCs w:val="16"/>
              </w:rPr>
            </w:pPr>
            <w:r w:rsidRPr="00C07C6B">
              <w:rPr>
                <w:color w:val="000000"/>
                <w:sz w:val="16"/>
                <w:szCs w:val="16"/>
              </w:rPr>
              <w:t xml:space="preserve">        &lt;addr use="HP"&gt;</w:t>
            </w:r>
          </w:p>
          <w:p w:rsidRPr="00C07C6B" w:rsidR="00B17E3F" w:rsidP="00B17E3F" w:rsidRDefault="00B17E3F" w14:paraId="6067BB62" w14:textId="77777777">
            <w:pPr>
              <w:pStyle w:val="HTMLPreformatted"/>
              <w:rPr>
                <w:color w:val="000000"/>
                <w:sz w:val="16"/>
                <w:szCs w:val="16"/>
              </w:rPr>
            </w:pPr>
            <w:r w:rsidRPr="00C07C6B">
              <w:rPr>
                <w:color w:val="000000"/>
                <w:sz w:val="16"/>
                <w:szCs w:val="16"/>
              </w:rPr>
              <w:t xml:space="preserve">            &lt;!-- You can have multiple [1..4] streetAddressLine elements. Single shown below --&gt;</w:t>
            </w:r>
          </w:p>
          <w:p w:rsidRPr="00C07C6B" w:rsidR="00B17E3F" w:rsidP="00B17E3F" w:rsidRDefault="00B17E3F" w14:paraId="068C9BBC" w14:textId="77777777">
            <w:pPr>
              <w:pStyle w:val="HTMLPreformatted"/>
              <w:rPr>
                <w:color w:val="000000"/>
                <w:sz w:val="16"/>
                <w:szCs w:val="16"/>
              </w:rPr>
            </w:pPr>
            <w:r w:rsidRPr="00C07C6B">
              <w:rPr>
                <w:color w:val="000000"/>
                <w:sz w:val="16"/>
                <w:szCs w:val="16"/>
              </w:rPr>
              <w:t xml:space="preserve">            &lt;streetAddressLine&gt;1436 Jennyhill Ln.&lt;/streetAddressLine&gt;</w:t>
            </w:r>
          </w:p>
          <w:p w:rsidRPr="00C07C6B" w:rsidR="00B17E3F" w:rsidP="00B17E3F" w:rsidRDefault="00B17E3F" w14:paraId="5B3F3BCF" w14:textId="77777777">
            <w:pPr>
              <w:pStyle w:val="HTMLPreformatted"/>
              <w:rPr>
                <w:color w:val="000000"/>
                <w:sz w:val="16"/>
                <w:szCs w:val="16"/>
              </w:rPr>
            </w:pPr>
            <w:r w:rsidRPr="00C07C6B">
              <w:rPr>
                <w:color w:val="000000"/>
                <w:sz w:val="16"/>
                <w:szCs w:val="16"/>
              </w:rPr>
              <w:t xml:space="preserve">            &lt;city&gt;Hollywood&lt;/city&gt;</w:t>
            </w:r>
          </w:p>
          <w:p w:rsidRPr="00C07C6B" w:rsidR="00B17E3F" w:rsidP="00B17E3F" w:rsidRDefault="00B17E3F" w14:paraId="23E65D1A" w14:textId="77777777">
            <w:pPr>
              <w:pStyle w:val="HTMLPreformatted"/>
              <w:rPr>
                <w:color w:val="000000"/>
                <w:sz w:val="16"/>
                <w:szCs w:val="16"/>
              </w:rPr>
            </w:pPr>
            <w:r w:rsidRPr="00C07C6B">
              <w:rPr>
                <w:color w:val="000000"/>
                <w:sz w:val="16"/>
                <w:szCs w:val="16"/>
              </w:rPr>
              <w:t xml:space="preserve">            &lt;!-- 5 or 9 digit zip codes from valueSet 2.16.840.1.113883.3.88.12.80.2--&gt;</w:t>
            </w:r>
          </w:p>
          <w:p w:rsidRPr="00C07C6B" w:rsidR="00B17E3F" w:rsidP="00B17E3F" w:rsidRDefault="00B17E3F" w14:paraId="578E6D4F" w14:textId="77777777">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rsidRPr="00C07C6B" w:rsidR="00B17E3F" w:rsidP="00B17E3F" w:rsidRDefault="00B17E3F" w14:paraId="0E0458C1" w14:textId="77777777">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rsidRPr="00C07C6B" w:rsidR="00B17E3F" w:rsidP="00B17E3F" w:rsidRDefault="00B17E3F" w14:paraId="57CD8A8D" w14:textId="77777777">
            <w:pPr>
              <w:pStyle w:val="HTMLPreformatted"/>
              <w:rPr>
                <w:color w:val="000000"/>
                <w:sz w:val="16"/>
                <w:szCs w:val="16"/>
              </w:rPr>
            </w:pPr>
            <w:r w:rsidRPr="00C07C6B">
              <w:rPr>
                <w:color w:val="000000"/>
                <w:sz w:val="16"/>
                <w:szCs w:val="16"/>
              </w:rPr>
              <w:t xml:space="preserve">            &lt;postalCode&gt;90068&lt;/postalCode&gt;</w:t>
            </w:r>
          </w:p>
          <w:p w:rsidRPr="00C07C6B" w:rsidR="00B17E3F" w:rsidP="00B17E3F" w:rsidRDefault="00B17E3F" w14:paraId="03492409" w14:textId="77777777">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rsidRPr="00C07C6B" w:rsidR="00B17E3F" w:rsidP="00B17E3F" w:rsidRDefault="00B17E3F" w14:paraId="27F81475" w14:textId="77777777">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rsidRPr="00C07C6B" w:rsidR="00B17E3F" w:rsidP="00B17E3F" w:rsidRDefault="00B17E3F" w14:paraId="7335A644" w14:textId="77777777">
            <w:pPr>
              <w:pStyle w:val="HTMLPreformatted"/>
              <w:rPr>
                <w:color w:val="000000"/>
                <w:sz w:val="16"/>
                <w:szCs w:val="16"/>
              </w:rPr>
            </w:pPr>
            <w:r w:rsidRPr="00C07C6B">
              <w:rPr>
                <w:color w:val="000000"/>
                <w:sz w:val="16"/>
                <w:szCs w:val="16"/>
              </w:rPr>
              <w:t xml:space="preserve">            &lt;!-- OR is "Oregon" from valueSet 2.16.840.1.113883.3.88.12.80.1 --&gt;</w:t>
            </w:r>
          </w:p>
          <w:p w:rsidRPr="00C07C6B" w:rsidR="00B17E3F" w:rsidP="00B17E3F" w:rsidRDefault="00B17E3F" w14:paraId="6C3886C5" w14:textId="77777777">
            <w:pPr>
              <w:pStyle w:val="HTMLPreformatted"/>
              <w:rPr>
                <w:color w:val="000000"/>
                <w:sz w:val="16"/>
                <w:szCs w:val="16"/>
              </w:rPr>
            </w:pPr>
            <w:r w:rsidRPr="00C07C6B">
              <w:rPr>
                <w:color w:val="000000"/>
                <w:sz w:val="16"/>
                <w:szCs w:val="16"/>
              </w:rPr>
              <w:t xml:space="preserve">            &lt;state&gt;CA&lt;/state&gt;</w:t>
            </w:r>
          </w:p>
          <w:p w:rsidRPr="00C07C6B" w:rsidR="00B17E3F" w:rsidP="00B17E3F" w:rsidRDefault="00B17E3F" w14:paraId="4F972E60" w14:textId="77777777">
            <w:pPr>
              <w:pStyle w:val="HTMLPreformatted"/>
              <w:rPr>
                <w:color w:val="000000"/>
                <w:sz w:val="16"/>
                <w:szCs w:val="16"/>
              </w:rPr>
            </w:pPr>
            <w:r w:rsidRPr="00C07C6B">
              <w:rPr>
                <w:color w:val="000000"/>
                <w:sz w:val="16"/>
                <w:szCs w:val="16"/>
              </w:rPr>
              <w:t xml:space="preserve">            &lt;!-- US is the two digit code for "United States" --&gt;</w:t>
            </w:r>
          </w:p>
          <w:p w:rsidRPr="00C07C6B" w:rsidR="00B17E3F" w:rsidP="00B17E3F" w:rsidRDefault="00B17E3F" w14:paraId="75DAE79F"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9F4BB4A"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6CC201E3" w14:textId="77777777">
            <w:pPr>
              <w:pStyle w:val="HTMLPreformatted"/>
              <w:rPr>
                <w:color w:val="000000"/>
                <w:sz w:val="16"/>
                <w:szCs w:val="16"/>
              </w:rPr>
            </w:pPr>
            <w:r w:rsidRPr="00C07C6B">
              <w:rPr>
                <w:color w:val="000000"/>
                <w:sz w:val="16"/>
                <w:szCs w:val="16"/>
              </w:rPr>
              <w:t xml:space="preserve">        &lt;!-- MC is "mobile contact" from HL7 AddressUse 2.16.840.1.113883.5.1119 --&gt;</w:t>
            </w:r>
          </w:p>
          <w:p w:rsidRPr="00C07C6B" w:rsidR="00B17E3F" w:rsidP="00B17E3F" w:rsidRDefault="00B17E3F" w14:paraId="69CF52E7" w14:textId="77777777">
            <w:pPr>
              <w:pStyle w:val="HTMLPreformatted"/>
              <w:rPr>
                <w:color w:val="000000"/>
                <w:sz w:val="16"/>
                <w:szCs w:val="16"/>
              </w:rPr>
            </w:pPr>
            <w:r w:rsidRPr="00C07C6B">
              <w:rPr>
                <w:color w:val="000000"/>
                <w:sz w:val="16"/>
                <w:szCs w:val="16"/>
              </w:rPr>
              <w:t xml:space="preserve">        &lt;telecom value="tel:+1(565)867-5309" use="MC"/&gt;</w:t>
            </w:r>
          </w:p>
          <w:p w:rsidRPr="00C07C6B" w:rsidR="00B17E3F" w:rsidP="00B17E3F" w:rsidRDefault="00B17E3F" w14:paraId="51AC686B" w14:textId="77777777">
            <w:pPr>
              <w:pStyle w:val="HTMLPreformatted"/>
              <w:rPr>
                <w:color w:val="000000"/>
                <w:sz w:val="16"/>
                <w:szCs w:val="16"/>
              </w:rPr>
            </w:pPr>
            <w:r w:rsidRPr="00C07C6B">
              <w:rPr>
                <w:color w:val="000000"/>
                <w:sz w:val="16"/>
                <w:szCs w:val="16"/>
              </w:rPr>
              <w:t xml:space="preserve">        &lt;!-- Multiple telecoms are possible --&gt;</w:t>
            </w:r>
          </w:p>
          <w:p w:rsidRPr="00C07C6B" w:rsidR="00B17E3F" w:rsidP="00B17E3F" w:rsidRDefault="00B17E3F" w14:paraId="5E2EBE6A"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424BD7C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72A1BD04"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41DD267C"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C1A2967"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72B343C2"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23B6688" w14:textId="77777777">
            <w:pPr>
              <w:pStyle w:val="HTMLPreformatted"/>
              <w:rPr>
                <w:color w:val="000000"/>
                <w:sz w:val="16"/>
                <w:szCs w:val="16"/>
              </w:rPr>
            </w:pPr>
            <w:r w:rsidRPr="00C07C6B">
              <w:rPr>
                <w:color w:val="000000"/>
                <w:sz w:val="16"/>
                <w:szCs w:val="16"/>
              </w:rPr>
              <w:t xml:space="preserve">            &lt;!-- From CDA R2 on administrativeGender Code: This attribute does not include terms </w:t>
            </w:r>
            <w:r w:rsidRPr="00C07C6B">
              <w:rPr>
                <w:color w:val="000000"/>
                <w:sz w:val="16"/>
                <w:szCs w:val="16"/>
              </w:rPr>
              <w:t xml:space="preserve">related to clinical gender. </w:t>
            </w:r>
          </w:p>
          <w:p w:rsidRPr="00C07C6B" w:rsidR="00B17E3F" w:rsidP="00B17E3F" w:rsidRDefault="00B17E3F" w14:paraId="1BD94F64"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Gender is a complex physiological, genetic and sociological concept that requires multiple observations in order to be </w:t>
            </w:r>
          </w:p>
          <w:p w:rsidRPr="00C07C6B" w:rsidR="00B17E3F" w:rsidP="00B17E3F" w:rsidRDefault="00B17E3F" w14:paraId="7AC77CF3"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comprehensively described. The purpose of this attribute is to provide a high level classification that can additionally </w:t>
            </w:r>
          </w:p>
          <w:p w:rsidRPr="00C07C6B" w:rsidR="00B17E3F" w:rsidP="00B17E3F" w:rsidRDefault="00B17E3F" w14:paraId="52117D5F"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be used for the appropriate allocation of inpatient bed assignment.--&gt;</w:t>
            </w:r>
          </w:p>
          <w:p w:rsidRPr="00C07C6B" w:rsidR="00B17E3F" w:rsidP="00B17E3F" w:rsidRDefault="00B17E3F" w14:paraId="04039289" w14:textId="77777777">
            <w:pPr>
              <w:pStyle w:val="HTMLPreformatted"/>
              <w:rPr>
                <w:color w:val="000000"/>
                <w:sz w:val="16"/>
                <w:szCs w:val="16"/>
              </w:rPr>
            </w:pPr>
            <w:r w:rsidRPr="00C07C6B">
              <w:rPr>
                <w:color w:val="000000"/>
                <w:sz w:val="16"/>
                <w:szCs w:val="16"/>
              </w:rPr>
              <w:t xml:space="preserve">            &lt;!-- Sex at birth and gender identity may be specified in social history --&gt;</w:t>
            </w:r>
          </w:p>
          <w:p w:rsidRPr="00C07C6B" w:rsidR="00B17E3F" w:rsidP="00B17E3F" w:rsidRDefault="00B17E3F" w14:paraId="18195043" w14:textId="77777777">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rsidRPr="00C07C6B" w:rsidR="00B17E3F" w:rsidP="00B17E3F" w:rsidRDefault="00B17E3F" w14:paraId="1E28E08D" w14:textId="77777777">
            <w:pPr>
              <w:pStyle w:val="HTMLPreformatted"/>
              <w:rPr>
                <w:color w:val="000000"/>
                <w:sz w:val="16"/>
                <w:szCs w:val="16"/>
              </w:rPr>
            </w:pPr>
            <w:r w:rsidRPr="00C07C6B">
              <w:rPr>
                <w:color w:val="000000"/>
                <w:sz w:val="16"/>
                <w:szCs w:val="16"/>
              </w:rPr>
              <w:t xml:space="preserve">            &lt;birthTime value="19621022"/&gt;</w:t>
            </w:r>
          </w:p>
          <w:p w:rsidRPr="00C07C6B" w:rsidR="00B17E3F" w:rsidP="00B17E3F" w:rsidRDefault="00B17E3F" w14:paraId="213B3C45" w14:textId="77777777">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rsidRPr="00C07C6B" w:rsidR="00B17E3F" w:rsidP="00B17E3F" w:rsidRDefault="00B17E3F" w14:paraId="7883DBA2" w14:textId="77777777">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rsidRPr="00C07C6B" w:rsidR="00B17E3F" w:rsidP="00B17E3F" w:rsidRDefault="00B17E3F" w14:paraId="758DDB5F" w14:textId="181391E8">
            <w:pPr>
              <w:pStyle w:val="HTMLPreformatted"/>
              <w:rPr>
                <w:color w:val="000000"/>
                <w:sz w:val="16"/>
                <w:szCs w:val="16"/>
              </w:rPr>
            </w:pPr>
            <w:r w:rsidRPr="00C07C6B">
              <w:rPr>
                <w:color w:val="000000"/>
                <w:sz w:val="16"/>
                <w:szCs w:val="16"/>
              </w:rPr>
              <w:t xml:space="preserve">            </w:t>
            </w:r>
            <w:r w:rsidRPr="00C7233C" w:rsidR="00C7233C">
              <w:rPr>
                <w:color w:val="000000"/>
                <w:sz w:val="16"/>
                <w:szCs w:val="16"/>
              </w:rPr>
              <w:t>&lt;!-- CDC Race and Ethnicity code set contains the five minimum race and the two minimum ethnicity categories defined by OMB Standards --&gt;</w:t>
            </w:r>
          </w:p>
          <w:p w:rsidRPr="00C07C6B" w:rsidR="00B17E3F" w:rsidP="00B17E3F" w:rsidRDefault="00B17E3F" w14:paraId="5E25BFB9" w14:textId="77777777">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rsidRPr="00C07C6B" w:rsidR="00B17E3F" w:rsidP="00B17E3F" w:rsidRDefault="00B17E3F" w14:paraId="693911EB" w14:textId="77777777">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rsidRPr="00C07C6B" w:rsidR="00B17E3F" w:rsidP="00B17E3F" w:rsidRDefault="00B17E3F" w14:paraId="4D714BEC"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E7A77A0" w14:textId="77777777">
            <w:pPr>
              <w:pStyle w:val="HTMLPreformatted"/>
              <w:rPr>
                <w:color w:val="000000"/>
                <w:sz w:val="16"/>
                <w:szCs w:val="16"/>
              </w:rPr>
            </w:pPr>
            <w:r w:rsidRPr="00C07C6B">
              <w:rPr>
                <w:color w:val="000000"/>
                <w:sz w:val="16"/>
                <w:szCs w:val="16"/>
              </w:rPr>
              <w:t xml:space="preserve">                &lt;languageCode code="eng"/&gt;</w:t>
            </w:r>
          </w:p>
          <w:p w:rsidRPr="00C07C6B" w:rsidR="00B17E3F" w:rsidP="00B17E3F" w:rsidRDefault="00B17E3F" w14:paraId="0B4BF544" w14:textId="77777777">
            <w:pPr>
              <w:pStyle w:val="HTMLPreformatted"/>
              <w:rPr>
                <w:color w:val="000000"/>
                <w:sz w:val="16"/>
                <w:szCs w:val="16"/>
              </w:rPr>
            </w:pPr>
            <w:r w:rsidRPr="00C07C6B">
              <w:rPr>
                <w:color w:val="000000"/>
                <w:sz w:val="16"/>
                <w:szCs w:val="16"/>
              </w:rPr>
              <w:t xml:space="preserve">                &lt;!-- "eng" is ISO 639-2 alpha-3 code for "English" --&gt;</w:t>
            </w:r>
          </w:p>
          <w:p w:rsidRPr="00C07C6B" w:rsidR="00B17E3F" w:rsidP="00B17E3F" w:rsidRDefault="00B17E3F" w14:paraId="7C0CF7C2"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1889C750" w14:textId="77777777">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rsidRPr="00C07C6B" w:rsidR="00B17E3F" w:rsidP="00B17E3F" w:rsidRDefault="00B17E3F" w14:paraId="78B00906" w14:textId="77777777">
            <w:pPr>
              <w:pStyle w:val="HTMLPreformatted"/>
              <w:rPr>
                <w:color w:val="000000"/>
                <w:sz w:val="16"/>
                <w:szCs w:val="16"/>
              </w:rPr>
            </w:pPr>
            <w:r w:rsidRPr="00C07C6B">
              <w:rPr>
                <w:color w:val="000000"/>
                <w:sz w:val="16"/>
                <w:szCs w:val="16"/>
              </w:rPr>
              <w:t xml:space="preserve">                &lt;preferenceInd value="true"/&gt;</w:t>
            </w:r>
          </w:p>
          <w:p w:rsidRPr="00C07C6B" w:rsidR="00B17E3F" w:rsidP="00B17E3F" w:rsidRDefault="00B17E3F" w14:paraId="14571787"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6C2E62B1" w14:textId="77777777">
            <w:pPr>
              <w:pStyle w:val="HTMLPreformatted"/>
              <w:rPr>
                <w:color w:val="000000"/>
                <w:sz w:val="16"/>
                <w:szCs w:val="16"/>
              </w:rPr>
            </w:pPr>
            <w:r w:rsidRPr="00C07C6B">
              <w:rPr>
                <w:color w:val="000000"/>
                <w:sz w:val="16"/>
                <w:szCs w:val="16"/>
              </w:rPr>
              <w:t xml:space="preserve">            &lt;!-- Multiple languages are permitted. Only one should have a preferenceInd = true --&gt; </w:t>
            </w:r>
          </w:p>
          <w:p w:rsidRPr="00C07C6B" w:rsidR="00B17E3F" w:rsidP="00B17E3F" w:rsidRDefault="00B17E3F" w14:paraId="4A8D1989"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221972B7" w14:textId="77777777">
            <w:pPr>
              <w:pStyle w:val="HTMLPreformatted"/>
              <w:rPr>
                <w:color w:val="000000"/>
                <w:sz w:val="16"/>
                <w:szCs w:val="16"/>
              </w:rPr>
            </w:pPr>
            <w:r w:rsidRPr="00C07C6B">
              <w:rPr>
                <w:color w:val="000000"/>
                <w:sz w:val="16"/>
                <w:szCs w:val="16"/>
              </w:rPr>
              <w:t xml:space="preserve">                &lt;languageCode code="ita"/&gt;</w:t>
            </w:r>
          </w:p>
          <w:p w:rsidRPr="00C07C6B" w:rsidR="00B17E3F" w:rsidP="00B17E3F" w:rsidRDefault="00B17E3F" w14:paraId="45529712" w14:textId="77777777">
            <w:pPr>
              <w:pStyle w:val="HTMLPreformatted"/>
              <w:rPr>
                <w:color w:val="000000"/>
                <w:sz w:val="16"/>
                <w:szCs w:val="16"/>
              </w:rPr>
            </w:pPr>
            <w:r w:rsidRPr="00C07C6B">
              <w:rPr>
                <w:color w:val="000000"/>
                <w:sz w:val="16"/>
                <w:szCs w:val="16"/>
              </w:rPr>
              <w:t xml:space="preserve">                &lt;!-- "ita" is ISO 639-2 alpha-3 code for "Italian" --&gt;</w:t>
            </w:r>
          </w:p>
          <w:p w:rsidRPr="00C07C6B" w:rsidR="00B17E3F" w:rsidP="00B17E3F" w:rsidRDefault="00B17E3F" w14:paraId="0C7A570C"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4C6A221A" w14:textId="77777777">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rsidRPr="00C07C6B" w:rsidR="00B17E3F" w:rsidP="00B17E3F" w:rsidRDefault="00B17E3F" w14:paraId="1EAB28DF" w14:textId="77777777">
            <w:pPr>
              <w:pStyle w:val="HTMLPreformatted"/>
              <w:rPr>
                <w:color w:val="000000"/>
                <w:sz w:val="16"/>
                <w:szCs w:val="16"/>
              </w:rPr>
            </w:pPr>
            <w:r w:rsidRPr="00C07C6B">
              <w:rPr>
                <w:color w:val="000000"/>
                <w:sz w:val="16"/>
                <w:szCs w:val="16"/>
              </w:rPr>
              <w:t xml:space="preserve">                &lt;!-- Patient's preferred language --&gt;</w:t>
            </w:r>
          </w:p>
          <w:p w:rsidRPr="00C07C6B" w:rsidR="00B17E3F" w:rsidP="00B17E3F" w:rsidRDefault="00B17E3F" w14:paraId="274BBC4B" w14:textId="77777777">
            <w:pPr>
              <w:pStyle w:val="HTMLPreformatted"/>
              <w:rPr>
                <w:color w:val="000000"/>
                <w:sz w:val="16"/>
                <w:szCs w:val="16"/>
              </w:rPr>
            </w:pPr>
            <w:r w:rsidRPr="00C07C6B">
              <w:rPr>
                <w:color w:val="000000"/>
                <w:sz w:val="16"/>
                <w:szCs w:val="16"/>
              </w:rPr>
              <w:t xml:space="preserve">                &lt;preferenceInd value="false"/&gt;</w:t>
            </w:r>
          </w:p>
          <w:p w:rsidRPr="00C07C6B" w:rsidR="00B17E3F" w:rsidP="00B17E3F" w:rsidRDefault="00B17E3F" w14:paraId="1F835573"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71EC34"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97F4F0D"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74085620" w14:textId="77777777">
            <w:pPr>
              <w:pStyle w:val="HTMLPreformatted"/>
              <w:rPr>
                <w:color w:val="000000"/>
                <w:sz w:val="16"/>
                <w:szCs w:val="16"/>
              </w:rPr>
            </w:pPr>
            <w:r w:rsidRPr="00C07C6B">
              <w:rPr>
                <w:color w:val="000000"/>
                <w:sz w:val="16"/>
                <w:szCs w:val="16"/>
              </w:rPr>
              <w:t>&lt;/recordTarget&gt;</w:t>
            </w:r>
          </w:p>
          <w:p w:rsidR="00B17E3F" w:rsidP="00B17E3F" w:rsidRDefault="00B17E3F" w14:paraId="7EDCF07F" w14:textId="77777777"/>
        </w:tc>
      </w:tr>
    </w:tbl>
    <w:p w:rsidR="00B17E3F" w:rsidP="00B17E3F" w:rsidRDefault="00B17E3F" w14:paraId="01D9D93C" w14:textId="77777777"/>
    <w:p w:rsidR="00B17E3F" w:rsidP="003A3D50" w:rsidRDefault="00B17E3F" w14:paraId="1D6F720B" w14:textId="7F8A53E7">
      <w:pPr>
        <w:pStyle w:val="Caption"/>
        <w:keepNext/>
        <w:spacing w:after="0"/>
      </w:pPr>
      <w:bookmarkStart w:name="_Toc118898729" w:id="474"/>
      <w:bookmarkStart w:name="_Toc119939931" w:id="475"/>
      <w:bookmarkStart w:name="_Toc135312963" w:id="476"/>
      <w:r>
        <w:t xml:space="preserve">Example </w:t>
      </w:r>
      <w:r>
        <w:fldChar w:fldCharType="begin"/>
      </w:r>
      <w:r>
        <w:instrText>SEQ Example \* ARABIC</w:instrText>
      </w:r>
      <w:r>
        <w:fldChar w:fldCharType="separate"/>
      </w:r>
      <w:r w:rsidR="00DC1072">
        <w:rPr>
          <w:noProof/>
        </w:rPr>
        <w:t>8</w:t>
      </w:r>
      <w: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4"/>
      <w:bookmarkEnd w:id="475"/>
      <w:bookmarkEnd w:id="47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0381D081" w14:textId="77777777">
        <w:tc>
          <w:tcPr>
            <w:tcW w:w="9576" w:type="dxa"/>
            <w:shd w:val="clear" w:color="auto" w:fill="auto"/>
          </w:tcPr>
          <w:p w:rsidRPr="00C07C6B" w:rsidR="00B17E3F" w:rsidP="00B17E3F" w:rsidRDefault="00B17E3F" w14:paraId="5776E005"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067D105D" w14:textId="77777777">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rsidRPr="00C07C6B" w:rsidR="00B17E3F" w:rsidP="00B17E3F" w:rsidRDefault="00B17E3F" w14:paraId="06E96C85" w14:textId="77777777">
            <w:pPr>
              <w:pStyle w:val="HTMLPreformatted"/>
              <w:rPr>
                <w:color w:val="000000"/>
                <w:sz w:val="16"/>
                <w:szCs w:val="16"/>
              </w:rPr>
            </w:pPr>
            <w:r w:rsidRPr="00C07C6B">
              <w:rPr>
                <w:color w:val="000000"/>
                <w:sz w:val="16"/>
                <w:szCs w:val="16"/>
              </w:rPr>
              <w:t xml:space="preserve">    &lt;patientRole&gt;</w:t>
            </w:r>
          </w:p>
          <w:p w:rsidRPr="00C07C6B" w:rsidR="00B17E3F" w:rsidP="003A3D50" w:rsidRDefault="00B17E3F" w14:paraId="43F4EEA7" w14:textId="77777777">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rsidRPr="00C07C6B" w:rsidR="00B17E3F" w:rsidP="00B17E3F" w:rsidRDefault="00B17E3F" w14:paraId="2674495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562DA1A9" w14:textId="77777777">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rsidRPr="00C07C6B" w:rsidR="00B17E3F" w:rsidP="00B17E3F" w:rsidRDefault="00B17E3F" w14:paraId="2F9FA630"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1AB75874" w14:textId="77777777">
            <w:pPr>
              <w:pStyle w:val="HTMLPreformatted"/>
              <w:rPr>
                <w:color w:val="000000"/>
                <w:sz w:val="16"/>
                <w:szCs w:val="16"/>
              </w:rPr>
            </w:pPr>
            <w:r w:rsidRPr="00C07C6B">
              <w:rPr>
                <w:color w:val="000000"/>
                <w:sz w:val="16"/>
                <w:szCs w:val="16"/>
              </w:rPr>
              <w:t xml:space="preserve">                &lt;given&gt;Alice&lt;/given&gt;</w:t>
            </w:r>
          </w:p>
          <w:p w:rsidRPr="00C07C6B" w:rsidR="00B17E3F" w:rsidP="00B17E3F" w:rsidRDefault="00B17E3F" w14:paraId="06C92BE4"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EA583D2" w14:textId="77777777">
            <w:pPr>
              <w:pStyle w:val="HTMLPreformatted"/>
              <w:rPr>
                <w:color w:val="000000"/>
                <w:sz w:val="16"/>
                <w:szCs w:val="16"/>
              </w:rPr>
            </w:pPr>
            <w:r w:rsidRPr="00C07C6B">
              <w:rPr>
                <w:color w:val="000000"/>
                <w:sz w:val="16"/>
                <w:szCs w:val="16"/>
              </w:rPr>
              <w:t xml:space="preserve">                &lt;family&gt;Newman&lt;/family&gt;</w:t>
            </w:r>
          </w:p>
          <w:p w:rsidRPr="00C07C6B" w:rsidR="00B17E3F" w:rsidP="00B17E3F" w:rsidRDefault="00B17E3F" w14:paraId="5EBEFFC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06681AD" w14:textId="77777777">
            <w:pPr>
              <w:pStyle w:val="HTMLPreformatted"/>
              <w:rPr>
                <w:color w:val="000000"/>
                <w:sz w:val="16"/>
                <w:szCs w:val="16"/>
              </w:rPr>
            </w:pPr>
            <w:r w:rsidRPr="00C07C6B">
              <w:rPr>
                <w:color w:val="000000"/>
                <w:sz w:val="16"/>
                <w:szCs w:val="16"/>
              </w:rPr>
              <w:t xml:space="preserve">            &lt;name&gt; </w:t>
            </w:r>
          </w:p>
          <w:p w:rsidRPr="00C07C6B" w:rsidR="00B17E3F" w:rsidP="00B17E3F" w:rsidRDefault="00B17E3F" w14:paraId="5789BFA2" w14:textId="77777777">
            <w:pPr>
              <w:pStyle w:val="HTMLPreformatted"/>
              <w:rPr>
                <w:color w:val="000000"/>
                <w:sz w:val="16"/>
                <w:szCs w:val="16"/>
              </w:rPr>
            </w:pPr>
            <w:r w:rsidRPr="00C07C6B">
              <w:rPr>
                <w:color w:val="000000"/>
                <w:sz w:val="16"/>
                <w:szCs w:val="16"/>
              </w:rPr>
              <w:t xml:space="preserve">                &lt;given qualifier="BR"&gt;Alicia&lt;/given&gt; &lt;!-- BR = Birth name--&gt;</w:t>
            </w:r>
          </w:p>
          <w:p w:rsidRPr="00C07C6B" w:rsidR="00B17E3F" w:rsidP="00B17E3F" w:rsidRDefault="00B17E3F" w14:paraId="5A89985F"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BA74B47" w14:textId="77777777">
            <w:pPr>
              <w:pStyle w:val="HTMLPreformatted"/>
              <w:rPr>
                <w:color w:val="000000"/>
                <w:sz w:val="16"/>
                <w:szCs w:val="16"/>
              </w:rPr>
            </w:pPr>
            <w:r w:rsidRPr="00C07C6B">
              <w:rPr>
                <w:color w:val="000000"/>
                <w:sz w:val="16"/>
                <w:szCs w:val="16"/>
              </w:rPr>
              <w:t xml:space="preserve">                &lt;family qualifier="BR"&gt;Newman&lt;/family&gt; &lt;!-- BR = Birth name--&gt;</w:t>
            </w:r>
          </w:p>
          <w:p w:rsidRPr="00C07C6B" w:rsidR="00B17E3F" w:rsidP="00B17E3F" w:rsidRDefault="00B17E3F" w14:paraId="0BFFC9AC" w14:textId="77777777">
            <w:pPr>
              <w:pStyle w:val="HTMLPreformatted"/>
              <w:rPr>
                <w:color w:val="000000"/>
                <w:sz w:val="16"/>
                <w:szCs w:val="16"/>
              </w:rPr>
            </w:pPr>
            <w:r w:rsidRPr="00C07C6B">
              <w:rPr>
                <w:color w:val="000000"/>
                <w:sz w:val="16"/>
                <w:szCs w:val="16"/>
              </w:rPr>
              <w:t xml:space="preserve">                &lt;!-- Optional valid time - best practice --&gt;</w:t>
            </w:r>
          </w:p>
          <w:p w:rsidRPr="00C07C6B" w:rsidR="00B17E3F" w:rsidP="00B17E3F" w:rsidRDefault="00B17E3F" w14:paraId="6EE88E18" w14:textId="77777777">
            <w:pPr>
              <w:pStyle w:val="HTMLPreformatted"/>
              <w:rPr>
                <w:color w:val="000000"/>
                <w:sz w:val="16"/>
                <w:szCs w:val="16"/>
              </w:rPr>
            </w:pPr>
            <w:r w:rsidRPr="00C07C6B">
              <w:rPr>
                <w:color w:val="000000"/>
                <w:sz w:val="16"/>
                <w:szCs w:val="16"/>
              </w:rPr>
              <w:t xml:space="preserve">                &lt;validTime&gt;</w:t>
            </w:r>
          </w:p>
          <w:p w:rsidRPr="00C07C6B" w:rsidR="00B17E3F" w:rsidP="00B17E3F" w:rsidRDefault="00B17E3F" w14:paraId="6AA01AEA" w14:textId="77777777">
            <w:pPr>
              <w:pStyle w:val="HTMLPreformatted"/>
              <w:rPr>
                <w:color w:val="000000"/>
                <w:sz w:val="16"/>
                <w:szCs w:val="16"/>
              </w:rPr>
            </w:pPr>
            <w:r w:rsidRPr="00C07C6B">
              <w:rPr>
                <w:color w:val="000000"/>
                <w:sz w:val="16"/>
                <w:szCs w:val="16"/>
              </w:rPr>
              <w:t xml:space="preserve">                    &lt;low value="20010505"/&gt;</w:t>
            </w:r>
          </w:p>
          <w:p w:rsidRPr="00C07C6B" w:rsidR="00B17E3F" w:rsidP="00B17E3F" w:rsidRDefault="00B17E3F" w14:paraId="1B3567F0" w14:textId="77777777">
            <w:pPr>
              <w:pStyle w:val="HTMLPreformatted"/>
              <w:rPr>
                <w:color w:val="000000"/>
                <w:sz w:val="16"/>
                <w:szCs w:val="16"/>
              </w:rPr>
            </w:pPr>
            <w:r w:rsidRPr="00C07C6B">
              <w:rPr>
                <w:color w:val="000000"/>
                <w:sz w:val="16"/>
                <w:szCs w:val="16"/>
              </w:rPr>
              <w:t xml:space="preserve">                    &lt;high value="20010510"/&gt;</w:t>
            </w:r>
          </w:p>
          <w:p w:rsidRPr="00C07C6B" w:rsidR="00B17E3F" w:rsidP="00B17E3F" w:rsidRDefault="00B17E3F" w14:paraId="6AE12F5D" w14:textId="77777777">
            <w:pPr>
              <w:pStyle w:val="HTMLPreformatted"/>
              <w:rPr>
                <w:color w:val="000000"/>
                <w:sz w:val="16"/>
                <w:szCs w:val="16"/>
              </w:rPr>
            </w:pPr>
            <w:r w:rsidRPr="00C07C6B">
              <w:rPr>
                <w:color w:val="000000"/>
                <w:sz w:val="16"/>
                <w:szCs w:val="16"/>
              </w:rPr>
              <w:t xml:space="preserve">                &lt;/validTime&gt;</w:t>
            </w:r>
          </w:p>
          <w:p w:rsidRPr="00C07C6B" w:rsidR="00B17E3F" w:rsidP="00B17E3F" w:rsidRDefault="00B17E3F" w14:paraId="5BE2E012" w14:textId="77777777">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rsidRPr="00C07C6B" w:rsidR="00B17E3F" w:rsidP="00B17E3F" w:rsidRDefault="00B17E3F" w14:paraId="29BAF1ED"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3DFCD58" w14:textId="77777777">
            <w:pPr>
              <w:pStyle w:val="HTMLPreformatted"/>
              <w:rPr>
                <w:color w:val="000000"/>
                <w:sz w:val="16"/>
                <w:szCs w:val="16"/>
              </w:rPr>
            </w:pPr>
            <w:r w:rsidRPr="00C07C6B">
              <w:rPr>
                <w:color w:val="000000"/>
                <w:sz w:val="16"/>
                <w:szCs w:val="16"/>
              </w:rPr>
              <w:t xml:space="preserve">    &lt;/patientRole&gt;</w:t>
            </w:r>
          </w:p>
          <w:p w:rsidRPr="00C07C6B" w:rsidR="00B17E3F" w:rsidP="00BF16F2" w:rsidRDefault="00B17E3F" w14:paraId="3BD55DF2" w14:textId="77777777">
            <w:pPr>
              <w:pStyle w:val="HTMLPreformatted"/>
              <w:rPr>
                <w:color w:val="000000"/>
                <w:sz w:val="16"/>
                <w:szCs w:val="16"/>
              </w:rPr>
            </w:pPr>
            <w:r w:rsidRPr="00C07C6B">
              <w:rPr>
                <w:color w:val="000000"/>
                <w:sz w:val="16"/>
                <w:szCs w:val="16"/>
              </w:rPr>
              <w:t>&lt;/recordTarget&gt;</w:t>
            </w:r>
          </w:p>
        </w:tc>
      </w:tr>
    </w:tbl>
    <w:p w:rsidR="00B17E3F" w:rsidP="00B17E3F" w:rsidRDefault="00B17E3F" w14:paraId="26289232" w14:textId="77777777"/>
    <w:p w:rsidR="00B17E3F" w:rsidP="003A3D50" w:rsidRDefault="00B17E3F" w14:paraId="7D7D5DE1" w14:textId="5EBF9A7A">
      <w:pPr>
        <w:pStyle w:val="Caption"/>
        <w:keepNext/>
        <w:spacing w:after="0"/>
      </w:pPr>
      <w:bookmarkStart w:name="_Toc118898730" w:id="477"/>
      <w:bookmarkStart w:name="_Toc119939932" w:id="478"/>
      <w:bookmarkStart w:name="_Toc135312964" w:id="479"/>
      <w:r>
        <w:t xml:space="preserve">Example </w:t>
      </w:r>
      <w:r>
        <w:fldChar w:fldCharType="begin"/>
      </w:r>
      <w:r>
        <w:instrText>SEQ Example \* ARABIC</w:instrText>
      </w:r>
      <w:r>
        <w:fldChar w:fldCharType="separate"/>
      </w:r>
      <w:r w:rsidR="00DC1072">
        <w:rPr>
          <w:noProof/>
        </w:rPr>
        <w:t>9</w:t>
      </w:r>
      <w: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7"/>
      <w:bookmarkEnd w:id="478"/>
      <w:bookmarkEnd w:id="47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5EDA367A" w14:textId="77777777">
        <w:tc>
          <w:tcPr>
            <w:tcW w:w="9576" w:type="dxa"/>
            <w:shd w:val="clear" w:color="auto" w:fill="auto"/>
          </w:tcPr>
          <w:p w:rsidRPr="00C07C6B" w:rsidR="00B17E3F" w:rsidP="00B17E3F" w:rsidRDefault="00B17E3F" w14:paraId="4D877926" w14:textId="77777777">
            <w:pPr>
              <w:pStyle w:val="HTMLPreformatted"/>
              <w:rPr>
                <w:color w:val="000000"/>
                <w:sz w:val="16"/>
                <w:szCs w:val="16"/>
              </w:rPr>
            </w:pPr>
            <w:r w:rsidRPr="00C07C6B">
              <w:rPr>
                <w:color w:val="000000"/>
                <w:sz w:val="16"/>
                <w:szCs w:val="16"/>
              </w:rPr>
              <w:t xml:space="preserve">&lt;!-- recordTarget example from C-CDA-Examples/Header/Patient Demographic Information </w:t>
            </w:r>
          </w:p>
          <w:p w:rsidRPr="00C07C6B" w:rsidR="00B17E3F" w:rsidP="00B17E3F" w:rsidRDefault="00B17E3F" w14:paraId="613F7CBF" w14:textId="77777777">
            <w:pPr>
              <w:pStyle w:val="HTMLPreformatted"/>
              <w:rPr>
                <w:color w:val="000000"/>
                <w:sz w:val="16"/>
                <w:szCs w:val="16"/>
              </w:rPr>
            </w:pPr>
            <w:r w:rsidRPr="00C07C6B">
              <w:rPr>
                <w:color w:val="000000"/>
                <w:sz w:val="16"/>
                <w:szCs w:val="16"/>
              </w:rPr>
              <w:t xml:space="preserve">    added multiple home addresses</w:t>
            </w:r>
          </w:p>
          <w:p w:rsidRPr="00C07C6B" w:rsidR="00B17E3F" w:rsidP="00B17E3F" w:rsidRDefault="00B17E3F" w14:paraId="5BA19256" w14:textId="77777777">
            <w:pPr>
              <w:pStyle w:val="HTMLPreformatted"/>
              <w:rPr>
                <w:color w:val="000000"/>
                <w:sz w:val="16"/>
                <w:szCs w:val="16"/>
              </w:rPr>
            </w:pPr>
            <w:r w:rsidRPr="00C07C6B">
              <w:rPr>
                <w:color w:val="000000"/>
                <w:sz w:val="16"/>
                <w:szCs w:val="16"/>
              </w:rPr>
              <w:t>--&gt;</w:t>
            </w:r>
          </w:p>
          <w:p w:rsidRPr="00C07C6B" w:rsidR="00B17E3F" w:rsidP="00B17E3F" w:rsidRDefault="00B17E3F" w14:paraId="6077DD1C"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716A5C47"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1862F938"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27FFA2B3" w14:textId="77777777">
            <w:pPr>
              <w:pStyle w:val="HTMLPreformatted"/>
              <w:rPr>
                <w:color w:val="000000"/>
                <w:sz w:val="16"/>
                <w:szCs w:val="16"/>
              </w:rPr>
            </w:pPr>
            <w:r w:rsidRPr="00C07C6B">
              <w:rPr>
                <w:color w:val="000000"/>
                <w:sz w:val="16"/>
                <w:szCs w:val="16"/>
              </w:rPr>
              <w:t xml:space="preserve">        &lt;!-- HP is "primary home" from valueSet 2.16.840.1.113883.1.11.10637 </w:t>
            </w:r>
          </w:p>
          <w:p w:rsidRPr="00C07C6B" w:rsidR="00B17E3F" w:rsidP="00B17E3F" w:rsidRDefault="00B17E3F" w14:paraId="15118033" w14:textId="77777777">
            <w:pPr>
              <w:pStyle w:val="HTMLPreformatted"/>
              <w:rPr>
                <w:color w:val="000000"/>
                <w:sz w:val="16"/>
                <w:szCs w:val="16"/>
              </w:rPr>
            </w:pPr>
            <w:r w:rsidRPr="00C07C6B">
              <w:rPr>
                <w:color w:val="000000"/>
                <w:sz w:val="16"/>
                <w:szCs w:val="16"/>
              </w:rPr>
              <w:t xml:space="preserve">             and in this instance represents patient's current address --&gt;</w:t>
            </w:r>
          </w:p>
          <w:p w:rsidRPr="00C07C6B" w:rsidR="00B17E3F" w:rsidP="00B17E3F" w:rsidRDefault="00B17E3F" w14:paraId="5B6FEFD4" w14:textId="77777777">
            <w:pPr>
              <w:pStyle w:val="HTMLPreformatted"/>
              <w:rPr>
                <w:color w:val="000000"/>
                <w:sz w:val="16"/>
                <w:szCs w:val="16"/>
              </w:rPr>
            </w:pPr>
            <w:r w:rsidRPr="00C07C6B">
              <w:rPr>
                <w:color w:val="000000"/>
                <w:sz w:val="16"/>
                <w:szCs w:val="16"/>
              </w:rPr>
              <w:t xml:space="preserve">        &lt;addr use="HP"&gt;</w:t>
            </w:r>
          </w:p>
          <w:p w:rsidRPr="00C07C6B" w:rsidR="00B17E3F" w:rsidP="00B17E3F" w:rsidRDefault="00B17E3F" w14:paraId="705086E8" w14:textId="77777777">
            <w:pPr>
              <w:pStyle w:val="HTMLPreformatted"/>
              <w:rPr>
                <w:color w:val="000000"/>
                <w:sz w:val="16"/>
                <w:szCs w:val="16"/>
              </w:rPr>
            </w:pPr>
            <w:r w:rsidRPr="00C07C6B">
              <w:rPr>
                <w:color w:val="000000"/>
                <w:sz w:val="16"/>
                <w:szCs w:val="16"/>
              </w:rPr>
              <w:t xml:space="preserve">            &lt;streetAddressLine&gt;152 Creek Lane&lt;/streetAddressLine&gt;</w:t>
            </w:r>
          </w:p>
          <w:p w:rsidRPr="00C07C6B" w:rsidR="00B17E3F" w:rsidP="00B17E3F" w:rsidRDefault="00B17E3F" w14:paraId="5C546BE3" w14:textId="77777777">
            <w:pPr>
              <w:pStyle w:val="HTMLPreformatted"/>
              <w:rPr>
                <w:color w:val="000000"/>
                <w:sz w:val="16"/>
                <w:szCs w:val="16"/>
              </w:rPr>
            </w:pPr>
            <w:r w:rsidRPr="00C07C6B">
              <w:rPr>
                <w:color w:val="000000"/>
                <w:sz w:val="16"/>
                <w:szCs w:val="16"/>
              </w:rPr>
              <w:t xml:space="preserve">            &lt;city&gt;Shelburne&lt;/city&gt;</w:t>
            </w:r>
          </w:p>
          <w:p w:rsidRPr="00C07C6B" w:rsidR="00B17E3F" w:rsidP="00B17E3F" w:rsidRDefault="00B17E3F" w14:paraId="2DBBDC2D"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1AFA75BA" w14:textId="77777777">
            <w:pPr>
              <w:pStyle w:val="HTMLPreformatted"/>
              <w:rPr>
                <w:color w:val="000000"/>
                <w:sz w:val="16"/>
                <w:szCs w:val="16"/>
              </w:rPr>
            </w:pPr>
            <w:r w:rsidRPr="00C07C6B">
              <w:rPr>
                <w:color w:val="000000"/>
                <w:sz w:val="16"/>
                <w:szCs w:val="16"/>
              </w:rPr>
              <w:t xml:space="preserve">            &lt;postalCode&gt;05455&lt;/postalCode&gt;</w:t>
            </w:r>
          </w:p>
          <w:p w:rsidRPr="00C07C6B" w:rsidR="00B17E3F" w:rsidP="00B17E3F" w:rsidRDefault="00B17E3F" w14:paraId="1583301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4D7F1A9"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4B5ED967" w14:textId="77777777">
            <w:pPr>
              <w:pStyle w:val="HTMLPreformatted"/>
              <w:rPr>
                <w:color w:val="000000"/>
                <w:sz w:val="16"/>
                <w:szCs w:val="16"/>
              </w:rPr>
            </w:pPr>
            <w:r w:rsidRPr="00C07C6B">
              <w:rPr>
                <w:color w:val="000000"/>
                <w:sz w:val="16"/>
                <w:szCs w:val="16"/>
              </w:rPr>
              <w:t xml:space="preserve">                &lt;low value="20110822"/&gt;</w:t>
            </w:r>
          </w:p>
          <w:p w:rsidRPr="00C07C6B" w:rsidR="00B17E3F" w:rsidP="00B17E3F" w:rsidRDefault="00B17E3F" w14:paraId="10C72BAC"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43E32480" w14:textId="77777777">
            <w:pPr>
              <w:pStyle w:val="HTMLPreformatted"/>
              <w:rPr>
                <w:color w:val="000000"/>
                <w:sz w:val="16"/>
                <w:szCs w:val="16"/>
              </w:rPr>
            </w:pPr>
            <w:r w:rsidRPr="00C07C6B">
              <w:rPr>
                <w:color w:val="000000"/>
                <w:sz w:val="16"/>
                <w:szCs w:val="16"/>
              </w:rPr>
              <w:t xml:space="preserve">            &lt;!-- It is permissible to omit a low element to indicate current residence --&gt;</w:t>
            </w:r>
          </w:p>
          <w:p w:rsidRPr="00C07C6B" w:rsidR="00B17E3F" w:rsidP="00B17E3F" w:rsidRDefault="00B17E3F" w14:paraId="7BFC131F" w14:textId="77777777">
            <w:pPr>
              <w:pStyle w:val="HTMLPreformatted"/>
              <w:rPr>
                <w:color w:val="000000"/>
                <w:sz w:val="16"/>
                <w:szCs w:val="16"/>
              </w:rPr>
            </w:pPr>
            <w:r w:rsidRPr="00C07C6B">
              <w:rPr>
                <w:color w:val="000000"/>
                <w:sz w:val="16"/>
                <w:szCs w:val="16"/>
              </w:rPr>
              <w:t xml:space="preserve">            &lt;!-- It is permissible to omit a high element or use nullFlavor='NA' --&gt;</w:t>
            </w:r>
          </w:p>
          <w:p w:rsidRPr="00C07C6B" w:rsidR="00B17E3F" w:rsidP="00B17E3F" w:rsidRDefault="00B17E3F" w14:paraId="10767730"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2BC727B5" w14:textId="77777777">
            <w:pPr>
              <w:pStyle w:val="HTMLPreformatted"/>
              <w:rPr>
                <w:color w:val="000000"/>
                <w:sz w:val="16"/>
                <w:szCs w:val="16"/>
              </w:rPr>
            </w:pPr>
            <w:r w:rsidRPr="00C07C6B">
              <w:rPr>
                <w:color w:val="000000"/>
                <w:sz w:val="16"/>
                <w:szCs w:val="16"/>
              </w:rPr>
              <w:t xml:space="preserve">        &lt;addr use="H"&gt;</w:t>
            </w:r>
          </w:p>
          <w:p w:rsidRPr="00C07C6B" w:rsidR="00B17E3F" w:rsidP="00B17E3F" w:rsidRDefault="00B17E3F" w14:paraId="124B183C" w14:textId="77777777">
            <w:pPr>
              <w:pStyle w:val="HTMLPreformatted"/>
              <w:rPr>
                <w:color w:val="000000"/>
                <w:sz w:val="16"/>
                <w:szCs w:val="16"/>
              </w:rPr>
            </w:pPr>
            <w:r w:rsidRPr="00C07C6B">
              <w:rPr>
                <w:color w:val="000000"/>
                <w:sz w:val="16"/>
                <w:szCs w:val="16"/>
              </w:rPr>
              <w:t xml:space="preserve">            &lt;streetAddressLine&gt;191 S OAK AVE&lt;/streetAddressLine&gt;</w:t>
            </w:r>
          </w:p>
          <w:p w:rsidRPr="00C07C6B" w:rsidR="00B17E3F" w:rsidP="00B17E3F" w:rsidRDefault="00B17E3F" w14:paraId="65ED623A" w14:textId="77777777">
            <w:pPr>
              <w:pStyle w:val="HTMLPreformatted"/>
              <w:rPr>
                <w:color w:val="000000"/>
                <w:sz w:val="16"/>
                <w:szCs w:val="16"/>
              </w:rPr>
            </w:pPr>
            <w:r w:rsidRPr="00C07C6B">
              <w:rPr>
                <w:color w:val="000000"/>
                <w:sz w:val="16"/>
                <w:szCs w:val="16"/>
              </w:rPr>
              <w:t xml:space="preserve">            &lt;city&gt;BURLINGTON&lt;/city&gt;</w:t>
            </w:r>
          </w:p>
          <w:p w:rsidRPr="00C07C6B" w:rsidR="00B17E3F" w:rsidP="00B17E3F" w:rsidRDefault="00B17E3F" w14:paraId="5EDE4042"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0F54011E" w14:textId="77777777">
            <w:pPr>
              <w:pStyle w:val="HTMLPreformatted"/>
              <w:rPr>
                <w:color w:val="000000"/>
                <w:sz w:val="16"/>
                <w:szCs w:val="16"/>
              </w:rPr>
            </w:pPr>
            <w:r w:rsidRPr="00C07C6B">
              <w:rPr>
                <w:color w:val="000000"/>
                <w:sz w:val="16"/>
                <w:szCs w:val="16"/>
              </w:rPr>
              <w:t xml:space="preserve">            &lt;postalCode&gt;05422&lt;/postalCode&gt;</w:t>
            </w:r>
          </w:p>
          <w:p w:rsidRPr="00C07C6B" w:rsidR="00B17E3F" w:rsidP="00B17E3F" w:rsidRDefault="00B17E3F" w14:paraId="24BB86E9"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49335629"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517D419A" w14:textId="77777777">
            <w:pPr>
              <w:pStyle w:val="HTMLPreformatted"/>
              <w:rPr>
                <w:color w:val="000000"/>
                <w:sz w:val="16"/>
                <w:szCs w:val="16"/>
              </w:rPr>
            </w:pPr>
            <w:r w:rsidRPr="00C07C6B">
              <w:rPr>
                <w:color w:val="000000"/>
                <w:sz w:val="16"/>
                <w:szCs w:val="16"/>
              </w:rPr>
              <w:t xml:space="preserve">                &lt;low value="20110131"/&gt;</w:t>
            </w:r>
          </w:p>
          <w:p w:rsidRPr="00C07C6B" w:rsidR="00B17E3F" w:rsidP="00B17E3F" w:rsidRDefault="00B17E3F" w14:paraId="4D4AA190" w14:textId="77777777">
            <w:pPr>
              <w:pStyle w:val="HTMLPreformatted"/>
              <w:rPr>
                <w:color w:val="000000"/>
                <w:sz w:val="16"/>
                <w:szCs w:val="16"/>
              </w:rPr>
            </w:pPr>
            <w:r w:rsidRPr="00C07C6B">
              <w:rPr>
                <w:color w:val="000000"/>
                <w:sz w:val="16"/>
                <w:szCs w:val="16"/>
              </w:rPr>
              <w:t xml:space="preserve">                &lt;high value="20110821"/&gt;</w:t>
            </w:r>
          </w:p>
          <w:p w:rsidRPr="00C07C6B" w:rsidR="00B17E3F" w:rsidP="00B17E3F" w:rsidRDefault="00B17E3F" w14:paraId="4324EB60"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7A66A873"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4F59372B" w14:textId="77777777">
            <w:pPr>
              <w:pStyle w:val="HTMLPreformatted"/>
              <w:rPr>
                <w:color w:val="000000"/>
                <w:sz w:val="16"/>
                <w:szCs w:val="16"/>
              </w:rPr>
            </w:pPr>
            <w:r w:rsidRPr="00C07C6B">
              <w:rPr>
                <w:color w:val="000000"/>
                <w:sz w:val="16"/>
                <w:szCs w:val="16"/>
              </w:rPr>
              <w:t xml:space="preserve">        &lt;addr use="H"&gt;</w:t>
            </w:r>
          </w:p>
          <w:p w:rsidRPr="00C07C6B" w:rsidR="00B17E3F" w:rsidP="00B17E3F" w:rsidRDefault="00B17E3F" w14:paraId="2CA63BF9" w14:textId="77777777">
            <w:pPr>
              <w:pStyle w:val="HTMLPreformatted"/>
              <w:rPr>
                <w:color w:val="000000"/>
                <w:sz w:val="16"/>
                <w:szCs w:val="16"/>
              </w:rPr>
            </w:pPr>
            <w:r w:rsidRPr="00C07C6B">
              <w:rPr>
                <w:color w:val="000000"/>
                <w:sz w:val="16"/>
                <w:szCs w:val="16"/>
              </w:rPr>
              <w:t xml:space="preserve">            &lt;streetAddressLine&gt;1141 W MAIN AVE&lt;/streetAddressLine&gt;</w:t>
            </w:r>
          </w:p>
          <w:p w:rsidRPr="00C07C6B" w:rsidR="00B17E3F" w:rsidP="00B17E3F" w:rsidRDefault="00B17E3F" w14:paraId="005780A6" w14:textId="77777777">
            <w:pPr>
              <w:pStyle w:val="HTMLPreformatted"/>
              <w:rPr>
                <w:color w:val="000000"/>
                <w:sz w:val="16"/>
                <w:szCs w:val="16"/>
              </w:rPr>
            </w:pPr>
            <w:r w:rsidRPr="00C07C6B">
              <w:rPr>
                <w:color w:val="000000"/>
                <w:sz w:val="16"/>
                <w:szCs w:val="16"/>
              </w:rPr>
              <w:t xml:space="preserve">            &lt;city&gt;CHICAGO&lt;/city&gt;</w:t>
            </w:r>
          </w:p>
          <w:p w:rsidRPr="00C07C6B" w:rsidR="00B17E3F" w:rsidP="00B17E3F" w:rsidRDefault="00B17E3F" w14:paraId="37EF14D5" w14:textId="77777777">
            <w:pPr>
              <w:pStyle w:val="HTMLPreformatted"/>
              <w:rPr>
                <w:color w:val="000000"/>
                <w:sz w:val="16"/>
                <w:szCs w:val="16"/>
              </w:rPr>
            </w:pPr>
            <w:r w:rsidRPr="00C07C6B">
              <w:rPr>
                <w:color w:val="000000"/>
                <w:sz w:val="16"/>
                <w:szCs w:val="16"/>
              </w:rPr>
              <w:t xml:space="preserve">            &lt;state&gt;IL&lt;/state&gt;</w:t>
            </w:r>
          </w:p>
          <w:p w:rsidRPr="00C07C6B" w:rsidR="00B17E3F" w:rsidP="00B17E3F" w:rsidRDefault="00B17E3F" w14:paraId="69FEEF84" w14:textId="77777777">
            <w:pPr>
              <w:pStyle w:val="HTMLPreformatted"/>
              <w:rPr>
                <w:color w:val="000000"/>
                <w:sz w:val="16"/>
                <w:szCs w:val="16"/>
              </w:rPr>
            </w:pPr>
            <w:r w:rsidRPr="00C07C6B">
              <w:rPr>
                <w:color w:val="000000"/>
                <w:sz w:val="16"/>
                <w:szCs w:val="16"/>
              </w:rPr>
              <w:t xml:space="preserve">            &lt;postalCode&gt;60613&lt;/postalCode&gt;</w:t>
            </w:r>
          </w:p>
          <w:p w:rsidRPr="00C07C6B" w:rsidR="00B17E3F" w:rsidP="00B17E3F" w:rsidRDefault="00B17E3F" w14:paraId="743795C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13792885"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2A141F4E" w14:textId="77777777">
            <w:pPr>
              <w:pStyle w:val="HTMLPreformatted"/>
              <w:rPr>
                <w:color w:val="000000"/>
                <w:sz w:val="16"/>
                <w:szCs w:val="16"/>
              </w:rPr>
            </w:pPr>
            <w:r w:rsidRPr="00C07C6B">
              <w:rPr>
                <w:color w:val="000000"/>
                <w:sz w:val="16"/>
                <w:szCs w:val="16"/>
              </w:rPr>
              <w:t xml:space="preserve">                &lt;low value="20070513"/&gt;</w:t>
            </w:r>
          </w:p>
          <w:p w:rsidRPr="00C07C6B" w:rsidR="00B17E3F" w:rsidP="00B17E3F" w:rsidRDefault="00B17E3F" w14:paraId="6101B486" w14:textId="77777777">
            <w:pPr>
              <w:pStyle w:val="HTMLPreformatted"/>
              <w:rPr>
                <w:color w:val="000000"/>
                <w:sz w:val="16"/>
                <w:szCs w:val="16"/>
              </w:rPr>
            </w:pPr>
            <w:r w:rsidRPr="00C07C6B">
              <w:rPr>
                <w:color w:val="000000"/>
                <w:sz w:val="16"/>
                <w:szCs w:val="16"/>
              </w:rPr>
              <w:t xml:space="preserve">                &lt;high value="20110130"/&gt;</w:t>
            </w:r>
          </w:p>
          <w:p w:rsidRPr="00C07C6B" w:rsidR="00B17E3F" w:rsidP="00B17E3F" w:rsidRDefault="00B17E3F" w14:paraId="19775392"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11CDC82E"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1E8552C5" w14:textId="77777777">
            <w:pPr>
              <w:pStyle w:val="HTMLPreformatted"/>
              <w:rPr>
                <w:color w:val="000000"/>
                <w:sz w:val="16"/>
                <w:szCs w:val="16"/>
              </w:rPr>
            </w:pPr>
            <w:r w:rsidRPr="00C07C6B">
              <w:rPr>
                <w:color w:val="000000"/>
                <w:sz w:val="16"/>
                <w:szCs w:val="16"/>
              </w:rPr>
              <w:t xml:space="preserve">        &lt;telecom value="tel:+1(565)867-5309" use="MC"/&gt;</w:t>
            </w:r>
          </w:p>
          <w:p w:rsidRPr="00C07C6B" w:rsidR="00B17E3F" w:rsidP="00B17E3F" w:rsidRDefault="00B17E3F" w14:paraId="7BC52308"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54DDF77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626AAEE6"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31C48945"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BD2DC21"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4353C37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7F7D9DA3" w14:textId="77777777">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rsidRPr="00C07C6B" w:rsidR="00B17E3F" w:rsidP="00B17E3F" w:rsidRDefault="00B17E3F" w14:paraId="11158362" w14:textId="77777777">
            <w:pPr>
              <w:pStyle w:val="HTMLPreformatted"/>
              <w:rPr>
                <w:color w:val="000000"/>
                <w:sz w:val="16"/>
                <w:szCs w:val="16"/>
              </w:rPr>
            </w:pPr>
            <w:r w:rsidRPr="00C07C6B">
              <w:rPr>
                <w:color w:val="000000"/>
                <w:sz w:val="16"/>
                <w:szCs w:val="16"/>
              </w:rPr>
              <w:t xml:space="preserve">            &lt;birthTime value="19621022"/&gt;</w:t>
            </w:r>
          </w:p>
          <w:p w:rsidRPr="00C07C6B" w:rsidR="00B17E3F" w:rsidP="00B17E3F" w:rsidRDefault="00B17E3F" w14:paraId="015E022C" w14:textId="77777777">
            <w:pPr>
              <w:pStyle w:val="HTMLPreformatted"/>
              <w:rPr>
                <w:color w:val="000000"/>
                <w:sz w:val="16"/>
                <w:szCs w:val="16"/>
              </w:rPr>
            </w:pPr>
            <w:r w:rsidRPr="00C07C6B">
              <w:rPr>
                <w:color w:val="000000"/>
                <w:sz w:val="16"/>
                <w:szCs w:val="16"/>
              </w:rPr>
              <w:t xml:space="preserve">            &lt;maritalStatusCode code="M" displayName="Married" codeSystem="2.16.840.1.113883.5.2" </w:t>
            </w:r>
            <w:r w:rsidRPr="00C07C6B">
              <w:rPr>
                <w:color w:val="000000"/>
                <w:sz w:val="16"/>
                <w:szCs w:val="16"/>
              </w:rPr>
              <w:t>codeSystemName="MaritalStatus"/&gt;</w:t>
            </w:r>
          </w:p>
          <w:p w:rsidRPr="00C07C6B" w:rsidR="00B17E3F" w:rsidP="00B17E3F" w:rsidRDefault="00B17E3F" w14:paraId="0E8614F9" w14:textId="77777777">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rsidRPr="00C07C6B" w:rsidR="00B17E3F" w:rsidP="00B17E3F" w:rsidRDefault="00B17E3F" w14:paraId="48DF56C5" w14:textId="77777777">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rsidRPr="00C07C6B" w:rsidR="00B17E3F" w:rsidP="00B17E3F" w:rsidRDefault="00B17E3F" w14:paraId="3B109F64" w14:textId="77777777">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rsidRPr="00C07C6B" w:rsidR="00B17E3F" w:rsidP="00B17E3F" w:rsidRDefault="00B17E3F" w14:paraId="07BF9CFE"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5CF671B2" w14:textId="77777777">
            <w:pPr>
              <w:pStyle w:val="HTMLPreformatted"/>
              <w:rPr>
                <w:color w:val="000000"/>
                <w:sz w:val="16"/>
                <w:szCs w:val="16"/>
              </w:rPr>
            </w:pPr>
            <w:r w:rsidRPr="00C07C6B">
              <w:rPr>
                <w:color w:val="000000"/>
                <w:sz w:val="16"/>
                <w:szCs w:val="16"/>
              </w:rPr>
              <w:t xml:space="preserve">                &lt;languageCode code="eng"/&gt;</w:t>
            </w:r>
          </w:p>
          <w:p w:rsidRPr="00C07C6B" w:rsidR="00B17E3F" w:rsidP="00B17E3F" w:rsidRDefault="00B17E3F" w14:paraId="7574A70E"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1739CBC9" w14:textId="77777777">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rsidRPr="00C07C6B" w:rsidR="00B17E3F" w:rsidP="00B17E3F" w:rsidRDefault="00B17E3F" w14:paraId="1F4B8FB3" w14:textId="77777777">
            <w:pPr>
              <w:pStyle w:val="HTMLPreformatted"/>
              <w:rPr>
                <w:color w:val="000000"/>
                <w:sz w:val="16"/>
                <w:szCs w:val="16"/>
              </w:rPr>
            </w:pPr>
            <w:r w:rsidRPr="00C07C6B">
              <w:rPr>
                <w:color w:val="000000"/>
                <w:sz w:val="16"/>
                <w:szCs w:val="16"/>
              </w:rPr>
              <w:t xml:space="preserve">                &lt;preferenceInd value="true"/&gt;</w:t>
            </w:r>
          </w:p>
          <w:p w:rsidRPr="00C07C6B" w:rsidR="00B17E3F" w:rsidP="00B17E3F" w:rsidRDefault="00B17E3F" w14:paraId="30D489EA"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64BB9F36"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D7C638" w14:textId="77777777">
            <w:pPr>
              <w:pStyle w:val="HTMLPreformatted"/>
              <w:rPr>
                <w:color w:val="000000"/>
                <w:sz w:val="16"/>
                <w:szCs w:val="16"/>
              </w:rPr>
            </w:pPr>
            <w:r w:rsidRPr="00C07C6B">
              <w:rPr>
                <w:color w:val="000000"/>
                <w:sz w:val="16"/>
                <w:szCs w:val="16"/>
              </w:rPr>
              <w:t xml:space="preserve">                &lt;languageCode code="ita"/&gt;</w:t>
            </w:r>
          </w:p>
          <w:p w:rsidRPr="00C07C6B" w:rsidR="00B17E3F" w:rsidP="00B17E3F" w:rsidRDefault="00B17E3F" w14:paraId="4CDBFF86"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2EE6A5D3" w14:textId="77777777">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rsidRPr="00C07C6B" w:rsidR="00B17E3F" w:rsidP="00B17E3F" w:rsidRDefault="00B17E3F" w14:paraId="617469F0" w14:textId="77777777">
            <w:pPr>
              <w:pStyle w:val="HTMLPreformatted"/>
              <w:rPr>
                <w:color w:val="000000"/>
                <w:sz w:val="16"/>
                <w:szCs w:val="16"/>
              </w:rPr>
            </w:pPr>
            <w:r w:rsidRPr="00C07C6B">
              <w:rPr>
                <w:color w:val="000000"/>
                <w:sz w:val="16"/>
                <w:szCs w:val="16"/>
              </w:rPr>
              <w:t xml:space="preserve">                &lt;preferenceInd value="false"/&gt;</w:t>
            </w:r>
          </w:p>
          <w:p w:rsidRPr="00C07C6B" w:rsidR="00B17E3F" w:rsidP="00B17E3F" w:rsidRDefault="00B17E3F" w14:paraId="4A1117AB"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C5E22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1E819C48" w14:textId="77777777">
            <w:pPr>
              <w:pStyle w:val="HTMLPreformatted"/>
              <w:rPr>
                <w:color w:val="000000"/>
                <w:sz w:val="16"/>
                <w:szCs w:val="16"/>
              </w:rPr>
            </w:pPr>
            <w:r w:rsidRPr="00C07C6B">
              <w:rPr>
                <w:color w:val="000000"/>
                <w:sz w:val="16"/>
                <w:szCs w:val="16"/>
              </w:rPr>
              <w:t xml:space="preserve">    &lt;/patientRole&gt;</w:t>
            </w:r>
          </w:p>
          <w:p w:rsidRPr="00C07C6B" w:rsidR="00B17E3F" w:rsidP="00BF16F2" w:rsidRDefault="00B17E3F" w14:paraId="6D552CC7" w14:textId="77777777">
            <w:pPr>
              <w:pStyle w:val="HTMLPreformatted"/>
              <w:rPr>
                <w:color w:val="000000"/>
                <w:sz w:val="16"/>
                <w:szCs w:val="16"/>
              </w:rPr>
            </w:pPr>
            <w:r w:rsidRPr="00C07C6B">
              <w:rPr>
                <w:color w:val="000000"/>
                <w:sz w:val="16"/>
                <w:szCs w:val="16"/>
              </w:rPr>
              <w:t>&lt;/recordTarget&gt;</w:t>
            </w:r>
          </w:p>
          <w:p w:rsidR="00B17E3F" w:rsidP="00B17E3F" w:rsidRDefault="00B17E3F" w14:paraId="77A3B817" w14:textId="77777777"/>
        </w:tc>
      </w:tr>
    </w:tbl>
    <w:p w:rsidRPr="00B17E3F" w:rsidR="00B17E3F" w:rsidP="003A3D50" w:rsidRDefault="00B17E3F" w14:paraId="7468C45A" w14:textId="77777777"/>
    <w:p w:rsidRPr="00C64922" w:rsidR="00A10C4D" w:rsidP="004C76D9" w:rsidRDefault="00A10C4D" w14:paraId="7241AF52" w14:textId="77777777">
      <w:pPr>
        <w:pStyle w:val="Heading4"/>
      </w:pPr>
      <w:bookmarkStart w:name="_Toc11043571" w:id="480"/>
      <w:bookmarkEnd w:id="470"/>
      <w:r w:rsidRPr="00C64922">
        <w:t>@use and @qualifier attributes for Patient name</w:t>
      </w:r>
      <w:bookmarkEnd w:id="480"/>
    </w:p>
    <w:p w:rsidRPr="007770C6" w:rsidR="00A10C4D" w:rsidP="00B505D2" w:rsidRDefault="00A10C4D" w14:paraId="5CEFDC17" w14:textId="77777777">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rsidRPr="007770C6" w:rsidR="00A10C4D" w:rsidP="00B505D2" w:rsidRDefault="00A10C4D" w14:paraId="78DB4F92" w14:textId="695C777A">
      <w:pPr>
        <w:pStyle w:val="Default"/>
        <w:spacing w:after="120"/>
        <w:rPr>
          <w:sz w:val="20"/>
        </w:rPr>
      </w:pPr>
      <w:r w:rsidRPr="007770C6">
        <w:rPr>
          <w:sz w:val="20"/>
        </w:rPr>
        <w:t>These value sets are available in the C-CDA Value Set Release Package available from the Downloads page of the Value Set Authority Center</w:t>
      </w:r>
      <w:r w:rsidRPr="007770C6" w:rsidR="00CA3E84">
        <w:rPr>
          <w:sz w:val="20"/>
        </w:rPr>
        <w:t>.</w:t>
      </w:r>
      <w:r w:rsidRPr="007770C6" w:rsidR="00CA3E84">
        <w:rPr>
          <w:rStyle w:val="FootnoteReference"/>
          <w:sz w:val="20"/>
        </w:rPr>
        <w:footnoteReference w:id="64"/>
      </w:r>
      <w:r w:rsidRPr="007770C6">
        <w:rPr>
          <w:sz w:val="2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F491A" w:rsidTr="00254B4A" w14:paraId="16A7EDF2" w14:textId="77777777">
        <w:tc>
          <w:tcPr>
            <w:tcW w:w="725" w:type="dxa"/>
            <w:tcBorders>
              <w:right w:val="nil"/>
            </w:tcBorders>
            <w:shd w:val="clear" w:color="auto" w:fill="C6D9F1"/>
          </w:tcPr>
          <w:p w:rsidRPr="00C64922" w:rsidR="002F491A" w:rsidP="0007159E" w:rsidRDefault="002F491A" w14:paraId="78B06024" w14:textId="77777777">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2F491A" w:rsidP="007770C6" w:rsidRDefault="002F491A" w14:paraId="448753D5" w14:textId="4A98E71C">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Pr="00C64922" w:rsidR="002F491A" w:rsidTr="00254B4A" w14:paraId="1603CD5C" w14:textId="77777777">
        <w:tc>
          <w:tcPr>
            <w:tcW w:w="725" w:type="dxa"/>
            <w:tcBorders>
              <w:right w:val="nil"/>
            </w:tcBorders>
            <w:shd w:val="clear" w:color="auto" w:fill="C6D9F1"/>
          </w:tcPr>
          <w:p w:rsidR="002F491A" w:rsidP="0007159E" w:rsidRDefault="002F491A" w14:paraId="43600F0B" w14:textId="77777777">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2F491A" w:rsidP="0007159E" w:rsidRDefault="002F491A" w14:paraId="572DE054" w14:textId="45FF40EB">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rsidRPr="00D14360" w:rsidR="002F491A" w:rsidP="00B505D2" w:rsidRDefault="002F491A" w14:paraId="4E2B92ED" w14:textId="77777777">
      <w:pPr>
        <w:pStyle w:val="Default"/>
        <w:spacing w:after="120"/>
        <w:rPr>
          <w:szCs w:val="22"/>
        </w:rPr>
      </w:pPr>
    </w:p>
    <w:p w:rsidR="00CC03A6" w:rsidP="00C65E25" w:rsidRDefault="00CC03A6" w14:paraId="2F6A040F" w14:textId="1492AF35">
      <w:pPr>
        <w:pStyle w:val="Caption"/>
        <w:keepNext/>
        <w:spacing w:after="0"/>
        <w:ind w:left="90"/>
      </w:pPr>
      <w:bookmarkStart w:name="_Toc118898731" w:id="481"/>
      <w:bookmarkStart w:name="_Toc119939933" w:id="482"/>
      <w:bookmarkStart w:name="_Toc135312965" w:id="483"/>
      <w:r>
        <w:t xml:space="preserve">Example </w:t>
      </w:r>
      <w:r>
        <w:fldChar w:fldCharType="begin"/>
      </w:r>
      <w:r>
        <w:instrText>SEQ Example \* ARABIC</w:instrText>
      </w:r>
      <w:r>
        <w:fldChar w:fldCharType="separate"/>
      </w:r>
      <w:r w:rsidR="00DC1072">
        <w:rPr>
          <w:noProof/>
        </w:rPr>
        <w:t>10</w:t>
      </w:r>
      <w:r>
        <w:fldChar w:fldCharType="end"/>
      </w:r>
      <w:r>
        <w:t xml:space="preserve">: </w:t>
      </w:r>
      <w:r w:rsidR="009D1583">
        <w:t>Logical display order of name pieces</w:t>
      </w:r>
      <w:bookmarkEnd w:id="481"/>
      <w:bookmarkEnd w:id="482"/>
      <w:bookmarkEnd w:id="483"/>
    </w:p>
    <w:p w:rsidRPr="0018603D" w:rsidR="005632F7" w:rsidRDefault="00616B12" w14:paraId="7CAD23E0" w14:textId="0A6D33F3">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1CC2CA3B" w14:textId="77777777">
        <w:tc>
          <w:tcPr>
            <w:tcW w:w="9576" w:type="dxa"/>
            <w:shd w:val="clear" w:color="auto" w:fill="auto"/>
          </w:tcPr>
          <w:p w:rsidRPr="005E1ED2" w:rsidR="00CC03A6" w:rsidP="003414CA" w:rsidRDefault="00CC03A6" w14:paraId="2616DD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rsidRPr="00916D2D" w:rsidR="00CC03A6" w:rsidP="003414CA" w:rsidRDefault="00CC03A6" w14:paraId="562D03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rsidRPr="00916D2D" w:rsidR="00CC03A6" w:rsidP="003414CA" w:rsidRDefault="00CC03A6" w14:paraId="17E312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rsidRPr="00916D2D" w:rsidR="00CC03A6" w:rsidP="003414CA" w:rsidRDefault="00CC03A6" w14:paraId="7D573C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16B96F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rsidRPr="00916D2D" w:rsidR="00CC03A6" w:rsidP="003414CA" w:rsidRDefault="00CC03A6" w14:paraId="62F513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6EFF99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rsidRPr="00916D2D" w:rsidR="00CC03A6" w:rsidP="003414CA" w:rsidRDefault="00CC03A6" w14:paraId="5EB946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4E270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E0F2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260FE1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4A41C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rsidRPr="00916D2D" w:rsidR="00CC03A6" w:rsidP="003414CA" w:rsidRDefault="00CC03A6" w14:paraId="578E3C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6BF9D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001787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rsidRPr="00916D2D" w:rsidR="00CC03A6" w:rsidP="003414CA" w:rsidRDefault="00CC03A6" w14:paraId="21A56C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62523F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84BF4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rsidRPr="00916D2D" w:rsidR="00CC03A6" w:rsidP="003414CA" w:rsidRDefault="00CC03A6" w14:paraId="64F1C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2B8009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rsidRPr="00916D2D" w:rsidR="00CC03A6" w:rsidP="003414CA" w:rsidRDefault="00CC03A6" w14:paraId="69EB6D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7DAE6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73C7C5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1FE5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rsidRPr="00916D2D" w:rsidR="00CC03A6" w:rsidP="003414CA" w:rsidRDefault="00CC03A6" w14:paraId="25F4B2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375EEA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4F4C56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E9436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rsidRPr="00916D2D" w:rsidR="00CC03A6" w:rsidP="003414CA" w:rsidRDefault="00CC03A6" w14:paraId="57044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93050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rsidRPr="00916D2D" w:rsidR="00CC03A6" w:rsidP="003414CA" w:rsidRDefault="00CC03A6" w14:paraId="2D7EF4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7A78BB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4AB2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5808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rsidRPr="00916D2D" w:rsidR="00CC03A6" w:rsidP="003414CA" w:rsidRDefault="00CC03A6" w14:paraId="1F309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rsidRPr="00916D2D" w:rsidR="00CC03A6" w:rsidP="003414CA" w:rsidRDefault="00CC03A6" w14:paraId="256DD1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rsidRPr="00916D2D" w:rsidR="00CC03A6" w:rsidP="003414CA" w:rsidRDefault="00CC03A6" w14:paraId="0102C3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620461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5D2860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11BE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72DE5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6DB96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013657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rsidR="00CC03A6" w:rsidP="00B505D2" w:rsidRDefault="00CC03A6" w14:paraId="77D4F06E" w14:textId="77777777">
      <w:pPr>
        <w:pStyle w:val="Default"/>
        <w:spacing w:after="120"/>
        <w:rPr>
          <w:szCs w:val="22"/>
        </w:rPr>
      </w:pPr>
    </w:p>
    <w:p w:rsidRPr="003A3D50" w:rsidR="00CC03A6" w:rsidP="00CC03A6" w:rsidRDefault="00CC03A6" w14:paraId="3F189D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rsidR="00CC03A6" w:rsidP="00CC03A6" w:rsidRDefault="00CC03A6" w14:paraId="2E6841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725"/>
      </w:tblGrid>
      <w:tr w:rsidRPr="00D14360" w:rsidR="00CC03A6" w:rsidTr="003A3D50" w14:paraId="63FE48D5" w14:textId="77777777">
        <w:tc>
          <w:tcPr>
            <w:tcW w:w="625" w:type="dxa"/>
            <w:tcBorders>
              <w:right w:val="nil"/>
            </w:tcBorders>
            <w:shd w:val="clear" w:color="auto" w:fill="B8CCE4"/>
          </w:tcPr>
          <w:p w:rsidRPr="00D14360" w:rsidR="00CC03A6" w:rsidP="003414CA" w:rsidRDefault="00634398" w14:paraId="70B66BB3" w14:textId="77777777">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rsidRPr="00D14360" w:rsidR="00CC03A6" w:rsidP="003A3D50" w:rsidRDefault="00CC03A6" w14:paraId="214EB83A" w14:textId="7B7E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Content Consumers SHALL NOT treat id elements that include a nullFlavor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rsidR="00CC03A6" w:rsidP="00B505D2" w:rsidRDefault="00CC03A6" w14:paraId="2D3D0353" w14:textId="77777777">
      <w:pPr>
        <w:pStyle w:val="Default"/>
        <w:spacing w:after="120"/>
        <w:rPr>
          <w:szCs w:val="22"/>
        </w:rPr>
      </w:pPr>
    </w:p>
    <w:p w:rsidR="00CC03A6" w:rsidP="00C65E25" w:rsidRDefault="00CC03A6" w14:paraId="18B548DE" w14:textId="2B5A17FC">
      <w:pPr>
        <w:pStyle w:val="Caption"/>
        <w:keepNext/>
        <w:spacing w:after="0"/>
        <w:ind w:firstLine="90"/>
      </w:pPr>
      <w:bookmarkStart w:name="_Toc118898732" w:id="484"/>
      <w:bookmarkStart w:name="_Toc119939934" w:id="485"/>
      <w:bookmarkStart w:name="_Toc135312966" w:id="486"/>
      <w:r>
        <w:t xml:space="preserve">Example </w:t>
      </w:r>
      <w:r>
        <w:fldChar w:fldCharType="begin"/>
      </w:r>
      <w:r>
        <w:instrText>SEQ Example \* ARABIC</w:instrText>
      </w:r>
      <w:r>
        <w:fldChar w:fldCharType="separate"/>
      </w:r>
      <w:r w:rsidR="00DC1072">
        <w:rPr>
          <w:noProof/>
        </w:rPr>
        <w:t>11</w:t>
      </w:r>
      <w:r>
        <w:fldChar w:fldCharType="end"/>
      </w:r>
      <w:r>
        <w:t>: H</w:t>
      </w:r>
      <w:r w:rsidRPr="00954BCD">
        <w:t>ow to represent a social security number (SSN) that has been masked to show only the last four digits</w:t>
      </w:r>
      <w:r>
        <w:t>.</w:t>
      </w:r>
      <w:bookmarkEnd w:id="484"/>
      <w:bookmarkEnd w:id="485"/>
      <w:bookmarkEnd w:id="486"/>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6EC43360" w14:textId="77777777">
        <w:tc>
          <w:tcPr>
            <w:tcW w:w="9576" w:type="dxa"/>
            <w:shd w:val="clear" w:color="auto" w:fill="auto"/>
          </w:tcPr>
          <w:p w:rsidRPr="00916D2D" w:rsidR="00CC03A6" w:rsidP="003414CA" w:rsidRDefault="00CC03A6" w14:paraId="7DB92B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rsidRPr="00916D2D" w:rsidR="00CC03A6" w:rsidP="003414CA" w:rsidRDefault="00CC03A6" w14:paraId="43CA09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rsidRPr="00916D2D" w:rsidR="00CC03A6" w:rsidP="003414CA" w:rsidRDefault="00CC03A6" w14:paraId="38DBAF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5EE2AB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rsidRPr="00916D2D" w:rsidR="00CC03A6" w:rsidP="003414CA" w:rsidRDefault="00CC03A6" w14:paraId="38CB8A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rsidRPr="00916D2D" w:rsidR="00CC03A6" w:rsidP="003414CA" w:rsidRDefault="00CC03A6" w14:paraId="73807F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rsidRPr="00916D2D" w:rsidR="00CC03A6" w:rsidP="003414CA" w:rsidRDefault="00CC03A6" w14:paraId="23A8DA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rsidRPr="00916D2D" w:rsidR="00CC03A6" w:rsidP="003414CA" w:rsidRDefault="00CC03A6" w14:paraId="1FCE4C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rsidRPr="00916D2D" w:rsidR="00CC03A6" w:rsidP="003414CA" w:rsidRDefault="00CC03A6" w14:paraId="484FEF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rsidRPr="00916D2D" w:rsidR="00CC03A6" w:rsidP="003414CA" w:rsidRDefault="00CC03A6" w14:paraId="3DA94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rsidRPr="00916D2D" w:rsidR="00CC03A6" w:rsidP="003414CA" w:rsidRDefault="00CC03A6" w14:paraId="23693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rsidRPr="00916D2D" w:rsidR="00CC03A6" w:rsidP="003414CA" w:rsidRDefault="00CC03A6" w14:paraId="17C555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rsidRPr="00916D2D" w:rsidR="00CC03A6" w:rsidP="003414CA" w:rsidRDefault="00CC03A6" w14:paraId="08689F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rsidRPr="00916D2D" w:rsidR="00CC03A6" w:rsidP="003414CA" w:rsidRDefault="00CC03A6" w14:paraId="30BA41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rsidRPr="00916D2D" w:rsidR="00CC03A6" w:rsidP="003414CA" w:rsidRDefault="00CC03A6" w14:paraId="745F02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rsidRPr="00916D2D" w:rsidR="00CC03A6" w:rsidP="003414CA" w:rsidRDefault="00CC03A6" w14:paraId="7BFAE2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rsidRPr="00916D2D" w:rsidR="00CC03A6" w:rsidP="003414CA" w:rsidRDefault="00CC03A6" w14:paraId="62D0A1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rsidRPr="00916D2D" w:rsidR="00CC03A6" w:rsidP="003414CA" w:rsidRDefault="00CC03A6" w14:paraId="78CD5A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rsidRPr="00916D2D" w:rsidR="00CC03A6" w:rsidP="003414CA" w:rsidRDefault="00CC03A6" w14:paraId="790324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rsidRPr="00916D2D" w:rsidR="00CC03A6" w:rsidP="003414CA" w:rsidRDefault="00CC03A6" w14:paraId="08A0A1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rsidRPr="00916D2D" w:rsidR="00CC03A6" w:rsidP="003414CA" w:rsidRDefault="00CC03A6" w14:paraId="15563A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rsidRPr="00916D2D" w:rsidR="00CC03A6" w:rsidP="003414CA" w:rsidRDefault="00CC03A6" w14:paraId="28116F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rsidRPr="00916D2D" w:rsidR="00CC03A6" w:rsidP="003414CA" w:rsidRDefault="00CC03A6" w14:paraId="3FFE65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rsidRPr="00916D2D" w:rsidR="00CC03A6" w:rsidP="003414CA" w:rsidRDefault="00CC03A6" w14:paraId="1D9834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rsidRPr="00916D2D" w:rsidR="00CC03A6" w:rsidP="003414CA" w:rsidRDefault="00CC03A6" w14:paraId="731838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rsidRPr="00916D2D" w:rsidR="00CC03A6" w:rsidP="003414CA" w:rsidRDefault="00CC03A6" w14:paraId="03371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727F8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215A1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8AF1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rsidRPr="00916D2D" w:rsidR="00CC03A6" w:rsidP="003414CA" w:rsidRDefault="00CC03A6" w14:paraId="0F0B73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4556D1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rsidRPr="00916D2D" w:rsidR="00CC03A6" w:rsidP="003414CA" w:rsidRDefault="00CC03A6" w14:paraId="2EB471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5B7D3E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rsidRPr="00D14360" w:rsidR="00CC03A6" w:rsidP="00B505D2" w:rsidRDefault="00CC03A6" w14:paraId="77F3D219" w14:textId="77777777">
      <w:pPr>
        <w:pStyle w:val="Default"/>
        <w:spacing w:after="120"/>
        <w:rPr>
          <w:szCs w:val="22"/>
        </w:rPr>
      </w:pPr>
    </w:p>
    <w:p w:rsidRPr="00C64922" w:rsidR="00A10C4D" w:rsidP="004C76D9" w:rsidRDefault="00A10C4D" w14:paraId="5FCFFC65" w14:textId="77777777">
      <w:pPr>
        <w:pStyle w:val="Heading4"/>
      </w:pPr>
      <w:bookmarkStart w:name="_Toc11043572" w:id="487"/>
      <w:r w:rsidRPr="00C64922">
        <w:t>Representing Multiple Races or Multiple Ethnicities</w:t>
      </w:r>
      <w:bookmarkEnd w:id="487"/>
    </w:p>
    <w:p w:rsidRPr="00D14360" w:rsidR="00A10C4D" w:rsidP="00B505D2" w:rsidRDefault="00A10C4D" w14:paraId="49129D83" w14:textId="77777777">
      <w:pPr>
        <w:spacing w:after="120"/>
        <w:rPr>
          <w:rFonts w:cs="Calibri"/>
          <w:color w:val="000000"/>
        </w:rPr>
      </w:pPr>
      <w:r w:rsidRPr="00D14360">
        <w:rPr>
          <w:rFonts w:cs="Calibri"/>
          <w:color w:val="000000"/>
        </w:rPr>
        <w:t>The recordTarget utilizes two CDA R2 extensions for representing multiple races and multiple ethnicities.</w:t>
      </w:r>
    </w:p>
    <w:p w:rsidRPr="00D14360" w:rsidR="00A10C4D" w:rsidP="00B505D2" w:rsidRDefault="00A10C4D" w14:paraId="6A3176DD" w14:textId="77777777">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58"/>
      </w:tblGrid>
      <w:tr w:rsidRPr="00C64922" w:rsidR="00254B4A" w:rsidTr="00254B4A" w14:paraId="12500D0D" w14:textId="77777777">
        <w:trPr>
          <w:cantSplit/>
          <w:trHeight w:val="818"/>
        </w:trPr>
        <w:tc>
          <w:tcPr>
            <w:tcW w:w="725" w:type="dxa"/>
            <w:tcBorders>
              <w:right w:val="nil"/>
            </w:tcBorders>
            <w:shd w:val="clear" w:color="auto" w:fill="C6D9F1"/>
          </w:tcPr>
          <w:p w:rsidRPr="00D14360" w:rsidR="00253D2B" w:rsidP="00D14360" w:rsidRDefault="00634398" w14:paraId="06A9F90B" w14:textId="77777777">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253D2B" w:rsidP="00D14360" w:rsidRDefault="00253D2B" w14:paraId="41C3DF08"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Pr="00D14360" w:rsidR="00E2676D">
              <w:rPr>
                <w:rFonts w:cs="Courier New"/>
                <w:color w:val="000000"/>
              </w:rPr>
              <w:t>[</w:t>
            </w:r>
            <w:r w:rsidRPr="00D14360">
              <w:rPr>
                <w:rFonts w:cs="Courier New"/>
                <w:color w:val="000000"/>
              </w:rPr>
              <w:t>CONF:1198-5322</w:t>
            </w:r>
            <w:r w:rsidRPr="00D14360" w:rsidR="00E2676D">
              <w:rPr>
                <w:rFonts w:cs="Courier New"/>
                <w:color w:val="000000"/>
              </w:rPr>
              <w:t>]</w:t>
            </w:r>
            <w:r w:rsidRPr="00D14360">
              <w:rPr>
                <w:rFonts w:cs="Courier New"/>
                <w:color w:val="000000"/>
              </w:rPr>
              <w:t>.</w:t>
            </w:r>
          </w:p>
        </w:tc>
      </w:tr>
      <w:tr w:rsidRPr="00C64922" w:rsidR="00254B4A" w:rsidTr="00254B4A" w14:paraId="35BC7B08" w14:textId="77777777">
        <w:trPr>
          <w:cantSplit/>
        </w:trPr>
        <w:tc>
          <w:tcPr>
            <w:tcW w:w="725" w:type="dxa"/>
            <w:tcBorders>
              <w:right w:val="nil"/>
            </w:tcBorders>
            <w:shd w:val="clear" w:color="auto" w:fill="C6D9F1"/>
          </w:tcPr>
          <w:p w:rsidRPr="00C64922" w:rsidR="00E2676D" w:rsidP="00D14360" w:rsidRDefault="00634398" w14:paraId="241168B7" w14:textId="77777777">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4AEB08C6"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Pr="00C64922" w:rsidR="00254B4A" w:rsidTr="00254B4A" w14:paraId="15BFBC57" w14:textId="77777777">
        <w:trPr>
          <w:cantSplit/>
          <w:trHeight w:val="746"/>
        </w:trPr>
        <w:tc>
          <w:tcPr>
            <w:tcW w:w="725" w:type="dxa"/>
            <w:tcBorders>
              <w:right w:val="nil"/>
            </w:tcBorders>
            <w:shd w:val="clear" w:color="auto" w:fill="C6D9F1"/>
          </w:tcPr>
          <w:p w:rsidRPr="00D14360" w:rsidR="00E2676D" w:rsidP="00D14360" w:rsidRDefault="00634398" w14:paraId="1AC8B95A" w14:textId="77777777">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217B6433"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Pr="00C64922" w:rsidR="00254B4A" w:rsidTr="00254B4A" w14:paraId="3D9E68D4" w14:textId="77777777">
        <w:trPr>
          <w:cantSplit/>
          <w:trHeight w:val="296"/>
        </w:trPr>
        <w:tc>
          <w:tcPr>
            <w:tcW w:w="725" w:type="dxa"/>
            <w:tcBorders>
              <w:right w:val="nil"/>
            </w:tcBorders>
            <w:shd w:val="clear" w:color="auto" w:fill="C6D9F1"/>
          </w:tcPr>
          <w:p w:rsidRPr="00D14360" w:rsidR="00E2676D" w:rsidP="00D14360" w:rsidRDefault="00634398" w14:paraId="77A917D7" w14:textId="77777777">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AE350D" w:rsidR="00AC0293" w:rsidP="00AC0293" w:rsidRDefault="00AC0293" w14:paraId="2D0482D3" w14:textId="77777777">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rsidRPr="00D14360" w:rsidR="00E2676D" w:rsidP="00637DBE" w:rsidRDefault="00E2676D" w14:paraId="211BABE6" w14:textId="77777777">
            <w:pPr>
              <w:rPr>
                <w:color w:val="000000"/>
              </w:rPr>
            </w:pPr>
          </w:p>
        </w:tc>
      </w:tr>
    </w:tbl>
    <w:p w:rsidRPr="00C64922" w:rsidR="00A10C4D" w:rsidP="004C76D9" w:rsidRDefault="00A10C4D" w14:paraId="0128516E" w14:textId="77777777">
      <w:pPr>
        <w:pStyle w:val="Heading4"/>
      </w:pPr>
      <w:bookmarkStart w:name="_Toc11043573" w:id="488"/>
      <w:r w:rsidRPr="00C64922">
        <w:t>Patient Identifiers</w:t>
      </w:r>
      <w:bookmarkEnd w:id="488"/>
    </w:p>
    <w:p w:rsidRPr="00D14360" w:rsidR="00A10C4D" w:rsidP="005E7793" w:rsidRDefault="00A10C4D" w14:paraId="02C89639" w14:textId="77777777">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Pr="00D14360" w:rsidR="00F8349F">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Pr="00D14360" w:rsidR="00FD2557">
        <w:rPr>
          <w:rFonts w:cs="Calibri"/>
          <w:color w:val="000000"/>
        </w:rPr>
        <w:t>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includes some examples.</w:t>
      </w: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5065"/>
        <w:gridCol w:w="4295"/>
      </w:tblGrid>
      <w:tr w:rsidRPr="00C64922" w:rsidR="008E236E" w:rsidTr="00254B4A" w14:paraId="3E9AEE24" w14:textId="77777777">
        <w:tc>
          <w:tcPr>
            <w:tcW w:w="5065" w:type="dxa"/>
            <w:tcBorders>
              <w:bottom w:val="nil"/>
              <w:right w:val="nil"/>
            </w:tcBorders>
            <w:shd w:val="clear" w:color="auto" w:fill="4F81BD"/>
          </w:tcPr>
          <w:p w:rsidRPr="00D14360" w:rsidR="00A10C4D" w:rsidP="00D14360" w:rsidRDefault="00A10C4D" w14:paraId="6437B118" w14:textId="77777777">
            <w:pPr>
              <w:spacing w:after="120"/>
              <w:rPr>
                <w:rFonts w:cs="Calibri"/>
                <w:b/>
                <w:bCs/>
                <w:color w:val="FFFFFF"/>
              </w:rPr>
            </w:pPr>
            <w:r w:rsidRPr="00D14360">
              <w:rPr>
                <w:rFonts w:cs="Calibri"/>
                <w:b/>
                <w:bCs/>
                <w:color w:val="FFFFFF"/>
              </w:rPr>
              <w:t>Assigning Authority Name</w:t>
            </w:r>
          </w:p>
        </w:tc>
        <w:tc>
          <w:tcPr>
            <w:tcW w:w="4295" w:type="dxa"/>
            <w:shd w:val="clear" w:color="auto" w:fill="4F81BD"/>
          </w:tcPr>
          <w:p w:rsidRPr="00D14360" w:rsidR="00A10C4D" w:rsidP="00D14360" w:rsidRDefault="00A10C4D" w14:paraId="4791C763" w14:textId="77777777">
            <w:pPr>
              <w:spacing w:after="120"/>
              <w:rPr>
                <w:rFonts w:cs="Calibri"/>
                <w:b/>
                <w:bCs/>
                <w:color w:val="FFFFFF"/>
              </w:rPr>
            </w:pPr>
            <w:r w:rsidRPr="00D14360">
              <w:rPr>
                <w:rFonts w:cs="Calibri"/>
                <w:b/>
                <w:bCs/>
                <w:color w:val="FFFFFF"/>
              </w:rPr>
              <w:t>Assigning Authority OID identifier</w:t>
            </w:r>
          </w:p>
        </w:tc>
      </w:tr>
      <w:tr w:rsidRPr="00C64922" w:rsidR="008E236E" w:rsidTr="00254B4A" w14:paraId="558E1F5B" w14:textId="77777777">
        <w:tc>
          <w:tcPr>
            <w:tcW w:w="5065" w:type="dxa"/>
            <w:tcBorders>
              <w:top w:val="single" w:color="4F81BD" w:sz="4" w:space="0"/>
              <w:bottom w:val="single" w:color="4F81BD" w:sz="4" w:space="0"/>
              <w:right w:val="nil"/>
            </w:tcBorders>
            <w:shd w:val="clear" w:color="auto" w:fill="FFFFFF"/>
          </w:tcPr>
          <w:p w:rsidRPr="00D14360" w:rsidR="00A10C4D" w:rsidP="008E236E" w:rsidRDefault="00A10C4D" w14:paraId="58AEB85D" w14:textId="77777777">
            <w:pPr>
              <w:spacing w:after="120"/>
              <w:rPr>
                <w:rFonts w:cs="Calibri Light"/>
                <w:b/>
                <w:bCs/>
                <w:color w:val="000000"/>
              </w:rPr>
            </w:pPr>
            <w:r w:rsidRPr="00D14360">
              <w:rPr>
                <w:rFonts w:cs="Calibri Light"/>
                <w:b/>
                <w:bCs/>
                <w:color w:val="000000"/>
              </w:rPr>
              <w:t>U.S. Social Security Administration</w:t>
            </w:r>
          </w:p>
        </w:tc>
        <w:tc>
          <w:tcPr>
            <w:tcW w:w="4295" w:type="dxa"/>
            <w:tcBorders>
              <w:top w:val="single" w:color="4F81BD" w:sz="4" w:space="0"/>
              <w:bottom w:val="single" w:color="4F81BD" w:sz="4" w:space="0"/>
            </w:tcBorders>
            <w:shd w:val="clear" w:color="auto" w:fill="auto"/>
          </w:tcPr>
          <w:p w:rsidRPr="00D14360" w:rsidR="00A10C4D" w:rsidP="00D14360" w:rsidRDefault="00A10C4D" w14:paraId="41E3A71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Pr="00C64922" w:rsidR="008E236E" w:rsidTr="00254B4A" w14:paraId="69100C42" w14:textId="77777777">
        <w:tc>
          <w:tcPr>
            <w:tcW w:w="5065" w:type="dxa"/>
            <w:tcBorders>
              <w:right w:val="nil"/>
            </w:tcBorders>
            <w:shd w:val="clear" w:color="auto" w:fill="FFFFFF"/>
          </w:tcPr>
          <w:p w:rsidRPr="00D14360" w:rsidR="00A10C4D" w:rsidP="00D14360" w:rsidRDefault="00A10C4D" w14:paraId="4855C584" w14:textId="77777777">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rsidRPr="00D14360" w:rsidR="00A10C4D" w:rsidP="00D14360" w:rsidRDefault="00A10C4D" w14:paraId="1D87428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Pr="00C64922" w:rsidR="008E236E" w:rsidTr="00254B4A" w14:paraId="57F51EEB" w14:textId="77777777">
        <w:tc>
          <w:tcPr>
            <w:tcW w:w="5065" w:type="dxa"/>
            <w:tcBorders>
              <w:top w:val="single" w:color="4F81BD" w:sz="4" w:space="0"/>
              <w:bottom w:val="single" w:color="4F81BD" w:sz="4" w:space="0"/>
              <w:right w:val="nil"/>
            </w:tcBorders>
            <w:shd w:val="clear" w:color="auto" w:fill="FFFFFF"/>
          </w:tcPr>
          <w:p w:rsidRPr="00D14360" w:rsidR="00A10C4D" w:rsidP="00D14360" w:rsidRDefault="00A10C4D" w14:paraId="27B32A4D" w14:textId="77777777">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color="4F81BD" w:sz="4" w:space="0"/>
              <w:bottom w:val="single" w:color="4F81BD" w:sz="4" w:space="0"/>
            </w:tcBorders>
            <w:shd w:val="clear" w:color="auto" w:fill="auto"/>
          </w:tcPr>
          <w:p w:rsidRPr="00D14360" w:rsidR="00A10C4D" w:rsidP="00D14360" w:rsidRDefault="00A10C4D" w14:paraId="1F6A9C26" w14:textId="77777777">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rsidR="00E73A9F" w:rsidRDefault="00CA5B48" w14:paraId="71AFF14A" w14:textId="1CD1F0A4">
      <w:pPr>
        <w:pStyle w:val="Caption"/>
      </w:pPr>
      <w:bookmarkStart w:name="_Toc10634835" w:id="489"/>
      <w:r>
        <w:t xml:space="preserve">  </w:t>
      </w:r>
      <w:bookmarkStart w:name="_Toc118898797" w:id="490"/>
      <w:bookmarkStart w:name="_Toc119940000" w:id="491"/>
      <w:bookmarkStart w:name="_Toc135313032" w:id="492"/>
      <w:r w:rsidRPr="00C64922" w:rsidR="00E73A9F">
        <w:t xml:space="preserve">Table </w:t>
      </w:r>
      <w:r>
        <w:fldChar w:fldCharType="begin"/>
      </w:r>
      <w:r>
        <w:instrText>SEQ Table \* ARABIC</w:instrText>
      </w:r>
      <w:r>
        <w:fldChar w:fldCharType="separate"/>
      </w:r>
      <w:r w:rsidR="00DC1072">
        <w:rPr>
          <w:noProof/>
        </w:rPr>
        <w:t>11</w:t>
      </w:r>
      <w:r>
        <w:fldChar w:fldCharType="end"/>
      </w:r>
      <w:r w:rsidRPr="00C64922" w:rsidR="00E73A9F">
        <w:t>: Patient Identifiers</w:t>
      </w:r>
      <w:bookmarkEnd w:id="490"/>
      <w:bookmarkEnd w:id="491"/>
      <w:bookmarkEnd w:id="492"/>
    </w:p>
    <w:p w:rsidR="00840ED9" w:rsidP="00840ED9" w:rsidRDefault="00840ED9" w14:paraId="05C88E82" w14:textId="77777777"/>
    <w:p w:rsidR="00510672" w:rsidP="00C65E25" w:rsidRDefault="00510672" w14:paraId="7A0FD6FB" w14:textId="22D50CB8">
      <w:pPr>
        <w:pStyle w:val="Caption"/>
        <w:keepNext/>
        <w:spacing w:after="0"/>
        <w:ind w:firstLine="90"/>
      </w:pPr>
      <w:bookmarkStart w:name="_Toc118898733" w:id="493"/>
      <w:bookmarkStart w:name="_Toc119939935" w:id="494"/>
      <w:bookmarkStart w:name="_Toc135312967" w:id="495"/>
      <w:r>
        <w:t xml:space="preserve">Example </w:t>
      </w:r>
      <w:r>
        <w:fldChar w:fldCharType="begin"/>
      </w:r>
      <w:r>
        <w:instrText>SEQ Example \* ARABIC</w:instrText>
      </w:r>
      <w:r>
        <w:fldChar w:fldCharType="separate"/>
      </w:r>
      <w:r w:rsidR="00DC1072">
        <w:rPr>
          <w:noProof/>
        </w:rPr>
        <w:t>12</w:t>
      </w:r>
      <w:r>
        <w:fldChar w:fldCharType="end"/>
      </w:r>
      <w:r>
        <w:t xml:space="preserve">: </w:t>
      </w:r>
      <w:r w:rsidRPr="000B77E4">
        <w:t xml:space="preserve">How to </w:t>
      </w:r>
      <w:r w:rsidRPr="000B77E4" w:rsidR="007D7146">
        <w:t>represe</w:t>
      </w:r>
      <w:r w:rsidR="007D7146">
        <w:t>nt</w:t>
      </w:r>
      <w:r w:rsidRPr="000B77E4">
        <w:t xml:space="preserve"> a patient's social security number</w:t>
      </w:r>
      <w:bookmarkEnd w:id="493"/>
      <w:bookmarkEnd w:id="494"/>
      <w:bookmarkEnd w:id="495"/>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54C53" w:rsidTr="00254B4A" w14:paraId="76F67E69" w14:textId="77777777">
        <w:tc>
          <w:tcPr>
            <w:tcW w:w="9350" w:type="dxa"/>
            <w:shd w:val="clear" w:color="auto" w:fill="auto"/>
          </w:tcPr>
          <w:p w:rsidRPr="00D14360" w:rsidR="00D54C53" w:rsidP="00D14360" w:rsidRDefault="00D54C53" w14:paraId="4CB75F82"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&lt;patientRole&gt;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assigningAuthorityName="EPI" </w:t>
            </w:r>
          </w:p>
          <w:p w:rsidRPr="00D14360" w:rsidR="00D54C53" w:rsidP="00D14360" w:rsidRDefault="00D54C53" w14:paraId="31D7CFAD"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assigningAuthorityName="US Social Security Administration"         </w:t>
            </w:r>
          </w:p>
          <w:p w:rsidRPr="00D14360" w:rsidR="00D54C53" w:rsidP="00D14360" w:rsidRDefault="00D54C53" w14:paraId="3F46E45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assigningAuthorityName="Driver’s license issuing authority" </w:t>
            </w:r>
          </w:p>
          <w:p w:rsidRPr="00D14360" w:rsidR="00D54C53" w:rsidP="00D14360" w:rsidRDefault="00D54C53" w14:paraId="1DB26B7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rsidRPr="00D14360" w:rsidR="00D54C53" w:rsidP="00D14360" w:rsidRDefault="00D54C53" w14:paraId="60D1A53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&lt;name use="L"&gt;&lt;given&gt;Barbara&lt;/given&gt;&lt;family&gt;Epic&lt;/family&gt;&lt;/name&gt;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 . .</w:t>
            </w:r>
            <w:r w:rsidRPr="00D14360">
              <w:rPr>
                <w:rFonts w:ascii="Courier New" w:hAnsi="Courier New" w:cs="Courier New"/>
                <w:color w:val="000000"/>
                <w:sz w:val="16"/>
                <w:szCs w:val="16"/>
                <w:highlight w:val="white"/>
              </w:rPr>
              <w:tab/>
            </w:r>
          </w:p>
          <w:p w:rsidRPr="00D14360" w:rsidR="00D54C53" w:rsidP="00D14360" w:rsidRDefault="00D54C53" w14:paraId="65BC523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rsidRPr="00D14360" w:rsidR="00D54C53" w:rsidP="00D14360" w:rsidRDefault="00D54C53" w14:paraId="04AC333A"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&lt;/patientRole&gt;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&lt;/recordTarget&gt;</w:t>
            </w:r>
          </w:p>
          <w:p w:rsidRPr="00D14360" w:rsidR="00D54C53" w:rsidDel="00D54C53" w:rsidP="00D14360" w:rsidRDefault="00D54C53" w14:paraId="5D35E09B" w14:textId="77777777">
            <w:pPr>
              <w:shd w:val="clear" w:color="auto" w:fill="FFFFFF"/>
              <w:autoSpaceDE w:val="0"/>
              <w:autoSpaceDN w:val="0"/>
              <w:adjustRightInd w:val="0"/>
              <w:rPr>
                <w:rFonts w:ascii="Courier New" w:hAnsi="Courier New" w:cs="Courier New"/>
                <w:color w:val="000000"/>
                <w:sz w:val="16"/>
                <w:szCs w:val="16"/>
                <w:highlight w:val="white"/>
              </w:rPr>
            </w:pPr>
          </w:p>
        </w:tc>
      </w:tr>
    </w:tbl>
    <w:p w:rsidRPr="00C64922" w:rsidR="00A10C4D" w:rsidP="004C76D9" w:rsidRDefault="00C32D0D" w14:paraId="695C75C2" w14:textId="77777777">
      <w:pPr>
        <w:pStyle w:val="Heading4"/>
      </w:pPr>
      <w:bookmarkStart w:name="_Toc11043574" w:id="496"/>
      <w:bookmarkEnd w:id="489"/>
      <w:r>
        <w:t>r</w:t>
      </w:r>
      <w:r w:rsidR="00840ED9">
        <w:t xml:space="preserve">ecordTarget </w:t>
      </w:r>
      <w:r w:rsidRPr="00C64922" w:rsidR="00A10C4D">
        <w:t>Provider Organization</w:t>
      </w:r>
      <w:bookmarkEnd w:id="496"/>
    </w:p>
    <w:p w:rsidRPr="00D14360" w:rsidR="00A10C4D" w:rsidP="00B505D2" w:rsidRDefault="00A10C4D" w14:paraId="1B1E77CF" w14:textId="77777777">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623"/>
      </w:tblGrid>
      <w:tr w:rsidR="00254B4A" w:rsidTr="00683E9B" w14:paraId="56AB82A5" w14:textId="77777777">
        <w:tc>
          <w:tcPr>
            <w:tcW w:w="619" w:type="dxa"/>
            <w:tcBorders>
              <w:right w:val="nil"/>
            </w:tcBorders>
            <w:shd w:val="clear" w:color="auto" w:fill="B8CCE4"/>
          </w:tcPr>
          <w:p w:rsidRPr="00D14360" w:rsidR="00510672" w:rsidP="00D14360" w:rsidRDefault="00634398" w14:paraId="7AE6FBFD" w14:textId="77777777">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0A5E172B" w14:textId="77777777">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Pr="007770C6" w:rsidR="00A12DC0">
              <w:rPr>
                <w:rFonts w:ascii="Calibri" w:hAnsi="Calibri" w:cs="Calibri"/>
                <w:b/>
                <w:bCs/>
              </w:rPr>
              <w:t>[CONF-</w:t>
            </w:r>
            <w:r w:rsidRPr="007770C6" w:rsidR="00B3590A">
              <w:rPr>
                <w:rFonts w:ascii="Calibri" w:hAnsi="Calibri" w:cs="Calibri"/>
                <w:b/>
                <w:bCs/>
              </w:rPr>
              <w:t>035</w:t>
            </w:r>
            <w:r w:rsidRPr="007770C6" w:rsidR="00A12DC0">
              <w:rPr>
                <w:rFonts w:ascii="Calibri" w:hAnsi="Calibri" w:cs="Calibri"/>
                <w:b/>
                <w:bCs/>
              </w:rPr>
              <w:t>]</w:t>
            </w:r>
          </w:p>
        </w:tc>
      </w:tr>
      <w:tr w:rsidR="00254B4A" w:rsidTr="00683E9B" w14:paraId="3457EAFC" w14:textId="77777777">
        <w:tc>
          <w:tcPr>
            <w:tcW w:w="619" w:type="dxa"/>
            <w:tcBorders>
              <w:right w:val="nil"/>
            </w:tcBorders>
            <w:shd w:val="clear" w:color="auto" w:fill="B8CCE4"/>
          </w:tcPr>
          <w:p w:rsidRPr="00D14360" w:rsidR="00510672" w:rsidP="00D14360" w:rsidRDefault="00634398" w14:paraId="0CBFCC5C" w14:textId="77777777">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350FA5C9" w14:textId="77777777">
            <w:pPr>
              <w:pStyle w:val="BodyText0"/>
              <w:ind w:left="-31"/>
              <w:rPr>
                <w:rFonts w:ascii="Calibri" w:hAnsi="Calibri" w:cs="Calibri"/>
              </w:rPr>
            </w:pPr>
            <w:r w:rsidRPr="007770C6">
              <w:rPr>
                <w:rFonts w:ascii="Calibri" w:hAnsi="Calibri" w:cs="Calibri"/>
              </w:rPr>
              <w:t>C-CDA Content Creators SHOULD include an identifier for th</w:t>
            </w:r>
            <w:r w:rsidRPr="007770C6" w:rsidR="00B3590A">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Pr="00DF5244" w:rsidR="00A12DC0">
              <w:rPr>
                <w:b/>
                <w:bCs/>
              </w:rPr>
              <w:t xml:space="preserve"> </w:t>
            </w:r>
            <w:r w:rsidRPr="007770C6" w:rsidR="003D5288">
              <w:rPr>
                <w:rFonts w:ascii="Calibri" w:hAnsi="Calibri" w:cs="Calibri"/>
                <w:b/>
                <w:bCs/>
              </w:rPr>
              <w:t>[CONF-</w:t>
            </w:r>
            <w:r w:rsidRPr="007770C6" w:rsidR="00B3590A">
              <w:rPr>
                <w:rFonts w:ascii="Calibri" w:hAnsi="Calibri" w:cs="Calibri"/>
                <w:b/>
                <w:bCs/>
              </w:rPr>
              <w:t>036</w:t>
            </w:r>
            <w:r w:rsidRPr="007770C6" w:rsidR="003D5288">
              <w:rPr>
                <w:rFonts w:ascii="Calibri" w:hAnsi="Calibri" w:cs="Calibri"/>
                <w:b/>
                <w:bCs/>
              </w:rPr>
              <w:t>]</w:t>
            </w:r>
          </w:p>
        </w:tc>
      </w:tr>
    </w:tbl>
    <w:p w:rsidRPr="00D14360" w:rsidR="00C32D0D" w:rsidP="00B505D2" w:rsidRDefault="00C32D0D" w14:paraId="681E5DD7" w14:textId="77777777">
      <w:pPr>
        <w:spacing w:after="120"/>
        <w:rPr>
          <w:rFonts w:cs="Calibri"/>
          <w:color w:val="000000"/>
          <w:shd w:val="clear" w:color="auto" w:fill="FFFFFF"/>
        </w:rPr>
      </w:pPr>
    </w:p>
    <w:p w:rsidR="009D1583" w:rsidP="00B505D2" w:rsidRDefault="00C32D0D" w14:paraId="7002F145" w14:textId="507BECCF">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Pr="00AD08FB" w:rsidR="00596CA4">
        <w:rPr>
          <w:rFonts w:cs="Calibri"/>
          <w:b/>
          <w:bCs/>
          <w:color w:val="000000"/>
          <w:shd w:val="clear" w:color="auto" w:fill="FFFFFF"/>
        </w:rPr>
        <w:fldChar w:fldCharType="begin"/>
      </w:r>
      <w:r w:rsidRPr="00AD08FB" w:rsidR="00596CA4">
        <w:rPr>
          <w:rFonts w:cs="Calibri"/>
          <w:b/>
          <w:bCs/>
          <w:color w:val="000000"/>
          <w:shd w:val="clear" w:color="auto" w:fill="FFFFFF"/>
        </w:rPr>
        <w:instrText xml:space="preserve"> REF _Ref21853899 \h  \* MERGEFORMAT </w:instrText>
      </w:r>
      <w:r w:rsidRPr="00AD08FB" w:rsidR="00596CA4">
        <w:rPr>
          <w:rFonts w:cs="Calibri"/>
          <w:b/>
          <w:bCs/>
          <w:color w:val="000000"/>
          <w:shd w:val="clear" w:color="auto" w:fill="FFFFFF"/>
        </w:rPr>
      </w:r>
      <w:r w:rsidRPr="00AD08FB" w:rsidR="00596CA4">
        <w:rPr>
          <w:rFonts w:cs="Calibri"/>
          <w:b/>
          <w:bCs/>
          <w:color w:val="000000"/>
          <w:shd w:val="clear" w:color="auto" w:fill="FFFFFF"/>
        </w:rPr>
        <w:fldChar w:fldCharType="separate"/>
      </w:r>
      <w:r w:rsidRPr="00DC1072" w:rsidR="00DC1072">
        <w:rPr>
          <w:rFonts w:cs="Calibri"/>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5: recordTarget with demographic </w:t>
      </w:r>
      <w:r w:rsidRPr="00254B4A" w:rsidR="00DC1072">
        <w:rPr>
          <w:color w:val="0000FF"/>
          <w:u w:val="single"/>
        </w:rPr>
        <w:t>data</w:t>
      </w:r>
      <w:r w:rsidRPr="00AD08FB" w:rsidR="00596CA4">
        <w:rPr>
          <w:rFonts w:cs="Calibri"/>
          <w:b/>
          <w:bCs/>
          <w:color w:val="000000"/>
          <w:shd w:val="clear" w:color="auto" w:fill="FFFFFF"/>
        </w:rPr>
        <w:fldChar w:fldCharType="end"/>
      </w:r>
      <w:r w:rsidRPr="00AD08FB" w:rsidR="00596CA4">
        <w:rPr>
          <w:rFonts w:cs="Calibri"/>
          <w:b/>
          <w:bCs/>
          <w:color w:val="000000"/>
          <w:shd w:val="clear" w:color="auto" w:fill="FFFFFF"/>
        </w:rPr>
        <w:t xml:space="preserve">, </w:t>
      </w:r>
      <w:r w:rsidRPr="007770C6" w:rsidR="00596CA4">
        <w:rPr>
          <w:rFonts w:cs="Calibri"/>
          <w:b/>
          <w:bCs/>
          <w:color w:val="0000FF"/>
          <w:u w:val="single"/>
          <w:shd w:val="clear" w:color="auto" w:fill="FFFFFF"/>
        </w:rPr>
        <w:fldChar w:fldCharType="begin"/>
      </w:r>
      <w:r w:rsidRPr="007770C6" w:rsidR="00596CA4">
        <w:rPr>
          <w:rFonts w:cs="Calibri"/>
          <w:b/>
          <w:bCs/>
          <w:color w:val="0000FF"/>
          <w:u w:val="single"/>
          <w:shd w:val="clear" w:color="auto" w:fill="FFFFFF"/>
        </w:rPr>
        <w:instrText xml:space="preserve"> REF Example4 \h  \* MERGEFORMAT </w:instrText>
      </w:r>
      <w:r w:rsidRPr="007770C6" w:rsidR="00596CA4">
        <w:rPr>
          <w:rFonts w:cs="Calibri"/>
          <w:b/>
          <w:bCs/>
          <w:color w:val="0000FF"/>
          <w:u w:val="single"/>
          <w:shd w:val="clear" w:color="auto" w:fill="FFFFFF"/>
        </w:rPr>
      </w:r>
      <w:r w:rsidRPr="007770C6" w:rsidR="00596CA4">
        <w:rPr>
          <w:rFonts w:cs="Calibri"/>
          <w:b/>
          <w:bCs/>
          <w:color w:val="0000FF"/>
          <w:u w:val="single"/>
          <w:shd w:val="clear" w:color="auto" w:fill="FFFFFF"/>
        </w:rPr>
        <w:fldChar w:fldCharType="separate"/>
      </w:r>
      <w:r w:rsidRPr="00254B4A" w:rsidR="00DC1072">
        <w:rPr>
          <w:rFonts w:cs="Calibri"/>
          <w:color w:val="0000FF"/>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6: recordTarget including the provider organization context for the clinical </w:t>
      </w:r>
      <w:r w:rsidRPr="00254B4A" w:rsidR="00DC1072">
        <w:rPr>
          <w:color w:val="0000FF"/>
          <w:u w:val="single"/>
        </w:rPr>
        <w:t>documentation</w:t>
      </w:r>
      <w:r w:rsidRPr="007770C6" w:rsidR="00596CA4">
        <w:rPr>
          <w:rFonts w:cs="Calibri"/>
          <w:b/>
          <w:bCs/>
          <w:color w:val="0000FF"/>
          <w:u w:val="single"/>
          <w:shd w:val="clear" w:color="auto" w:fill="FFFFFF"/>
        </w:rPr>
        <w:fldChar w:fldCharType="end"/>
      </w:r>
      <w:r w:rsidRPr="00AD08FB" w:rsidR="009D1583">
        <w:rPr>
          <w:rFonts w:cs="Calibri"/>
          <w:b/>
          <w:bCs/>
          <w:color w:val="000000"/>
          <w:shd w:val="clear" w:color="auto" w:fill="FFFFFF"/>
        </w:rPr>
        <w:t xml:space="preserve"> </w:t>
      </w:r>
    </w:p>
    <w:p w:rsidRPr="00C64922" w:rsidR="00A10C4D" w:rsidP="00FD31AC" w:rsidRDefault="00A10C4D" w14:paraId="3BEEE10C" w14:textId="77777777">
      <w:pPr>
        <w:pStyle w:val="Heading3"/>
      </w:pPr>
      <w:bookmarkStart w:name="_Toc21871866" w:id="497"/>
      <w:bookmarkStart w:name="_Toc21872322" w:id="498"/>
      <w:bookmarkStart w:name="_Toc21880093" w:id="499"/>
      <w:bookmarkStart w:name="_Toc21889923" w:id="500"/>
      <w:bookmarkStart w:name="_Toc21894066" w:id="501"/>
      <w:bookmarkStart w:name="_Toc21897994" w:id="502"/>
      <w:bookmarkStart w:name="_Toc21926741" w:id="503"/>
      <w:bookmarkStart w:name="_daxj1nuvz8q0" w:colFirst="0" w:colLast="0" w:id="504"/>
      <w:bookmarkStart w:name="_Toc10690835" w:id="505"/>
      <w:bookmarkStart w:name="_Toc11043575" w:id="506"/>
      <w:bookmarkStart w:name="_Toc11045569" w:id="507"/>
      <w:bookmarkStart w:name="_Toc11391239" w:id="508"/>
      <w:bookmarkStart w:name="_Toc119939802" w:id="509"/>
      <w:bookmarkStart w:name="_Toc135312833" w:id="510"/>
      <w:bookmarkStart w:name="_Hlk10869185" w:id="511"/>
      <w:bookmarkEnd w:id="497"/>
      <w:bookmarkEnd w:id="498"/>
      <w:bookmarkEnd w:id="499"/>
      <w:bookmarkEnd w:id="500"/>
      <w:bookmarkEnd w:id="501"/>
      <w:bookmarkEnd w:id="502"/>
      <w:bookmarkEnd w:id="503"/>
      <w:bookmarkEnd w:id="504"/>
      <w:r w:rsidRPr="00C64922">
        <w:t>Author</w:t>
      </w:r>
      <w:r w:rsidRPr="00C64922" w:rsidR="00F9096E">
        <w:t>s</w:t>
      </w:r>
      <w:r w:rsidRPr="00C64922">
        <w:t xml:space="preserve"> </w:t>
      </w:r>
      <w:r w:rsidR="006F5EDD">
        <w:t>V</w:t>
      </w:r>
      <w:r w:rsidRPr="00C64922">
        <w:t>ersus Performer</w:t>
      </w:r>
      <w:bookmarkEnd w:id="505"/>
      <w:r w:rsidRPr="00C64922" w:rsidR="00F9096E">
        <w:t>s</w:t>
      </w:r>
      <w:bookmarkEnd w:id="506"/>
      <w:bookmarkEnd w:id="507"/>
      <w:bookmarkEnd w:id="508"/>
      <w:bookmarkEnd w:id="509"/>
      <w:bookmarkEnd w:id="510"/>
    </w:p>
    <w:p w:rsidRPr="00D14360" w:rsidR="00CB74A7" w:rsidP="00CB74A7" w:rsidRDefault="00CB74A7" w14:paraId="563C624C" w14:textId="7777777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rsidRPr="00D14360" w:rsidR="00CB74A7" w:rsidP="00CB74A7" w:rsidRDefault="00CB74A7" w14:paraId="6593EEC0" w14:textId="77777777">
      <w:pPr>
        <w:shd w:val="clear" w:color="auto" w:fill="FFFFFF"/>
        <w:spacing w:after="120"/>
        <w:rPr>
          <w:rFonts w:cs="Calibri"/>
          <w:color w:val="000000"/>
        </w:rPr>
      </w:pPr>
      <w:r w:rsidRPr="00D14360">
        <w:rPr>
          <w:rFonts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rsidRPr="00D14360" w:rsidR="00CB74A7" w:rsidP="00CB74A7" w:rsidRDefault="00CB74A7" w14:paraId="773B203A" w14:textId="7777777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Pr="00D14360" w:rsidR="009B14AB">
        <w:rPr>
          <w:rFonts w:cs="Calibri"/>
          <w:color w:val="000000"/>
        </w:rPr>
        <w:t>The provider who documents the diagnosis (data enterer or author) may not be the provider who makes the diagnosis (performer).</w:t>
      </w:r>
    </w:p>
    <w:p w:rsidRPr="007770C6" w:rsidR="00CB74A7" w:rsidP="00CB74A7" w:rsidRDefault="00CB74A7" w14:paraId="3250412A" w14:textId="643463E2">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w:t>
      </w:r>
      <w:r w:rsidRPr="007770C6">
        <w:rPr>
          <w:sz w:val="20"/>
          <w:shd w:val="clear" w:color="auto" w:fill="FFFFFF"/>
        </w:rPr>
        <w:t xml:space="preserve">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Pr="007770C6" w:rsidR="007A30A1">
        <w:rPr>
          <w:sz w:val="20"/>
        </w:rPr>
        <w:t>also developed</w:t>
      </w:r>
      <w:r w:rsidRPr="007770C6">
        <w:rPr>
          <w:sz w:val="20"/>
        </w:rPr>
        <w:t xml:space="preserve"> additional guidance </w:t>
      </w:r>
      <w:r w:rsidRPr="007770C6" w:rsidR="007A30A1">
        <w:rPr>
          <w:sz w:val="20"/>
        </w:rPr>
        <w:t xml:space="preserve">on </w:t>
      </w:r>
      <w:r w:rsidRPr="007770C6">
        <w:rPr>
          <w:sz w:val="20"/>
        </w:rPr>
        <w:t xml:space="preserve">sharing the Author in the Provenance - Author Participation template in Appendix </w:t>
      </w:r>
      <w:r w:rsidRPr="007770C6" w:rsidR="00F175BD">
        <w:rPr>
          <w:sz w:val="20"/>
        </w:rPr>
        <w:t>A.</w:t>
      </w:r>
    </w:p>
    <w:p w:rsidRPr="007770C6" w:rsidR="00CB74A7" w:rsidP="00CB74A7" w:rsidRDefault="00CB74A7" w14:paraId="4BE0B7E8" w14:textId="77777777">
      <w:pPr>
        <w:pStyle w:val="Default"/>
        <w:spacing w:after="120"/>
        <w:rPr>
          <w:sz w:val="20"/>
        </w:rPr>
      </w:pPr>
      <w:r w:rsidRPr="007770C6">
        <w:rPr>
          <w:sz w:val="20"/>
        </w:rPr>
        <w:t>The C-CDA R2.1 specification requires the following:</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CB74A7" w:rsidTr="00254B4A" w14:paraId="0E2DF870" w14:textId="77777777">
        <w:tc>
          <w:tcPr>
            <w:tcW w:w="725" w:type="dxa"/>
            <w:tcBorders>
              <w:right w:val="nil"/>
            </w:tcBorders>
            <w:shd w:val="clear" w:color="auto" w:fill="C6D9F1"/>
          </w:tcPr>
          <w:p w:rsidRPr="00D14360" w:rsidR="00CB74A7" w:rsidP="00D14360" w:rsidRDefault="00634398" w14:paraId="06FC1C59" w14:textId="77777777">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7770C6" w:rsidR="00CB74A7" w:rsidP="00D14360" w:rsidRDefault="00CB74A7" w14:paraId="10D82660" w14:textId="77777777">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rsidRPr="007770C6" w:rsidR="00CB74A7" w:rsidP="00D14360" w:rsidRDefault="00CB74A7" w14:paraId="4F44F283" w14:textId="77777777">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Pr="007770C6" w:rsidR="00890FBD">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Pr="007770C6" w:rsidR="00890FBD">
              <w:rPr>
                <w:rFonts w:cs="Calibri"/>
                <w:color w:val="000000"/>
              </w:rPr>
              <w:t>”</w:t>
            </w:r>
            <w:r w:rsidRPr="007770C6">
              <w:rPr>
                <w:rFonts w:cs="Calibri"/>
                <w:color w:val="000000"/>
              </w:rPr>
              <w:t xml:space="preserve">20.22.4.119" (CONF:1098-32018). </w:t>
            </w:r>
          </w:p>
          <w:p w:rsidRPr="007770C6" w:rsidR="00CB74A7" w:rsidP="00D14360" w:rsidRDefault="00CB74A7" w14:paraId="231869ED" w14:textId="77777777">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rsidRPr="007770C6" w:rsidR="00CB74A7" w:rsidP="00D14360" w:rsidRDefault="00CB74A7" w14:paraId="7AA476DF" w14:textId="77777777">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rsidRPr="007770C6" w:rsidR="00CB74A7" w:rsidP="00D14360" w:rsidRDefault="00CB74A7" w14:paraId="127137AF" w14:textId="77777777">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rsidRPr="007770C6" w:rsidR="00CB74A7" w:rsidP="00D14360" w:rsidRDefault="00CB74A7" w14:paraId="1C71F2FE" w14:textId="77777777">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rsidRPr="00DF5244" w:rsidR="00CB74A7" w:rsidP="00D14360" w:rsidRDefault="00CB74A7" w14:paraId="5A83B983" w14:textId="77777777">
            <w:pPr>
              <w:autoSpaceDE w:val="0"/>
              <w:autoSpaceDN w:val="0"/>
              <w:adjustRightInd w:val="0"/>
              <w:spacing w:after="120"/>
              <w:rPr>
                <w:rFonts w:cs="Calibri"/>
                <w:color w:val="000000"/>
              </w:rPr>
            </w:pPr>
            <w:r w:rsidRPr="00DF5244">
              <w:rPr>
                <w:rFonts w:cs="Calibri"/>
                <w:color w:val="000000"/>
              </w:rPr>
              <w:t>If</w:t>
            </w:r>
            <w:r w:rsidRPr="00DF5244" w:rsidR="00890FBD">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rsidRPr="00DF5244" w:rsidR="00CB74A7" w:rsidP="00D14360" w:rsidRDefault="00CB74A7" w14:paraId="0A70BC1F" w14:textId="77777777">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rsidRPr="00DF5244" w:rsidR="00CB74A7" w:rsidP="00D14360" w:rsidRDefault="00CB74A7" w14:paraId="21EDA976" w14:textId="77777777">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rsidRPr="00DF5244" w:rsidR="00CB74A7" w:rsidP="00D14360" w:rsidRDefault="00CB74A7" w14:paraId="358AD02F" w14:textId="77777777">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Pr="00DF5244" w:rsidR="00203749">
              <w:rPr>
                <w:rFonts w:cs="Calibri"/>
              </w:rPr>
              <w:t>CONF:1098-31476</w:t>
            </w:r>
            <w:r w:rsidRPr="00DF5244">
              <w:rPr>
                <w:rFonts w:cs="Calibri"/>
                <w:color w:val="000000"/>
              </w:rPr>
              <w:t xml:space="preserve">). </w:t>
            </w:r>
          </w:p>
          <w:p w:rsidRPr="00DF5244" w:rsidR="00CB74A7" w:rsidP="00D14360" w:rsidRDefault="00CB74A7" w14:paraId="29617D62" w14:textId="77777777">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rsidRPr="00DF5244" w:rsidR="00CB74A7" w:rsidP="00D14360" w:rsidRDefault="00CB74A7" w14:paraId="1C13D811" w14:textId="77777777">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rsidRPr="00DF5244" w:rsidR="00CB74A7" w:rsidP="00D14360" w:rsidRDefault="00CB74A7" w14:paraId="4054D83F" w14:textId="77777777">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rsidRPr="00D14360" w:rsidR="00CB74A7" w:rsidP="00D14360" w:rsidRDefault="00CB74A7" w14:paraId="11F8BB16" w14:textId="77777777">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rsidRPr="003A3D50" w:rsidR="00CB74A7" w:rsidP="00CB74A7" w:rsidRDefault="00CA5B48" w14:paraId="14A09211" w14:textId="4F114C5B">
      <w:pPr>
        <w:pStyle w:val="Caption"/>
        <w:spacing w:after="120"/>
        <w:rPr>
          <w:rFonts w:cs="Calibri"/>
          <w:szCs w:val="22"/>
        </w:rPr>
      </w:pPr>
      <w:bookmarkStart w:name="_Toc11660161" w:id="512"/>
      <w:r>
        <w:rPr>
          <w:rFonts w:cs="Calibri"/>
          <w:szCs w:val="22"/>
        </w:rPr>
        <w:t xml:space="preserve">  </w:t>
      </w:r>
      <w:bookmarkStart w:name="_Toc119939918" w:id="513"/>
      <w:bookmarkStart w:name="_Toc135312950" w:id="514"/>
      <w:r w:rsidRPr="003A3D50" w:rsidR="00CB74A7">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Pr="003A3D50" w:rsidR="00CB74A7">
        <w:rPr>
          <w:rFonts w:cs="Calibri"/>
          <w:szCs w:val="22"/>
        </w:rPr>
        <w:t>: Author Participation</w:t>
      </w:r>
      <w:bookmarkEnd w:id="512"/>
      <w:bookmarkEnd w:id="513"/>
      <w:bookmarkEnd w:id="514"/>
    </w:p>
    <w:p w:rsidRPr="00D14360" w:rsidR="00157204" w:rsidP="00CB74A7" w:rsidRDefault="005A1675" w14:paraId="6F10648C" w14:textId="70BBA683">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Pr="00D14360" w:rsidR="00CB74A7">
        <w:rPr>
          <w:rFonts w:cs="Calibri"/>
          <w:color w:val="000000"/>
        </w:rPr>
        <w:t xml:space="preserve">Its use is required on only one entry </w:t>
      </w:r>
      <w:r w:rsidRPr="00D14360" w:rsidR="00157204">
        <w:rPr>
          <w:rFonts w:cs="Calibri"/>
          <w:color w:val="000000"/>
        </w:rPr>
        <w:t>template, the Handoff Communication Participants template (2.16.840.1.113883.10.20.22.4.141).</w:t>
      </w:r>
      <w:r w:rsidRPr="00D14360" w:rsidR="00157204">
        <w:rPr>
          <w:rStyle w:val="FootnoteReference"/>
          <w:rFonts w:cs="Calibri"/>
          <w:color w:val="000000"/>
        </w:rPr>
        <w:footnoteReference w:id="67"/>
      </w:r>
    </w:p>
    <w:tbl>
      <w:tblPr>
        <w:tblpPr w:leftFromText="180" w:rightFromText="180" w:vertAnchor="text" w:horzAnchor="margin" w:tblpY="10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57204" w:rsidTr="00157204" w14:paraId="6B562AD1" w14:textId="77777777">
        <w:tc>
          <w:tcPr>
            <w:tcW w:w="9350" w:type="dxa"/>
            <w:shd w:val="clear" w:color="auto" w:fill="C6D9F1"/>
          </w:tcPr>
          <w:p w:rsidRPr="005607EE" w:rsidR="00157204" w:rsidP="00157204" w:rsidRDefault="00634398" w14:paraId="62EE4EE9" w14:textId="449C012C">
            <w:pPr>
              <w:pStyle w:val="BodyText"/>
              <w:rPr>
                <w:b/>
              </w:rPr>
            </w:pPr>
            <w:r>
              <w:rPr>
                <w:noProof/>
              </w:rPr>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922" w:rsidR="00157204">
              <w:t xml:space="preserve">C-CDA Content Creators </w:t>
            </w:r>
            <w:r w:rsidR="00157204">
              <w:t>MAY</w:t>
            </w:r>
            <w:r w:rsidRPr="00C64922" w:rsidR="00157204">
              <w:t xml:space="preserve"> explicitly indicate the performer for observations and acts, not just the author who document</w:t>
            </w:r>
            <w:r w:rsidR="00157204">
              <w:t>s</w:t>
            </w:r>
            <w:r w:rsidRPr="00C64922" w:rsidR="00157204">
              <w:t xml:space="preserve"> those activities.  </w:t>
            </w:r>
            <w:r w:rsidRPr="00D14360" w:rsidR="00157204">
              <w:rPr>
                <w:b/>
              </w:rPr>
              <w:t>[</w:t>
            </w:r>
            <w:r w:rsidR="00B3590A">
              <w:rPr>
                <w:b/>
              </w:rPr>
              <w:t>BP-038</w:t>
            </w:r>
            <w:r w:rsidRPr="00D14360" w:rsidR="00157204">
              <w:rPr>
                <w:b/>
              </w:rPr>
              <w:t>]</w:t>
            </w:r>
          </w:p>
        </w:tc>
      </w:tr>
    </w:tbl>
    <w:p w:rsidRPr="00C64922" w:rsidR="00157204" w:rsidP="004C76D9" w:rsidRDefault="00157204" w14:paraId="63B57C86" w14:textId="77777777">
      <w:pPr>
        <w:pStyle w:val="Heading4"/>
      </w:pPr>
      <w:r>
        <w:t xml:space="preserve">Identifying Practitioners </w:t>
      </w:r>
    </w:p>
    <w:p w:rsidRPr="003A3D50" w:rsidR="00157204" w:rsidP="00157204" w:rsidRDefault="00157204" w14:paraId="44771066" w14:textId="68FA369C">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Pr="00F200C6" w:rsid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rsidR="00157204" w:rsidP="00157204" w:rsidRDefault="00157204" w14:paraId="26BCEC3A" w14:textId="77777777">
      <w:pPr>
        <w:pStyle w:val="Caption"/>
        <w:keepNext/>
      </w:pPr>
    </w:p>
    <w:p w:rsidR="00C12940" w:rsidP="00157204" w:rsidRDefault="00157204" w14:paraId="38BF3860" w14:textId="461D0AC3">
      <w:pPr>
        <w:pStyle w:val="Caption"/>
        <w:keepNext/>
        <w:spacing w:after="0"/>
        <w:rPr>
          <w:rStyle w:val="BodyTextChar0"/>
        </w:rPr>
      </w:pPr>
      <w:bookmarkStart w:name="_Toc118898734" w:id="515"/>
      <w:bookmarkStart w:name="_Toc119939936" w:id="516"/>
      <w:bookmarkStart w:name="_Toc135312968" w:id="517"/>
      <w:r>
        <w:t xml:space="preserve">Example </w:t>
      </w:r>
      <w:r>
        <w:fldChar w:fldCharType="begin"/>
      </w:r>
      <w:r>
        <w:instrText>SEQ Example \* ARABIC</w:instrText>
      </w:r>
      <w:r>
        <w:fldChar w:fldCharType="separate"/>
      </w:r>
      <w:r w:rsidR="00DC1072">
        <w:rPr>
          <w:noProof/>
        </w:rPr>
        <w:t>13</w:t>
      </w:r>
      <w:r>
        <w:fldChar w:fldCharType="end"/>
      </w:r>
      <w:r>
        <w:t xml:space="preserve">: </w:t>
      </w:r>
      <w:r w:rsidRPr="000C6323">
        <w:t>How to represent a provider and the provider’s organization in the role of author</w:t>
      </w:r>
      <w:r w:rsidRPr="003A3D50">
        <w:rPr>
          <w:rStyle w:val="BodyTextChar0"/>
        </w:rPr>
        <w:t>.</w:t>
      </w:r>
      <w:bookmarkEnd w:id="515"/>
      <w:bookmarkEnd w:id="516"/>
      <w:bookmarkEnd w:id="517"/>
      <w:r w:rsidRPr="003A3D50">
        <w:rPr>
          <w:rStyle w:val="BodyTextChar0"/>
        </w:rPr>
        <w:t xml:space="preserve"> </w:t>
      </w:r>
    </w:p>
    <w:p w:rsidRPr="00AD08FB" w:rsidR="00157204" w:rsidP="003B0179" w:rsidRDefault="00157204" w14:paraId="1AE28368" w14:textId="77777777">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75E28E99" w14:textId="77777777">
        <w:tc>
          <w:tcPr>
            <w:tcW w:w="9576" w:type="dxa"/>
            <w:shd w:val="clear" w:color="auto" w:fill="auto"/>
          </w:tcPr>
          <w:p w:rsidRPr="005A615D" w:rsidR="00157204" w:rsidP="00157204" w:rsidRDefault="00157204" w14:paraId="7ED80006" w14:textId="77777777">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rsidRPr="005A615D" w:rsidR="00157204" w:rsidP="00157204" w:rsidRDefault="00157204" w14:paraId="3F85DED1"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0DC1BC7D" w14:textId="77777777">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rsidRPr="005A615D" w:rsidR="00157204" w:rsidP="00157204" w:rsidRDefault="00157204" w14:paraId="5C68C29A" w14:textId="77777777">
            <w:pPr>
              <w:rPr>
                <w:rFonts w:ascii="Courier New" w:hAnsi="Courier New" w:cs="Courier New"/>
                <w:sz w:val="16"/>
                <w:szCs w:val="16"/>
              </w:rPr>
            </w:pPr>
            <w:r w:rsidRPr="005A615D">
              <w:rPr>
                <w:rFonts w:ascii="Courier New" w:hAnsi="Courier New" w:cs="Courier New"/>
                <w:sz w:val="16"/>
                <w:szCs w:val="16"/>
              </w:rPr>
              <w:t xml:space="preserve">  &lt;assignedAuthor&gt;</w:t>
            </w:r>
          </w:p>
          <w:p w:rsidRPr="005A615D" w:rsidR="00157204" w:rsidP="00157204" w:rsidRDefault="00157204" w14:paraId="39FE7AD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72BA7AD7"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rsidRPr="005A615D" w:rsidR="00157204" w:rsidP="00157204" w:rsidRDefault="00157204" w14:paraId="77077EEA"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759CDE1A"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1E017878" w14:textId="3E10E88E">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39775229"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3197BC12" w14:textId="29B65F89">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2516DBD4"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78FC0CF5"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788A1500"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454A6E5"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1E938FD0"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1E00D244"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08F3AEB"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31D41666"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306C1668"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3DA454F8"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645C88FB"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4CFFEBAF"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11018500"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0257FE1C"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04BC38FD"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43E2F9F5" w14:textId="77777777">
            <w:pPr>
              <w:rPr>
                <w:rFonts w:ascii="Courier New" w:hAnsi="Courier New" w:cs="Courier New"/>
                <w:sz w:val="16"/>
                <w:szCs w:val="16"/>
              </w:rPr>
            </w:pPr>
            <w:r w:rsidRPr="005A615D">
              <w:rPr>
                <w:rFonts w:ascii="Courier New" w:hAnsi="Courier New" w:cs="Courier New"/>
                <w:sz w:val="16"/>
                <w:szCs w:val="16"/>
              </w:rPr>
              <w:t xml:space="preserve">            &lt;delimiter&gt;, &lt;/delimeter&gt;</w:t>
            </w:r>
          </w:p>
          <w:p w:rsidRPr="005A615D" w:rsidR="00157204" w:rsidP="00157204" w:rsidRDefault="00157204" w14:paraId="759C17BD"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0047A639"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57C09639"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124FE76C" w14:textId="77777777">
            <w:pPr>
              <w:rPr>
                <w:rFonts w:ascii="Courier New" w:hAnsi="Courier New" w:cs="Courier New"/>
                <w:sz w:val="16"/>
                <w:szCs w:val="16"/>
              </w:rPr>
            </w:pPr>
            <w:r w:rsidRPr="005A615D">
              <w:rPr>
                <w:rFonts w:ascii="Courier New" w:hAnsi="Courier New" w:cs="Courier New"/>
                <w:sz w:val="16"/>
                <w:szCs w:val="16"/>
              </w:rPr>
              <w:t xml:space="preserve">     &lt;representedOrganization&gt;</w:t>
            </w:r>
          </w:p>
          <w:p w:rsidRPr="005A615D" w:rsidR="00157204" w:rsidP="00157204" w:rsidRDefault="00157204" w14:paraId="1E6DCC83" w14:textId="77777777">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rsidRPr="005A615D" w:rsidR="00157204" w:rsidP="00157204" w:rsidRDefault="00157204" w14:paraId="754B92DB"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6F4DD085" w14:textId="77777777">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rsidRPr="005A615D" w:rsidR="00157204" w:rsidP="00157204" w:rsidRDefault="00157204" w14:paraId="17456CFD"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rsidRPr="005A615D" w:rsidR="00157204" w:rsidP="00157204" w:rsidRDefault="00157204" w14:paraId="5D72E453"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1BAE29C2"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0384B6A5" w14:textId="547BDD57">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155F9024"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0E297166" w14:textId="769817F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66F011FF" w14:textId="77777777">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rsidRPr="005A615D" w:rsidR="00157204" w:rsidP="00157204" w:rsidRDefault="00157204" w14:paraId="22EF4977"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50E22E4D"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1017122C"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6020DF6D"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68283056"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8D347FA"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0C7D41E0"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3C54F21C"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1D8FDCE"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1C8D9550" w14:textId="77777777">
            <w:pPr>
              <w:rPr>
                <w:rFonts w:ascii="Courier New" w:hAnsi="Courier New" w:cs="Courier New"/>
                <w:sz w:val="16"/>
                <w:szCs w:val="16"/>
              </w:rPr>
            </w:pPr>
            <w:r w:rsidRPr="005A615D">
              <w:rPr>
                <w:rFonts w:ascii="Courier New" w:hAnsi="Courier New" w:cs="Courier New"/>
                <w:sz w:val="16"/>
                <w:szCs w:val="16"/>
              </w:rPr>
              <w:t xml:space="preserve">      &lt;/representedOrganization&gt;</w:t>
            </w:r>
          </w:p>
          <w:p w:rsidRPr="005A615D" w:rsidR="00157204" w:rsidP="00157204" w:rsidRDefault="00157204" w14:paraId="7EA5F0DB" w14:textId="77777777">
            <w:pPr>
              <w:rPr>
                <w:rFonts w:ascii="Courier New" w:hAnsi="Courier New" w:cs="Courier New"/>
                <w:sz w:val="16"/>
                <w:szCs w:val="16"/>
              </w:rPr>
            </w:pPr>
            <w:r w:rsidRPr="005A615D">
              <w:rPr>
                <w:rFonts w:ascii="Courier New" w:hAnsi="Courier New" w:cs="Courier New"/>
                <w:sz w:val="16"/>
                <w:szCs w:val="16"/>
              </w:rPr>
              <w:t xml:space="preserve">   &lt;/assignedAuthor&gt;</w:t>
            </w:r>
          </w:p>
          <w:p w:rsidRPr="005A615D" w:rsidR="00157204" w:rsidP="00157204" w:rsidRDefault="00157204" w14:paraId="3F15F6BF"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48A7DA86" w14:textId="77777777">
            <w:pPr>
              <w:rPr>
                <w:rFonts w:ascii="Courier New" w:hAnsi="Courier New" w:cs="Courier New"/>
                <w:sz w:val="16"/>
                <w:szCs w:val="16"/>
              </w:rPr>
            </w:pPr>
            <w:r w:rsidRPr="005A615D">
              <w:rPr>
                <w:rFonts w:ascii="Courier New" w:hAnsi="Courier New" w:cs="Courier New"/>
                <w:sz w:val="16"/>
                <w:szCs w:val="16"/>
              </w:rPr>
              <w:t>&lt;!--  end of the appropriate role block --&gt;</w:t>
            </w:r>
          </w:p>
          <w:p w:rsidRPr="009F13BB" w:rsidR="00157204" w:rsidP="00157204" w:rsidRDefault="00157204" w14:paraId="6A77180D" w14:textId="77777777">
            <w:pPr>
              <w:rPr>
                <w:rFonts w:cs="Calibri"/>
                <w:color w:val="000000"/>
              </w:rPr>
            </w:pPr>
          </w:p>
        </w:tc>
      </w:tr>
    </w:tbl>
    <w:p w:rsidR="00157204" w:rsidP="00157204" w:rsidRDefault="00157204" w14:paraId="0F8588A8" w14:textId="77777777"/>
    <w:p w:rsidRPr="009F13BB" w:rsidR="00157204" w:rsidP="00157204" w:rsidRDefault="00157204" w14:paraId="10D85F4A" w14:textId="77777777">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rsidRPr="003A3D50" w:rsidR="00157204" w:rsidP="003A3D50" w:rsidRDefault="00157204" w14:paraId="57CC4D95" w14:textId="77777777">
      <w:pPr>
        <w:tabs>
          <w:tab w:val="left" w:pos="450"/>
        </w:tabs>
        <w:rPr>
          <w:rFonts w:cs="Calibri"/>
        </w:rPr>
      </w:pPr>
    </w:p>
    <w:p w:rsidR="00157204" w:rsidP="003A3D50" w:rsidRDefault="00157204" w14:paraId="53C933B4" w14:textId="01CFB93E">
      <w:pPr>
        <w:pStyle w:val="Caption"/>
        <w:keepNext/>
        <w:spacing w:after="0"/>
      </w:pPr>
      <w:bookmarkStart w:name="_Toc118898735" w:id="518"/>
      <w:bookmarkStart w:name="_Toc119939937" w:id="519"/>
      <w:bookmarkStart w:name="_Toc135312969" w:id="520"/>
      <w:r>
        <w:t xml:space="preserve">Example </w:t>
      </w:r>
      <w:r>
        <w:fldChar w:fldCharType="begin"/>
      </w:r>
      <w:r>
        <w:instrText>SEQ Example \* ARABIC</w:instrText>
      </w:r>
      <w:r>
        <w:fldChar w:fldCharType="separate"/>
      </w:r>
      <w:r w:rsidR="00DC1072">
        <w:rPr>
          <w:noProof/>
        </w:rPr>
        <w:t>14</w:t>
      </w:r>
      <w:r>
        <w:fldChar w:fldCharType="end"/>
      </w:r>
      <w:r>
        <w:t xml:space="preserve">: </w:t>
      </w:r>
      <w:r w:rsidRPr="00A66C06">
        <w:t>Provider with an unknown NPI number.</w:t>
      </w:r>
      <w:bookmarkEnd w:id="518"/>
      <w:bookmarkEnd w:id="519"/>
      <w:bookmarkEnd w:id="52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67D7CE66" w14:textId="77777777">
        <w:tc>
          <w:tcPr>
            <w:tcW w:w="9576" w:type="dxa"/>
            <w:shd w:val="clear" w:color="auto" w:fill="auto"/>
          </w:tcPr>
          <w:p w:rsidRPr="005A615D" w:rsidR="00157204" w:rsidP="00157204" w:rsidRDefault="00157204" w14:paraId="68D173C7" w14:textId="77777777">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rsidRPr="005A615D" w:rsidR="00157204" w:rsidP="00157204" w:rsidRDefault="00157204" w14:paraId="46538F0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0EA200EB" w14:textId="77777777">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rsidRPr="005A615D" w:rsidR="00157204" w:rsidP="00157204" w:rsidRDefault="00157204" w14:paraId="7809EBE5" w14:textId="245645EE">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Pr="005A615D" w:rsidR="00947B4B">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rsidRPr="005A615D" w:rsidR="00157204" w:rsidP="00157204" w:rsidRDefault="00157204" w14:paraId="2FAB96B2"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64C0F0B8"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58DFBCAD" w14:textId="43DC2EFB">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1A562007"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75176496" w14:textId="71031B5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1D7AC99A"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0A94DD35"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0BF6FFF1"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1DC5712F"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3A93C721"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524B1986"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61F1009"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10B6E165"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52F1950A"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18EF8710"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381D2FE7"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52C38882"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3258CA08"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134B507A"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4B5B1B4E"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01336804" w14:textId="77777777">
            <w:pPr>
              <w:rPr>
                <w:rFonts w:ascii="Courier New" w:hAnsi="Courier New" w:cs="Courier New"/>
                <w:sz w:val="16"/>
                <w:szCs w:val="16"/>
              </w:rPr>
            </w:pPr>
            <w:r w:rsidRPr="005A615D">
              <w:rPr>
                <w:rFonts w:ascii="Courier New" w:hAnsi="Courier New" w:cs="Courier New"/>
                <w:sz w:val="16"/>
                <w:szCs w:val="16"/>
              </w:rPr>
              <w:t xml:space="preserve">            &lt;delimiter&gt;, &lt;/delimeter&gt;</w:t>
            </w:r>
          </w:p>
          <w:p w:rsidRPr="005A615D" w:rsidR="00157204" w:rsidP="00157204" w:rsidRDefault="00157204" w14:paraId="2C2A0B6A"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6404B08E"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22F63521"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5A61069B" w14:textId="77777777">
            <w:pPr>
              <w:rPr>
                <w:rFonts w:ascii="Courier New" w:hAnsi="Courier New" w:cs="Courier New"/>
                <w:sz w:val="16"/>
                <w:szCs w:val="16"/>
              </w:rPr>
            </w:pPr>
            <w:r w:rsidRPr="005A615D">
              <w:rPr>
                <w:rFonts w:ascii="Courier New" w:hAnsi="Courier New" w:cs="Courier New"/>
                <w:sz w:val="16"/>
                <w:szCs w:val="16"/>
              </w:rPr>
              <w:t>…</w:t>
            </w:r>
          </w:p>
          <w:p w:rsidRPr="005A615D" w:rsidR="00157204" w:rsidP="00157204" w:rsidRDefault="00157204" w14:paraId="57475D6C" w14:textId="77777777">
            <w:r w:rsidRPr="005A615D">
              <w:rPr>
                <w:rFonts w:ascii="Courier New" w:hAnsi="Courier New" w:cs="Courier New"/>
                <w:sz w:val="16"/>
                <w:szCs w:val="16"/>
              </w:rPr>
              <w:t xml:space="preserve">   &lt;/assignedAuthor&gt;</w:t>
            </w:r>
          </w:p>
        </w:tc>
      </w:tr>
    </w:tbl>
    <w:p w:rsidRPr="00D14360" w:rsidR="00157204" w:rsidP="00CB74A7" w:rsidRDefault="00157204" w14:paraId="5D161AE9" w14:textId="77777777">
      <w:pPr>
        <w:shd w:val="clear" w:color="auto" w:fill="FFFFFF"/>
        <w:spacing w:after="240"/>
        <w:rPr>
          <w:rFonts w:cs="Calibri"/>
          <w:color w:val="000000"/>
        </w:rPr>
      </w:pPr>
    </w:p>
    <w:p w:rsidRPr="00C64922" w:rsidR="00A10C4D" w:rsidP="00FD31AC" w:rsidRDefault="00A10C4D" w14:paraId="34134026" w14:textId="10FBCE66">
      <w:pPr>
        <w:pStyle w:val="Heading3"/>
      </w:pPr>
      <w:bookmarkStart w:name="_Toc21529431" w:id="521"/>
      <w:bookmarkStart w:name="_Toc21691483" w:id="522"/>
      <w:bookmarkStart w:name="_Toc21845667" w:id="523"/>
      <w:bookmarkStart w:name="_Toc21851908" w:id="524"/>
      <w:bookmarkStart w:name="_Toc21871870" w:id="525"/>
      <w:bookmarkStart w:name="_Toc21872326" w:id="526"/>
      <w:bookmarkStart w:name="_Toc21880097" w:id="527"/>
      <w:bookmarkStart w:name="_Toc21889927" w:id="528"/>
      <w:bookmarkStart w:name="_Toc21894070" w:id="529"/>
      <w:bookmarkStart w:name="_Toc21897998" w:id="530"/>
      <w:bookmarkStart w:name="_Toc21926745" w:id="531"/>
      <w:bookmarkStart w:name="_h71287zd4c1d" w:colFirst="0" w:colLast="0" w:id="532"/>
      <w:bookmarkStart w:name="_Toc10690836" w:id="533"/>
      <w:bookmarkStart w:name="_Toc11043576" w:id="534"/>
      <w:bookmarkStart w:name="_Toc11045570" w:id="535"/>
      <w:bookmarkStart w:name="_Toc11391240" w:id="536"/>
      <w:bookmarkStart w:name="_Toc119939803" w:id="537"/>
      <w:bookmarkStart w:name="_Toc135312834" w:id="538"/>
      <w:bookmarkEnd w:id="511"/>
      <w:bookmarkEnd w:id="521"/>
      <w:bookmarkEnd w:id="522"/>
      <w:bookmarkEnd w:id="523"/>
      <w:bookmarkEnd w:id="524"/>
      <w:bookmarkEnd w:id="525"/>
      <w:bookmarkEnd w:id="526"/>
      <w:bookmarkEnd w:id="527"/>
      <w:bookmarkEnd w:id="528"/>
      <w:bookmarkEnd w:id="529"/>
      <w:bookmarkEnd w:id="530"/>
      <w:bookmarkEnd w:id="531"/>
      <w:bookmarkEnd w:id="532"/>
      <w:r w:rsidRPr="00C64922">
        <w:t>Custodian</w:t>
      </w:r>
      <w:bookmarkEnd w:id="533"/>
      <w:bookmarkEnd w:id="534"/>
      <w:bookmarkEnd w:id="535"/>
      <w:bookmarkEnd w:id="536"/>
      <w:bookmarkEnd w:id="537"/>
      <w:bookmarkEnd w:id="538"/>
    </w:p>
    <w:p w:rsidRPr="00D14360" w:rsidR="00FF07A9" w:rsidP="00FF07A9" w:rsidRDefault="00FF07A9" w14:paraId="6190D409" w14:textId="77777777">
      <w:pPr>
        <w:rPr>
          <w:rFonts w:cs="Calibri"/>
        </w:rPr>
      </w:pPr>
      <w:bookmarkStart w:name="_Toc10690837" w:id="539"/>
      <w:bookmarkStart w:name="_Toc11043577" w:id="540"/>
      <w:bookmarkStart w:name="_Toc11045571" w:id="541"/>
      <w:r w:rsidRPr="00D14360">
        <w:rPr>
          <w:rFonts w:cs="Calibri"/>
          <w:color w:val="000000"/>
        </w:rPr>
        <w:t>Every CDA document has exactly one custodian. The custodian represents the organization who i</w:t>
      </w:r>
      <w:r w:rsidRPr="00D14360" w:rsidR="00F8349F">
        <w:rPr>
          <w:rFonts w:cs="Calibri"/>
          <w:color w:val="000000"/>
        </w:rPr>
        <w:t>s</w:t>
      </w:r>
      <w:r w:rsidRPr="00D14360">
        <w:rPr>
          <w:rFonts w:cs="Calibri"/>
          <w:color w:val="000000"/>
        </w:rPr>
        <w:t xml:space="preserve"> </w:t>
      </w:r>
      <w:r w:rsidRPr="00D14360" w:rsidR="003D5288">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rsidRPr="00C64922" w:rsidR="00A10C4D" w:rsidP="00FD31AC" w:rsidRDefault="00A10C4D" w14:paraId="0C233C22" w14:textId="05E6224A">
      <w:pPr>
        <w:pStyle w:val="Heading3"/>
      </w:pPr>
      <w:bookmarkStart w:name="_Care_Team_Members" w:id="542"/>
      <w:bookmarkStart w:name="_Toc11391241" w:id="543"/>
      <w:bookmarkStart w:name="_Ref21896240" w:id="544"/>
      <w:bookmarkStart w:name="_Ref21896245" w:id="545"/>
      <w:bookmarkStart w:name="_Toc119939804" w:id="546"/>
      <w:bookmarkStart w:name="_Toc135312835" w:id="547"/>
      <w:bookmarkEnd w:id="542"/>
      <w:r w:rsidRPr="00C64922">
        <w:t>Care Team Members</w:t>
      </w:r>
      <w:bookmarkEnd w:id="539"/>
      <w:bookmarkEnd w:id="540"/>
      <w:bookmarkEnd w:id="541"/>
      <w:bookmarkEnd w:id="543"/>
      <w:bookmarkEnd w:id="544"/>
      <w:bookmarkEnd w:id="545"/>
      <w:bookmarkEnd w:id="546"/>
      <w:bookmarkEnd w:id="547"/>
    </w:p>
    <w:p w:rsidRPr="00D14360" w:rsidR="00A10C4D" w:rsidP="00B505D2" w:rsidRDefault="00A10C4D" w14:paraId="3EC6962E" w14:textId="77777777">
      <w:pPr>
        <w:autoSpaceDE w:val="0"/>
        <w:autoSpaceDN w:val="0"/>
        <w:adjustRightInd w:val="0"/>
        <w:spacing w:after="120"/>
        <w:rPr>
          <w:rFonts w:cs="Calibri"/>
          <w:color w:val="000000"/>
        </w:rPr>
      </w:pPr>
      <w:r w:rsidRPr="00D14360">
        <w:rPr>
          <w:rFonts w:cs="Calibri"/>
          <w:color w:val="000000"/>
        </w:rPr>
        <w:t xml:space="preserve">Recommendations for care team </w:t>
      </w:r>
      <w:r w:rsidRPr="00D14360" w:rsidR="00AF33C2">
        <w:rPr>
          <w:rFonts w:cs="Calibri"/>
          <w:color w:val="000000"/>
        </w:rPr>
        <w:t xml:space="preserve">member </w:t>
      </w:r>
      <w:r w:rsidRPr="00D14360">
        <w:rPr>
          <w:rFonts w:cs="Calibri"/>
          <w:color w:val="000000"/>
        </w:rPr>
        <w:t xml:space="preserve">representation </w:t>
      </w:r>
      <w:r w:rsidRPr="00D14360" w:rsidR="00AF33C2">
        <w:rPr>
          <w:rFonts w:cs="Calibri"/>
          <w:color w:val="000000"/>
        </w:rPr>
        <w:t xml:space="preserve">in the header of documents </w:t>
      </w:r>
      <w:r w:rsidRPr="00D14360">
        <w:rPr>
          <w:rFonts w:cs="Calibri"/>
          <w:color w:val="000000"/>
        </w:rPr>
        <w:t>are included below</w:t>
      </w:r>
      <w:r w:rsidRPr="00D14360" w:rsidR="00AF33C2">
        <w:rPr>
          <w:rFonts w:cs="Calibri"/>
          <w:color w:val="000000"/>
        </w:rPr>
        <w:t xml:space="preserve">. This </w:t>
      </w:r>
      <w:r w:rsidRPr="00D14360">
        <w:rPr>
          <w:rFonts w:cs="Calibri"/>
          <w:color w:val="000000"/>
        </w:rPr>
        <w:t xml:space="preserve">guidance </w:t>
      </w:r>
      <w:r w:rsidRPr="00D14360" w:rsidR="00AF33C2">
        <w:rPr>
          <w:rFonts w:cs="Calibri"/>
          <w:color w:val="000000"/>
        </w:rPr>
        <w:t>aims to explain</w:t>
      </w:r>
      <w:r w:rsidRPr="00D14360">
        <w:rPr>
          <w:rFonts w:cs="Calibri"/>
          <w:color w:val="000000"/>
        </w:rPr>
        <w:t xml:space="preserve"> the options </w:t>
      </w:r>
      <w:r w:rsidRPr="00D14360" w:rsidR="00AF33C2">
        <w:rPr>
          <w:rFonts w:cs="Calibri"/>
          <w:color w:val="000000"/>
        </w:rPr>
        <w:t xml:space="preserve">available </w:t>
      </w:r>
      <w:r w:rsidRPr="00D14360">
        <w:rPr>
          <w:rFonts w:cs="Calibri"/>
          <w:color w:val="000000"/>
        </w:rPr>
        <w:t>for representation of care team members</w:t>
      </w:r>
      <w:r w:rsidRPr="00D14360" w:rsidR="00AF33C2">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w:t>
      </w:r>
      <w:r w:rsidRPr="00D14360">
        <w:rPr>
          <w:rFonts w:cs="Calibri"/>
          <w:color w:val="000000"/>
        </w:rPr>
        <w:t xml:space="preserve">However, implementers can help reduce variability in the representation of care team members by adopting these recommendations. </w:t>
      </w:r>
    </w:p>
    <w:p w:rsidRPr="003A3D50" w:rsidR="00630186" w:rsidP="00630186" w:rsidRDefault="00630186" w14:paraId="637C3488" w14:textId="77777777">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rsidRPr="003A3D50" w:rsidR="00630186" w:rsidP="00630186" w:rsidRDefault="00630186" w14:paraId="2EF82CBC" w14:textId="77777777">
      <w:pPr>
        <w:rPr>
          <w:rFonts w:cs="Calibri"/>
          <w:color w:val="000000"/>
        </w:rPr>
      </w:pPr>
    </w:p>
    <w:p w:rsidRPr="003A3D50" w:rsidR="00630186" w:rsidP="00630186" w:rsidRDefault="00630186" w14:paraId="01D8EE49" w14:textId="64676A7E">
      <w:pPr>
        <w:rPr>
          <w:rFonts w:cs="Calibri"/>
          <w:color w:val="000000"/>
        </w:rPr>
      </w:pPr>
      <w:r w:rsidRPr="003A3D50">
        <w:rPr>
          <w:rFonts w:cs="Calibri"/>
          <w:b/>
          <w:bCs/>
          <w:color w:val="000000"/>
        </w:rPr>
        <w:t>Reference:</w:t>
      </w:r>
      <w:r w:rsidRPr="003A3D5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00630186" w:rsidP="00630186" w:rsidRDefault="00630186" w14:paraId="7A3A0CA8" w14:textId="77777777"/>
    <w:p w:rsidRPr="00D14360" w:rsidR="00A10C4D" w:rsidP="00B505D2" w:rsidRDefault="00A10C4D" w14:paraId="20047455" w14:textId="77777777">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Pr="00D14360" w:rsidR="006A785F">
        <w:rPr>
          <w:rFonts w:cs="Calibri"/>
          <w:color w:val="000000"/>
        </w:rPr>
        <w:t>s</w:t>
      </w:r>
      <w:r w:rsidRPr="00D14360">
        <w:rPr>
          <w:rFonts w:cs="Calibri"/>
          <w:color w:val="000000"/>
        </w:rPr>
        <w:t xml:space="preserve"> complete participant rendering</w:t>
      </w:r>
      <w:r w:rsidRPr="00D14360" w:rsidR="009B30E1">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rsidRPr="00D14360" w:rsidR="00A10C4D" w:rsidP="00B505D2" w:rsidRDefault="00A10C4D" w14:paraId="65EFAFA0" w14:textId="77777777">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rsidRPr="00D14360" w:rsidR="00A10C4D" w:rsidP="00B505D2" w:rsidRDefault="00A10C4D" w14:paraId="373189A8" w14:textId="77777777">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rsidRPr="00D14360" w:rsidR="00A10C4D" w:rsidP="00B505D2" w:rsidRDefault="00A10C4D" w14:paraId="027AC787" w14:textId="77777777">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color="4F81BD" w:sz="4" w:space="0"/>
          <w:left w:val="single" w:color="4F81BD" w:sz="4" w:space="0"/>
          <w:bottom w:val="single" w:color="4F81BD" w:sz="4" w:space="0"/>
          <w:right w:val="single" w:color="4F81BD" w:sz="4" w:space="0"/>
        </w:tblBorders>
        <w:tblLayout w:type="fixed"/>
        <w:tblCellMar>
          <w:left w:w="115" w:type="dxa"/>
          <w:right w:w="115" w:type="dxa"/>
        </w:tblCellMar>
        <w:tblLook w:val="00A0" w:firstRow="1" w:lastRow="0" w:firstColumn="1" w:lastColumn="0" w:noHBand="0" w:noVBand="0"/>
      </w:tblPr>
      <w:tblGrid>
        <w:gridCol w:w="2725"/>
        <w:gridCol w:w="6635"/>
      </w:tblGrid>
      <w:tr w:rsidRPr="00E35258" w:rsidR="00254B4A" w:rsidTr="003A3D50" w14:paraId="0F5C5A34" w14:textId="77777777">
        <w:trPr>
          <w:tblHeader/>
        </w:trPr>
        <w:tc>
          <w:tcPr>
            <w:tcW w:w="2725" w:type="dxa"/>
            <w:tcBorders>
              <w:bottom w:val="nil"/>
              <w:right w:val="nil"/>
            </w:tcBorders>
            <w:shd w:val="clear" w:color="auto" w:fill="4F81BD"/>
          </w:tcPr>
          <w:p w:rsidRPr="00D14360" w:rsidR="00510672" w:rsidP="00D14360" w:rsidRDefault="00510672" w14:paraId="3B45432F" w14:textId="77777777">
            <w:pPr>
              <w:pStyle w:val="NormalWeb"/>
              <w:keepNext/>
              <w:keepLines/>
              <w:spacing w:before="0" w:beforeAutospacing="0" w:after="0" w:afterAutospacing="0"/>
              <w:rPr>
                <w:rFonts w:cs="Calibri"/>
                <w:b/>
                <w:bCs/>
                <w:color w:val="FFFFFF"/>
              </w:rPr>
            </w:pPr>
            <w:r w:rsidRPr="00D14360">
              <w:rPr>
                <w:rFonts w:cs="Calibri"/>
                <w:b/>
                <w:bCs/>
                <w:color w:val="FFFFFF"/>
              </w:rPr>
              <w:t xml:space="preserve">Participant </w:t>
            </w:r>
          </w:p>
        </w:tc>
        <w:tc>
          <w:tcPr>
            <w:tcW w:w="6635" w:type="dxa"/>
            <w:tcBorders>
              <w:left w:val="single" w:color="4F81BD" w:sz="4" w:space="0"/>
              <w:right w:val="single" w:color="4F81BD" w:sz="4" w:space="0"/>
            </w:tcBorders>
            <w:shd w:val="clear" w:color="auto" w:fill="4F81BD"/>
          </w:tcPr>
          <w:p w:rsidRPr="00D14360" w:rsidR="00510672" w:rsidP="00D14360" w:rsidRDefault="00510672" w14:paraId="6B2F444E" w14:textId="77777777">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Pr="00E35258" w:rsidR="00254B4A" w:rsidTr="003A3D50" w14:paraId="6071A750"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4FD25BA" w14:textId="77777777">
            <w:pPr>
              <w:pStyle w:val="NormalWeb"/>
              <w:keepNext/>
              <w:keepLines/>
              <w:spacing w:before="0" w:beforeAutospacing="0" w:after="0" w:afterAutospacing="0"/>
              <w:rPr>
                <w:rFonts w:cs="Calibri"/>
                <w:b/>
                <w:bCs/>
              </w:rPr>
            </w:pPr>
            <w:r w:rsidRPr="00D14360">
              <w:rPr>
                <w:rFonts w:cs="Calibri"/>
                <w:b/>
                <w:bCs/>
              </w:rPr>
              <w:t>documentationOf/</w:t>
            </w:r>
          </w:p>
          <w:p w:rsidRPr="00D14360" w:rsidR="00510672" w:rsidP="00D14360" w:rsidRDefault="00510672" w14:paraId="5E9D2A2F" w14:textId="77777777">
            <w:pPr>
              <w:pStyle w:val="NormalWeb"/>
              <w:keepNext/>
              <w:keepLines/>
              <w:spacing w:before="0" w:beforeAutospacing="0" w:after="0" w:afterAutospacing="0"/>
              <w:rPr>
                <w:rFonts w:cs="Calibri"/>
                <w:b/>
                <w:bCs/>
              </w:rPr>
            </w:pPr>
            <w:r w:rsidRPr="00D14360">
              <w:rPr>
                <w:rFonts w:cs="Calibri"/>
                <w:b/>
                <w:bCs/>
              </w:rPr>
              <w:t xml:space="preserve">serviceEvent/ </w:t>
            </w:r>
          </w:p>
          <w:p w:rsidRPr="00D14360" w:rsidR="00510672" w:rsidP="00D14360" w:rsidRDefault="00510672" w14:paraId="4E683034" w14:textId="77777777">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0E0E20A6"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rsidRPr="00D14360" w:rsidR="00510672" w:rsidP="00D14360" w:rsidRDefault="00510672" w14:paraId="4F07270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Pr="00E35258" w:rsidR="00065389" w:rsidTr="004E29C8" w14:paraId="4C2C74D1" w14:textId="77777777">
        <w:trPr>
          <w:cantSplit/>
          <w:trHeight w:val="836"/>
          <w:tblHeader/>
        </w:trPr>
        <w:tc>
          <w:tcPr>
            <w:tcW w:w="2725" w:type="dxa"/>
            <w:tcBorders>
              <w:right w:val="nil"/>
            </w:tcBorders>
            <w:shd w:val="clear" w:color="auto" w:fill="FFFFFF"/>
          </w:tcPr>
          <w:p w:rsidRPr="00D14360" w:rsidR="00510672" w:rsidP="00D14360" w:rsidRDefault="00510672" w14:paraId="032C8B7F" w14:textId="77777777">
            <w:pPr>
              <w:pStyle w:val="NormalWeb"/>
              <w:keepNext/>
              <w:keepLines/>
              <w:spacing w:before="0" w:beforeAutospacing="0" w:after="0" w:afterAutospacing="0"/>
              <w:rPr>
                <w:rFonts w:cs="Calibri"/>
                <w:b/>
                <w:bCs/>
              </w:rPr>
            </w:pPr>
            <w:r w:rsidRPr="00D14360">
              <w:rPr>
                <w:rFonts w:cs="Calibri"/>
                <w:b/>
                <w:bCs/>
              </w:rPr>
              <w:t>encompassingEncounter/</w:t>
            </w:r>
          </w:p>
          <w:p w:rsidRPr="00D14360" w:rsidR="00510672" w:rsidP="00D14360" w:rsidRDefault="00510672" w14:paraId="5EF03C09" w14:textId="77777777">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color="4F81BD" w:sz="4" w:space="0"/>
              <w:right w:val="single" w:color="4F81BD" w:sz="4" w:space="0"/>
            </w:tcBorders>
            <w:shd w:val="clear" w:color="auto" w:fill="auto"/>
          </w:tcPr>
          <w:p w:rsidRPr="00D14360" w:rsidR="00510672" w:rsidP="00D14360" w:rsidRDefault="00510672" w14:paraId="413C084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rsidRPr="00D14360" w:rsidR="00510672" w:rsidP="00D14360" w:rsidRDefault="00510672" w14:paraId="37156E12"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Pr="00E35258" w:rsidR="00254B4A" w:rsidTr="003A3D50" w14:paraId="45E5DACB" w14:textId="77777777">
        <w:trPr>
          <w:cantSplit/>
          <w:trHeight w:val="350"/>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08A4C51" w14:textId="77777777">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349EA9D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Pr="00D14360" w:rsidR="00890FBD">
              <w:rPr>
                <w:rFonts w:ascii="Calibri Light" w:hAnsi="Calibri Light" w:cs="Calibri Light"/>
              </w:rPr>
              <w:t>C</w:t>
            </w:r>
            <w:r w:rsidRPr="00D14360">
              <w:rPr>
                <w:rFonts w:ascii="Calibri Light" w:hAnsi="Calibri Light" w:cs="Calibri Light"/>
              </w:rPr>
              <w:t>are team.</w:t>
            </w:r>
          </w:p>
        </w:tc>
      </w:tr>
      <w:tr w:rsidRPr="00E35258" w:rsidR="00065389" w:rsidTr="004E29C8" w14:paraId="7D3D8B47" w14:textId="77777777">
        <w:trPr>
          <w:cantSplit/>
          <w:trHeight w:val="818"/>
          <w:tblHeader/>
        </w:trPr>
        <w:tc>
          <w:tcPr>
            <w:tcW w:w="2725" w:type="dxa"/>
            <w:tcBorders>
              <w:right w:val="nil"/>
            </w:tcBorders>
            <w:shd w:val="clear" w:color="auto" w:fill="FFFFFF"/>
          </w:tcPr>
          <w:p w:rsidRPr="00D14360" w:rsidR="00510672" w:rsidP="00D14360" w:rsidRDefault="00510672" w14:paraId="1E07811A" w14:textId="77777777">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color="4F81BD" w:sz="4" w:space="0"/>
              <w:right w:val="single" w:color="4F81BD" w:sz="4" w:space="0"/>
            </w:tcBorders>
            <w:shd w:val="clear" w:color="auto" w:fill="auto"/>
          </w:tcPr>
          <w:p w:rsidRPr="00D14360" w:rsidR="00510672" w:rsidP="00D14360" w:rsidRDefault="00510672" w14:paraId="20F096BE"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rsidRPr="00D14360" w:rsidR="00510672" w:rsidP="00D14360" w:rsidRDefault="00510672" w14:paraId="48D3B7C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Pr="00E35258" w:rsidR="00254B4A" w:rsidTr="003A3D50" w14:paraId="08C7E3E1"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3D152206" w14:textId="77777777">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EC7042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Pr="00D14360" w:rsidR="006A785F">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rsidRPr="00D14360" w:rsidR="00510672" w:rsidP="00D14360" w:rsidRDefault="00510672" w14:paraId="63F6A94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Pr="00E35258" w:rsidR="00065389" w:rsidTr="004E29C8" w14:paraId="6C9B043D" w14:textId="77777777">
        <w:trPr>
          <w:cantSplit/>
          <w:trHeight w:val="827"/>
          <w:tblHeader/>
        </w:trPr>
        <w:tc>
          <w:tcPr>
            <w:tcW w:w="2725" w:type="dxa"/>
            <w:tcBorders>
              <w:right w:val="nil"/>
            </w:tcBorders>
            <w:shd w:val="clear" w:color="auto" w:fill="FFFFFF"/>
          </w:tcPr>
          <w:p w:rsidRPr="00D14360" w:rsidR="00510672" w:rsidP="00D14360" w:rsidRDefault="00510672" w14:paraId="777DEA3A" w14:textId="77777777">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color="4F81BD" w:sz="4" w:space="0"/>
              <w:right w:val="single" w:color="4F81BD" w:sz="4" w:space="0"/>
            </w:tcBorders>
            <w:shd w:val="clear" w:color="auto" w:fill="auto"/>
          </w:tcPr>
          <w:p w:rsidRPr="00D14360" w:rsidR="00510672" w:rsidP="00D14360" w:rsidRDefault="00510672" w14:paraId="348FBBD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rsidRPr="00D14360" w:rsidR="00510672" w:rsidP="00D14360" w:rsidRDefault="00510672" w14:paraId="0925077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254B4A" w:rsidTr="003A3D50" w14:paraId="00CCA8A4"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1FE8CFA" w14:textId="77777777">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D730D3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rsidRPr="00D14360" w:rsidR="00510672" w:rsidP="00D14360" w:rsidRDefault="00510672" w14:paraId="71CDD76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065389" w:rsidTr="004E29C8" w14:paraId="74633F07" w14:textId="77777777">
        <w:trPr>
          <w:cantSplit/>
          <w:trHeight w:val="575"/>
          <w:tblHeader/>
        </w:trPr>
        <w:tc>
          <w:tcPr>
            <w:tcW w:w="2725" w:type="dxa"/>
            <w:tcBorders>
              <w:right w:val="nil"/>
            </w:tcBorders>
            <w:shd w:val="clear" w:color="auto" w:fill="FFFFFF"/>
          </w:tcPr>
          <w:p w:rsidRPr="00D14360" w:rsidR="00510672" w:rsidP="00D14360" w:rsidRDefault="00510672" w14:paraId="466E4D8E" w14:textId="77777777">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color="4F81BD" w:sz="4" w:space="0"/>
              <w:right w:val="single" w:color="4F81BD" w:sz="4" w:space="0"/>
            </w:tcBorders>
            <w:shd w:val="clear" w:color="auto" w:fill="auto"/>
          </w:tcPr>
          <w:p w:rsidRPr="00D14360" w:rsidR="00510672" w:rsidP="00D14360" w:rsidRDefault="00510672" w14:paraId="10A22059"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rsidRPr="00D14360" w:rsidR="00510672" w:rsidP="00D14360" w:rsidRDefault="00510672" w14:paraId="36BFBA85"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Pr="00E35258" w:rsidR="00254B4A" w:rsidTr="003A3D50" w14:paraId="584675C7"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E75F105" w14:textId="77777777">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2DAC21DD"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rsidRPr="00D14360" w:rsidR="00510672" w:rsidP="00D14360" w:rsidRDefault="00510672" w14:paraId="3F9BD4F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rsidRPr="00D14360" w:rsidR="00E35258" w:rsidP="00C65E25" w:rsidRDefault="00E35258" w14:paraId="22212FE8" w14:textId="2A8414E1">
      <w:pPr>
        <w:pStyle w:val="Caption"/>
        <w:ind w:firstLine="90"/>
        <w:rPr>
          <w:rFonts w:cs="Calibri"/>
          <w:color w:val="000000"/>
        </w:rPr>
      </w:pPr>
      <w:bookmarkStart w:name="_Toc118898798" w:id="548"/>
      <w:bookmarkStart w:name="_Toc119940001" w:id="549"/>
      <w:bookmarkStart w:name="_Toc135313033" w:id="550"/>
      <w:r>
        <w:t xml:space="preserve">Table </w:t>
      </w:r>
      <w:r>
        <w:fldChar w:fldCharType="begin"/>
      </w:r>
      <w:r>
        <w:instrText>SEQ Table \* ARABIC</w:instrText>
      </w:r>
      <w:r>
        <w:fldChar w:fldCharType="separate"/>
      </w:r>
      <w:r w:rsidR="00DC1072">
        <w:rPr>
          <w:noProof/>
        </w:rPr>
        <w:t>12</w:t>
      </w:r>
      <w:r>
        <w:fldChar w:fldCharType="end"/>
      </w:r>
      <w:r>
        <w:t>: Header Elements for Care Team Members</w:t>
      </w:r>
      <w:bookmarkEnd w:id="548"/>
      <w:bookmarkEnd w:id="549"/>
      <w:bookmarkEnd w:id="550"/>
    </w:p>
    <w:p w:rsidR="00E86E64" w:rsidP="00B505D2" w:rsidRDefault="00A10C4D" w14:paraId="1FB8753D" w14:textId="7AA53DF0">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rsidR="00A3258D" w:rsidP="00A3258D" w:rsidRDefault="00E86E64" w14:paraId="22E6671C" w14:textId="07F53236">
      <w:pPr>
        <w:autoSpaceDE w:val="0"/>
        <w:autoSpaceDN w:val="0"/>
        <w:adjustRightInd w:val="0"/>
        <w:spacing w:after="120"/>
        <w:ind w:left="720"/>
        <w:rPr>
          <w:rFonts w:cs="Calibri"/>
          <w:color w:val="000000"/>
        </w:rPr>
      </w:pPr>
      <w:r>
        <w:rPr>
          <w:rFonts w:cs="Calibri"/>
          <w:color w:val="000000"/>
        </w:rPr>
        <w:t xml:space="preserve">1. </w:t>
      </w:r>
      <w:r w:rsidRPr="00D14360" w:rsidR="00A10C4D">
        <w:rPr>
          <w:rFonts w:cs="Calibri"/>
          <w:color w:val="000000"/>
        </w:rPr>
        <w:t xml:space="preserve"> </w:t>
      </w:r>
      <w:r w:rsidR="00A3258D">
        <w:rPr>
          <w:rFonts w:cs="Calibri"/>
          <w:color w:val="000000"/>
        </w:rPr>
        <w:t xml:space="preserve">the </w:t>
      </w:r>
      <w:r w:rsidRPr="00D14360" w:rsidR="00A3258D">
        <w:rPr>
          <w:rFonts w:cs="Calibri"/>
          <w:color w:val="000000"/>
        </w:rPr>
        <w:t xml:space="preserve">author </w:t>
      </w:r>
      <w:r w:rsidR="00A3258D">
        <w:rPr>
          <w:rFonts w:cs="Calibri"/>
          <w:color w:val="000000"/>
        </w:rPr>
        <w:t>of the</w:t>
      </w:r>
      <w:r w:rsidRPr="00D14360" w:rsidR="00A3258D">
        <w:rPr>
          <w:rFonts w:cs="Calibri"/>
          <w:color w:val="000000"/>
        </w:rPr>
        <w:t xml:space="preserve"> Consultation Note</w:t>
      </w:r>
      <w:r w:rsidR="00A3258D">
        <w:rPr>
          <w:rFonts w:cs="Calibri"/>
          <w:color w:val="000000"/>
        </w:rPr>
        <w:t>,</w:t>
      </w:r>
      <w:r w:rsidRPr="00D14360" w:rsidR="00A3258D">
        <w:rPr>
          <w:rFonts w:cs="Calibri"/>
          <w:color w:val="000000"/>
        </w:rPr>
        <w:t xml:space="preserve"> </w:t>
      </w:r>
    </w:p>
    <w:p w:rsidR="00E86E64" w:rsidP="003B0179" w:rsidRDefault="00E86E64" w14:paraId="1148710E" w14:textId="159CFC55">
      <w:pPr>
        <w:autoSpaceDE w:val="0"/>
        <w:autoSpaceDN w:val="0"/>
        <w:adjustRightInd w:val="0"/>
        <w:spacing w:after="120"/>
        <w:ind w:left="720"/>
        <w:rPr>
          <w:rFonts w:cs="Calibri"/>
          <w:color w:val="000000"/>
        </w:rPr>
      </w:pPr>
      <w:r>
        <w:rPr>
          <w:rFonts w:cs="Calibri"/>
          <w:color w:val="000000"/>
        </w:rPr>
        <w:t>2.</w:t>
      </w:r>
      <w:r w:rsidRPr="00A3258D" w:rsidR="00A3258D">
        <w:rPr>
          <w:rFonts w:cs="Calibri"/>
          <w:color w:val="000000"/>
        </w:rPr>
        <w:t xml:space="preserve"> </w:t>
      </w:r>
      <w:r w:rsidRPr="00D14360" w:rsidR="00A3258D">
        <w:rPr>
          <w:rFonts w:cs="Calibri"/>
          <w:color w:val="000000"/>
        </w:rPr>
        <w:t>the responsible party for the Encounter</w:t>
      </w:r>
      <w:r w:rsidR="00A3258D">
        <w:rPr>
          <w:rFonts w:cs="Calibri"/>
          <w:color w:val="000000"/>
        </w:rPr>
        <w:t xml:space="preserve"> </w:t>
      </w:r>
      <w:r w:rsidRPr="00D14360" w:rsidR="00A3258D">
        <w:rPr>
          <w:rFonts w:cs="Calibri"/>
          <w:color w:val="000000"/>
        </w:rPr>
        <w:t>(rendering physician)</w:t>
      </w:r>
      <w:r w:rsidR="000B7B5A">
        <w:rPr>
          <w:rFonts w:cs="Calibri"/>
          <w:color w:val="000000"/>
        </w:rPr>
        <w:t>,</w:t>
      </w:r>
      <w:r w:rsidR="00A3258D">
        <w:rPr>
          <w:rFonts w:cs="Calibri"/>
          <w:color w:val="000000"/>
        </w:rPr>
        <w:t xml:space="preserve"> or</w:t>
      </w:r>
      <w:r w:rsidRPr="00D14360" w:rsidR="00A10C4D">
        <w:rPr>
          <w:rFonts w:cs="Calibri"/>
          <w:color w:val="000000"/>
        </w:rPr>
        <w:t xml:space="preserve"> </w:t>
      </w:r>
    </w:p>
    <w:p w:rsidR="00E86E64" w:rsidP="003B0179" w:rsidRDefault="00E86E64" w14:paraId="57CE1DFF" w14:textId="1D823282">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Pr="00D14360" w:rsidR="00A10C4D">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Pr="00D14360" w:rsidR="00A10C4D">
        <w:rPr>
          <w:rFonts w:cs="Calibri"/>
          <w:color w:val="000000"/>
        </w:rPr>
        <w:t xml:space="preserve">. </w:t>
      </w:r>
    </w:p>
    <w:p w:rsidRPr="00D14360" w:rsidR="00A10C4D" w:rsidP="00B505D2" w:rsidRDefault="00A10C4D" w14:paraId="6E379E3C" w14:textId="72198347">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rsidRPr="00D14360" w:rsidR="00A10C4D" w:rsidP="00B505D2" w:rsidRDefault="00A10C4D" w14:paraId="66BE6486" w14:textId="77777777">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rsidRPr="00D14360" w:rsidR="00510672" w:rsidP="00510672" w:rsidRDefault="00A10C4D" w14:paraId="312344EB" w14:textId="77777777">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rsidR="00982F9F" w:rsidP="003A3D50" w:rsidRDefault="00982F9F" w14:paraId="3117B5DA" w14:textId="77777777">
      <w:pPr>
        <w:tabs>
          <w:tab w:val="left" w:pos="450"/>
        </w:tabs>
      </w:pP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56"/>
        <w:gridCol w:w="8604"/>
      </w:tblGrid>
      <w:tr w:rsidRPr="00C64922" w:rsidR="004E29C8" w:rsidTr="004E29C8" w14:paraId="4D1C0C16" w14:textId="77777777">
        <w:trPr>
          <w:cantSplit/>
        </w:trPr>
        <w:tc>
          <w:tcPr>
            <w:tcW w:w="756" w:type="dxa"/>
            <w:tcBorders>
              <w:right w:val="nil"/>
            </w:tcBorders>
            <w:shd w:val="clear" w:color="auto" w:fill="C6D9F1"/>
          </w:tcPr>
          <w:p w:rsidRPr="00C64922" w:rsidR="00510672" w:rsidP="007770C6" w:rsidRDefault="00634398" w14:paraId="75A834CC" w14:textId="77777777">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50FE76B0" w14:textId="77777777">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Pr="00C64922" w:rsidR="004E29C8" w:rsidTr="004E29C8" w14:paraId="34D14ADB" w14:textId="77777777">
        <w:trPr>
          <w:cantSplit/>
        </w:trPr>
        <w:tc>
          <w:tcPr>
            <w:tcW w:w="756" w:type="dxa"/>
            <w:tcBorders>
              <w:right w:val="nil"/>
            </w:tcBorders>
            <w:shd w:val="clear" w:color="auto" w:fill="C6D9F1"/>
          </w:tcPr>
          <w:p w:rsidRPr="00C64922" w:rsidR="00510672" w:rsidP="007770C6" w:rsidRDefault="00634398" w14:paraId="48089324" w14:textId="77777777">
            <w:pPr>
              <w:pStyle w:val="BodyText"/>
              <w:ind w:left="-45"/>
              <w:rPr>
                <w:noProof/>
              </w:rPr>
            </w:pPr>
            <w:r>
              <w:rPr>
                <w:noProof/>
              </w:rPr>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0C019C2E" w14:textId="77777777">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Pr="00C64922" w:rsidR="004E29C8" w:rsidTr="004E29C8" w14:paraId="74A0F295" w14:textId="77777777">
        <w:trPr>
          <w:cantSplit/>
        </w:trPr>
        <w:tc>
          <w:tcPr>
            <w:tcW w:w="756" w:type="dxa"/>
            <w:tcBorders>
              <w:right w:val="nil"/>
            </w:tcBorders>
            <w:shd w:val="clear" w:color="auto" w:fill="C6D9F1"/>
          </w:tcPr>
          <w:p w:rsidRPr="00C64922" w:rsidR="00510672" w:rsidP="007770C6" w:rsidRDefault="00634398" w14:paraId="5C318B99" w14:textId="77777777">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73C556D4" w14:textId="77777777">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rsidRPr="00D14360" w:rsidR="00A10C4D" w:rsidP="00510672" w:rsidRDefault="00510672" w14:paraId="5D8729CD" w14:textId="77777777">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rsidRPr="00D14360" w:rsidR="00A10C4D" w:rsidP="00B505D2" w:rsidRDefault="009456DE" w14:paraId="255B7810" w14:textId="6E6D603A">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Pr="000B3D82" w:rsidR="00A10C4D" w:rsidP="00FD31AC" w:rsidRDefault="00A10C4D" w14:paraId="4119C871" w14:textId="77777777">
      <w:pPr>
        <w:pStyle w:val="Heading3"/>
      </w:pPr>
      <w:bookmarkStart w:name="_3edwsw57my8s" w:colFirst="0" w:colLast="0" w:id="551"/>
      <w:bookmarkStart w:name="_Toc10690838" w:id="552"/>
      <w:bookmarkStart w:name="_Toc11043578" w:id="553"/>
      <w:bookmarkStart w:name="_Toc11045572" w:id="554"/>
      <w:bookmarkStart w:name="_Toc11391242" w:id="555"/>
      <w:bookmarkStart w:name="_Toc119939805" w:id="556"/>
      <w:bookmarkStart w:name="_Toc135312836" w:id="557"/>
      <w:bookmarkEnd w:id="551"/>
      <w:r w:rsidRPr="000B3D82">
        <w:t xml:space="preserve">sdtc:signatureText in Authenticator and </w:t>
      </w:r>
      <w:r w:rsidRPr="000B3D82" w:rsidR="006F5EDD">
        <w:t>l</w:t>
      </w:r>
      <w:r w:rsidRPr="000B3D82">
        <w:t>egalAuthenticator</w:t>
      </w:r>
      <w:bookmarkEnd w:id="552"/>
      <w:bookmarkEnd w:id="553"/>
      <w:bookmarkEnd w:id="554"/>
      <w:bookmarkEnd w:id="555"/>
      <w:bookmarkEnd w:id="556"/>
      <w:bookmarkEnd w:id="557"/>
    </w:p>
    <w:p w:rsidRPr="00D14360" w:rsidR="00A10C4D" w:rsidP="00B505D2" w:rsidRDefault="00A10C4D" w14:paraId="152B6D99" w14:textId="77777777">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rsidRPr="00D14360" w:rsidR="00A10C4D" w:rsidP="00B505D2" w:rsidRDefault="00A10C4D" w14:paraId="3E183231" w14:textId="77777777">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Pr="00D14360" w:rsidR="009B30E1">
        <w:rPr>
          <w:rFonts w:cs="Calibri"/>
          <w:color w:val="000000"/>
        </w:rPr>
        <w:t>”</w:t>
      </w:r>
      <w:r w:rsidRPr="00D14360">
        <w:rPr>
          <w:rStyle w:val="FootnoteReference"/>
          <w:rFonts w:cs="Calibri"/>
          <w:color w:val="000000"/>
        </w:rPr>
        <w:footnoteReference w:id="69"/>
      </w:r>
    </w:p>
    <w:p w:rsidRPr="00D14360" w:rsidR="00D42FF7" w:rsidP="00D42FF7" w:rsidRDefault="00D42FF7" w14:paraId="414A50B3" w14:textId="7777777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253D2B" w:rsidTr="004E29C8" w14:paraId="0ADF6834" w14:textId="77777777">
        <w:tc>
          <w:tcPr>
            <w:tcW w:w="725" w:type="dxa"/>
            <w:tcBorders>
              <w:right w:val="nil"/>
            </w:tcBorders>
            <w:shd w:val="clear" w:color="auto" w:fill="C6D9F1"/>
          </w:tcPr>
          <w:p w:rsidRPr="00D14360" w:rsidR="00253D2B" w:rsidP="00D14360" w:rsidRDefault="00634398" w14:paraId="5B06C721" w14:textId="77777777">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253D2B" w:rsidP="00D14360" w:rsidRDefault="00253D2B" w14:paraId="2E12309B" w14:textId="7C10ACAC">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Pr="00D14360" w:rsidR="009456DE">
              <w:rPr>
                <w:rFonts w:cs="Calibri"/>
                <w:color w:val="000000"/>
              </w:rPr>
              <w:t xml:space="preserve"> </w:t>
            </w:r>
            <w:r w:rsidR="00D27E26">
              <w:rPr>
                <w:rFonts w:cs="Calibri"/>
                <w:color w:val="000000"/>
              </w:rPr>
              <w:t xml:space="preserve">In real-world exchange, organizations and roles are being used as legalAuthenticators; this is consistent with the CDA base standard. </w:t>
            </w:r>
            <w:r w:rsidRPr="007770C6" w:rsidR="009456DE">
              <w:rPr>
                <w:rFonts w:cs="Calibri"/>
                <w:b/>
                <w:bCs/>
                <w:color w:val="000000"/>
              </w:rPr>
              <w:t>[AIGEX-HD4]</w:t>
            </w:r>
          </w:p>
        </w:tc>
      </w:tr>
      <w:tr w:rsidRPr="00C64922" w:rsidR="009456DE" w:rsidTr="004E29C8" w14:paraId="10E9A4B7" w14:textId="77777777">
        <w:tc>
          <w:tcPr>
            <w:tcW w:w="725" w:type="dxa"/>
            <w:tcBorders>
              <w:right w:val="nil"/>
            </w:tcBorders>
            <w:shd w:val="clear" w:color="auto" w:fill="C6D9F1"/>
          </w:tcPr>
          <w:p w:rsidRPr="00C64922" w:rsidR="009456DE" w:rsidP="00D14360" w:rsidRDefault="00634398" w14:paraId="37AD47B7" w14:textId="77777777">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9456DE" w:rsidP="00D14360" w:rsidRDefault="009456DE" w14:paraId="0DA5137F" w14:textId="77777777">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rsidRPr="00D14360" w:rsidR="00A10C4D" w:rsidP="005E7793" w:rsidRDefault="00A10C4D" w14:paraId="0E29B816" w14:textId="77777777">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Pr="00D14360" w:rsidR="009B30E1">
        <w:rPr>
          <w:rFonts w:cs="Calibri"/>
          <w:color w:val="000000"/>
        </w:rPr>
        <w:t>.</w:t>
      </w:r>
      <w:r w:rsidRPr="00D14360">
        <w:rPr>
          <w:rStyle w:val="FootnoteReference"/>
          <w:rFonts w:cs="Calibri"/>
          <w:color w:val="000000"/>
        </w:rPr>
        <w:footnoteReference w:id="71"/>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63E879F" w14:textId="77777777">
        <w:tc>
          <w:tcPr>
            <w:tcW w:w="725" w:type="dxa"/>
            <w:tcBorders>
              <w:right w:val="nil"/>
            </w:tcBorders>
            <w:shd w:val="clear" w:color="auto" w:fill="C6D9F1"/>
          </w:tcPr>
          <w:p w:rsidRPr="00C64922" w:rsidR="00510672" w:rsidP="00510672" w:rsidRDefault="00634398" w14:paraId="7187D66B" w14:textId="77777777">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339AA15" w14:textId="77777777">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Pr="00C64922" w:rsidR="008E236E" w:rsidTr="004E29C8" w14:paraId="33C55EB5" w14:textId="77777777">
        <w:tc>
          <w:tcPr>
            <w:tcW w:w="725" w:type="dxa"/>
            <w:tcBorders>
              <w:right w:val="nil"/>
            </w:tcBorders>
            <w:shd w:val="clear" w:color="auto" w:fill="C6D9F1"/>
          </w:tcPr>
          <w:p w:rsidRPr="00C64922" w:rsidR="00510672" w:rsidP="00510672" w:rsidRDefault="00634398" w14:paraId="37E5CE1C" w14:textId="77777777">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620CF82" w14:textId="77777777">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rsidRPr="00C64922" w:rsidR="00A10C4D" w:rsidP="00FD31AC" w:rsidRDefault="00A10C4D" w14:paraId="35CF0D3D" w14:textId="77777777">
      <w:pPr>
        <w:pStyle w:val="Heading3"/>
      </w:pPr>
      <w:bookmarkStart w:name="_smomuu27l9l7" w:colFirst="0" w:colLast="0" w:id="558"/>
      <w:bookmarkStart w:name="_Toc10690839" w:id="559"/>
      <w:bookmarkStart w:name="_Toc11043579" w:id="560"/>
      <w:bookmarkStart w:name="_Toc11045573" w:id="561"/>
      <w:bookmarkStart w:name="_Toc11391243" w:id="562"/>
      <w:bookmarkStart w:name="_Toc119939806" w:id="563"/>
      <w:bookmarkStart w:name="_Toc135312837" w:id="564"/>
      <w:bookmarkEnd w:id="558"/>
      <w:r w:rsidRPr="00C64922">
        <w:t>Context of Care</w:t>
      </w:r>
      <w:bookmarkEnd w:id="559"/>
      <w:bookmarkEnd w:id="560"/>
      <w:bookmarkEnd w:id="561"/>
      <w:bookmarkEnd w:id="562"/>
      <w:bookmarkEnd w:id="563"/>
      <w:bookmarkEnd w:id="564"/>
    </w:p>
    <w:p w:rsidRPr="00D14360" w:rsidR="00A10C4D" w:rsidP="00B505D2" w:rsidRDefault="00A10C4D" w14:paraId="633B9B93" w14:textId="77777777">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w:t>
      </w:r>
      <w:r w:rsidRPr="00D14360">
        <w:rPr>
          <w:rFonts w:cs="Calibri"/>
          <w:color w:val="000000"/>
        </w:rPr>
        <w:t xml:space="preserve">in the header.  In a Patient Summary, the documentationOf/serviceEvent holds the key information about the range of time covered by the document and the key providers involved in the provision of the summarized care. </w:t>
      </w:r>
    </w:p>
    <w:p w:rsidRPr="00D14360" w:rsidR="00A10C4D" w:rsidP="00B505D2" w:rsidRDefault="00A10C4D" w14:paraId="00CC3C02" w14:textId="77777777">
      <w:pPr>
        <w:spacing w:after="120"/>
        <w:rPr>
          <w:rFonts w:cs="Calibri"/>
          <w:color w:val="000000"/>
        </w:rPr>
      </w:pPr>
      <w:r w:rsidRPr="00D14360">
        <w:rPr>
          <w:rFonts w:cs="Calibri"/>
          <w:color w:val="000000"/>
        </w:rPr>
        <w:t>In an Encounter Summary, the header needs to capture the context of care for a particular encounter.</w:t>
      </w:r>
    </w:p>
    <w:p w:rsidR="00A10C4D" w:rsidP="004C76D9" w:rsidRDefault="00A10C4D" w14:paraId="3626D7E4" w14:textId="77777777">
      <w:pPr>
        <w:pStyle w:val="Heading4"/>
      </w:pPr>
      <w:bookmarkStart w:name="_yz4s52wzzqyr" w:colFirst="0" w:colLast="0" w:id="565"/>
      <w:bookmarkStart w:name="_Toc11043580" w:id="566"/>
      <w:bookmarkEnd w:id="565"/>
      <w:r w:rsidRPr="00C64922">
        <w:t>Encompassing Encounter</w:t>
      </w:r>
      <w:bookmarkEnd w:id="566"/>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9D1583" w:rsidTr="004E29C8" w14:paraId="778C8475" w14:textId="77777777">
        <w:tc>
          <w:tcPr>
            <w:tcW w:w="614" w:type="dxa"/>
            <w:tcBorders>
              <w:right w:val="nil"/>
            </w:tcBorders>
            <w:shd w:val="clear" w:color="auto" w:fill="C6D9F1"/>
          </w:tcPr>
          <w:p w:rsidRPr="00C64922" w:rsidR="00510672" w:rsidP="00510672" w:rsidRDefault="00634398" w14:paraId="0B352464" w14:textId="77777777">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rsidRPr="00C64922" w:rsidR="00510672" w:rsidP="009D1583" w:rsidRDefault="00510672" w14:paraId="10C1D81D" w14:textId="77777777">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rsidRPr="00D14360" w:rsidR="00A10C4D" w:rsidP="00B505D2" w:rsidRDefault="00A10C4D" w14:paraId="64C277FC" w14:textId="77777777">
      <w:pPr>
        <w:spacing w:after="120"/>
        <w:rPr>
          <w:rFonts w:cs="Calibri"/>
        </w:rPr>
      </w:pPr>
    </w:p>
    <w:p w:rsidR="00A10C4D" w:rsidP="004C76D9" w:rsidRDefault="00A10C4D" w14:paraId="1381E594" w14:textId="77777777">
      <w:pPr>
        <w:pStyle w:val="Heading4"/>
      </w:pPr>
      <w:bookmarkStart w:name="_4cuakiil2kfm" w:colFirst="0" w:colLast="0" w:id="567"/>
      <w:bookmarkStart w:name="_Toc11043581" w:id="568"/>
      <w:bookmarkEnd w:id="567"/>
      <w:r w:rsidRPr="00C64922">
        <w:t>Service Events</w:t>
      </w:r>
      <w:bookmarkEnd w:id="568"/>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6AD3F14B" w14:textId="77777777">
        <w:tc>
          <w:tcPr>
            <w:tcW w:w="725" w:type="dxa"/>
            <w:tcBorders>
              <w:right w:val="nil"/>
            </w:tcBorders>
            <w:shd w:val="clear" w:color="auto" w:fill="C6D9F1"/>
          </w:tcPr>
          <w:p w:rsidRPr="00C64922" w:rsidR="00510672" w:rsidP="00510672" w:rsidRDefault="00634398" w14:paraId="795108DF" w14:textId="77777777">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4CE565D" w14:textId="77777777">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Pr="00C64922" w:rsidR="00510672" w:rsidTr="004E29C8" w14:paraId="0451054E" w14:textId="77777777">
        <w:tc>
          <w:tcPr>
            <w:tcW w:w="725" w:type="dxa"/>
            <w:tcBorders>
              <w:right w:val="nil"/>
            </w:tcBorders>
            <w:shd w:val="clear" w:color="auto" w:fill="C6D9F1"/>
          </w:tcPr>
          <w:p w:rsidRPr="00C64922" w:rsidR="00510672" w:rsidP="00510672" w:rsidRDefault="00634398" w14:paraId="5FDCBD56" w14:textId="77777777">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2586615" w14:textId="77777777">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rsidR="00A10C4D" w:rsidP="004C76D9" w:rsidRDefault="00A10C4D" w14:paraId="3345345D" w14:textId="77777777">
      <w:pPr>
        <w:pStyle w:val="Heading4"/>
      </w:pPr>
      <w:bookmarkStart w:name="_mlwlkhjn108d" w:colFirst="0" w:colLast="0" w:id="569"/>
      <w:bookmarkStart w:name="_Toc11043582" w:id="570"/>
      <w:bookmarkEnd w:id="569"/>
      <w:r w:rsidRPr="00C64922">
        <w:t>Orders Fulfilled</w:t>
      </w:r>
      <w:bookmarkEnd w:id="570"/>
    </w:p>
    <w:p w:rsidRPr="003A3D50" w:rsidR="004A156E" w:rsidP="004A156E" w:rsidRDefault="004A156E" w14:paraId="00F6A204" w14:textId="77777777">
      <w:pPr>
        <w:rPr>
          <w:rFonts w:cs="Calibri"/>
        </w:rPr>
      </w:pPr>
      <w:r w:rsidRPr="003A3D50">
        <w:rPr>
          <w:rFonts w:cs="Calibri"/>
        </w:rPr>
        <w:t>If an Encounter occurred as a result of a previously placed order (e.g., a visit to perform an MRI), the id of that order should be provided as context for the Encounter.</w:t>
      </w:r>
    </w:p>
    <w:p w:rsidRPr="004A156E" w:rsidR="004A156E" w:rsidP="003A3D50" w:rsidRDefault="004A156E" w14:paraId="10B218D8"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2BEA4447" w14:textId="77777777">
        <w:tc>
          <w:tcPr>
            <w:tcW w:w="725" w:type="dxa"/>
            <w:tcBorders>
              <w:right w:val="nil"/>
            </w:tcBorders>
            <w:shd w:val="clear" w:color="auto" w:fill="C6D9F1"/>
          </w:tcPr>
          <w:p w:rsidRPr="00C64922" w:rsidR="00510672" w:rsidP="00510672" w:rsidRDefault="00634398" w14:paraId="1B6FE273" w14:textId="77777777">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4A156E" w14:paraId="2E4F1BCD" w14:textId="77777777">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Pr="00C64922" w:rsidR="005A1675" w:rsidTr="004E29C8" w14:paraId="04B43B8F" w14:textId="77777777">
        <w:tc>
          <w:tcPr>
            <w:tcW w:w="725" w:type="dxa"/>
            <w:tcBorders>
              <w:right w:val="nil"/>
            </w:tcBorders>
            <w:shd w:val="clear" w:color="auto" w:fill="C6D9F1"/>
          </w:tcPr>
          <w:p w:rsidRPr="00C64922" w:rsidR="005A1675" w:rsidP="00510672" w:rsidRDefault="00634398" w14:paraId="554A2DD9" w14:textId="77777777">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A1675" w:rsidP="00510672" w:rsidRDefault="005A1675" w14:paraId="19CDBC0F" w14:textId="77777777">
            <w:pPr>
              <w:pStyle w:val="BodyText"/>
            </w:pPr>
            <w:r w:rsidRPr="005A1675">
              <w:t xml:space="preserve">The Order Fulfilled area of the header MAY carry information about fulfilled orders, </w:t>
            </w:r>
            <w:r w:rsidRPr="005A1675" w:rsidR="00472122">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rsidRPr="00C64922" w:rsidR="00A10C4D" w:rsidP="00FD31AC" w:rsidRDefault="00A10C4D" w14:paraId="115D8198" w14:textId="77777777">
      <w:pPr>
        <w:pStyle w:val="Heading3"/>
      </w:pPr>
      <w:bookmarkStart w:name="_da1n83j3qwjr" w:colFirst="0" w:colLast="0" w:id="571"/>
      <w:bookmarkStart w:name="_xh7pd8p88wxn" w:colFirst="0" w:colLast="0" w:id="572"/>
      <w:bookmarkStart w:name="_Toc10690840" w:id="573"/>
      <w:bookmarkStart w:name="_Toc11043583" w:id="574"/>
      <w:bookmarkStart w:name="_Toc11045574" w:id="575"/>
      <w:bookmarkStart w:name="_Toc11391244" w:id="576"/>
      <w:bookmarkStart w:name="_Toc119939807" w:id="577"/>
      <w:bookmarkStart w:name="_Toc135312838" w:id="578"/>
      <w:bookmarkEnd w:id="571"/>
      <w:bookmarkEnd w:id="572"/>
      <w:r w:rsidRPr="00C64922">
        <w:t>Related Parent Document</w:t>
      </w:r>
      <w:bookmarkEnd w:id="573"/>
      <w:bookmarkEnd w:id="574"/>
      <w:bookmarkEnd w:id="575"/>
      <w:bookmarkEnd w:id="576"/>
      <w:bookmarkEnd w:id="577"/>
      <w:bookmarkEnd w:id="578"/>
    </w:p>
    <w:p w:rsidR="001A3E99" w:rsidP="004A552E" w:rsidRDefault="004A552E" w14:paraId="6A4E1E3F" w14:textId="34DFEDA2">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Pr="00D14360" w:rsidR="00B854E1">
        <w:rPr>
          <w:rFonts w:cs="Calibri"/>
          <w:color w:val="000000"/>
        </w:rPr>
        <w:t xml:space="preserve"> The relatedDocument/parentDocument/id element is a mechanism used to link a revised, addend</w:t>
      </w:r>
      <w:r w:rsidR="00721EC9">
        <w:rPr>
          <w:rFonts w:cs="Calibri"/>
          <w:color w:val="000000"/>
        </w:rPr>
        <w:t>um</w:t>
      </w:r>
      <w:r w:rsidRPr="00D14360" w:rsidR="00B854E1">
        <w:rPr>
          <w:rFonts w:cs="Calibri"/>
          <w:color w:val="000000"/>
        </w:rPr>
        <w:t xml:space="preserve">, or transformed document to its original source document.  </w:t>
      </w:r>
      <w:r w:rsidRPr="00D14360" w:rsidR="00B854E1">
        <w:rPr>
          <w:rFonts w:cs="Calibri"/>
        </w:rPr>
        <w:t>There are many situations where a document may be updated. For example, a pending lab</w:t>
      </w:r>
      <w:r w:rsidR="001E18AB">
        <w:rPr>
          <w:rFonts w:cs="Calibri"/>
        </w:rPr>
        <w:t>oratory</w:t>
      </w:r>
      <w:r w:rsidRPr="00D14360" w:rsidR="00B854E1">
        <w:rPr>
          <w:rFonts w:cs="Calibri"/>
        </w:rPr>
        <w:t xml:space="preserve"> result or a missing note may trigger an update. The base CDA standard provides this mechanism to replace or append a previously sent document through the parentDocument relationship. </w:t>
      </w:r>
    </w:p>
    <w:p w:rsidRPr="00D14360" w:rsidR="004A552E" w:rsidP="004A552E" w:rsidRDefault="00484D15" w14:paraId="4B4150E0" w14:textId="048D68FD">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3"/>
      </w:r>
    </w:p>
    <w:tbl>
      <w:tblPr>
        <w:tblW w:w="91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10"/>
        <w:gridCol w:w="8358"/>
      </w:tblGrid>
      <w:tr w:rsidRPr="00C64922" w:rsidR="008E236E" w:rsidTr="004E29C8" w14:paraId="4E8C7FA0" w14:textId="77777777">
        <w:trPr>
          <w:trHeight w:val="288"/>
        </w:trPr>
        <w:tc>
          <w:tcPr>
            <w:tcW w:w="810" w:type="dxa"/>
            <w:tcBorders>
              <w:right w:val="nil"/>
            </w:tcBorders>
            <w:shd w:val="clear" w:color="auto" w:fill="C6D9F1"/>
          </w:tcPr>
          <w:p w:rsidRPr="00C64922" w:rsidR="003776E2" w:rsidP="004134E2" w:rsidRDefault="00634398" w14:paraId="23C8851B" w14:textId="77777777">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rsidRPr="00C64922" w:rsidR="003776E2" w:rsidP="003A3D50" w:rsidRDefault="003776E2" w14:paraId="5EA72D94" w14:textId="77777777">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rsidR="002B406D" w:rsidP="00B85A9E" w:rsidRDefault="00CA5B48" w14:paraId="7F08F670" w14:textId="5644496D">
      <w:pPr>
        <w:pStyle w:val="Caption"/>
        <w:keepNext/>
        <w:spacing w:before="240" w:after="0" w:line="276" w:lineRule="auto"/>
      </w:pPr>
      <w:r>
        <w:t xml:space="preserve">  </w:t>
      </w:r>
      <w:bookmarkStart w:name="_Toc118898736" w:id="579"/>
      <w:bookmarkStart w:name="_Toc119939938" w:id="580"/>
      <w:bookmarkStart w:name="_Toc135312970" w:id="581"/>
      <w:r w:rsidR="002B406D">
        <w:t xml:space="preserve">Example </w:t>
      </w:r>
      <w:r>
        <w:fldChar w:fldCharType="begin"/>
      </w:r>
      <w:r>
        <w:instrText>SEQ Example \* ARABIC</w:instrText>
      </w:r>
      <w:r>
        <w:fldChar w:fldCharType="separate"/>
      </w:r>
      <w:r w:rsidR="00DC1072">
        <w:rPr>
          <w:noProof/>
        </w:rPr>
        <w:t>15</w:t>
      </w:r>
      <w:r>
        <w:fldChar w:fldCharType="end"/>
      </w:r>
      <w:r w:rsidR="002B406D">
        <w:t>:</w:t>
      </w:r>
      <w:r w:rsidR="00BA5010">
        <w:t xml:space="preserve"> </w:t>
      </w:r>
      <w:r w:rsidRPr="00685788" w:rsidR="002B406D">
        <w:t>Replacement Discharge Summary Document with Hospital Course Added</w:t>
      </w:r>
      <w:bookmarkEnd w:id="579"/>
      <w:bookmarkEnd w:id="580"/>
      <w:bookmarkEnd w:id="58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1D005F" w:rsidR="000F4B96" w:rsidTr="004E29C8" w14:paraId="52EE05DB" w14:textId="77777777">
        <w:tc>
          <w:tcPr>
            <w:tcW w:w="9350" w:type="dxa"/>
            <w:shd w:val="clear" w:color="auto" w:fill="auto"/>
          </w:tcPr>
          <w:p w:rsidRPr="00D14360" w:rsidR="00D54C53" w:rsidP="00D14360" w:rsidRDefault="00D54C53" w14:paraId="15E3144F" w14:textId="2AFD89B3">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438EEAA6" w14:textId="250CF91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5CCCB4E0" w14:textId="162A186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3443D5A9" w14:textId="2DFEF08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9687788" w14:textId="1BCD148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7BE6CA8" w14:textId="1DC3250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rsidRPr="00D14360" w:rsidR="00D54C53" w:rsidP="00D14360" w:rsidRDefault="00D54C53" w14:paraId="4F5B31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rsidRPr="00D14360" w:rsidR="00D54C53" w:rsidP="00D14360" w:rsidRDefault="00D54C53" w14:paraId="7877F55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rsidRPr="00D14360" w:rsidR="00D54C53" w:rsidP="00D14360" w:rsidRDefault="00D54C53" w14:paraId="2D0BA8E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rsidRPr="00D14360" w:rsidR="00D54C53" w:rsidP="00D14360" w:rsidRDefault="00D54C53" w14:paraId="335A81E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rsidRPr="00D14360" w:rsidR="00D54C53" w:rsidP="00D14360" w:rsidRDefault="00D54C53" w14:paraId="32363D4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rsidRPr="00D14360" w:rsidR="00D54C53" w:rsidP="00D14360" w:rsidRDefault="00D54C53" w14:paraId="65DAB0A0"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rsidRPr="00D14360" w:rsidR="00D54C53" w:rsidP="00D14360" w:rsidRDefault="00D54C53" w14:paraId="11B6DB6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rsidRPr="00D14360" w:rsidR="00D54C53" w:rsidP="00D14360" w:rsidRDefault="00D54C53" w14:paraId="2F0C63E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rsidRPr="00D14360" w:rsidR="00D54C53" w:rsidP="00D14360" w:rsidRDefault="00D54C53" w14:paraId="09623C9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rsidRPr="00D14360" w:rsidR="00D54C53" w:rsidP="00D14360" w:rsidRDefault="00D54C53" w14:paraId="18BB16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rsidRPr="00D14360" w:rsidR="00D54C53" w:rsidP="00D14360" w:rsidRDefault="00D54C53" w14:paraId="5C69FED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rsidRPr="00D14360" w:rsidR="00D54C53" w:rsidP="00D54C53" w:rsidRDefault="00D54C53" w14:paraId="6962926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rsidRPr="00D14360" w:rsidR="00D54C53" w:rsidP="00D54C53" w:rsidRDefault="00D54C53" w14:paraId="0596CBB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rsidRPr="00D14360" w:rsidR="00D54C53" w:rsidP="00D54C53" w:rsidRDefault="00D54C53" w14:paraId="0511E6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rsidRPr="00D14360" w:rsidR="00D54C53" w:rsidP="00D14360" w:rsidRDefault="00D54C53" w14:paraId="1AC861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rsidRPr="00D14360" w:rsidR="00D54C53" w:rsidP="00D14360" w:rsidRDefault="00D54C53" w14:paraId="1450AD1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rsidRPr="00D14360" w:rsidR="00D54C53" w:rsidP="00D14360" w:rsidRDefault="00D54C53" w14:paraId="760CF31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rsidRPr="00D14360" w:rsidR="00D54C53" w:rsidP="00D14360" w:rsidRDefault="00D54C53" w14:paraId="69D5B7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rsidRPr="00D14360" w:rsidR="00D54C53" w:rsidP="00D14360" w:rsidRDefault="00D54C53" w14:paraId="46E7F2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rsidRPr="00D14360" w:rsidR="00D54C53" w:rsidP="00D14360" w:rsidRDefault="00D54C53" w14:paraId="4B494DC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rsidRPr="00D14360" w:rsidR="00D54C53" w:rsidP="00D54C53" w:rsidRDefault="00D54C53" w14:paraId="563A628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rsidRPr="00D14360" w:rsidR="00D54C53" w:rsidP="00D54C53" w:rsidRDefault="00D54C53" w14:paraId="18E3941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0F4B96" w:rsidP="001D005F" w:rsidRDefault="00D54C53" w14:paraId="6DB4FA2A" w14:textId="77777777">
            <w:pPr>
              <w:rPr>
                <w:rFonts w:cs="Calibri"/>
                <w:b/>
                <w:bCs/>
                <w:color w:val="000000"/>
              </w:rPr>
            </w:pPr>
            <w:r w:rsidRPr="00D14360">
              <w:rPr>
                <w:rFonts w:ascii="Courier New" w:hAnsi="Courier New" w:cs="Courier New"/>
                <w:color w:val="000000"/>
                <w:sz w:val="16"/>
                <w:szCs w:val="16"/>
              </w:rPr>
              <w:t xml:space="preserve">       &lt;/text&gt;</w:t>
            </w:r>
          </w:p>
        </w:tc>
      </w:tr>
    </w:tbl>
    <w:p w:rsidR="00C65E25" w:rsidP="00B505D2" w:rsidRDefault="00C65E25" w14:paraId="10639248" w14:textId="77777777">
      <w:pPr>
        <w:spacing w:after="120"/>
        <w:rPr>
          <w:rFonts w:cs="Calibri"/>
          <w:b/>
          <w:bCs/>
          <w:color w:val="000000"/>
        </w:rPr>
      </w:pPr>
    </w:p>
    <w:p w:rsidRPr="00D14360" w:rsidR="00A10C4D" w:rsidP="00B505D2" w:rsidRDefault="009456DE" w14:paraId="56EF80F6" w14:textId="751185F5">
      <w:pPr>
        <w:spacing w:after="120"/>
        <w:rPr>
          <w:rFonts w:cs="Calibri"/>
          <w:color w:val="000000"/>
        </w:rPr>
      </w:pPr>
      <w:r w:rsidRPr="00D14360">
        <w:rPr>
          <w:rFonts w:cs="Calibri"/>
          <w:b/>
          <w:bCs/>
          <w:color w:val="000000"/>
        </w:rPr>
        <w:t>Reference:</w:t>
      </w:r>
      <w:r w:rsidRPr="003A3D50" w:rsidR="00203749">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_Ref21897506 \w \h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2.6.1</w:t>
      </w:r>
      <w:r w:rsidRPr="007770C6" w:rsidR="00203749">
        <w:rPr>
          <w:rFonts w:cs="Calibri"/>
          <w:color w:val="0000FF"/>
          <w:u w:val="single"/>
        </w:rPr>
        <w:fldChar w:fldCharType="end"/>
      </w:r>
      <w:r w:rsidRPr="007770C6" w:rsidR="00203749">
        <w:rPr>
          <w:rFonts w:cs="Calibri"/>
          <w:b/>
          <w:bCs/>
          <w:color w:val="0000FF"/>
          <w:u w:val="single"/>
        </w:rPr>
        <w:t xml:space="preserve"> </w:t>
      </w:r>
      <w:r w:rsidRPr="007770C6" w:rsidR="00203749">
        <w:rPr>
          <w:rFonts w:cs="Calibri"/>
          <w:b/>
          <w:bCs/>
          <w:color w:val="0000FF"/>
          <w:u w:val="single"/>
        </w:rPr>
        <w:fldChar w:fldCharType="begin"/>
      </w:r>
      <w:r w:rsidRPr="007770C6" w:rsidR="00203749">
        <w:rPr>
          <w:rFonts w:cs="Calibri"/>
          <w:b/>
          <w:bCs/>
          <w:color w:val="0000FF"/>
          <w:u w:val="single"/>
        </w:rPr>
        <w:instrText xml:space="preserve"> REF _Ref21897512 \h  \* MERGEFORMAT </w:instrText>
      </w:r>
      <w:r w:rsidRPr="007770C6" w:rsidR="00203749">
        <w:rPr>
          <w:rFonts w:cs="Calibri"/>
          <w:b/>
          <w:bCs/>
          <w:color w:val="0000FF"/>
          <w:u w:val="single"/>
        </w:rPr>
      </w:r>
      <w:r w:rsidRPr="007770C6" w:rsidR="00203749">
        <w:rPr>
          <w:rFonts w:cs="Calibri"/>
          <w:b/>
          <w:bCs/>
          <w:color w:val="0000FF"/>
          <w:u w:val="single"/>
        </w:rPr>
        <w:fldChar w:fldCharType="separate"/>
      </w:r>
      <w:r w:rsidRPr="00254B4A" w:rsidR="00DC1072">
        <w:rPr>
          <w:color w:val="0000FF"/>
          <w:u w:val="single"/>
        </w:rPr>
        <w:t>Content Creator Responsibilities</w:t>
      </w:r>
      <w:r w:rsidRPr="007770C6" w:rsidR="00203749">
        <w:rPr>
          <w:rFonts w:cs="Calibri"/>
          <w:b/>
          <w:bCs/>
          <w:color w:val="0000FF"/>
          <w:u w:val="single"/>
        </w:rPr>
        <w:fldChar w:fldCharType="end"/>
      </w:r>
    </w:p>
    <w:p w:rsidRPr="00C64922" w:rsidR="00A10C4D" w:rsidP="00FD31AC" w:rsidRDefault="00A10C4D" w14:paraId="3D334F09" w14:textId="77777777">
      <w:pPr>
        <w:pStyle w:val="Heading3"/>
      </w:pPr>
      <w:bookmarkStart w:name="_C-CDA_R2.1_Document" w:id="582"/>
      <w:bookmarkStart w:name="_Toc10690841" w:id="583"/>
      <w:bookmarkStart w:name="_Toc11043584" w:id="584"/>
      <w:bookmarkStart w:name="_Toc11045575" w:id="585"/>
      <w:bookmarkStart w:name="_Toc11391245" w:id="586"/>
      <w:bookmarkStart w:name="_Toc119939808" w:id="587"/>
      <w:bookmarkStart w:name="_Toc135312839" w:id="588"/>
      <w:bookmarkEnd w:id="582"/>
      <w:r w:rsidRPr="00C64922">
        <w:t>C-CDA R2.1 Document Templates</w:t>
      </w:r>
      <w:bookmarkEnd w:id="583"/>
      <w:bookmarkEnd w:id="584"/>
      <w:bookmarkEnd w:id="585"/>
      <w:bookmarkEnd w:id="586"/>
      <w:bookmarkEnd w:id="587"/>
      <w:bookmarkEnd w:id="588"/>
    </w:p>
    <w:p w:rsidRPr="007770C6" w:rsidR="00A10C4D" w:rsidP="00B505D2" w:rsidRDefault="00A10C4D" w14:paraId="746BD4CC" w14:textId="78DC143E">
      <w:pPr>
        <w:pStyle w:val="Default"/>
        <w:spacing w:after="120"/>
        <w:rPr>
          <w:rFonts w:eastAsia="Calibri"/>
          <w:sz w:val="20"/>
        </w:rPr>
      </w:pPr>
      <w:r w:rsidRPr="007770C6">
        <w:rPr>
          <w:rFonts w:eastAsia="Calibri"/>
          <w:sz w:val="20"/>
        </w:rPr>
        <w:t>While all C-CDA document</w:t>
      </w:r>
      <w:r w:rsidRPr="007770C6" w:rsidR="00C14E97">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rsidRPr="007770C6" w:rsidR="00A10C4D" w:rsidP="00B505D2" w:rsidRDefault="00A10C4D" w14:paraId="67CF8FB7" w14:textId="77777777">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rsidRPr="009A2A86" w:rsidR="00A10C4D" w:rsidP="00B505D2" w:rsidRDefault="00A10C4D" w14:paraId="20C95831" w14:textId="77777777">
      <w:pPr>
        <w:spacing w:after="120"/>
        <w:rPr>
          <w:rFonts w:cs="Calibri"/>
          <w:color w:val="000000"/>
        </w:rPr>
      </w:pPr>
      <w:r w:rsidRPr="009A2A86">
        <w:rPr>
          <w:rFonts w:cs="Calibri"/>
          <w:color w:val="000000"/>
        </w:rPr>
        <w:t xml:space="preserve">Each document-level template contains the following information: </w:t>
      </w:r>
    </w:p>
    <w:p w:rsidRPr="009A2A86" w:rsidR="00A10C4D" w:rsidP="0054522C" w:rsidRDefault="00A10C4D" w14:paraId="67491B2D" w14:textId="77777777">
      <w:pPr>
        <w:pStyle w:val="ListParagraph"/>
        <w:numPr>
          <w:ilvl w:val="0"/>
          <w:numId w:val="23"/>
        </w:numPr>
        <w:spacing w:after="120"/>
        <w:rPr>
          <w:rFonts w:cs="Calibri"/>
          <w:color w:val="000000"/>
        </w:rPr>
      </w:pPr>
      <w:r w:rsidRPr="009A2A86">
        <w:rPr>
          <w:rFonts w:cs="Calibri"/>
          <w:color w:val="000000"/>
        </w:rPr>
        <w:t>Scope and intended use of the document type</w:t>
      </w:r>
      <w:r w:rsidRPr="009A2A86" w:rsidR="001F7773">
        <w:rPr>
          <w:rFonts w:cs="Calibri"/>
          <w:color w:val="000000"/>
        </w:rPr>
        <w:t>.</w:t>
      </w:r>
      <w:r w:rsidRPr="009A2A86">
        <w:rPr>
          <w:rFonts w:cs="Calibri"/>
          <w:color w:val="000000"/>
        </w:rPr>
        <w:t xml:space="preserve"> </w:t>
      </w:r>
    </w:p>
    <w:p w:rsidRPr="009A2A86" w:rsidR="00A10C4D" w:rsidP="0054522C" w:rsidRDefault="00A10C4D" w14:paraId="7AA48335" w14:textId="77777777">
      <w:pPr>
        <w:pStyle w:val="ListParagraph"/>
        <w:numPr>
          <w:ilvl w:val="0"/>
          <w:numId w:val="23"/>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144A7DBF" w14:textId="77777777">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Pr="009A2A86" w:rsidR="001F7773">
        <w:rPr>
          <w:rFonts w:cs="Calibri"/>
          <w:color w:val="000000"/>
        </w:rPr>
        <w:t>.</w:t>
      </w:r>
      <w:r w:rsidRPr="009A2A86">
        <w:rPr>
          <w:rFonts w:cs="Calibri"/>
          <w:color w:val="000000"/>
        </w:rPr>
        <w:t xml:space="preserve"> </w:t>
      </w:r>
    </w:p>
    <w:p w:rsidRPr="009A2A86" w:rsidR="00A10C4D" w:rsidP="0054522C" w:rsidRDefault="00A10C4D" w14:paraId="08C6B4AC" w14:textId="77777777">
      <w:pPr>
        <w:pStyle w:val="ListParagraph"/>
        <w:numPr>
          <w:ilvl w:val="0"/>
          <w:numId w:val="23"/>
        </w:numPr>
        <w:spacing w:after="120"/>
        <w:rPr>
          <w:rFonts w:cs="Calibri"/>
          <w:color w:val="000000"/>
        </w:rPr>
      </w:pPr>
      <w:r w:rsidRPr="009A2A86">
        <w:rPr>
          <w:rFonts w:cs="Calibri"/>
          <w:color w:val="000000"/>
        </w:rPr>
        <w:t>Header constraints (</w:t>
      </w:r>
      <w:r w:rsidRPr="009A2A86" w:rsidR="00BD526A">
        <w:rPr>
          <w:rFonts w:cs="Calibri"/>
          <w:i/>
          <w:color w:val="000000"/>
        </w:rPr>
        <w:t>e.g.</w:t>
      </w:r>
      <w:r w:rsidRPr="009A2A86">
        <w:rPr>
          <w:rFonts w:cs="Calibri"/>
          <w:color w:val="000000"/>
        </w:rPr>
        <w:t xml:space="preserve">, document type, template id, participants) </w:t>
      </w:r>
    </w:p>
    <w:p w:rsidRPr="009A2A86" w:rsidR="00A10C4D" w:rsidP="0054522C" w:rsidRDefault="00A10C4D" w14:paraId="4A0DEB5F" w14:textId="77777777">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rsidRPr="009A2A86" w:rsidR="00A10C4D" w:rsidP="00B505D2" w:rsidRDefault="00A10C4D" w14:paraId="130B80E5" w14:textId="77777777">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rsidRPr="009A2A86" w:rsidR="00A10C4D" w:rsidP="00B505D2" w:rsidRDefault="00A10C4D" w14:paraId="3B5C7B74" w14:textId="77777777">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rsidRPr="009A2A86" w:rsidR="00A10C4D" w:rsidP="0054522C" w:rsidRDefault="00A10C4D" w14:paraId="65F8D5B3" w14:textId="77777777">
      <w:pPr>
        <w:pStyle w:val="ListParagraph"/>
        <w:numPr>
          <w:ilvl w:val="0"/>
          <w:numId w:val="24"/>
        </w:numPr>
        <w:spacing w:after="120"/>
        <w:rPr>
          <w:rFonts w:cs="Calibri"/>
          <w:color w:val="000000"/>
        </w:rPr>
      </w:pPr>
      <w:r w:rsidRPr="009A2A86">
        <w:rPr>
          <w:rFonts w:cs="Calibri"/>
          <w:color w:val="000000"/>
        </w:rPr>
        <w:t>Scope and intended use within a document</w:t>
      </w:r>
      <w:r w:rsidRPr="009A2A86" w:rsidR="001F7773">
        <w:rPr>
          <w:rFonts w:cs="Calibri"/>
          <w:color w:val="000000"/>
        </w:rPr>
        <w:t>.</w:t>
      </w:r>
      <w:r w:rsidRPr="009A2A86">
        <w:rPr>
          <w:rFonts w:cs="Calibri"/>
          <w:color w:val="000000"/>
        </w:rPr>
        <w:t xml:space="preserve"> </w:t>
      </w:r>
    </w:p>
    <w:p w:rsidRPr="009A2A86" w:rsidR="00A10C4D" w:rsidP="0054522C" w:rsidRDefault="00A10C4D" w14:paraId="162B1596" w14:textId="77777777">
      <w:pPr>
        <w:pStyle w:val="ListParagraph"/>
        <w:numPr>
          <w:ilvl w:val="0"/>
          <w:numId w:val="24"/>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0DE7E201" w14:textId="77777777">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Pr="009A2A86" w:rsidR="001F7773">
        <w:rPr>
          <w:rFonts w:cs="Calibri"/>
          <w:color w:val="000000"/>
        </w:rPr>
        <w:t>.</w:t>
      </w:r>
      <w:r w:rsidRPr="009A2A86">
        <w:rPr>
          <w:rFonts w:cs="Calibri"/>
          <w:color w:val="000000"/>
        </w:rPr>
        <w:t xml:space="preserve"> </w:t>
      </w:r>
    </w:p>
    <w:p w:rsidRPr="009A2A86" w:rsidR="00A10C4D" w:rsidP="00B505D2" w:rsidRDefault="00A10C4D" w14:paraId="13D5F0EB" w14:textId="77777777">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rsidRPr="009A2A86" w:rsidR="00A10C4D" w:rsidP="00293C53" w:rsidRDefault="00E35258" w14:paraId="118835D3" w14:textId="77777777">
      <w:pPr>
        <w:spacing w:after="120"/>
        <w:rPr>
          <w:rFonts w:eastAsia="Calibri" w:cs="Calibri"/>
          <w:color w:val="000000"/>
        </w:rPr>
      </w:pPr>
      <w:r w:rsidRPr="009A2A86">
        <w:rPr>
          <w:rFonts w:cs="Calibri"/>
          <w:color w:val="000000"/>
        </w:rPr>
        <w:t xml:space="preserve">The table below </w:t>
      </w:r>
      <w:r w:rsidRPr="009A2A86" w:rsidR="00A10C4D">
        <w:rPr>
          <w:rFonts w:eastAsia="Calibri" w:cs="Calibri"/>
          <w:color w:val="000000"/>
        </w:rPr>
        <w:t xml:space="preserve">describes the various document types defined by C-CDA R2.1 for use in representing clinical notes as structured documents that facilitate digital information exchange. </w:t>
      </w:r>
      <w:bookmarkStart w:name="_lnxbz9" w:colFirst="0" w:colLast="0" w:id="589"/>
      <w:bookmarkEnd w:id="589"/>
    </w:p>
    <w:p w:rsidRPr="00D14360" w:rsidR="00B3590A" w:rsidP="00293C53" w:rsidRDefault="00B3590A" w14:paraId="318599F3" w14:textId="77777777">
      <w:pPr>
        <w:spacing w:after="120"/>
        <w:rPr>
          <w:rFonts w:eastAsia="Calibri" w:cs="Calibri"/>
          <w:b/>
          <w:color w:val="000000"/>
        </w:rPr>
      </w:pP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250E65B3" w14:textId="77777777">
        <w:trPr>
          <w:cantSplit/>
          <w:tblHeader/>
        </w:trPr>
        <w:tc>
          <w:tcPr>
            <w:tcW w:w="2785" w:type="dxa"/>
            <w:tcBorders>
              <w:bottom w:val="nil"/>
              <w:right w:val="nil"/>
            </w:tcBorders>
            <w:shd w:val="clear" w:color="auto" w:fill="4F81BD"/>
          </w:tcPr>
          <w:p w:rsidRPr="00D14360" w:rsidR="00A10C4D" w:rsidP="00D14360" w:rsidRDefault="00A10C4D" w14:paraId="6D6FBEE4" w14:textId="77777777">
            <w:pPr>
              <w:spacing w:after="120"/>
              <w:rPr>
                <w:rFonts w:cs="Calibri"/>
                <w:b/>
                <w:bCs/>
                <w:color w:val="FFFFFF"/>
              </w:rPr>
            </w:pPr>
            <w:r w:rsidRPr="00D14360">
              <w:rPr>
                <w:rFonts w:eastAsia="Calibri" w:cs="Calibri"/>
                <w:b/>
                <w:bCs/>
                <w:color w:val="FFFFFF"/>
              </w:rPr>
              <w:t>Document-Level Templates for Representing Clinical Notes as Structured Documents</w:t>
            </w:r>
            <w:r w:rsidRPr="00D14360" w:rsidR="00E31F3B">
              <w:rPr>
                <w:rFonts w:cs="Calibri Light"/>
                <w:b/>
                <w:bCs/>
                <w:color w:val="FFFFFF"/>
                <w:vertAlign w:val="superscript"/>
              </w:rPr>
              <w:footnoteReference w:id="74"/>
            </w:r>
          </w:p>
        </w:tc>
        <w:tc>
          <w:tcPr>
            <w:tcW w:w="6480" w:type="dxa"/>
            <w:tcBorders>
              <w:left w:val="single" w:color="4F81BD" w:sz="4" w:space="0"/>
              <w:right w:val="single" w:color="4F81BD" w:sz="4" w:space="0"/>
            </w:tcBorders>
            <w:shd w:val="clear" w:color="auto" w:fill="4F81BD"/>
          </w:tcPr>
          <w:p w:rsidRPr="00D14360" w:rsidR="00A10C4D" w:rsidP="00D14360" w:rsidRDefault="00A10C4D" w14:paraId="72FB12D5" w14:textId="77777777">
            <w:pPr>
              <w:spacing w:after="120"/>
              <w:rPr>
                <w:rFonts w:cs="Calibri"/>
                <w:b/>
                <w:bCs/>
                <w:color w:val="FFFFFF"/>
              </w:rPr>
            </w:pPr>
            <w:r w:rsidRPr="00D14360">
              <w:rPr>
                <w:rFonts w:cs="Calibri"/>
                <w:b/>
                <w:bCs/>
                <w:color w:val="FFFFFF"/>
              </w:rPr>
              <w:t>Description</w:t>
            </w:r>
          </w:p>
        </w:tc>
      </w:tr>
      <w:tr w:rsidRPr="00C64922" w:rsidR="00254B4A" w:rsidTr="003A3D50" w14:paraId="2DAB3665"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460424B" w14:textId="77777777">
            <w:pPr>
              <w:spacing w:after="120"/>
              <w:rPr>
                <w:rFonts w:cs="Calibri Light"/>
                <w:b/>
                <w:bCs/>
                <w:color w:val="000000"/>
              </w:rPr>
            </w:pPr>
            <w:r w:rsidRPr="00D14360">
              <w:rPr>
                <w:rFonts w:cs="Calibri Light"/>
                <w:b/>
                <w:bCs/>
                <w:color w:val="000000"/>
              </w:rPr>
              <w:t xml:space="preserve">Care Plan </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6BDC0EE9" w14:textId="77777777">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rsidRPr="00D14360" w:rsidR="00A10C4D" w:rsidP="00D14360" w:rsidRDefault="00A10C4D" w14:paraId="7434EE69" w14:textId="77777777">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Pr="00C64922" w:rsidR="006C6002" w:rsidTr="004E29C8" w14:paraId="4595142E" w14:textId="77777777">
        <w:trPr>
          <w:cantSplit/>
        </w:trPr>
        <w:tc>
          <w:tcPr>
            <w:tcW w:w="2785" w:type="dxa"/>
            <w:tcBorders>
              <w:right w:val="nil"/>
            </w:tcBorders>
            <w:shd w:val="clear" w:color="auto" w:fill="FFFFFF"/>
          </w:tcPr>
          <w:p w:rsidRPr="00D14360" w:rsidR="00A10C4D" w:rsidP="00D14360" w:rsidRDefault="00A10C4D" w14:paraId="1C528B19" w14:textId="77777777">
            <w:pPr>
              <w:spacing w:after="120"/>
              <w:rPr>
                <w:rFonts w:cs="Calibri Light"/>
                <w:b/>
                <w:bCs/>
                <w:color w:val="000000"/>
              </w:rPr>
            </w:pPr>
            <w:r w:rsidRPr="00D14360">
              <w:rPr>
                <w:rFonts w:cs="Calibri Light"/>
                <w:b/>
                <w:bCs/>
                <w:color w:val="000000"/>
              </w:rPr>
              <w:t>Consultation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25AEFFB9" w14:textId="77777777">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Pr="00C64922" w:rsidR="00254B4A" w:rsidTr="003A3D50" w14:paraId="0D770E31"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0333F67E" w14:textId="77777777">
            <w:pPr>
              <w:spacing w:after="120"/>
              <w:rPr>
                <w:rFonts w:cs="Calibri Light"/>
                <w:b/>
                <w:bCs/>
                <w:color w:val="000000"/>
              </w:rPr>
            </w:pPr>
            <w:r w:rsidRPr="00D14360">
              <w:rPr>
                <w:rFonts w:cs="Calibri Light"/>
                <w:b/>
                <w:bCs/>
                <w:color w:val="000000"/>
              </w:rPr>
              <w:t>Continuity of Care Document (CCD)</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B83E1B6" w14:textId="77777777">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Pr="00D14360" w:rsidR="007D7146">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Pr="00C64922" w:rsidR="006C6002" w:rsidTr="004E29C8" w14:paraId="339F2FEE" w14:textId="77777777">
        <w:trPr>
          <w:cantSplit/>
        </w:trPr>
        <w:tc>
          <w:tcPr>
            <w:tcW w:w="2785" w:type="dxa"/>
            <w:tcBorders>
              <w:right w:val="nil"/>
            </w:tcBorders>
            <w:shd w:val="clear" w:color="auto" w:fill="FFFFFF"/>
          </w:tcPr>
          <w:p w:rsidRPr="00D14360" w:rsidR="00A10C4D" w:rsidP="00D14360" w:rsidRDefault="00A10C4D" w14:paraId="2B6816CA" w14:textId="77777777">
            <w:pPr>
              <w:spacing w:after="120"/>
              <w:rPr>
                <w:rFonts w:cs="Calibri Light"/>
                <w:b/>
                <w:bCs/>
                <w:color w:val="000000"/>
              </w:rPr>
            </w:pPr>
            <w:r w:rsidRPr="00D14360">
              <w:rPr>
                <w:rFonts w:cs="Calibri Light"/>
                <w:b/>
                <w:bCs/>
                <w:color w:val="000000"/>
              </w:rPr>
              <w:t>Diagnostic Imaging Report</w:t>
            </w:r>
          </w:p>
        </w:tc>
        <w:tc>
          <w:tcPr>
            <w:tcW w:w="6480" w:type="dxa"/>
            <w:tcBorders>
              <w:left w:val="single" w:color="4F81BD" w:sz="4" w:space="0"/>
              <w:right w:val="single" w:color="4F81BD" w:sz="4" w:space="0"/>
            </w:tcBorders>
            <w:shd w:val="clear" w:color="auto" w:fill="auto"/>
          </w:tcPr>
          <w:p w:rsidRPr="00D14360" w:rsidR="00A10C4D" w:rsidP="00D14360" w:rsidRDefault="00A10C4D" w14:paraId="533F0492" w14:textId="77777777">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Pr="00C64922" w:rsidR="00254B4A" w:rsidTr="003A3D50" w14:paraId="128850E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7CFE7D99" w14:textId="77777777">
            <w:pPr>
              <w:spacing w:after="120"/>
              <w:rPr>
                <w:rFonts w:cs="Calibri Light"/>
                <w:b/>
                <w:bCs/>
                <w:color w:val="000000"/>
              </w:rPr>
            </w:pPr>
            <w:r w:rsidRPr="00D14360">
              <w:rPr>
                <w:rFonts w:cs="Calibri Light"/>
                <w:b/>
                <w:bCs/>
                <w:color w:val="000000"/>
              </w:rPr>
              <w:t>Discharge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A254301" w14:textId="77777777">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Pr="00C64922" w:rsidR="006C6002" w:rsidTr="004E29C8" w14:paraId="71C93E95" w14:textId="77777777">
        <w:trPr>
          <w:cantSplit/>
        </w:trPr>
        <w:tc>
          <w:tcPr>
            <w:tcW w:w="2785" w:type="dxa"/>
            <w:tcBorders>
              <w:right w:val="nil"/>
            </w:tcBorders>
            <w:shd w:val="clear" w:color="auto" w:fill="FFFFFF"/>
          </w:tcPr>
          <w:p w:rsidRPr="00D14360" w:rsidR="00A10C4D" w:rsidP="00D14360" w:rsidRDefault="00A10C4D" w14:paraId="1294C26E" w14:textId="77777777">
            <w:pPr>
              <w:spacing w:after="120"/>
              <w:rPr>
                <w:rFonts w:cs="Calibri Light"/>
                <w:b/>
                <w:bCs/>
                <w:color w:val="000000"/>
              </w:rPr>
            </w:pPr>
            <w:r w:rsidRPr="00D14360">
              <w:rPr>
                <w:rFonts w:cs="Calibri Light"/>
                <w:b/>
                <w:bCs/>
                <w:color w:val="000000"/>
              </w:rPr>
              <w:t>History and Physical</w:t>
            </w:r>
          </w:p>
        </w:tc>
        <w:tc>
          <w:tcPr>
            <w:tcW w:w="6480" w:type="dxa"/>
            <w:tcBorders>
              <w:left w:val="single" w:color="4F81BD" w:sz="4" w:space="0"/>
              <w:right w:val="single" w:color="4F81BD" w:sz="4" w:space="0"/>
            </w:tcBorders>
            <w:shd w:val="clear" w:color="auto" w:fill="auto"/>
          </w:tcPr>
          <w:p w:rsidRPr="00D14360" w:rsidR="00A10C4D" w:rsidP="00D14360" w:rsidRDefault="00A10C4D" w14:paraId="6FF3A9E2" w14:textId="77777777">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Pr="00D14360" w:rsidR="00237611">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Pr="00D14360" w:rsidR="007D7146">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Pr="00C64922" w:rsidR="00254B4A" w:rsidTr="003A3D50" w14:paraId="1D359F3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5072C128" w14:textId="77777777">
            <w:pPr>
              <w:spacing w:after="120"/>
              <w:rPr>
                <w:rFonts w:cs="Calibri Light"/>
                <w:b/>
                <w:bCs/>
                <w:color w:val="000000"/>
              </w:rPr>
            </w:pPr>
            <w:r w:rsidRPr="00D14360">
              <w:rPr>
                <w:rFonts w:cs="Calibri Light"/>
                <w:b/>
                <w:bCs/>
                <w:color w:val="000000"/>
              </w:rPr>
              <w:t>Operative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5D68EC14" w14:textId="77777777">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Pr="00C64922" w:rsidR="006C6002" w:rsidTr="004E29C8" w14:paraId="2B358881" w14:textId="77777777">
        <w:trPr>
          <w:cantSplit/>
        </w:trPr>
        <w:tc>
          <w:tcPr>
            <w:tcW w:w="2785" w:type="dxa"/>
            <w:tcBorders>
              <w:right w:val="nil"/>
            </w:tcBorders>
            <w:shd w:val="clear" w:color="auto" w:fill="FFFFFF"/>
          </w:tcPr>
          <w:p w:rsidRPr="00D14360" w:rsidR="00A10C4D" w:rsidP="00D14360" w:rsidRDefault="00A10C4D" w14:paraId="2D2A0D06" w14:textId="77777777">
            <w:pPr>
              <w:spacing w:after="120"/>
              <w:rPr>
                <w:rFonts w:cs="Calibri Light"/>
                <w:b/>
                <w:bCs/>
                <w:color w:val="000000"/>
              </w:rPr>
            </w:pPr>
            <w:r w:rsidRPr="00D14360">
              <w:rPr>
                <w:rFonts w:cs="Calibri Light"/>
                <w:b/>
                <w:bCs/>
                <w:color w:val="000000"/>
              </w:rPr>
              <w:t>Progress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41426550" w14:textId="77777777">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Pr="00C64922" w:rsidR="00254B4A" w:rsidTr="003A3D50" w14:paraId="722CDCBB"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FC2798E" w14:textId="77777777">
            <w:pPr>
              <w:spacing w:after="120"/>
              <w:rPr>
                <w:rFonts w:cs="Calibri Light"/>
                <w:b/>
                <w:bCs/>
                <w:color w:val="000000"/>
              </w:rPr>
            </w:pPr>
            <w:r w:rsidRPr="00D14360">
              <w:rPr>
                <w:rFonts w:cs="Calibri Light"/>
                <w:b/>
                <w:bCs/>
                <w:color w:val="000000"/>
              </w:rPr>
              <w:t>Procedure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22BE1B5F" w14:textId="77777777">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Pr="00C64922" w:rsidR="006C6002" w:rsidTr="004E29C8" w14:paraId="6A24DEE9" w14:textId="77777777">
        <w:trPr>
          <w:cantSplit/>
          <w:trHeight w:val="872"/>
        </w:trPr>
        <w:tc>
          <w:tcPr>
            <w:tcW w:w="2785" w:type="dxa"/>
            <w:tcBorders>
              <w:right w:val="nil"/>
            </w:tcBorders>
            <w:shd w:val="clear" w:color="auto" w:fill="FFFFFF"/>
          </w:tcPr>
          <w:p w:rsidRPr="00D14360" w:rsidR="00A10C4D" w:rsidP="00D14360" w:rsidRDefault="00A10C4D" w14:paraId="3E1CEE3D" w14:textId="77777777">
            <w:pPr>
              <w:spacing w:after="120"/>
              <w:rPr>
                <w:rFonts w:cs="Calibri Light"/>
                <w:b/>
                <w:bCs/>
                <w:color w:val="000000"/>
              </w:rPr>
            </w:pPr>
            <w:r w:rsidRPr="00D14360">
              <w:rPr>
                <w:rFonts w:cs="Calibri Light"/>
                <w:b/>
                <w:bCs/>
                <w:color w:val="000000"/>
              </w:rPr>
              <w:t>Referral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76EC812F" w14:textId="77777777">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Pr="00C64922" w:rsidR="00254B4A" w:rsidTr="003A3D50" w14:paraId="452BE76C"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23886DC8" w14:textId="77777777">
            <w:pPr>
              <w:spacing w:after="120"/>
              <w:rPr>
                <w:rFonts w:cs="Calibri Light"/>
                <w:b/>
                <w:bCs/>
                <w:color w:val="000000"/>
              </w:rPr>
            </w:pPr>
            <w:r w:rsidRPr="00D14360">
              <w:rPr>
                <w:rFonts w:cs="Calibri Light"/>
                <w:b/>
                <w:bCs/>
                <w:color w:val="000000"/>
              </w:rPr>
              <w:t>Transfer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3E86307" w14:textId="77777777">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rsidRPr="00C64922" w:rsidR="00293C53" w:rsidP="00C65E25" w:rsidRDefault="00293C53" w14:paraId="4059F8F2" w14:textId="16991CBD">
      <w:pPr>
        <w:pStyle w:val="Caption"/>
        <w:ind w:left="90"/>
      </w:pPr>
      <w:bookmarkStart w:name="_Toc118898799" w:id="590"/>
      <w:bookmarkStart w:name="_Toc119940002" w:id="591"/>
      <w:bookmarkStart w:name="_Toc135313034" w:id="592"/>
      <w:bookmarkStart w:name="_Toc10634836" w:id="593"/>
      <w:r w:rsidRPr="00C64922">
        <w:t xml:space="preserve">Table </w:t>
      </w:r>
      <w:r>
        <w:fldChar w:fldCharType="begin"/>
      </w:r>
      <w:r>
        <w:instrText>SEQ Table \* ARABIC</w:instrText>
      </w:r>
      <w:r>
        <w:fldChar w:fldCharType="separate"/>
      </w:r>
      <w:r w:rsidR="00DC1072">
        <w:rPr>
          <w:noProof/>
        </w:rPr>
        <w:t>13</w:t>
      </w:r>
      <w:r>
        <w:fldChar w:fldCharType="end"/>
      </w:r>
      <w:r w:rsidRPr="00C64922">
        <w:t>: C-CDA R2.1 Document-Level Templates for Representing Clinical Notes as Structured Documents</w:t>
      </w:r>
      <w:bookmarkEnd w:id="590"/>
      <w:bookmarkEnd w:id="591"/>
      <w:bookmarkEnd w:id="592"/>
    </w:p>
    <w:bookmarkEnd w:id="593"/>
    <w:p w:rsidRPr="00D14360" w:rsidR="009456DE" w:rsidP="00B505D2" w:rsidRDefault="009456DE" w14:paraId="56B0262B" w14:textId="452744E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_Ref98770127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4</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_Ref98770134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Section Level Guidance</w:t>
      </w:r>
      <w:r w:rsidRPr="007770C6" w:rsidR="005632F7">
        <w:rPr>
          <w:rFonts w:eastAsia="Calibri" w:cs="Calibri"/>
          <w:color w:val="0000FF"/>
          <w:u w:val="single"/>
        </w:rPr>
        <w:fldChar w:fldCharType="end"/>
      </w:r>
      <w:r w:rsidR="005632F7">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_Ref98770158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5</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_Ref98770160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Representation of Discrete Data</w:t>
      </w:r>
      <w:r w:rsidRPr="007770C6" w:rsidR="005632F7">
        <w:rPr>
          <w:rFonts w:eastAsia="Calibri" w:cs="Calibri"/>
          <w:color w:val="0000FF"/>
          <w:u w:val="single"/>
        </w:rPr>
        <w:fldChar w:fldCharType="end"/>
      </w:r>
    </w:p>
    <w:p w:rsidRPr="00D14360" w:rsidR="00825CBB" w:rsidP="00293C53" w:rsidRDefault="00E35258" w14:paraId="3EB519AF" w14:textId="77777777">
      <w:pPr>
        <w:spacing w:after="24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19C1DB84" w14:textId="77777777">
        <w:trPr>
          <w:cantSplit/>
        </w:trPr>
        <w:tc>
          <w:tcPr>
            <w:tcW w:w="2785" w:type="dxa"/>
            <w:tcBorders>
              <w:bottom w:val="nil"/>
              <w:right w:val="nil"/>
            </w:tcBorders>
            <w:shd w:val="clear" w:color="auto" w:fill="4F81BD"/>
          </w:tcPr>
          <w:p w:rsidRPr="00D14360" w:rsidR="00A10C4D" w:rsidP="00D14360" w:rsidRDefault="00A10C4D" w14:paraId="44A73527" w14:textId="77777777">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color="4F81BD" w:sz="4" w:space="0"/>
              <w:right w:val="single" w:color="4F81BD" w:sz="4" w:space="0"/>
            </w:tcBorders>
            <w:shd w:val="clear" w:color="auto" w:fill="4F81BD"/>
          </w:tcPr>
          <w:p w:rsidRPr="00D14360" w:rsidR="00A10C4D" w:rsidP="00D14360" w:rsidRDefault="00A10C4D" w14:paraId="5DAEE631" w14:textId="77777777">
            <w:pPr>
              <w:spacing w:after="120"/>
              <w:rPr>
                <w:rFonts w:cs="Calibri"/>
                <w:b/>
                <w:bCs/>
                <w:color w:val="FFFFFF"/>
              </w:rPr>
            </w:pPr>
            <w:r w:rsidRPr="00D14360">
              <w:rPr>
                <w:rFonts w:cs="Calibri"/>
                <w:b/>
                <w:bCs/>
                <w:color w:val="FFFFFF"/>
              </w:rPr>
              <w:t>Description</w:t>
            </w:r>
          </w:p>
        </w:tc>
      </w:tr>
      <w:tr w:rsidRPr="00C64922" w:rsidR="00254B4A" w:rsidTr="003A3D50" w14:paraId="35CF38B8" w14:textId="77777777">
        <w:trPr>
          <w:cantSplit/>
          <w:trHeight w:val="1259"/>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D0F1824" w14:textId="77777777">
            <w:pPr>
              <w:spacing w:after="120"/>
              <w:rPr>
                <w:rFonts w:cs="Calibri"/>
                <w:b/>
                <w:bCs/>
                <w:color w:val="000000"/>
              </w:rPr>
            </w:pPr>
            <w:r w:rsidRPr="00D14360">
              <w:rPr>
                <w:rFonts w:cs="Calibri"/>
                <w:b/>
                <w:bCs/>
                <w:color w:val="000000"/>
              </w:rPr>
              <w:t>Unstructured Document</w:t>
            </w:r>
          </w:p>
          <w:p w:rsidRPr="00D14360" w:rsidR="00A10C4D" w:rsidP="00D14360" w:rsidRDefault="00A10C4D" w14:paraId="071DF7F8" w14:textId="77777777">
            <w:pPr>
              <w:spacing w:after="120"/>
              <w:rPr>
                <w:rFonts w:cs="Calibri"/>
                <w:b/>
                <w:bCs/>
                <w:color w:val="000000"/>
              </w:rPr>
            </w:pP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196B23" w:rsidP="00D14360" w:rsidRDefault="00A10C4D" w14:paraId="23BEA53C" w14:textId="77777777">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rsidRPr="00D14360" w:rsidR="00196B23" w:rsidP="00D14360" w:rsidRDefault="00A10C4D" w14:paraId="63D5B4DA" w14:textId="77777777">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rsidRPr="00D14360" w:rsidR="00A10C4D" w:rsidP="00D14360" w:rsidRDefault="00A10C4D" w14:paraId="18880908" w14:textId="77777777">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rsidRPr="00C64922" w:rsidR="00293C53" w:rsidP="00C65E25" w:rsidRDefault="00293C53" w14:paraId="69BFC940" w14:textId="41636011">
      <w:pPr>
        <w:pStyle w:val="Caption"/>
        <w:ind w:left="90"/>
      </w:pPr>
      <w:bookmarkStart w:name="_Toc118898800" w:id="594"/>
      <w:bookmarkStart w:name="_Toc119940003" w:id="595"/>
      <w:bookmarkStart w:name="_Toc135313035" w:id="596"/>
      <w:bookmarkStart w:name="_Toc10634837" w:id="597"/>
      <w:r w:rsidRPr="00C64922">
        <w:t xml:space="preserve">Table </w:t>
      </w:r>
      <w:r>
        <w:fldChar w:fldCharType="begin"/>
      </w:r>
      <w:r>
        <w:instrText>SEQ Table \* ARABIC</w:instrText>
      </w:r>
      <w:r>
        <w:fldChar w:fldCharType="separate"/>
      </w:r>
      <w:r w:rsidR="00DC1072">
        <w:rPr>
          <w:noProof/>
        </w:rPr>
        <w:t>14</w:t>
      </w:r>
      <w:r>
        <w:fldChar w:fldCharType="end"/>
      </w:r>
      <w:r w:rsidRPr="00C64922">
        <w:t>: Document Templates of Unstructured Clinical Notes</w:t>
      </w:r>
      <w:bookmarkEnd w:id="594"/>
      <w:bookmarkEnd w:id="595"/>
      <w:bookmarkEnd w:id="596"/>
    </w:p>
    <w:bookmarkEnd w:id="597"/>
    <w:p w:rsidRPr="00D14360" w:rsidR="00A10C4D" w:rsidP="00B505D2" w:rsidRDefault="00A10C4D" w14:paraId="7D98975B" w14:textId="77777777">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Pr="00D14360" w:rsidR="006A785F">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rsidRPr="00D14360" w:rsidR="00A10C4D" w:rsidP="00293C53" w:rsidRDefault="00B023BC" w14:paraId="61F3689B" w14:textId="77777777">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53325417" w14:textId="77777777">
        <w:tc>
          <w:tcPr>
            <w:tcW w:w="725" w:type="dxa"/>
            <w:tcBorders>
              <w:right w:val="nil"/>
            </w:tcBorders>
            <w:shd w:val="clear" w:color="auto" w:fill="C6D9F1"/>
          </w:tcPr>
          <w:p w:rsidRPr="00C64922" w:rsidR="00510672" w:rsidP="00510672" w:rsidRDefault="00634398" w14:paraId="5200E789" w14:textId="77777777">
            <w:pPr>
              <w:pStyle w:val="BodyText"/>
              <w:rPr>
                <w:noProof/>
              </w:rPr>
            </w:pPr>
            <w:bookmarkStart w:name="_ez276qamviqc" w:colFirst="0" w:colLast="0" w:id="598"/>
            <w:bookmarkStart w:name="_Toc10690842" w:id="599"/>
            <w:bookmarkStart w:name="_Toc11043585" w:id="600"/>
            <w:bookmarkStart w:name="_Toc11045576" w:id="601"/>
            <w:bookmarkStart w:name="_Toc11391246" w:id="602"/>
            <w:bookmarkEnd w:id="598"/>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7BF5BD3" w14:textId="77777777">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rsidR="00A10C4D" w:rsidP="00FD31AC" w:rsidRDefault="00A10C4D" w14:paraId="4CD0D72A" w14:textId="77777777">
      <w:pPr>
        <w:pStyle w:val="Heading3"/>
      </w:pPr>
      <w:bookmarkStart w:name="_Toc119939809" w:id="603"/>
      <w:bookmarkStart w:name="_Toc135312840" w:id="604"/>
      <w:r w:rsidRPr="00C64922">
        <w:t>Further Constraints on C-CDA Documents</w:t>
      </w:r>
      <w:bookmarkEnd w:id="599"/>
      <w:bookmarkEnd w:id="600"/>
      <w:bookmarkEnd w:id="601"/>
      <w:bookmarkEnd w:id="602"/>
      <w:bookmarkEnd w:id="603"/>
      <w:bookmarkEnd w:id="604"/>
    </w:p>
    <w:p w:rsidR="00CF032F" w:rsidP="004C76D9" w:rsidRDefault="00CF032F" w14:paraId="618B55B1" w14:textId="403730D7">
      <w:pPr>
        <w:pStyle w:val="Heading4"/>
      </w:pPr>
      <w:r w:rsidRPr="00CF032F">
        <w:t xml:space="preserve">Nutrition-focused </w:t>
      </w:r>
      <w:r w:rsidR="003776E2">
        <w:t>C</w:t>
      </w:r>
      <w:r w:rsidRPr="00CF032F">
        <w:t>onstraints on C-CDA Documents</w:t>
      </w:r>
    </w:p>
    <w:p w:rsidRPr="00D14360" w:rsidR="00A01622" w:rsidP="00B505D2" w:rsidRDefault="00A01622" w14:paraId="39635CB7" w14:textId="77777777">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4050"/>
        <w:gridCol w:w="5310"/>
      </w:tblGrid>
      <w:tr w:rsidRPr="00DD51B1" w:rsidR="00DB7A5C" w:rsidTr="004E29C8" w14:paraId="1E60EBEC" w14:textId="77777777">
        <w:trPr>
          <w:tblHeader/>
        </w:trPr>
        <w:tc>
          <w:tcPr>
            <w:tcW w:w="4050" w:type="dxa"/>
            <w:tcBorders>
              <w:bottom w:val="nil"/>
              <w:right w:val="nil"/>
            </w:tcBorders>
            <w:shd w:val="clear" w:color="auto" w:fill="4F81BD"/>
            <w:vAlign w:val="bottom"/>
          </w:tcPr>
          <w:p w:rsidRPr="00D14360" w:rsidR="00A01622" w:rsidP="00D14360" w:rsidRDefault="00A01622" w14:paraId="33E8A429" w14:textId="77777777">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rsidRPr="00D14360" w:rsidR="00A01622" w:rsidP="00D14360" w:rsidRDefault="00A01622" w14:paraId="7EEE7DE6" w14:textId="77777777">
            <w:pPr>
              <w:spacing w:after="120"/>
              <w:rPr>
                <w:rFonts w:cs="Calibri"/>
                <w:b/>
                <w:bCs/>
                <w:color w:val="FFFFFF"/>
              </w:rPr>
            </w:pPr>
            <w:r w:rsidRPr="00D14360">
              <w:rPr>
                <w:rFonts w:cs="Calibri"/>
                <w:b/>
                <w:bCs/>
                <w:color w:val="FFFFFF"/>
              </w:rPr>
              <w:t>Description</w:t>
            </w:r>
          </w:p>
        </w:tc>
      </w:tr>
      <w:tr w:rsidRPr="00DD51B1" w:rsidR="00DB7A5C" w:rsidTr="004E29C8" w14:paraId="6E5D6C91" w14:textId="77777777">
        <w:trPr>
          <w:trHeight w:val="1799"/>
        </w:trPr>
        <w:tc>
          <w:tcPr>
            <w:tcW w:w="4050" w:type="dxa"/>
            <w:tcBorders>
              <w:top w:val="single" w:color="4F81BD" w:sz="4" w:space="0"/>
              <w:bottom w:val="single" w:color="4F81BD" w:sz="4" w:space="0"/>
              <w:right w:val="nil"/>
            </w:tcBorders>
            <w:shd w:val="clear" w:color="auto" w:fill="FFFFFF"/>
          </w:tcPr>
          <w:p w:rsidRPr="00D14360" w:rsidR="00A01622" w:rsidP="002B406D" w:rsidRDefault="00825BFA" w14:paraId="074790E2" w14:textId="77777777">
            <w:pPr>
              <w:rPr>
                <w:rFonts w:cs="Calibri"/>
                <w:b/>
                <w:bCs/>
                <w:color w:val="000000"/>
              </w:rPr>
            </w:pPr>
            <w:r w:rsidRPr="00D14360">
              <w:rPr>
                <w:rFonts w:cs="Calibri"/>
                <w:b/>
                <w:bCs/>
              </w:rPr>
              <w:t xml:space="preserve">Care Plan (Nutrition) </w:t>
            </w:r>
          </w:p>
          <w:p w:rsidRPr="00AD08FB" w:rsidR="00825BFA" w:rsidP="002B406D" w:rsidRDefault="00825BFA" w14:paraId="5F8DE0E7" w14:textId="77777777">
            <w:pPr>
              <w:rPr>
                <w:rFonts w:ascii="Calibri Light" w:hAnsi="Calibri Light" w:cs="Calibri Light"/>
                <w:color w:val="000000"/>
              </w:rPr>
            </w:pPr>
            <w:r w:rsidRPr="00AD08FB">
              <w:rPr>
                <w:rFonts w:ascii="Calibri Light" w:hAnsi="Calibri Light" w:cs="Calibri Light"/>
              </w:rPr>
              <w:t>2.16.840.1.113883.10.20.22.1.16:2017-12-01</w:t>
            </w:r>
          </w:p>
          <w:p w:rsidRPr="00D14360" w:rsidR="00A01622" w:rsidP="002B406D" w:rsidRDefault="00A01622" w14:paraId="60F9DD9A" w14:textId="77777777">
            <w:pPr>
              <w:rPr>
                <w:rFonts w:cs="Calibri"/>
                <w:b/>
                <w:bCs/>
                <w:color w:val="000000"/>
              </w:rPr>
            </w:pPr>
          </w:p>
          <w:p w:rsidRPr="00D14360" w:rsidR="00A01622" w:rsidP="002B406D" w:rsidRDefault="00A01622" w14:paraId="6CB7350F" w14:textId="77777777">
            <w:pPr>
              <w:rPr>
                <w:rFonts w:cs="Calibri"/>
                <w:b/>
                <w:bCs/>
                <w:color w:val="000000"/>
              </w:rPr>
            </w:pPr>
          </w:p>
          <w:p w:rsidRPr="00D14360" w:rsidR="00A01622" w:rsidP="002B406D" w:rsidRDefault="00A01622" w14:paraId="4B7B71AA" w14:textId="77777777">
            <w:pPr>
              <w:rPr>
                <w:rFonts w:cs="Calibri"/>
                <w:b/>
                <w:bCs/>
                <w:color w:val="000000"/>
              </w:rPr>
            </w:pPr>
          </w:p>
          <w:p w:rsidRPr="00D14360" w:rsidR="00A01622" w:rsidP="002B406D" w:rsidRDefault="00A01622" w14:paraId="59C47247" w14:textId="77777777">
            <w:pPr>
              <w:rPr>
                <w:rFonts w:cs="Calibri"/>
                <w:b/>
                <w:bCs/>
                <w:color w:val="000000"/>
              </w:rPr>
            </w:pPr>
          </w:p>
        </w:tc>
        <w:tc>
          <w:tcPr>
            <w:tcW w:w="5310" w:type="dxa"/>
            <w:tcBorders>
              <w:top w:val="single" w:color="4F81BD" w:sz="4" w:space="0"/>
              <w:bottom w:val="single" w:color="4F81BD" w:sz="4" w:space="0"/>
            </w:tcBorders>
            <w:shd w:val="clear" w:color="auto" w:fill="auto"/>
          </w:tcPr>
          <w:p w:rsidRPr="00D14360" w:rsidR="00825BFA" w:rsidP="00D14360" w:rsidRDefault="00825BFA" w14:paraId="606100B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rsidR="00863460" w:rsidP="00D14360" w:rsidRDefault="00863460" w14:paraId="0465F834" w14:textId="77777777">
            <w:pPr>
              <w:autoSpaceDE w:val="0"/>
              <w:autoSpaceDN w:val="0"/>
              <w:adjustRightInd w:val="0"/>
              <w:rPr>
                <w:rFonts w:ascii="Calibri Light" w:hAnsi="Calibri Light" w:cs="Calibri Light"/>
                <w:color w:val="000000"/>
              </w:rPr>
            </w:pPr>
          </w:p>
          <w:p w:rsidRPr="00D14360" w:rsidR="00825BFA" w:rsidP="00D14360" w:rsidRDefault="00825BFA" w14:paraId="56EF9671"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rsidRPr="00D14360" w:rsidR="00A01622" w:rsidP="00D14360" w:rsidRDefault="00825BFA" w14:paraId="406B45B1" w14:textId="77777777">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rsidRPr="00D14360" w:rsidR="00A01622" w:rsidP="004B3D32" w:rsidRDefault="00C65E25" w14:paraId="111AEBA4" w14:textId="20596C84">
      <w:pPr>
        <w:pStyle w:val="Caption"/>
        <w:rPr>
          <w:rFonts w:cs="Calibri"/>
          <w:color w:val="000000"/>
        </w:rPr>
      </w:pPr>
      <w:r>
        <w:t xml:space="preserve"> </w:t>
      </w:r>
      <w:bookmarkStart w:name="_Toc118898802" w:id="605"/>
      <w:bookmarkStart w:name="_Toc119940005" w:id="606"/>
      <w:bookmarkStart w:name="_Toc135313036" w:id="607"/>
      <w:r w:rsidR="004B3D32">
        <w:t xml:space="preserve">Table </w:t>
      </w:r>
      <w:r>
        <w:fldChar w:fldCharType="begin"/>
      </w:r>
      <w:r>
        <w:instrText>SEQ Table \* ARABIC</w:instrText>
      </w:r>
      <w:r>
        <w:fldChar w:fldCharType="separate"/>
      </w:r>
      <w:r w:rsidR="00DC1072">
        <w:rPr>
          <w:noProof/>
        </w:rPr>
        <w:t>15</w:t>
      </w:r>
      <w:r>
        <w:fldChar w:fldCharType="end"/>
      </w:r>
      <w:r w:rsidR="004B3D32">
        <w:t>: Care Plan (Nutrition)</w:t>
      </w:r>
      <w:bookmarkEnd w:id="605"/>
      <w:bookmarkEnd w:id="606"/>
      <w:bookmarkEnd w:id="607"/>
    </w:p>
    <w:p w:rsidRPr="00C64922" w:rsidR="00A10C4D" w:rsidP="003E2C96" w:rsidRDefault="00A10C4D" w14:paraId="50CEBAE2" w14:textId="77777777">
      <w:pPr>
        <w:pStyle w:val="Heading2"/>
      </w:pPr>
      <w:bookmarkStart w:name="_Toc10690844" w:id="608"/>
      <w:bookmarkStart w:name="_Toc11043587" w:id="609"/>
      <w:bookmarkStart w:name="_Toc11045578" w:id="610"/>
      <w:bookmarkStart w:name="_Toc11391248" w:id="611"/>
      <w:bookmarkStart w:name="_Toc119939810" w:id="612"/>
      <w:bookmarkStart w:name="_Toc135312841" w:id="613"/>
      <w:r w:rsidRPr="00C64922">
        <w:t>Section Structure by Document Type</w:t>
      </w:r>
      <w:bookmarkEnd w:id="608"/>
      <w:bookmarkEnd w:id="609"/>
      <w:bookmarkEnd w:id="610"/>
      <w:bookmarkEnd w:id="611"/>
      <w:bookmarkEnd w:id="612"/>
      <w:bookmarkEnd w:id="613"/>
    </w:p>
    <w:p w:rsidRPr="00D14360" w:rsidR="00A10C4D" w:rsidP="00B505D2" w:rsidRDefault="00A10C4D" w14:paraId="25E454CF" w14:textId="77777777">
      <w:pPr>
        <w:spacing w:after="120"/>
        <w:rPr>
          <w:rFonts w:cs="Calibri"/>
        </w:rPr>
      </w:pPr>
      <w:r w:rsidRPr="00D14360">
        <w:rPr>
          <w:rFonts w:cs="Calibri"/>
        </w:rPr>
        <w:t>The following tables describe the required and optional section templates for each document type defined in C-CDA</w:t>
      </w:r>
      <w:r w:rsidRPr="00D14360" w:rsidR="009B30E1">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5"/>
        <w:gridCol w:w="8545"/>
      </w:tblGrid>
      <w:tr w:rsidR="00254B4A" w:rsidTr="003A3D50" w14:paraId="094362B6" w14:textId="77777777">
        <w:trPr>
          <w:trHeight w:val="575"/>
        </w:trPr>
        <w:tc>
          <w:tcPr>
            <w:tcW w:w="805" w:type="dxa"/>
            <w:tcBorders>
              <w:right w:val="nil"/>
            </w:tcBorders>
            <w:shd w:val="clear" w:color="auto" w:fill="C6D9F1"/>
          </w:tcPr>
          <w:p w:rsidRPr="00D14360" w:rsidR="00623689" w:rsidP="00D14360" w:rsidRDefault="00634398" w14:paraId="43964178" w14:textId="77777777">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rsidRPr="00D14360" w:rsidR="00623689" w:rsidP="00D14360" w:rsidRDefault="00CA5B48" w14:paraId="765A823D" w14:textId="77777777">
            <w:pPr>
              <w:spacing w:after="120"/>
              <w:rPr>
                <w:rFonts w:cs="Calibri"/>
              </w:rPr>
            </w:pPr>
            <w:r>
              <w:rPr>
                <w:rFonts w:cs="Calibri"/>
              </w:rPr>
              <w:t>Transition of Care C-CDA Documents SHALL include a Health Concerns section and a Goals Section</w:t>
            </w:r>
            <w:r w:rsidRPr="00D14360" w:rsidR="00623689">
              <w:rPr>
                <w:rFonts w:cs="Calibri"/>
              </w:rPr>
              <w:t xml:space="preserve">. </w:t>
            </w:r>
            <w:r w:rsidR="00B3590A">
              <w:rPr>
                <w:rFonts w:cs="Calibri"/>
                <w:b/>
                <w:bCs/>
              </w:rPr>
              <w:t>[CONF-051]</w:t>
            </w:r>
          </w:p>
        </w:tc>
      </w:tr>
    </w:tbl>
    <w:p w:rsidRPr="00C64922" w:rsidR="00A10C4D" w:rsidP="00FD31AC" w:rsidRDefault="00A10C4D" w14:paraId="792EA007" w14:textId="77777777">
      <w:pPr>
        <w:pStyle w:val="Heading3"/>
      </w:pPr>
      <w:bookmarkStart w:name="_Toc21529440" w:id="614"/>
      <w:bookmarkStart w:name="_Toc21691492" w:id="615"/>
      <w:bookmarkStart w:name="_Toc21845676" w:id="616"/>
      <w:bookmarkStart w:name="_Toc21851917" w:id="617"/>
      <w:bookmarkStart w:name="_Toc21871879" w:id="618"/>
      <w:bookmarkStart w:name="_Toc21872335" w:id="619"/>
      <w:bookmarkStart w:name="_Toc21880106" w:id="620"/>
      <w:bookmarkStart w:name="_Toc21889936" w:id="621"/>
      <w:bookmarkStart w:name="_Toc21894079" w:id="622"/>
      <w:bookmarkStart w:name="_Toc21898007" w:id="623"/>
      <w:bookmarkStart w:name="_Toc21926754" w:id="624"/>
      <w:bookmarkStart w:name="_Toc11391249" w:id="625"/>
      <w:bookmarkStart w:name="_Toc119939811" w:id="626"/>
      <w:bookmarkStart w:name="_Toc135312842" w:id="627"/>
      <w:bookmarkStart w:name="_Toc10690845" w:id="628"/>
      <w:bookmarkStart w:name="_Toc11043588" w:id="629"/>
      <w:bookmarkStart w:name="_Toc11045579" w:id="630"/>
      <w:bookmarkEnd w:id="614"/>
      <w:bookmarkEnd w:id="615"/>
      <w:bookmarkEnd w:id="616"/>
      <w:bookmarkEnd w:id="617"/>
      <w:bookmarkEnd w:id="618"/>
      <w:bookmarkEnd w:id="619"/>
      <w:bookmarkEnd w:id="620"/>
      <w:bookmarkEnd w:id="621"/>
      <w:bookmarkEnd w:id="622"/>
      <w:bookmarkEnd w:id="623"/>
      <w:bookmarkEnd w:id="624"/>
      <w:r w:rsidRPr="00C64922">
        <w:t xml:space="preserve">Care Plan: </w:t>
      </w:r>
      <w:r w:rsidRPr="00C64922" w:rsidR="005D764C">
        <w:t>Document Template</w:t>
      </w:r>
      <w:bookmarkEnd w:id="625"/>
      <w:bookmarkEnd w:id="626"/>
      <w:bookmarkEnd w:id="627"/>
      <w:r w:rsidRPr="00C64922" w:rsidR="005D764C">
        <w:t xml:space="preserve"> </w:t>
      </w:r>
      <w:bookmarkEnd w:id="628"/>
      <w:bookmarkEnd w:id="629"/>
      <w:bookmarkEnd w:id="630"/>
    </w:p>
    <w:p w:rsidRPr="00D14360" w:rsidR="00A10C4D" w:rsidP="00B505D2" w:rsidRDefault="00A10C4D" w14:paraId="0CBE2A6D" w14:textId="77777777">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rsidRPr="00D14360" w:rsidR="00A10C4D" w:rsidP="00B505D2" w:rsidRDefault="00A10C4D" w14:paraId="766E5111" w14:textId="77777777">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rsidRPr="00D14360" w:rsidR="00A10C4D" w:rsidP="00B505D2" w:rsidRDefault="00A10C4D" w14:paraId="0128DF3B" w14:textId="77777777">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rsidRPr="00D14360" w:rsidR="00A10C4D" w:rsidP="003A3D50" w:rsidRDefault="00A10C4D" w14:paraId="18089D33" w14:textId="77777777">
      <w:pPr>
        <w:ind w:left="720" w:hanging="720"/>
        <w:rPr>
          <w:rFonts w:cs="Calibri"/>
          <w:color w:val="000000"/>
        </w:rPr>
      </w:pPr>
      <w:r w:rsidRPr="00D14360">
        <w:rPr>
          <w:rFonts w:cs="Calibri"/>
          <w:color w:val="000000"/>
        </w:rPr>
        <w:t xml:space="preserve">This document template enables </w:t>
      </w:r>
      <w:r w:rsidRPr="00D14360" w:rsidR="00196B23">
        <w:rPr>
          <w:rFonts w:cs="Calibri"/>
          <w:color w:val="000000"/>
        </w:rPr>
        <w:t>C</w:t>
      </w:r>
      <w:r w:rsidRPr="00D14360">
        <w:rPr>
          <w:rFonts w:cs="Calibri"/>
          <w:color w:val="000000"/>
        </w:rPr>
        <w:t xml:space="preserve">are </w:t>
      </w:r>
      <w:r w:rsidRPr="00D14360" w:rsidR="00196B23">
        <w:rPr>
          <w:rFonts w:cs="Calibri"/>
          <w:color w:val="000000"/>
        </w:rPr>
        <w:t>P</w:t>
      </w:r>
      <w:r w:rsidRPr="00D14360">
        <w:rPr>
          <w:rFonts w:cs="Calibri"/>
          <w:color w:val="000000"/>
        </w:rPr>
        <w:t xml:space="preserve">lan information to be shared in a way that includes: </w:t>
      </w:r>
    </w:p>
    <w:p w:rsidRPr="00D14360" w:rsidR="00A10C4D" w:rsidP="0054522C" w:rsidRDefault="001F7773" w14:paraId="1D835AF0"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Pr="00D14360" w:rsidR="00A10C4D">
        <w:rPr>
          <w:rFonts w:cs="Calibri"/>
          <w:color w:val="000000"/>
          <w:szCs w:val="22"/>
        </w:rPr>
        <w:t>he ability to identify patient and provider priorities with each act</w:t>
      </w:r>
      <w:r w:rsidRPr="00D14360">
        <w:rPr>
          <w:rFonts w:cs="Calibri"/>
          <w:color w:val="000000"/>
          <w:szCs w:val="22"/>
        </w:rPr>
        <w:t>.</w:t>
      </w:r>
      <w:r w:rsidRPr="00D14360" w:rsidR="00A10C4D">
        <w:rPr>
          <w:rFonts w:cs="Calibri"/>
          <w:color w:val="000000"/>
          <w:szCs w:val="22"/>
        </w:rPr>
        <w:t xml:space="preserve"> </w:t>
      </w:r>
    </w:p>
    <w:p w:rsidRPr="00D14360" w:rsidR="00A10C4D" w:rsidP="0054522C" w:rsidRDefault="001F7773" w14:paraId="53446B03"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Pr="00D14360" w:rsidR="00A10C4D">
        <w:rPr>
          <w:rFonts w:cs="Calibri"/>
          <w:color w:val="000000"/>
          <w:szCs w:val="22"/>
        </w:rPr>
        <w:t xml:space="preserve"> header participant to indicate occurrences of Care Plan review. </w:t>
      </w:r>
    </w:p>
    <w:p w:rsidRPr="00D14360" w:rsidR="00A10C4D" w:rsidP="00293C53" w:rsidRDefault="00A10C4D" w14:paraId="02CA2EAB" w14:textId="77777777">
      <w:pPr>
        <w:autoSpaceDE w:val="0"/>
        <w:autoSpaceDN w:val="0"/>
        <w:adjustRightInd w:val="0"/>
        <w:spacing w:after="240"/>
        <w:rPr>
          <w:rFonts w:cs="Calibri"/>
          <w:color w:val="000000"/>
        </w:rPr>
      </w:pPr>
      <w:r w:rsidRPr="00D14360">
        <w:rPr>
          <w:rFonts w:cs="Calibri"/>
          <w:color w:val="000000"/>
        </w:rPr>
        <w:t xml:space="preserve">A </w:t>
      </w:r>
      <w:r w:rsidRPr="00D14360" w:rsidR="00196B23">
        <w:rPr>
          <w:rFonts w:cs="Calibri"/>
          <w:color w:val="000000"/>
        </w:rPr>
        <w:t>C</w:t>
      </w:r>
      <w:r w:rsidRPr="00D14360">
        <w:rPr>
          <w:rFonts w:cs="Calibri"/>
          <w:color w:val="000000"/>
        </w:rPr>
        <w:t>are</w:t>
      </w:r>
      <w:r w:rsidRPr="00D14360" w:rsidR="00196B23">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rsidRPr="00C64922" w:rsidR="00C117D5" w:rsidP="004C76D9" w:rsidRDefault="00237779" w14:paraId="216D0661" w14:textId="77777777">
      <w:pPr>
        <w:pStyle w:val="Heading4"/>
      </w:pPr>
      <w:r>
        <w:t>Structured</w:t>
      </w:r>
      <w:r w:rsidRPr="00C64922" w:rsidR="00C117D5">
        <w:t xml:space="preserve"> Sections</w:t>
      </w:r>
    </w:p>
    <w:p w:rsidRPr="005E3D4B" w:rsidR="00ED7EA1" w:rsidP="00ED7EA1" w:rsidRDefault="00424FFA" w14:paraId="6E9A69D1" w14:textId="77777777">
      <w:r w:rsidRPr="00D14360">
        <w:rPr>
          <w:rFonts w:cs="Calibri"/>
        </w:rPr>
        <w:t xml:space="preserve">The table </w:t>
      </w:r>
      <w:r w:rsidRPr="00D14360" w:rsidR="00CF2A15">
        <w:rPr>
          <w:rFonts w:cs="Calibri"/>
        </w:rPr>
        <w:t>below describes the required and optional sections in a Care Plan document template</w:t>
      </w:r>
      <w:r w:rsidR="00ED7EA1">
        <w:t xml:space="preserve">: </w:t>
      </w:r>
      <w:r w:rsidRPr="003A3D50" w:rsidR="00ED7EA1">
        <w:rPr>
          <w:rFonts w:cs="Calibri"/>
        </w:rPr>
        <w:t>Care Plan (V2) [ClinicalDocument: identifier urn:hl7ii:2.16.840.1.113883.10.20.22.1.15:2015-08-01 (open)]</w:t>
      </w:r>
    </w:p>
    <w:p w:rsidRPr="00C64922" w:rsidR="00CF2A15" w:rsidP="00CF2A15" w:rsidRDefault="00CF2A15" w14:paraId="34DA58B5"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32"/>
        <w:gridCol w:w="3470"/>
        <w:gridCol w:w="4158"/>
      </w:tblGrid>
      <w:tr w:rsidRPr="00C64922" w:rsidR="00254B4A" w:rsidTr="003A3D50" w14:paraId="39749808" w14:textId="77777777">
        <w:trPr>
          <w:trHeight w:val="175"/>
          <w:tblHeader/>
        </w:trPr>
        <w:tc>
          <w:tcPr>
            <w:tcW w:w="1732" w:type="dxa"/>
            <w:tcBorders>
              <w:bottom w:val="nil"/>
              <w:right w:val="nil"/>
            </w:tcBorders>
            <w:shd w:val="clear" w:color="auto" w:fill="4F81BD"/>
          </w:tcPr>
          <w:p w:rsidRPr="00D14360" w:rsidR="00A10C4D" w:rsidP="00D14360" w:rsidRDefault="00A10C4D" w14:paraId="3789F33E"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rsidRPr="00D14360" w:rsidR="00A10C4D" w:rsidP="00D14360" w:rsidRDefault="00A10C4D" w14:paraId="4245630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rsidRPr="00D14360" w:rsidR="00A10C4D" w:rsidP="00D14360" w:rsidRDefault="00A10C4D" w14:paraId="7AF58ECF"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523A42B" w14:textId="77777777">
        <w:trPr>
          <w:trHeight w:val="451"/>
        </w:trPr>
        <w:tc>
          <w:tcPr>
            <w:tcW w:w="1732" w:type="dxa"/>
            <w:tcBorders>
              <w:top w:val="single" w:color="4F81BD" w:sz="4" w:space="0"/>
              <w:bottom w:val="single" w:color="4F81BD" w:sz="4" w:space="0"/>
              <w:right w:val="nil"/>
            </w:tcBorders>
            <w:shd w:val="clear" w:color="auto" w:fill="FFFFFF"/>
          </w:tcPr>
          <w:p w:rsidRPr="00D14360" w:rsidR="00A10C4D" w:rsidP="00D14360" w:rsidRDefault="00A10C4D" w14:paraId="48F9360F" w14:textId="77777777">
            <w:pPr>
              <w:autoSpaceDE w:val="0"/>
              <w:autoSpaceDN w:val="0"/>
              <w:adjustRightInd w:val="0"/>
              <w:spacing w:after="120"/>
              <w:rPr>
                <w:rFonts w:cs="Calibri"/>
                <w:b/>
                <w:bCs/>
                <w:color w:val="000000"/>
              </w:rPr>
            </w:pPr>
            <w:r w:rsidRPr="00D14360">
              <w:rPr>
                <w:rFonts w:cs="Calibri"/>
                <w:b/>
                <w:bCs/>
                <w:color w:val="000000"/>
              </w:rPr>
              <w:t>Care Plan</w:t>
            </w:r>
            <w:r w:rsidRPr="00D14360" w:rsidR="00237779">
              <w:rPr>
                <w:rFonts w:cs="Calibri"/>
                <w:b/>
                <w:bCs/>
                <w:color w:val="000000"/>
              </w:rPr>
              <w:t xml:space="preserve"> </w:t>
            </w:r>
          </w:p>
        </w:tc>
        <w:tc>
          <w:tcPr>
            <w:tcW w:w="3470" w:type="dxa"/>
            <w:tcBorders>
              <w:top w:val="single" w:color="4F81BD" w:sz="4" w:space="0"/>
              <w:bottom w:val="single" w:color="4F81BD" w:sz="4" w:space="0"/>
            </w:tcBorders>
            <w:shd w:val="clear" w:color="auto" w:fill="auto"/>
          </w:tcPr>
          <w:p w:rsidRPr="00D14360" w:rsidR="00A75344" w:rsidP="00D14360" w:rsidRDefault="00A10C4D" w14:paraId="1B9BBE6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A10C4D" w:rsidP="00D14360" w:rsidRDefault="00A10C4D" w14:paraId="40E47745" w14:textId="77777777">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color="4F81BD" w:sz="4" w:space="0"/>
              <w:bottom w:val="single" w:color="4F81BD" w:sz="4" w:space="0"/>
            </w:tcBorders>
            <w:shd w:val="clear" w:color="auto" w:fill="auto"/>
          </w:tcPr>
          <w:p w:rsidRPr="00D14360" w:rsidR="00C117D5" w:rsidP="00D14360" w:rsidRDefault="00A10C4D" w14:paraId="17C06397"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rsidRPr="00D14360" w:rsidR="00A10C4D" w:rsidP="00D14360" w:rsidRDefault="00A10C4D" w14:paraId="4AB9634F"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Pr="00C64922" w:rsidR="008E236E" w:rsidTr="004E29C8" w14:paraId="66D2C0C1" w14:textId="77777777">
        <w:trPr>
          <w:trHeight w:val="170"/>
        </w:trPr>
        <w:tc>
          <w:tcPr>
            <w:tcW w:w="1732" w:type="dxa"/>
            <w:tcBorders>
              <w:right w:val="nil"/>
            </w:tcBorders>
            <w:shd w:val="clear" w:color="auto" w:fill="FFFFFF"/>
          </w:tcPr>
          <w:p w:rsidRPr="00D14360" w:rsidR="0044742A" w:rsidP="00D14360" w:rsidRDefault="0044742A" w14:paraId="035DD0A1" w14:textId="77777777">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rsidRPr="00D14360" w:rsidR="0044742A" w:rsidP="00D14360" w:rsidRDefault="0051413C" w14:paraId="41195D25" w14:textId="77777777">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Pr="00D14360" w:rsidR="0044742A">
              <w:rPr>
                <w:rFonts w:ascii="Calibri Light" w:hAnsi="Calibri Light" w:cs="Calibri Light"/>
                <w:color w:val="000000"/>
              </w:rPr>
              <w:t xml:space="preserve"> Sample</w:t>
            </w:r>
          </w:p>
        </w:tc>
        <w:tc>
          <w:tcPr>
            <w:tcW w:w="4158" w:type="dxa"/>
            <w:shd w:val="clear" w:color="auto" w:fill="auto"/>
          </w:tcPr>
          <w:p w:rsidRPr="00D14360" w:rsidR="0044742A" w:rsidP="00D14360" w:rsidRDefault="0044742A" w14:paraId="0517382D" w14:textId="77777777">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0009537F" w:rsidP="000D420E" w:rsidRDefault="00C65E25" w14:paraId="3E39A4F9" w14:textId="47E0A147">
      <w:pPr>
        <w:pStyle w:val="Caption"/>
      </w:pPr>
      <w:bookmarkStart w:name="_Toc10690846" w:id="631"/>
      <w:bookmarkStart w:name="_Toc11043589" w:id="632"/>
      <w:bookmarkStart w:name="_Toc11045580" w:id="633"/>
      <w:r>
        <w:t xml:space="preserve"> </w:t>
      </w:r>
      <w:bookmarkStart w:name="_Toc118898803" w:id="634"/>
      <w:bookmarkStart w:name="_Toc119940006" w:id="635"/>
      <w:bookmarkStart w:name="_Toc135313037" w:id="636"/>
      <w:r w:rsidRPr="00C64922" w:rsidR="00CF2A15">
        <w:t xml:space="preserve">Table </w:t>
      </w:r>
      <w:r>
        <w:fldChar w:fldCharType="begin"/>
      </w:r>
      <w:r>
        <w:instrText>SEQ Table \* ARABIC</w:instrText>
      </w:r>
      <w:r>
        <w:fldChar w:fldCharType="separate"/>
      </w:r>
      <w:r w:rsidR="00DC1072">
        <w:rPr>
          <w:noProof/>
        </w:rPr>
        <w:t>16</w:t>
      </w:r>
      <w:r>
        <w:fldChar w:fldCharType="end"/>
      </w:r>
      <w:r w:rsidRPr="00C64922" w:rsidR="00CF2A15">
        <w:t>: Care Plan: Document Template</w:t>
      </w:r>
      <w:r w:rsidR="0076314A">
        <w:t>.</w:t>
      </w:r>
      <w:bookmarkEnd w:id="634"/>
      <w:bookmarkEnd w:id="635"/>
      <w:bookmarkEnd w:id="636"/>
      <w:r w:rsidR="0076314A">
        <w:t xml:space="preserve">  </w:t>
      </w:r>
    </w:p>
    <w:p w:rsidRPr="00C64922" w:rsidR="00A10C4D" w:rsidP="00FD31AC" w:rsidRDefault="00A10C4D" w14:paraId="447ABDC6" w14:textId="77777777">
      <w:pPr>
        <w:pStyle w:val="Heading3"/>
      </w:pPr>
      <w:bookmarkStart w:name="_Toc21845678" w:id="637"/>
      <w:bookmarkStart w:name="_Toc21851919" w:id="638"/>
      <w:bookmarkStart w:name="_Toc21871881" w:id="639"/>
      <w:bookmarkStart w:name="_Toc21872337" w:id="640"/>
      <w:bookmarkStart w:name="_Toc21880108" w:id="641"/>
      <w:bookmarkStart w:name="_Toc21889938" w:id="642"/>
      <w:bookmarkStart w:name="_Toc21894081" w:id="643"/>
      <w:bookmarkStart w:name="_Toc21898009" w:id="644"/>
      <w:bookmarkStart w:name="_Toc21926756" w:id="645"/>
      <w:bookmarkStart w:name="_Toc11391250" w:id="646"/>
      <w:bookmarkStart w:name="_Toc119939812" w:id="647"/>
      <w:bookmarkStart w:name="_Toc135312843" w:id="648"/>
      <w:bookmarkEnd w:id="637"/>
      <w:bookmarkEnd w:id="638"/>
      <w:bookmarkEnd w:id="639"/>
      <w:bookmarkEnd w:id="640"/>
      <w:bookmarkEnd w:id="641"/>
      <w:bookmarkEnd w:id="642"/>
      <w:bookmarkEnd w:id="643"/>
      <w:bookmarkEnd w:id="644"/>
      <w:bookmarkEnd w:id="645"/>
      <w:r w:rsidRPr="00C64922">
        <w:t xml:space="preserve">Consultation Note: </w:t>
      </w:r>
      <w:r w:rsidRPr="00C64922" w:rsidR="005D764C">
        <w:t>Document Template</w:t>
      </w:r>
      <w:bookmarkEnd w:id="646"/>
      <w:bookmarkEnd w:id="647"/>
      <w:bookmarkEnd w:id="648"/>
      <w:r w:rsidRPr="00C64922" w:rsidR="005D764C">
        <w:t xml:space="preserve"> </w:t>
      </w:r>
      <w:bookmarkEnd w:id="631"/>
      <w:bookmarkEnd w:id="632"/>
      <w:bookmarkEnd w:id="633"/>
    </w:p>
    <w:p w:rsidRPr="00D14360" w:rsidR="00C117D5" w:rsidP="00C117D5" w:rsidRDefault="00C117D5" w14:paraId="33CF1C30" w14:textId="77777777">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rsidRPr="00C64922" w:rsidR="00C117D5" w:rsidP="004C76D9" w:rsidRDefault="00C117D5" w14:paraId="2B792D50" w14:textId="77777777">
      <w:pPr>
        <w:pStyle w:val="Heading4"/>
      </w:pPr>
      <w:r w:rsidRPr="00C64922">
        <w:t>Structured Sections</w:t>
      </w:r>
    </w:p>
    <w:p w:rsidRPr="00C64922" w:rsidR="00ED7EA1" w:rsidP="00ED7EA1" w:rsidRDefault="00424FFA" w14:paraId="62CC21AA" w14:textId="77777777">
      <w:r w:rsidRPr="00D14360">
        <w:rPr>
          <w:rFonts w:cs="Calibri"/>
        </w:rPr>
        <w:t xml:space="preserve">The table </w:t>
      </w:r>
      <w:r w:rsidRPr="00D14360" w:rsidR="00CF2A15">
        <w:rPr>
          <w:rFonts w:cs="Calibri"/>
        </w:rPr>
        <w:t>below describes the required and optional sections in a Consultation Note document template</w:t>
      </w:r>
      <w:r w:rsidR="00ED7EA1">
        <w:rPr>
          <w:rFonts w:cs="Calibri"/>
        </w:rPr>
        <w:t xml:space="preserve">: </w:t>
      </w:r>
      <w:r w:rsidRPr="003A3D50" w:rsidR="00ED7EA1">
        <w:rPr>
          <w:rFonts w:cs="Calibri"/>
        </w:rPr>
        <w:t>Consultation Note (V3)[ClinicalDocument: identifier urn:hl7ii:2.16.840.1.113883.10.20.22.1.4:2015-08-01 (open)]</w:t>
      </w:r>
    </w:p>
    <w:p w:rsidR="00C117D5" w:rsidP="00C117D5" w:rsidRDefault="00C117D5" w14:paraId="4C345B29" w14:textId="77777777">
      <w:pPr>
        <w:rPr>
          <w:rFonts w:cs="Calibri"/>
        </w:rPr>
      </w:pP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852"/>
        <w:gridCol w:w="4140"/>
      </w:tblGrid>
      <w:tr w:rsidRPr="00C64922" w:rsidR="00254B4A" w:rsidTr="008E236E" w14:paraId="41AE49A3"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0F9A1D06"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rsidRPr="00D14360" w:rsidR="00510672" w:rsidP="00D14360" w:rsidRDefault="00510672" w14:paraId="26581C97"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rsidRPr="00D14360" w:rsidR="00510672" w:rsidP="00D14360" w:rsidRDefault="00510672" w14:paraId="1D4D832E"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0A5CFFAE"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64BC875" w14:textId="77777777">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color="4F81BD" w:sz="4" w:space="0"/>
              <w:bottom w:val="single" w:color="4F81BD" w:sz="4" w:space="0"/>
            </w:tcBorders>
            <w:shd w:val="clear" w:color="auto" w:fill="auto"/>
          </w:tcPr>
          <w:p w:rsidRPr="00D14360" w:rsidR="00510672" w:rsidP="003A3D50" w:rsidRDefault="00510672" w14:paraId="34560CF7"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rsidRPr="00D14360" w:rsidR="00510672" w:rsidP="003A3D50" w:rsidRDefault="00510672" w14:paraId="643C3F1D"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00510672" w:rsidP="00270135" w:rsidRDefault="00510672" w14:paraId="764E1E23"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AE4339" w:rsidP="003A3D50" w:rsidRDefault="00AE4339" w14:paraId="2DE7266B" w14:textId="77777777">
            <w:pPr>
              <w:autoSpaceDE w:val="0"/>
              <w:autoSpaceDN w:val="0"/>
              <w:adjustRightInd w:val="0"/>
              <w:ind w:left="165" w:hanging="165"/>
              <w:rPr>
                <w:rFonts w:ascii="Calibri Light" w:hAnsi="Calibri Light" w:cs="Calibri Light"/>
              </w:rPr>
            </w:pPr>
          </w:p>
        </w:tc>
        <w:tc>
          <w:tcPr>
            <w:tcW w:w="4140" w:type="dxa"/>
            <w:tcBorders>
              <w:top w:val="single" w:color="4F81BD" w:sz="4" w:space="0"/>
              <w:bottom w:val="single" w:color="4F81BD" w:sz="4" w:space="0"/>
            </w:tcBorders>
            <w:shd w:val="clear" w:color="auto" w:fill="auto"/>
          </w:tcPr>
          <w:p w:rsidRPr="00D14360" w:rsidR="00510672" w:rsidP="003A3D50" w:rsidRDefault="00510672" w14:paraId="17B99A89" w14:textId="77777777">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rsidRPr="00D14360" w:rsidR="00510672" w:rsidP="00D14360" w:rsidRDefault="00510672" w14:paraId="466A2E1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rsidRPr="00D14360" w:rsidR="00510672" w:rsidP="00D14360" w:rsidRDefault="00510672" w14:paraId="72763A2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D14360" w:rsidRDefault="00510672" w14:paraId="3CA1232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rsidRPr="00D14360" w:rsidR="00510672" w:rsidP="00D14360" w:rsidRDefault="00510672" w14:paraId="0CCDC81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rsidRPr="00D14360" w:rsidR="00510672" w:rsidP="00D14360" w:rsidRDefault="00510672" w14:paraId="4D80D93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rsidRPr="00D14360" w:rsidR="00510672" w:rsidP="00D14360" w:rsidRDefault="00510672" w14:paraId="6318FC4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rsidRPr="00D14360" w:rsidR="00510672" w:rsidP="00D14360" w:rsidRDefault="00510672" w14:paraId="5093E51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D14360" w:rsidRDefault="00510672" w14:paraId="54C8C2BA"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rsidRPr="00D14360" w:rsidR="00510672" w:rsidP="00D14360" w:rsidRDefault="00510672" w14:paraId="34E340D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rsidRPr="00D14360" w:rsidR="00510672" w:rsidP="00D14360" w:rsidRDefault="00510672" w14:paraId="0D3A9DA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rsidRPr="00D14360" w:rsidR="00510672" w:rsidP="00D14360" w:rsidRDefault="00510672" w14:paraId="1CBF79B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D14360" w:rsidRDefault="00510672" w14:paraId="78AE58F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rsidRPr="00D14360" w:rsidR="00510672" w:rsidP="00D14360" w:rsidRDefault="00510672" w14:paraId="53971D78"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510672" w:rsidP="00D14360" w:rsidRDefault="00510672" w14:paraId="6752719D"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D14360" w:rsidRDefault="00510672" w14:paraId="60DD78E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rsidRPr="00D14360" w:rsidR="00510672" w:rsidP="00D14360" w:rsidRDefault="00510672" w14:paraId="2B73890A"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rsidR="00ED7EA1" w:rsidP="00A67903" w:rsidRDefault="00C65E25" w14:paraId="0B029C7B" w14:textId="2D4AC58F">
      <w:pPr>
        <w:pStyle w:val="Caption"/>
        <w:rPr>
          <w:rFonts w:cs="Calibri"/>
        </w:rPr>
      </w:pPr>
      <w:bookmarkStart w:name="_Toc10690847" w:id="649"/>
      <w:bookmarkStart w:name="_Toc11043590" w:id="650"/>
      <w:bookmarkStart w:name="_Toc11045581" w:id="651"/>
      <w:r>
        <w:t xml:space="preserve"> </w:t>
      </w:r>
      <w:bookmarkStart w:name="_Toc118898804" w:id="652"/>
      <w:bookmarkStart w:name="_Toc119940007" w:id="653"/>
      <w:bookmarkStart w:name="_Toc135313038" w:id="654"/>
      <w:r w:rsidR="00510672">
        <w:t>T</w:t>
      </w:r>
      <w:r w:rsidRPr="00C64922" w:rsidR="00CF2A15">
        <w:t xml:space="preserve">able </w:t>
      </w:r>
      <w:r>
        <w:fldChar w:fldCharType="begin"/>
      </w:r>
      <w:r>
        <w:instrText>SEQ Table \* ARABIC</w:instrText>
      </w:r>
      <w:r>
        <w:fldChar w:fldCharType="separate"/>
      </w:r>
      <w:r w:rsidR="00DC1072">
        <w:rPr>
          <w:noProof/>
        </w:rPr>
        <w:t>17</w:t>
      </w:r>
      <w:r>
        <w:fldChar w:fldCharType="end"/>
      </w:r>
      <w:r w:rsidRPr="00C64922" w:rsidR="00CF2A15">
        <w:t>: Consultation Note: Document Template</w:t>
      </w:r>
      <w:r w:rsidR="00A67903">
        <w:t>.</w:t>
      </w:r>
      <w:r w:rsidRPr="00A67903" w:rsidR="00A67903">
        <w:t xml:space="preserve"> </w:t>
      </w:r>
      <w:r w:rsidR="00A67903">
        <w:rPr>
          <w:rFonts w:cs="Calibri"/>
        </w:rPr>
        <w:t>﻿</w:t>
      </w:r>
      <w:bookmarkEnd w:id="652"/>
      <w:bookmarkEnd w:id="653"/>
      <w:bookmarkEnd w:id="654"/>
    </w:p>
    <w:p w:rsidRPr="00C64922" w:rsidR="00A10C4D" w:rsidP="00FD31AC" w:rsidRDefault="00A10C4D" w14:paraId="7E39D294" w14:textId="77777777">
      <w:pPr>
        <w:pStyle w:val="Heading3"/>
      </w:pPr>
      <w:bookmarkStart w:name="_Toc21871883" w:id="655"/>
      <w:bookmarkStart w:name="_Toc21872339" w:id="656"/>
      <w:bookmarkStart w:name="_Toc21880110" w:id="657"/>
      <w:bookmarkStart w:name="_Toc21889940" w:id="658"/>
      <w:bookmarkStart w:name="_Toc21894083" w:id="659"/>
      <w:bookmarkStart w:name="_Toc21898011" w:id="660"/>
      <w:bookmarkStart w:name="_Toc21926758" w:id="661"/>
      <w:bookmarkStart w:name="_Toc11391251" w:id="662"/>
      <w:bookmarkStart w:name="_Toc119939813" w:id="663"/>
      <w:bookmarkStart w:name="_Toc135312844" w:id="664"/>
      <w:bookmarkEnd w:id="655"/>
      <w:bookmarkEnd w:id="656"/>
      <w:bookmarkEnd w:id="657"/>
      <w:bookmarkEnd w:id="658"/>
      <w:bookmarkEnd w:id="659"/>
      <w:bookmarkEnd w:id="660"/>
      <w:bookmarkEnd w:id="661"/>
      <w:r w:rsidRPr="00C64922">
        <w:t xml:space="preserve">Continuity of Care </w:t>
      </w:r>
      <w:r w:rsidRPr="00C64922" w:rsidR="00BA6903">
        <w:t xml:space="preserve">Document </w:t>
      </w:r>
      <w:r w:rsidRPr="00C64922">
        <w:t xml:space="preserve">(CCD): </w:t>
      </w:r>
      <w:bookmarkEnd w:id="649"/>
      <w:bookmarkEnd w:id="650"/>
      <w:bookmarkEnd w:id="651"/>
      <w:r w:rsidRPr="00C64922" w:rsidR="005D764C">
        <w:t>Document Template</w:t>
      </w:r>
      <w:bookmarkEnd w:id="662"/>
      <w:bookmarkEnd w:id="663"/>
      <w:bookmarkEnd w:id="664"/>
    </w:p>
    <w:p w:rsidRPr="00D14360" w:rsidR="004E5DF7" w:rsidP="004E5DF7" w:rsidRDefault="004E5DF7" w14:paraId="0B5064F1" w14:textId="77777777">
      <w:pPr>
        <w:rPr>
          <w:rFonts w:cs="Calibri"/>
        </w:rPr>
      </w:pPr>
      <w:r w:rsidRPr="00D14360">
        <w:rPr>
          <w:rFonts w:cs="Calibri"/>
        </w:rPr>
        <w:t>Th</w:t>
      </w:r>
      <w:r w:rsidRPr="00D14360" w:rsidR="00085038">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Pr="00D14360" w:rsidR="00DB6633">
        <w:rPr>
          <w:rFonts w:cs="Calibri"/>
        </w:rPr>
        <w:t xml:space="preserve"> </w:t>
      </w:r>
      <w:r w:rsidRPr="00D14360">
        <w:rPr>
          <w:rFonts w:cs="Calibri"/>
        </w:rPr>
        <w:t>constrained to "PCPR"</w:t>
      </w:r>
      <w:r w:rsidRPr="00D14360" w:rsidR="004C1CE1">
        <w:rPr>
          <w:rFonts w:cs="Calibri"/>
        </w:rPr>
        <w:t xml:space="preserve"> “care provision</w:t>
      </w:r>
      <w:r w:rsidR="00A81680">
        <w:rPr>
          <w:rFonts w:cs="Calibri"/>
        </w:rPr>
        <w:t>.</w:t>
      </w:r>
      <w:r w:rsidRPr="00D14360" w:rsidR="004C1CE1">
        <w:rPr>
          <w:rFonts w:cs="Calibri"/>
        </w:rPr>
        <w:t>”</w:t>
      </w:r>
      <w:r w:rsidRPr="00D14360">
        <w:rPr>
          <w:rFonts w:cs="Calibri"/>
        </w:rPr>
        <w:t xml:space="preserve"> </w:t>
      </w:r>
      <w:r w:rsidRPr="00D14360" w:rsidR="004C1CE1">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rsidRPr="00C64922" w:rsidR="00C117D5" w:rsidP="004C76D9" w:rsidRDefault="00C117D5" w14:paraId="263D17B1" w14:textId="77777777">
      <w:pPr>
        <w:pStyle w:val="Heading4"/>
      </w:pPr>
      <w:r w:rsidRPr="00C64922">
        <w:t>Structured Sections</w:t>
      </w:r>
    </w:p>
    <w:p w:rsidRPr="00D14360" w:rsidR="00CF2A15" w:rsidP="00CF2A15" w:rsidRDefault="00424FFA" w14:paraId="10C2A63D" w14:textId="77777777">
      <w:pPr>
        <w:rPr>
          <w:rFonts w:cs="Calibri"/>
        </w:rPr>
      </w:pPr>
      <w:r w:rsidRPr="00D14360">
        <w:rPr>
          <w:rFonts w:cs="Calibri"/>
        </w:rPr>
        <w:t xml:space="preserve">The table </w:t>
      </w:r>
      <w:r w:rsidRPr="00D14360" w:rsidR="00CF2A15">
        <w:rPr>
          <w:rFonts w:cs="Calibri"/>
        </w:rPr>
        <w:t>below describes the required and optional sections in a Continuity of Care Document document template</w:t>
      </w:r>
      <w:r w:rsidR="00ED7EA1">
        <w:rPr>
          <w:rFonts w:cs="Calibri"/>
        </w:rPr>
        <w:t xml:space="preserve">: </w:t>
      </w:r>
      <w:r w:rsidRPr="003A3D50" w:rsidR="00ED7EA1">
        <w:rPr>
          <w:rFonts w:cs="Calibri"/>
        </w:rPr>
        <w:t>Continuity of Care Document (CCD) (V3) [ClinicalDocument: identifier urn:hl7ii:2.16.840.1.113883.10.20.22.1.2:2015-08-01 (open)]</w:t>
      </w:r>
    </w:p>
    <w:p w:rsidRPr="00C64922" w:rsidR="00C117D5" w:rsidP="00C117D5" w:rsidRDefault="00C117D5" w14:paraId="167029D6" w14:textId="77777777"/>
    <w:tbl>
      <w:tblPr>
        <w:tblW w:w="9492" w:type="dxa"/>
        <w:tblInd w:w="108" w:type="dxa"/>
        <w:tblBorders>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1818"/>
        <w:gridCol w:w="3596"/>
        <w:gridCol w:w="4078"/>
      </w:tblGrid>
      <w:tr w:rsidRPr="00C64922" w:rsidR="00254B4A" w:rsidTr="003A3D50" w14:paraId="5216BA6F" w14:textId="77777777">
        <w:trPr>
          <w:cantSplit/>
          <w:trHeight w:val="175"/>
          <w:tblHeader/>
        </w:trPr>
        <w:tc>
          <w:tcPr>
            <w:tcW w:w="1818" w:type="dxa"/>
            <w:tcBorders>
              <w:bottom w:val="nil"/>
              <w:right w:val="nil"/>
            </w:tcBorders>
            <w:shd w:val="clear" w:color="auto" w:fill="4F81BD"/>
          </w:tcPr>
          <w:p w:rsidRPr="00D14360" w:rsidR="00510672" w:rsidP="00D14360" w:rsidRDefault="00510672" w14:paraId="6801A8A4" w14:textId="77777777">
            <w:pPr>
              <w:autoSpaceDE w:val="0"/>
              <w:autoSpaceDN w:val="0"/>
              <w:adjustRightInd w:val="0"/>
              <w:spacing w:after="120"/>
              <w:rPr>
                <w:rFonts w:cs="Calibri"/>
                <w:b/>
                <w:bCs/>
                <w:color w:val="FFFFFF"/>
              </w:rPr>
            </w:pPr>
            <w:bookmarkStart w:name="_Toc10690848" w:id="665"/>
            <w:bookmarkStart w:name="_Toc11043591" w:id="666"/>
            <w:bookmarkStart w:name="_Toc11045582" w:id="667"/>
            <w:r w:rsidRPr="00D14360">
              <w:rPr>
                <w:rFonts w:cs="Calibri"/>
                <w:b/>
                <w:bCs/>
                <w:color w:val="FFFFFF"/>
              </w:rPr>
              <w:t xml:space="preserve">Document Type </w:t>
            </w:r>
          </w:p>
        </w:tc>
        <w:tc>
          <w:tcPr>
            <w:tcW w:w="3596" w:type="dxa"/>
            <w:shd w:val="clear" w:color="auto" w:fill="4F81BD"/>
          </w:tcPr>
          <w:p w:rsidRPr="00D14360" w:rsidR="00510672" w:rsidP="00D14360" w:rsidRDefault="00510672" w14:paraId="22AF9AB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rsidRPr="00D14360" w:rsidR="00510672" w:rsidP="00D14360" w:rsidRDefault="00510672" w14:paraId="45CFDB23"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2F60906B" w14:textId="77777777">
        <w:tc>
          <w:tcPr>
            <w:tcW w:w="1818" w:type="dxa"/>
            <w:tcBorders>
              <w:top w:val="single" w:color="4F81BD" w:sz="4" w:space="0"/>
              <w:bottom w:val="single" w:color="4F81BD" w:sz="4" w:space="0"/>
              <w:right w:val="nil"/>
            </w:tcBorders>
            <w:shd w:val="clear" w:color="auto" w:fill="FFFFFF"/>
          </w:tcPr>
          <w:p w:rsidRPr="00D14360" w:rsidR="00510672" w:rsidP="00D14360" w:rsidRDefault="00510672" w14:paraId="4CFB23AB" w14:textId="77777777">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color="4F81BD" w:sz="4" w:space="0"/>
              <w:bottom w:val="single" w:color="4F81BD" w:sz="4" w:space="0"/>
            </w:tcBorders>
            <w:shd w:val="clear" w:color="auto" w:fill="auto"/>
          </w:tcPr>
          <w:p w:rsidRPr="00D14360" w:rsidR="00510672" w:rsidP="003A3D50" w:rsidRDefault="00510672" w14:paraId="59942DD0"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Pr="00D14360" w:rsidR="00510672" w:rsidP="003A3D50" w:rsidRDefault="00510672" w14:paraId="24AE6479"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rsidRPr="00D14360" w:rsidR="00510672" w:rsidP="003A3D50" w:rsidRDefault="00510672" w14:paraId="51513C9D"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510672" w:rsidP="003A3D50" w:rsidRDefault="00510672" w14:paraId="348F37E4"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3A3D50" w:rsidRDefault="00510672" w14:paraId="755FEC08"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rsidR="00510672" w:rsidP="00270135" w:rsidRDefault="00510672" w14:paraId="7BEEF6AC"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AE4339" w:rsidP="003A3D50" w:rsidRDefault="00AE4339" w14:paraId="197A29C9" w14:textId="77777777">
            <w:pPr>
              <w:autoSpaceDE w:val="0"/>
              <w:autoSpaceDN w:val="0"/>
              <w:adjustRightInd w:val="0"/>
              <w:ind w:left="165" w:hanging="180"/>
              <w:rPr>
                <w:rFonts w:ascii="Calibri Light" w:hAnsi="Calibri Light" w:cs="Calibri Light"/>
              </w:rPr>
            </w:pPr>
          </w:p>
        </w:tc>
        <w:tc>
          <w:tcPr>
            <w:tcW w:w="4078" w:type="dxa"/>
            <w:tcBorders>
              <w:top w:val="single" w:color="4F81BD" w:sz="4" w:space="0"/>
              <w:bottom w:val="single" w:color="4F81BD" w:sz="4" w:space="0"/>
            </w:tcBorders>
            <w:shd w:val="clear" w:color="auto" w:fill="auto"/>
          </w:tcPr>
          <w:p w:rsidRPr="00D14360" w:rsidR="00510672" w:rsidP="003A3D50" w:rsidRDefault="00510672" w14:paraId="7EA1BCE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rsidRPr="00D14360" w:rsidR="00510672" w:rsidP="003A3D50" w:rsidRDefault="00510672" w14:paraId="1DD84B8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rsidRPr="00D14360" w:rsidR="00510672" w:rsidP="003A3D50" w:rsidRDefault="00510672" w14:paraId="0DD52ADF"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3A3D50" w:rsidRDefault="00510672" w14:paraId="45DA576C"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3A3D50" w:rsidRDefault="00510672" w14:paraId="64589CBB"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rsidRPr="00D14360" w:rsidR="00510672" w:rsidP="003A3D50" w:rsidRDefault="00510672" w14:paraId="36818B4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rsidRPr="00D14360" w:rsidR="00510672" w:rsidP="003A3D50" w:rsidRDefault="00510672" w14:paraId="22C7DD82"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rsidRPr="00D14360" w:rsidR="00510672" w:rsidP="003A3D50" w:rsidRDefault="00510672" w14:paraId="68899419"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3A3D50" w:rsidRDefault="00510672" w14:paraId="0103750D"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rsidRPr="00D14360" w:rsidR="00510672" w:rsidP="003A3D50" w:rsidRDefault="00510672" w14:paraId="7CAE31C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rsidR="00510672" w:rsidP="00270135" w:rsidRDefault="00510672" w14:paraId="41B7EEF7" w14:textId="77777777">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rsidR="001E1A3D" w:rsidP="00270135" w:rsidRDefault="001E1A3D" w14:paraId="4857591D" w14:textId="77777777">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rsidRPr="00D14360" w:rsidR="001E1A3D" w:rsidP="003A3D50" w:rsidRDefault="001E1A3D" w14:paraId="5A029024"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Pr="00C64922" w:rsidR="008E236E" w:rsidTr="004E29C8" w14:paraId="071A5CF0" w14:textId="77777777">
        <w:trPr>
          <w:cantSplit/>
          <w:trHeight w:val="451"/>
        </w:trPr>
        <w:tc>
          <w:tcPr>
            <w:tcW w:w="1818" w:type="dxa"/>
            <w:tcBorders>
              <w:right w:val="nil"/>
            </w:tcBorders>
            <w:shd w:val="clear" w:color="auto" w:fill="FFFFFF"/>
          </w:tcPr>
          <w:p w:rsidRPr="00D14360" w:rsidR="00510672" w:rsidP="00D14360" w:rsidRDefault="00510672" w14:paraId="26911C75" w14:textId="77777777">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rsidRPr="00D14360" w:rsidR="00510672" w:rsidP="00D14360" w:rsidRDefault="0051413C" w14:paraId="27FD8833" w14:textId="77777777">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rsidRPr="00D14360" w:rsidR="00510672" w:rsidP="00D14360" w:rsidRDefault="00510672" w14:paraId="445EE23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Pr="00C64922" w:rsidR="00CF2A15" w:rsidP="00A67903" w:rsidRDefault="00C65E25" w14:paraId="196C12B2" w14:textId="3A70529B">
      <w:pPr>
        <w:pStyle w:val="Caption"/>
      </w:pPr>
      <w:r>
        <w:t xml:space="preserve"> </w:t>
      </w:r>
      <w:bookmarkStart w:name="_Toc118898805" w:id="668"/>
      <w:bookmarkStart w:name="_Toc119940008" w:id="669"/>
      <w:bookmarkStart w:name="_Toc135313039" w:id="670"/>
      <w:r w:rsidRPr="00C64922" w:rsidR="00CF2A15">
        <w:t xml:space="preserve">Table </w:t>
      </w:r>
      <w:r>
        <w:fldChar w:fldCharType="begin"/>
      </w:r>
      <w:r>
        <w:instrText>SEQ Table \* ARABIC</w:instrText>
      </w:r>
      <w:r>
        <w:fldChar w:fldCharType="separate"/>
      </w:r>
      <w:r w:rsidR="00DC1072">
        <w:rPr>
          <w:noProof/>
        </w:rPr>
        <w:t>18</w:t>
      </w:r>
      <w:r>
        <w:fldChar w:fldCharType="end"/>
      </w:r>
      <w:r w:rsidRPr="00C64922" w:rsidR="00CF2A15">
        <w:t>: Continuity of Care Document: Document Template</w:t>
      </w:r>
      <w:r w:rsidR="00A67903">
        <w:t xml:space="preserve">. </w:t>
      </w:r>
      <w:r w:rsidR="00A67903">
        <w:rPr>
          <w:rFonts w:cs="Calibri"/>
        </w:rPr>
        <w:t>﻿</w:t>
      </w:r>
      <w:bookmarkEnd w:id="668"/>
      <w:bookmarkEnd w:id="669"/>
      <w:bookmarkEnd w:id="670"/>
    </w:p>
    <w:p w:rsidRPr="00C64922" w:rsidR="00A10C4D" w:rsidP="00FD31AC" w:rsidRDefault="00A10C4D" w14:paraId="6215F048" w14:textId="77777777">
      <w:pPr>
        <w:pStyle w:val="Heading3"/>
      </w:pPr>
      <w:bookmarkStart w:name="_Toc11391252" w:id="671"/>
      <w:bookmarkStart w:name="_Toc119939814" w:id="672"/>
      <w:bookmarkStart w:name="_Toc135312845" w:id="673"/>
      <w:r w:rsidRPr="00C64922">
        <w:t xml:space="preserve">Diagnostic Imaging Report: </w:t>
      </w:r>
      <w:r w:rsidRPr="00C64922" w:rsidR="005D764C">
        <w:t>Document Template</w:t>
      </w:r>
      <w:bookmarkEnd w:id="671"/>
      <w:bookmarkEnd w:id="672"/>
      <w:bookmarkEnd w:id="673"/>
      <w:r w:rsidRPr="00C64922">
        <w:t xml:space="preserve"> </w:t>
      </w:r>
      <w:bookmarkEnd w:id="665"/>
      <w:bookmarkEnd w:id="666"/>
      <w:bookmarkEnd w:id="667"/>
    </w:p>
    <w:p w:rsidRPr="00D14360" w:rsidR="004E5DF7" w:rsidP="004E5DF7" w:rsidRDefault="004E5DF7" w14:paraId="7EAFEE24" w14:textId="7777777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rsidRPr="00C64922" w:rsidR="00C117D5" w:rsidP="004C76D9" w:rsidRDefault="00C117D5" w14:paraId="3E4FE22D" w14:textId="77777777">
      <w:pPr>
        <w:pStyle w:val="Heading4"/>
      </w:pPr>
      <w:r w:rsidRPr="00C64922">
        <w:t>Structured Sections</w:t>
      </w:r>
    </w:p>
    <w:p w:rsidRPr="00D14360" w:rsidR="00CF2A15" w:rsidP="00CF2A15" w:rsidRDefault="00424FFA" w14:paraId="19A49F02" w14:textId="77777777">
      <w:pPr>
        <w:rPr>
          <w:rFonts w:cs="Calibri"/>
        </w:rPr>
      </w:pPr>
      <w:r w:rsidRPr="00D14360">
        <w:rPr>
          <w:rFonts w:cs="Calibri"/>
        </w:rPr>
        <w:t xml:space="preserve">The table </w:t>
      </w:r>
      <w:r w:rsidRPr="00D14360" w:rsidR="00CF2A15">
        <w:rPr>
          <w:rFonts w:cs="Calibri"/>
        </w:rPr>
        <w:t>below describes the required and optional sections in a Diagnostic Imaging Report document template</w:t>
      </w:r>
      <w:r w:rsidR="00ED7EA1">
        <w:rPr>
          <w:rFonts w:cs="Calibri"/>
        </w:rPr>
        <w:t xml:space="preserve">: </w:t>
      </w:r>
      <w:r w:rsidRPr="003A3D50" w:rsidR="00ED7EA1">
        <w:rPr>
          <w:rFonts w:cs="Calibri"/>
        </w:rPr>
        <w:t>Diagnostic Imaging Report (V3)[ClinicalDocument: identifier urn:hl7ii:2.16.840.1.113883.10.20.22.1.5:2015-08-01 (open)]</w:t>
      </w:r>
    </w:p>
    <w:p w:rsidRPr="00C64922" w:rsidR="00C117D5" w:rsidP="00C117D5" w:rsidRDefault="00C117D5" w14:paraId="5B74CE37"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718"/>
        <w:gridCol w:w="2160"/>
        <w:gridCol w:w="4482"/>
      </w:tblGrid>
      <w:tr w:rsidRPr="00C64922" w:rsidR="00254B4A" w:rsidTr="003A3D50" w14:paraId="740D4364" w14:textId="77777777">
        <w:trPr>
          <w:trHeight w:val="175"/>
          <w:tblHeader/>
        </w:trPr>
        <w:tc>
          <w:tcPr>
            <w:tcW w:w="2718" w:type="dxa"/>
            <w:tcBorders>
              <w:bottom w:val="nil"/>
              <w:right w:val="nil"/>
            </w:tcBorders>
            <w:shd w:val="clear" w:color="auto" w:fill="4F81BD"/>
          </w:tcPr>
          <w:p w:rsidRPr="00D14360" w:rsidR="00510672" w:rsidP="00D14360" w:rsidRDefault="00510672" w14:paraId="2B18008E" w14:textId="77777777">
            <w:pPr>
              <w:autoSpaceDE w:val="0"/>
              <w:autoSpaceDN w:val="0"/>
              <w:adjustRightInd w:val="0"/>
              <w:spacing w:after="120"/>
              <w:rPr>
                <w:rFonts w:cs="Calibri"/>
                <w:b/>
                <w:bCs/>
                <w:color w:val="FFFFFF"/>
              </w:rPr>
            </w:pPr>
            <w:bookmarkStart w:name="_Toc10690849" w:id="674"/>
            <w:bookmarkStart w:name="_Toc11043592" w:id="675"/>
            <w:bookmarkStart w:name="_Toc11045583" w:id="676"/>
            <w:r w:rsidRPr="00D14360">
              <w:rPr>
                <w:rFonts w:cs="Calibri"/>
                <w:b/>
                <w:bCs/>
                <w:color w:val="FFFFFF"/>
              </w:rPr>
              <w:t xml:space="preserve">Document Type </w:t>
            </w:r>
          </w:p>
        </w:tc>
        <w:tc>
          <w:tcPr>
            <w:tcW w:w="2160" w:type="dxa"/>
            <w:shd w:val="clear" w:color="auto" w:fill="4F81BD"/>
          </w:tcPr>
          <w:p w:rsidRPr="00D14360" w:rsidR="00510672" w:rsidP="00D14360" w:rsidRDefault="00510672" w14:paraId="52DA02A1"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rsidRPr="00D14360" w:rsidR="00510672" w:rsidP="00D14360" w:rsidRDefault="00510672" w14:paraId="10A3B96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B256ED" w:rsidTr="004E29C8" w14:paraId="0BDFC64D" w14:textId="77777777">
        <w:trPr>
          <w:trHeight w:val="451"/>
        </w:trPr>
        <w:tc>
          <w:tcPr>
            <w:tcW w:w="2718" w:type="dxa"/>
            <w:tcBorders>
              <w:top w:val="single" w:color="4F81BD" w:sz="4" w:space="0"/>
              <w:bottom w:val="single" w:color="4F81BD" w:sz="4" w:space="0"/>
              <w:right w:val="nil"/>
            </w:tcBorders>
            <w:shd w:val="clear" w:color="auto" w:fill="FFFFFF"/>
          </w:tcPr>
          <w:p w:rsidRPr="00D14360" w:rsidR="00510672" w:rsidP="00D14360" w:rsidRDefault="00510672" w14:paraId="3BDF4765" w14:textId="77777777">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color="4F81BD" w:sz="4" w:space="0"/>
              <w:bottom w:val="single" w:color="4F81BD" w:sz="4" w:space="0"/>
            </w:tcBorders>
            <w:shd w:val="clear" w:color="auto" w:fill="auto"/>
          </w:tcPr>
          <w:p w:rsidRPr="00D14360" w:rsidR="00AE4339" w:rsidP="003A3D50" w:rsidRDefault="00510672" w14:paraId="7FC2AF1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color="4F81BD" w:sz="4" w:space="0"/>
              <w:bottom w:val="single" w:color="4F81BD" w:sz="4" w:space="0"/>
            </w:tcBorders>
            <w:shd w:val="clear" w:color="auto" w:fill="auto"/>
          </w:tcPr>
          <w:p w:rsidRPr="00D14360" w:rsidR="00510672" w:rsidP="003A3D50" w:rsidRDefault="00510672" w14:paraId="6AC4683C" w14:textId="77777777">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rsidRPr="00C64922" w:rsidR="00CF2A15" w:rsidP="00A67903" w:rsidRDefault="00C65E25" w14:paraId="22C73F3B" w14:textId="233E64C1">
      <w:pPr>
        <w:pStyle w:val="Caption"/>
      </w:pPr>
      <w:r>
        <w:t xml:space="preserve"> </w:t>
      </w:r>
      <w:bookmarkStart w:name="_Toc118898806" w:id="677"/>
      <w:bookmarkStart w:name="_Toc119940009" w:id="678"/>
      <w:bookmarkStart w:name="_Toc135313040" w:id="679"/>
      <w:r w:rsidRPr="00C64922" w:rsidR="00CF2A15">
        <w:t xml:space="preserve">Table </w:t>
      </w:r>
      <w:r>
        <w:fldChar w:fldCharType="begin"/>
      </w:r>
      <w:r>
        <w:instrText>SEQ Table \* ARABIC</w:instrText>
      </w:r>
      <w:r>
        <w:fldChar w:fldCharType="separate"/>
      </w:r>
      <w:r w:rsidR="00DC1072">
        <w:rPr>
          <w:noProof/>
        </w:rPr>
        <w:t>19</w:t>
      </w:r>
      <w:r>
        <w:fldChar w:fldCharType="end"/>
      </w:r>
      <w:r w:rsidRPr="00C64922" w:rsidR="00CF2A15">
        <w:t>: Diagnostic Imaging Report: Document Templa</w:t>
      </w:r>
      <w:r w:rsidR="00A67903">
        <w:t xml:space="preserve">te. </w:t>
      </w:r>
      <w:r w:rsidR="00A67903">
        <w:rPr>
          <w:rFonts w:cs="Calibri"/>
        </w:rPr>
        <w:t>﻿</w:t>
      </w:r>
      <w:bookmarkEnd w:id="677"/>
      <w:bookmarkEnd w:id="678"/>
      <w:bookmarkEnd w:id="679"/>
      <w:r w:rsidRPr="00C64922" w:rsidR="00A67903">
        <w:t xml:space="preserve"> </w:t>
      </w:r>
    </w:p>
    <w:p w:rsidRPr="00C64922" w:rsidR="00A10C4D" w:rsidP="00FD31AC" w:rsidRDefault="00A10C4D" w14:paraId="50D18A4E" w14:textId="77777777">
      <w:pPr>
        <w:pStyle w:val="Heading3"/>
      </w:pPr>
      <w:bookmarkStart w:name="_Toc11391253" w:id="680"/>
      <w:bookmarkStart w:name="_Toc119939815" w:id="681"/>
      <w:bookmarkStart w:name="_Toc135312846" w:id="682"/>
      <w:r w:rsidRPr="00C64922">
        <w:t xml:space="preserve">Discharge Summary: </w:t>
      </w:r>
      <w:bookmarkEnd w:id="674"/>
      <w:bookmarkEnd w:id="675"/>
      <w:bookmarkEnd w:id="676"/>
      <w:r w:rsidRPr="00C64922" w:rsidR="005D764C">
        <w:t>Document Template</w:t>
      </w:r>
      <w:bookmarkEnd w:id="680"/>
      <w:bookmarkEnd w:id="681"/>
      <w:bookmarkEnd w:id="682"/>
    </w:p>
    <w:p w:rsidRPr="00D14360" w:rsidR="00196B23" w:rsidP="00BA06B2" w:rsidRDefault="00BA06B2" w14:paraId="11B3C44E" w14:textId="77777777">
      <w:pPr>
        <w:rPr>
          <w:rFonts w:cs="Calibri"/>
        </w:rPr>
      </w:pPr>
      <w:r w:rsidRPr="00D14360">
        <w:rPr>
          <w:rFonts w:cs="Calibri"/>
        </w:rPr>
        <w:t>The Discharge Summary is a document which</w:t>
      </w:r>
      <w:r w:rsidRPr="00D14360" w:rsidR="00DB6633">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Pr="00D14360" w:rsidR="00196B23">
        <w:rPr>
          <w:rStyle w:val="FootnoteReference"/>
          <w:rFonts w:cs="Calibri"/>
        </w:rPr>
        <w:footnoteReference w:id="77"/>
      </w:r>
      <w:r w:rsidRPr="00D14360">
        <w:rPr>
          <w:rFonts w:cs="Calibri"/>
        </w:rPr>
        <w:t xml:space="preserve"> requires the following information to be included in the Discharge Summary</w:t>
      </w:r>
      <w:r w:rsidRPr="00D14360" w:rsidR="00196B23">
        <w:rPr>
          <w:rFonts w:cs="Calibri"/>
        </w:rPr>
        <w:t>:</w:t>
      </w:r>
      <w:r w:rsidRPr="00D14360">
        <w:rPr>
          <w:rFonts w:cs="Calibri"/>
        </w:rPr>
        <w:t xml:space="preserve"> </w:t>
      </w:r>
    </w:p>
    <w:p w:rsidRPr="00D14360" w:rsidR="00196B23" w:rsidP="0054522C" w:rsidRDefault="00085038" w14:paraId="387EA261" w14:textId="77777777">
      <w:pPr>
        <w:pStyle w:val="ListParagraph"/>
        <w:numPr>
          <w:ilvl w:val="0"/>
          <w:numId w:val="26"/>
        </w:numPr>
        <w:rPr>
          <w:rFonts w:cs="Calibri"/>
        </w:rPr>
      </w:pPr>
      <w:r w:rsidRPr="00D14360">
        <w:rPr>
          <w:rFonts w:cs="Calibri"/>
        </w:rPr>
        <w:t>R</w:t>
      </w:r>
      <w:r w:rsidRPr="00D14360" w:rsidR="00BA06B2">
        <w:rPr>
          <w:rFonts w:cs="Calibri"/>
        </w:rPr>
        <w:t>eason for hospitalization (the admission)</w:t>
      </w:r>
    </w:p>
    <w:p w:rsidRPr="00D14360" w:rsidR="00196B23" w:rsidP="0054522C" w:rsidRDefault="00085038" w14:paraId="6D2825FF" w14:textId="77777777">
      <w:pPr>
        <w:pStyle w:val="ListParagraph"/>
        <w:numPr>
          <w:ilvl w:val="0"/>
          <w:numId w:val="26"/>
        </w:numPr>
        <w:rPr>
          <w:rFonts w:cs="Calibri"/>
        </w:rPr>
      </w:pPr>
      <w:r w:rsidRPr="00D14360">
        <w:rPr>
          <w:rFonts w:cs="Calibri"/>
        </w:rPr>
        <w:t>P</w:t>
      </w:r>
      <w:r w:rsidRPr="00D14360" w:rsidR="00BA06B2">
        <w:rPr>
          <w:rFonts w:cs="Calibri"/>
        </w:rPr>
        <w:t>rocedures performed, as applicable</w:t>
      </w:r>
    </w:p>
    <w:p w:rsidRPr="00D14360" w:rsidR="00196B23" w:rsidP="0054522C" w:rsidRDefault="00085038" w14:paraId="3846A1C5" w14:textId="77777777">
      <w:pPr>
        <w:pStyle w:val="ListParagraph"/>
        <w:numPr>
          <w:ilvl w:val="0"/>
          <w:numId w:val="26"/>
        </w:numPr>
        <w:rPr>
          <w:rFonts w:cs="Calibri"/>
        </w:rPr>
      </w:pPr>
      <w:r w:rsidRPr="00D14360">
        <w:rPr>
          <w:rFonts w:cs="Calibri"/>
        </w:rPr>
        <w:t>C</w:t>
      </w:r>
      <w:r w:rsidRPr="00D14360" w:rsidR="00BA06B2">
        <w:rPr>
          <w:rFonts w:cs="Calibri"/>
        </w:rPr>
        <w:t xml:space="preserve">are, treatment, and services provided </w:t>
      </w:r>
    </w:p>
    <w:p w:rsidRPr="00D14360" w:rsidR="00196B23" w:rsidP="0054522C" w:rsidRDefault="00085038" w14:paraId="08B8DF68" w14:textId="77777777">
      <w:pPr>
        <w:pStyle w:val="ListParagraph"/>
        <w:numPr>
          <w:ilvl w:val="0"/>
          <w:numId w:val="26"/>
        </w:numPr>
        <w:rPr>
          <w:rFonts w:cs="Calibri"/>
        </w:rPr>
      </w:pPr>
      <w:r w:rsidRPr="00D14360">
        <w:rPr>
          <w:rFonts w:cs="Calibri"/>
        </w:rPr>
        <w:t>P</w:t>
      </w:r>
      <w:r w:rsidRPr="00D14360" w:rsidR="00BA06B2">
        <w:rPr>
          <w:rFonts w:cs="Calibri"/>
        </w:rPr>
        <w:t xml:space="preserve">atient’s condition and disposition at discharge </w:t>
      </w:r>
    </w:p>
    <w:p w:rsidRPr="00D14360" w:rsidR="00196B23" w:rsidP="0054522C" w:rsidRDefault="00BA06B2" w14:paraId="375F4E48" w14:textId="77777777">
      <w:pPr>
        <w:pStyle w:val="ListParagraph"/>
        <w:numPr>
          <w:ilvl w:val="0"/>
          <w:numId w:val="26"/>
        </w:numPr>
        <w:rPr>
          <w:rFonts w:cs="Calibri"/>
        </w:rPr>
      </w:pPr>
      <w:r w:rsidRPr="00D14360">
        <w:rPr>
          <w:rFonts w:cs="Calibri"/>
        </w:rPr>
        <w:t xml:space="preserve">Information provided to the patient and family </w:t>
      </w:r>
    </w:p>
    <w:p w:rsidRPr="00D14360" w:rsidR="00196B23" w:rsidP="0054522C" w:rsidRDefault="00BA06B2" w14:paraId="5E4AEE28" w14:textId="77777777">
      <w:pPr>
        <w:pStyle w:val="ListParagraph"/>
        <w:numPr>
          <w:ilvl w:val="0"/>
          <w:numId w:val="26"/>
        </w:numPr>
        <w:rPr>
          <w:rFonts w:cs="Calibri"/>
        </w:rPr>
      </w:pPr>
      <w:r w:rsidRPr="00D14360">
        <w:rPr>
          <w:rFonts w:cs="Calibri"/>
        </w:rPr>
        <w:t xml:space="preserve">Provisions for follow-up care </w:t>
      </w:r>
    </w:p>
    <w:p w:rsidRPr="00D14360" w:rsidR="00196B23" w:rsidP="00BA06B2" w:rsidRDefault="00196B23" w14:paraId="7B9F51BD" w14:textId="77777777">
      <w:pPr>
        <w:rPr>
          <w:rFonts w:cs="Calibri"/>
        </w:rPr>
      </w:pPr>
    </w:p>
    <w:p w:rsidRPr="00D14360" w:rsidR="00BA06B2" w:rsidP="00BA06B2" w:rsidRDefault="00BA06B2" w14:paraId="2A0FBE5E" w14:textId="77777777">
      <w:pPr>
        <w:rPr>
          <w:rFonts w:cs="Calibri"/>
        </w:rPr>
      </w:pPr>
      <w:r w:rsidRPr="00D14360">
        <w:rPr>
          <w:rFonts w:cs="Calibri"/>
        </w:rPr>
        <w:t>The best practice for a Discharge Summary is to include the discharge disposition in the display of the header.</w:t>
      </w:r>
    </w:p>
    <w:p w:rsidRPr="00C64922" w:rsidR="00C117D5" w:rsidP="004C76D9" w:rsidRDefault="00C117D5" w14:paraId="3906D59F" w14:textId="77777777">
      <w:pPr>
        <w:pStyle w:val="Heading4"/>
      </w:pPr>
      <w:r w:rsidRPr="00C64922">
        <w:t>Structured Sections</w:t>
      </w:r>
    </w:p>
    <w:p w:rsidRPr="00D14360" w:rsidR="00C117D5" w:rsidP="00C117D5" w:rsidRDefault="00424FFA" w14:paraId="563DF473" w14:textId="77777777">
      <w:pPr>
        <w:rPr>
          <w:rFonts w:cs="Calibri"/>
        </w:rPr>
      </w:pPr>
      <w:r w:rsidRPr="00D14360">
        <w:rPr>
          <w:rFonts w:cs="Calibri"/>
        </w:rPr>
        <w:t xml:space="preserve">The table </w:t>
      </w:r>
      <w:r w:rsidRPr="00D14360" w:rsidR="00BA6903">
        <w:rPr>
          <w:rFonts w:cs="Calibri"/>
        </w:rPr>
        <w:t>below describes the required and optional sections in a Discharge Summary document template</w:t>
      </w:r>
      <w:r w:rsidR="00ED7EA1">
        <w:rPr>
          <w:rFonts w:cs="Calibri"/>
        </w:rPr>
        <w:t xml:space="preserve">: </w:t>
      </w:r>
      <w:r w:rsidRPr="003A3D50" w:rsidR="00ED7EA1">
        <w:rPr>
          <w:rFonts w:cs="Calibri"/>
        </w:rPr>
        <w:t>Discharge Summary (V3)[ClinicalDocument: identifier urn:hl7ii:2.16.840.1.113883.10.20.22.1.8:2015-08-01 (open)]</w:t>
      </w:r>
    </w:p>
    <w:p w:rsidRPr="00C64922" w:rsidR="00FC6DD5" w:rsidP="00C117D5" w:rsidRDefault="00FC6DD5" w14:paraId="21D7C8C1"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4"/>
        <w:gridCol w:w="3062"/>
        <w:gridCol w:w="4682"/>
      </w:tblGrid>
      <w:tr w:rsidRPr="00C64922" w:rsidR="00254B4A" w:rsidTr="003A3D50" w14:paraId="1ACE3B1A" w14:textId="77777777">
        <w:trPr>
          <w:cantSplit/>
          <w:trHeight w:val="175"/>
          <w:tblHeader/>
        </w:trPr>
        <w:tc>
          <w:tcPr>
            <w:tcW w:w="1724" w:type="dxa"/>
            <w:tcBorders>
              <w:bottom w:val="nil"/>
              <w:right w:val="nil"/>
            </w:tcBorders>
            <w:shd w:val="clear" w:color="auto" w:fill="4F81BD"/>
          </w:tcPr>
          <w:p w:rsidRPr="00D14360" w:rsidR="00510672" w:rsidP="00D14360" w:rsidRDefault="00510672" w14:paraId="6E3D59F2" w14:textId="77777777">
            <w:pPr>
              <w:autoSpaceDE w:val="0"/>
              <w:autoSpaceDN w:val="0"/>
              <w:adjustRightInd w:val="0"/>
              <w:spacing w:after="120"/>
              <w:rPr>
                <w:rFonts w:cs="Calibri"/>
                <w:b/>
                <w:bCs/>
                <w:color w:val="FFFFFF"/>
              </w:rPr>
            </w:pPr>
            <w:bookmarkStart w:name="_Toc10690850" w:id="683"/>
            <w:bookmarkStart w:name="_Toc11043593" w:id="684"/>
            <w:bookmarkStart w:name="_Toc11045584" w:id="685"/>
            <w:r w:rsidRPr="00D14360">
              <w:rPr>
                <w:rFonts w:cs="Calibri"/>
                <w:b/>
                <w:bCs/>
                <w:color w:val="FFFFFF"/>
              </w:rPr>
              <w:t xml:space="preserve">Document Type </w:t>
            </w:r>
          </w:p>
        </w:tc>
        <w:tc>
          <w:tcPr>
            <w:tcW w:w="3062" w:type="dxa"/>
            <w:shd w:val="clear" w:color="auto" w:fill="4F81BD"/>
          </w:tcPr>
          <w:p w:rsidRPr="00D14360" w:rsidR="00510672" w:rsidP="00D14360" w:rsidRDefault="00510672" w14:paraId="42B07DD8"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rsidRPr="00D14360" w:rsidR="00510672" w:rsidP="00D14360" w:rsidRDefault="00510672" w14:paraId="07D894B9"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05162C4C" w14:textId="77777777">
        <w:trPr>
          <w:trHeight w:val="755"/>
        </w:trPr>
        <w:tc>
          <w:tcPr>
            <w:tcW w:w="1724" w:type="dxa"/>
            <w:tcBorders>
              <w:top w:val="single" w:color="4F81BD" w:sz="4" w:space="0"/>
              <w:bottom w:val="single" w:color="4F81BD" w:sz="4" w:space="0"/>
              <w:right w:val="nil"/>
            </w:tcBorders>
            <w:shd w:val="clear" w:color="auto" w:fill="FFFFFF"/>
          </w:tcPr>
          <w:p w:rsidRPr="00D14360" w:rsidR="00510672" w:rsidP="00D14360" w:rsidRDefault="00510672" w14:paraId="74BE0944" w14:textId="77777777">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color="4F81BD" w:sz="4" w:space="0"/>
              <w:bottom w:val="single" w:color="4F81BD" w:sz="4" w:space="0"/>
            </w:tcBorders>
            <w:shd w:val="clear" w:color="auto" w:fill="auto"/>
          </w:tcPr>
          <w:p w:rsidRPr="00AE350D" w:rsidR="00510672" w:rsidP="003A3D50" w:rsidRDefault="00510672" w14:paraId="39767814"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rsidRPr="00AE350D" w:rsidR="00510672" w:rsidP="003A3D50" w:rsidRDefault="00510672" w14:paraId="10E97335"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rsidRPr="00AE350D" w:rsidR="00510672" w:rsidP="003A3D50" w:rsidRDefault="00510672" w14:paraId="66F566DB" w14:textId="77777777">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rsidR="00510672" w:rsidP="00270135" w:rsidRDefault="00510672" w14:paraId="6F77DF02"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rsidRPr="00AE350D" w:rsidR="00AE4339" w:rsidP="003A3D50" w:rsidRDefault="00AE4339" w14:paraId="64B34ECE" w14:textId="77777777">
            <w:pPr>
              <w:autoSpaceDE w:val="0"/>
              <w:autoSpaceDN w:val="0"/>
              <w:adjustRightInd w:val="0"/>
              <w:ind w:left="162" w:hanging="180"/>
              <w:rPr>
                <w:rFonts w:ascii="Calibri Light" w:hAnsi="Calibri Light" w:cs="Calibri Light"/>
                <w:iCs/>
              </w:rPr>
            </w:pPr>
          </w:p>
        </w:tc>
        <w:tc>
          <w:tcPr>
            <w:tcW w:w="4682" w:type="dxa"/>
            <w:tcBorders>
              <w:top w:val="single" w:color="4F81BD" w:sz="4" w:space="0"/>
              <w:bottom w:val="single" w:color="4F81BD" w:sz="4" w:space="0"/>
            </w:tcBorders>
            <w:shd w:val="clear" w:color="auto" w:fill="auto"/>
          </w:tcPr>
          <w:p w:rsidRPr="00AE350D" w:rsidR="00510672" w:rsidP="003A3D50" w:rsidRDefault="00510672" w14:paraId="4DE3111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rsidRPr="00AE350D" w:rsidR="00510672" w:rsidP="003A3D50" w:rsidRDefault="00510672" w14:paraId="1B12D06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rsidRPr="00AE350D" w:rsidR="00510672" w:rsidP="003A3D50" w:rsidRDefault="00510672" w14:paraId="3BD10835"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rsidRPr="00AE350D" w:rsidR="00510672" w:rsidP="003A3D50" w:rsidRDefault="00510672" w14:paraId="5D34B37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rsidRPr="00AE350D" w:rsidR="00510672" w:rsidP="003A3D50" w:rsidRDefault="00510672" w14:paraId="49D5D0B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rsidRPr="00AE350D" w:rsidR="00510672" w:rsidP="003A3D50" w:rsidRDefault="00510672" w14:paraId="2AB5F42C"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rsidRPr="00AE350D" w:rsidR="00510672" w:rsidP="003A3D50" w:rsidRDefault="00510672" w14:paraId="21650C1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rsidRPr="00AE350D" w:rsidR="00510672" w:rsidP="003A3D50" w:rsidRDefault="00510672" w14:paraId="3C8D6223"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rsidRPr="00AE350D" w:rsidR="00510672" w:rsidP="003A3D50" w:rsidRDefault="00510672" w14:paraId="16FAB0C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rsidRPr="00AE350D" w:rsidR="00510672" w:rsidP="003A3D50" w:rsidRDefault="00510672" w14:paraId="2A5BC65D"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rsidRPr="00AE350D" w:rsidR="00510672" w:rsidP="003A3D50" w:rsidRDefault="00510672" w14:paraId="1DD5A6F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rsidRPr="00AE350D" w:rsidR="00510672" w:rsidP="003A3D50" w:rsidRDefault="00510672" w14:paraId="2874238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rsidRPr="00AE350D" w:rsidR="00510672" w:rsidP="003A3D50" w:rsidRDefault="00510672" w14:paraId="0A8305C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rsidRPr="00AE350D" w:rsidR="00510672" w:rsidP="003A3D50" w:rsidRDefault="00510672" w14:paraId="5F8144B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rsidRPr="00AE350D" w:rsidR="00510672" w:rsidP="003A3D50" w:rsidRDefault="00510672" w14:paraId="7D35D46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rsidRPr="00AE350D" w:rsidR="00510672" w:rsidP="003A3D50" w:rsidRDefault="00510672" w14:paraId="15226EE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rsidRPr="00AE350D" w:rsidR="00510672" w:rsidP="003A3D50" w:rsidRDefault="00510672" w14:paraId="65055494"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rsidRPr="00AE350D" w:rsidR="00510672" w:rsidP="003A3D50" w:rsidRDefault="00510672" w14:paraId="188AA89B"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rsidRPr="00AE350D" w:rsidR="00510672" w:rsidP="003A3D50" w:rsidRDefault="00510672" w14:paraId="1A72F8EF"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rsidR="00510672" w:rsidP="00270135" w:rsidRDefault="00510672" w14:paraId="47C4AC4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rsidR="001E1A3D" w:rsidP="00270135" w:rsidRDefault="001E1A3D" w14:paraId="5F114C19"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rsidRPr="00AE350D" w:rsidR="001E1A3D" w:rsidP="003A3D50" w:rsidRDefault="001E1A3D" w14:paraId="35A1390B"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Pr="00C64922" w:rsidR="00270135" w:rsidTr="004E29C8" w14:paraId="58D7A358" w14:textId="77777777">
        <w:trPr>
          <w:trHeight w:val="451"/>
        </w:trPr>
        <w:tc>
          <w:tcPr>
            <w:tcW w:w="1724" w:type="dxa"/>
            <w:tcBorders>
              <w:right w:val="nil"/>
            </w:tcBorders>
            <w:shd w:val="clear" w:color="auto" w:fill="FFFFFF"/>
          </w:tcPr>
          <w:p w:rsidRPr="00D14360" w:rsidR="00510672" w:rsidP="00D14360" w:rsidRDefault="00510672" w14:paraId="3EAE1628" w14:textId="77777777">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rsidRPr="00D14360" w:rsidR="00510672" w:rsidP="00D14360" w:rsidRDefault="0051413C" w14:paraId="3794DF5D" w14:textId="77777777">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rsidRPr="00D14360" w:rsidR="00510672" w:rsidP="00D14360" w:rsidRDefault="00510672" w14:paraId="6549BCAA" w14:textId="77777777">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rsidRPr="00C64922" w:rsidR="00CF2A15" w:rsidP="00A67903" w:rsidRDefault="00C65E25" w14:paraId="63A23BC9" w14:textId="73EECA7F">
      <w:pPr>
        <w:pStyle w:val="Caption"/>
      </w:pPr>
      <w:r>
        <w:t xml:space="preserve"> </w:t>
      </w:r>
      <w:bookmarkStart w:name="_Toc118898807" w:id="686"/>
      <w:bookmarkStart w:name="_Toc119940010" w:id="687"/>
      <w:bookmarkStart w:name="_Toc135313041" w:id="688"/>
      <w:r w:rsidRPr="00C64922" w:rsidR="00CF2A15">
        <w:t xml:space="preserve">Table </w:t>
      </w:r>
      <w:r>
        <w:fldChar w:fldCharType="begin"/>
      </w:r>
      <w:r>
        <w:instrText>SEQ Table \* ARABIC</w:instrText>
      </w:r>
      <w:r>
        <w:fldChar w:fldCharType="separate"/>
      </w:r>
      <w:r w:rsidR="00DC1072">
        <w:rPr>
          <w:noProof/>
        </w:rPr>
        <w:t>20</w:t>
      </w:r>
      <w:r>
        <w:fldChar w:fldCharType="end"/>
      </w:r>
      <w:r w:rsidRPr="00C64922" w:rsidR="00CF2A15">
        <w:t>: Discharge Summary: Document Template</w:t>
      </w:r>
      <w:r w:rsidR="00A67903">
        <w:t xml:space="preserve">. </w:t>
      </w:r>
      <w:r w:rsidR="00A67903">
        <w:rPr>
          <w:rFonts w:cs="Calibri"/>
        </w:rPr>
        <w:t>﻿</w:t>
      </w:r>
      <w:bookmarkEnd w:id="686"/>
      <w:bookmarkEnd w:id="687"/>
      <w:bookmarkEnd w:id="688"/>
    </w:p>
    <w:p w:rsidRPr="00C64922" w:rsidR="00A10C4D" w:rsidP="00FD31AC" w:rsidRDefault="00A10C4D" w14:paraId="61DC7F89" w14:textId="77777777">
      <w:pPr>
        <w:pStyle w:val="Heading3"/>
      </w:pPr>
      <w:bookmarkStart w:name="_Toc11391254" w:id="689"/>
      <w:bookmarkStart w:name="_Toc119939816" w:id="690"/>
      <w:bookmarkStart w:name="_Toc135312847" w:id="691"/>
      <w:r w:rsidRPr="00C64922">
        <w:t xml:space="preserve">History and Physical: </w:t>
      </w:r>
      <w:bookmarkEnd w:id="683"/>
      <w:bookmarkEnd w:id="684"/>
      <w:bookmarkEnd w:id="685"/>
      <w:r w:rsidRPr="00C64922" w:rsidR="005D764C">
        <w:t>Document Template</w:t>
      </w:r>
      <w:bookmarkEnd w:id="689"/>
      <w:bookmarkEnd w:id="690"/>
      <w:bookmarkEnd w:id="691"/>
    </w:p>
    <w:p w:rsidRPr="00D14360" w:rsidR="00BA06B2" w:rsidP="00BA06B2" w:rsidRDefault="00BA06B2" w14:paraId="63158BBA" w14:textId="77777777">
      <w:pPr>
        <w:rPr>
          <w:rFonts w:cs="Calibri"/>
        </w:rPr>
      </w:pPr>
      <w:r w:rsidRPr="00D14360">
        <w:rPr>
          <w:rFonts w:cs="Calibri"/>
        </w:rPr>
        <w:t xml:space="preserve">A History and Physical (H&amp;P) </w:t>
      </w:r>
      <w:r w:rsidRPr="00D14360" w:rsidR="00CF2A15">
        <w:rPr>
          <w:rFonts w:cs="Calibri"/>
        </w:rPr>
        <w:t>N</w:t>
      </w:r>
      <w:r w:rsidRPr="00D14360">
        <w:rPr>
          <w:rFonts w:cs="Calibri"/>
        </w:rPr>
        <w:t xml:space="preserve">ote is a medical report that documents the current and past conditions of the patient. It contains essential information that helps </w:t>
      </w:r>
      <w:r w:rsidRPr="00D14360" w:rsidR="005F349C">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Pr="00D14360" w:rsidR="005F349C">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Pr="00D14360" w:rsidR="001F7773">
        <w:rPr>
          <w:rFonts w:cs="Calibri"/>
        </w:rPr>
        <w:t>ends</w:t>
      </w:r>
      <w:r w:rsidRPr="00D14360">
        <w:rPr>
          <w:rFonts w:cs="Calibri"/>
        </w:rPr>
        <w:t xml:space="preserve"> with the clinician's </w:t>
      </w:r>
      <w:r w:rsidRPr="00D14360" w:rsidR="005F349C">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Pr="00D14360" w:rsidR="00794054">
        <w:rPr>
          <w:rFonts w:cs="Calibri"/>
        </w:rPr>
        <w:t>N</w:t>
      </w:r>
      <w:r w:rsidRPr="00D14360">
        <w:rPr>
          <w:rFonts w:cs="Calibri"/>
        </w:rPr>
        <w:t>ote.</w:t>
      </w:r>
    </w:p>
    <w:p w:rsidRPr="00C64922" w:rsidR="00C117D5" w:rsidP="004C76D9" w:rsidRDefault="00C117D5" w14:paraId="4C9E3A0F" w14:textId="77777777">
      <w:pPr>
        <w:pStyle w:val="Heading4"/>
      </w:pPr>
      <w:r w:rsidRPr="00C64922">
        <w:t>Structured Sections</w:t>
      </w:r>
    </w:p>
    <w:p w:rsidRPr="00D14360" w:rsidR="00237611" w:rsidP="00237611" w:rsidRDefault="00424FFA" w14:paraId="6D2622F8" w14:textId="77777777">
      <w:pPr>
        <w:rPr>
          <w:rFonts w:cs="Calibri"/>
        </w:rPr>
      </w:pPr>
      <w:r w:rsidRPr="00D14360">
        <w:rPr>
          <w:rFonts w:cs="Calibri"/>
        </w:rPr>
        <w:t xml:space="preserve">The table </w:t>
      </w:r>
      <w:r w:rsidRPr="00D14360" w:rsidR="00237611">
        <w:rPr>
          <w:rFonts w:cs="Calibri"/>
        </w:rPr>
        <w:t>below describes the required and optional sections in a History and Physical document template</w:t>
      </w:r>
      <w:r w:rsidR="00ED7EA1">
        <w:rPr>
          <w:rFonts w:cs="Calibri"/>
        </w:rPr>
        <w:t xml:space="preserve">: </w:t>
      </w:r>
      <w:r w:rsidRPr="0083506C" w:rsidR="00ED7EA1">
        <w:rPr>
          <w:rFonts w:cs="Calibri"/>
        </w:rPr>
        <w:t>﻿</w:t>
      </w:r>
      <w:r w:rsidRPr="003A3D50" w:rsidR="00ED7EA1">
        <w:rPr>
          <w:rFonts w:cs="Calibri"/>
        </w:rPr>
        <w:t>History and Physical (V3)[ClinicalDocument: identifier urn:hl7ii:2.16.840.1.113883.10.20.22.1.3:2015-08-01 (open)]</w:t>
      </w:r>
    </w:p>
    <w:p w:rsidRPr="00C64922" w:rsidR="00C117D5" w:rsidP="00C117D5" w:rsidRDefault="00C117D5" w14:paraId="6B1875E8"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12"/>
        <w:gridCol w:w="3453"/>
        <w:gridCol w:w="4077"/>
      </w:tblGrid>
      <w:tr w:rsidRPr="00C64922" w:rsidR="00254B4A" w:rsidTr="003B0179" w14:paraId="350417FE" w14:textId="77777777">
        <w:trPr>
          <w:cantSplit/>
          <w:trHeight w:val="175"/>
          <w:tblHeader/>
        </w:trPr>
        <w:tc>
          <w:tcPr>
            <w:tcW w:w="1712" w:type="dxa"/>
            <w:tcBorders>
              <w:bottom w:val="nil"/>
              <w:right w:val="nil"/>
            </w:tcBorders>
            <w:shd w:val="clear" w:color="auto" w:fill="4F81BD"/>
          </w:tcPr>
          <w:p w:rsidRPr="00D14360" w:rsidR="00510672" w:rsidP="00D14360" w:rsidRDefault="00510672" w14:paraId="24704230" w14:textId="77777777">
            <w:pPr>
              <w:autoSpaceDE w:val="0"/>
              <w:autoSpaceDN w:val="0"/>
              <w:adjustRightInd w:val="0"/>
              <w:spacing w:after="120"/>
              <w:rPr>
                <w:rFonts w:cs="Calibri"/>
                <w:b/>
                <w:bCs/>
                <w:color w:val="FFFFFF"/>
              </w:rPr>
            </w:pPr>
            <w:bookmarkStart w:name="_Toc10690851" w:id="692"/>
            <w:bookmarkStart w:name="_Toc11043594" w:id="693"/>
            <w:bookmarkStart w:name="_Toc11045585" w:id="694"/>
            <w:r w:rsidRPr="00D14360">
              <w:rPr>
                <w:rFonts w:cs="Calibri"/>
                <w:b/>
                <w:bCs/>
                <w:color w:val="FFFFFF"/>
              </w:rPr>
              <w:t xml:space="preserve">Document Type </w:t>
            </w:r>
          </w:p>
        </w:tc>
        <w:tc>
          <w:tcPr>
            <w:tcW w:w="3453" w:type="dxa"/>
            <w:shd w:val="clear" w:color="auto" w:fill="4F81BD"/>
          </w:tcPr>
          <w:p w:rsidRPr="00D14360" w:rsidR="00510672" w:rsidP="00D14360" w:rsidRDefault="00510672" w14:paraId="01A7FD7D"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rsidRPr="00D14360" w:rsidR="00510672" w:rsidP="00D14360" w:rsidRDefault="00510672" w14:paraId="24B453EB"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471ADD1C" w14:textId="77777777">
        <w:trPr>
          <w:trHeight w:val="451"/>
        </w:trPr>
        <w:tc>
          <w:tcPr>
            <w:tcW w:w="1712" w:type="dxa"/>
            <w:tcBorders>
              <w:top w:val="single" w:color="4F81BD" w:sz="4" w:space="0"/>
              <w:bottom w:val="single" w:color="4F81BD" w:sz="4" w:space="0"/>
              <w:right w:val="nil"/>
            </w:tcBorders>
            <w:shd w:val="clear" w:color="auto" w:fill="FFFFFF"/>
          </w:tcPr>
          <w:p w:rsidRPr="00D14360" w:rsidR="00510672" w:rsidP="008E236E" w:rsidRDefault="00510672" w14:paraId="79194466" w14:textId="77777777">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color="4F81BD" w:sz="4" w:space="0"/>
              <w:bottom w:val="single" w:color="4F81BD" w:sz="4" w:space="0"/>
            </w:tcBorders>
            <w:shd w:val="clear" w:color="auto" w:fill="auto"/>
          </w:tcPr>
          <w:p w:rsidRPr="00D14360" w:rsidR="00510672" w:rsidP="003A3D50" w:rsidRDefault="00510672" w14:paraId="5961EC6F" w14:textId="77777777">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1CB84BCC" w14:textId="77777777">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540930B" w14:textId="77777777">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3A3D50" w:rsidRDefault="00510672" w14:paraId="79560733" w14:textId="77777777">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745F398B" w14:textId="77777777">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042F79D1" w14:textId="77777777">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2C610531" w14:textId="77777777">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rsidRPr="00D14360" w:rsidR="00510672" w:rsidP="003A3D50" w:rsidRDefault="00510672" w14:paraId="21110078" w14:textId="77777777">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AE4339" w:rsidP="003A3D50" w:rsidRDefault="00510672" w14:paraId="244BC301" w14:textId="77777777">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color="4F81BD" w:sz="4" w:space="0"/>
              <w:bottom w:val="single" w:color="4F81BD" w:sz="4" w:space="0"/>
            </w:tcBorders>
            <w:shd w:val="clear" w:color="auto" w:fill="auto"/>
          </w:tcPr>
          <w:p w:rsidRPr="00D14360" w:rsidR="00510672" w:rsidP="00510672" w:rsidRDefault="00510672" w14:paraId="0984B4D0"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431952E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3D8F0CE3"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33EE428C"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567BC5C8" w14:textId="77777777">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510672" w:rsidRDefault="00510672" w14:paraId="655F6A16"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1875C56E"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7923D4F7"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6EADF6EC"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22E6AADB"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D14360" w:rsidRDefault="00510672" w14:paraId="0635556D" w14:textId="77777777">
            <w:pPr>
              <w:keepNext/>
              <w:rPr>
                <w:rFonts w:ascii="Calibri Light" w:hAnsi="Calibri Light" w:cs="Calibri Light"/>
                <w:szCs w:val="18"/>
              </w:rPr>
            </w:pPr>
            <w:r w:rsidRPr="00D14360">
              <w:rPr>
                <w:rFonts w:ascii="Calibri Light" w:hAnsi="Calibri Light" w:cs="Calibri Light"/>
                <w:szCs w:val="18"/>
              </w:rPr>
              <w:t>Reason for Visit Section</w:t>
            </w:r>
          </w:p>
        </w:tc>
      </w:tr>
    </w:tbl>
    <w:p w:rsidRPr="00C64922" w:rsidR="00CF2A15" w:rsidP="00A67903" w:rsidRDefault="00C65E25" w14:paraId="73FB65C7" w14:textId="251D0854">
      <w:pPr>
        <w:pStyle w:val="Caption"/>
      </w:pPr>
      <w:r>
        <w:t xml:space="preserve"> </w:t>
      </w:r>
      <w:bookmarkStart w:name="_Toc118898808" w:id="695"/>
      <w:bookmarkStart w:name="_Toc119940011" w:id="696"/>
      <w:bookmarkStart w:name="_Toc135313042" w:id="697"/>
      <w:r w:rsidRPr="00C64922" w:rsidR="00CF2A15">
        <w:t xml:space="preserve">Table </w:t>
      </w:r>
      <w:r>
        <w:fldChar w:fldCharType="begin"/>
      </w:r>
      <w:r>
        <w:instrText>SEQ Table \* ARABIC</w:instrText>
      </w:r>
      <w:r>
        <w:fldChar w:fldCharType="separate"/>
      </w:r>
      <w:r w:rsidR="00DC1072">
        <w:rPr>
          <w:noProof/>
        </w:rPr>
        <w:t>21</w:t>
      </w:r>
      <w:r>
        <w:fldChar w:fldCharType="end"/>
      </w:r>
      <w:r w:rsidRPr="00C64922" w:rsidR="00CF2A15">
        <w:t>: History and Physical: Document Template</w:t>
      </w:r>
      <w:r w:rsidR="00A67903">
        <w:t>.</w:t>
      </w:r>
      <w:bookmarkEnd w:id="695"/>
      <w:bookmarkEnd w:id="696"/>
      <w:bookmarkEnd w:id="697"/>
    </w:p>
    <w:p w:rsidRPr="00C64922" w:rsidR="00A10C4D" w:rsidP="00FD31AC" w:rsidRDefault="00A10C4D" w14:paraId="0E7C7962" w14:textId="77777777">
      <w:pPr>
        <w:pStyle w:val="Heading3"/>
      </w:pPr>
      <w:bookmarkStart w:name="_Toc11391255" w:id="698"/>
      <w:bookmarkStart w:name="_Toc119939817" w:id="699"/>
      <w:bookmarkStart w:name="_Toc135312848" w:id="700"/>
      <w:r w:rsidRPr="00C64922">
        <w:t xml:space="preserve">Operative Note: </w:t>
      </w:r>
      <w:bookmarkEnd w:id="692"/>
      <w:bookmarkEnd w:id="693"/>
      <w:bookmarkEnd w:id="694"/>
      <w:r w:rsidRPr="00C64922" w:rsidR="005D764C">
        <w:t>Document Template</w:t>
      </w:r>
      <w:bookmarkEnd w:id="698"/>
      <w:bookmarkEnd w:id="699"/>
      <w:bookmarkEnd w:id="700"/>
    </w:p>
    <w:p w:rsidRPr="00D14360" w:rsidR="00BA06B2" w:rsidP="00BA06B2" w:rsidRDefault="00BA06B2" w14:paraId="58496244" w14:textId="77777777">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rsidRPr="00C64922" w:rsidR="00C117D5" w:rsidP="004C76D9" w:rsidRDefault="00C117D5" w14:paraId="124BB75A" w14:textId="77777777">
      <w:pPr>
        <w:pStyle w:val="Heading4"/>
      </w:pPr>
      <w:r w:rsidRPr="00C64922">
        <w:t>Structured Sections</w:t>
      </w:r>
    </w:p>
    <w:p w:rsidRPr="00D14360" w:rsidR="00237611" w:rsidP="00237611" w:rsidRDefault="00424FFA" w14:paraId="7DC5B9B4" w14:textId="77777777">
      <w:pPr>
        <w:rPr>
          <w:rFonts w:cs="Calibri"/>
        </w:rPr>
      </w:pPr>
      <w:r w:rsidRPr="00D14360">
        <w:rPr>
          <w:rFonts w:cs="Calibri"/>
        </w:rPr>
        <w:t xml:space="preserve">The table </w:t>
      </w:r>
      <w:r w:rsidRPr="00D14360" w:rsidR="00237611">
        <w:rPr>
          <w:rFonts w:cs="Calibri"/>
        </w:rPr>
        <w:t>below describes the required and optional sections in an Operative Note document template</w:t>
      </w:r>
      <w:r w:rsidR="00ED7EA1">
        <w:rPr>
          <w:rFonts w:cs="Calibri"/>
        </w:rPr>
        <w:t xml:space="preserve">: </w:t>
      </w:r>
      <w:r w:rsidRPr="003A3D50" w:rsidR="00ED7EA1">
        <w:rPr>
          <w:rFonts w:cs="Calibri"/>
        </w:rPr>
        <w:t>Operative Note (V3)[ClinicalDocument: identifier urn:hl7ii:2.16.840.1.113883.10.20.22.1.7:2015-08-01 (open)]</w:t>
      </w:r>
    </w:p>
    <w:p w:rsidRPr="00C64922" w:rsidR="00C117D5" w:rsidP="00C117D5" w:rsidRDefault="00C117D5" w14:paraId="25722F92"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5"/>
        <w:gridCol w:w="3509"/>
        <w:gridCol w:w="4116"/>
      </w:tblGrid>
      <w:tr w:rsidRPr="00C64922" w:rsidR="00254B4A" w:rsidTr="003A3D50" w14:paraId="58767096" w14:textId="77777777">
        <w:trPr>
          <w:cantSplit/>
          <w:trHeight w:val="175"/>
          <w:tblHeader/>
        </w:trPr>
        <w:tc>
          <w:tcPr>
            <w:tcW w:w="1725" w:type="dxa"/>
            <w:tcBorders>
              <w:bottom w:val="nil"/>
              <w:right w:val="nil"/>
            </w:tcBorders>
            <w:shd w:val="clear" w:color="auto" w:fill="4F81BD"/>
          </w:tcPr>
          <w:p w:rsidRPr="00D14360" w:rsidR="00510672" w:rsidP="00D14360" w:rsidRDefault="00510672" w14:paraId="2897AD36" w14:textId="77777777">
            <w:pPr>
              <w:autoSpaceDE w:val="0"/>
              <w:autoSpaceDN w:val="0"/>
              <w:adjustRightInd w:val="0"/>
              <w:spacing w:after="120"/>
              <w:rPr>
                <w:rFonts w:cs="Calibri"/>
                <w:b/>
                <w:bCs/>
                <w:color w:val="FFFFFF"/>
              </w:rPr>
            </w:pPr>
            <w:bookmarkStart w:name="_Toc10690852" w:id="701"/>
            <w:bookmarkStart w:name="_Toc11043595" w:id="702"/>
            <w:bookmarkStart w:name="_Toc11045586" w:id="703"/>
            <w:r w:rsidRPr="00D14360">
              <w:rPr>
                <w:rFonts w:cs="Calibri"/>
                <w:b/>
                <w:bCs/>
                <w:color w:val="FFFFFF"/>
              </w:rPr>
              <w:t xml:space="preserve">Document Type </w:t>
            </w:r>
          </w:p>
        </w:tc>
        <w:tc>
          <w:tcPr>
            <w:tcW w:w="3509" w:type="dxa"/>
            <w:shd w:val="clear" w:color="auto" w:fill="4F81BD"/>
          </w:tcPr>
          <w:p w:rsidRPr="00D14360" w:rsidR="00510672" w:rsidP="00D14360" w:rsidRDefault="00510672" w14:paraId="5DDCBACB"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rsidRPr="00D14360" w:rsidR="00510672" w:rsidP="00D14360" w:rsidRDefault="00510672" w14:paraId="77F6F734"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01C32E9D" w14:textId="77777777">
        <w:trPr>
          <w:trHeight w:val="2276"/>
        </w:trPr>
        <w:tc>
          <w:tcPr>
            <w:tcW w:w="1725" w:type="dxa"/>
            <w:tcBorders>
              <w:top w:val="single" w:color="4F81BD" w:sz="4" w:space="0"/>
              <w:bottom w:val="single" w:color="4F81BD" w:sz="4" w:space="0"/>
              <w:right w:val="nil"/>
            </w:tcBorders>
            <w:shd w:val="clear" w:color="auto" w:fill="FFFFFF"/>
          </w:tcPr>
          <w:p w:rsidRPr="00D14360" w:rsidR="00510672" w:rsidP="00D14360" w:rsidRDefault="00510672" w14:paraId="52CA1D82" w14:textId="77777777">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color="4F81BD" w:sz="4" w:space="0"/>
              <w:bottom w:val="single" w:color="4F81BD" w:sz="4" w:space="0"/>
            </w:tcBorders>
            <w:shd w:val="clear" w:color="auto" w:fill="auto"/>
          </w:tcPr>
          <w:p w:rsidRPr="00D14360" w:rsidR="00510672" w:rsidP="00510672" w:rsidRDefault="00510672" w14:paraId="2EDAD719" w14:textId="77777777">
            <w:pPr>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510672" w:rsidRDefault="00510672" w14:paraId="1C7AAFE1"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29B9FD64" w14:textId="77777777">
            <w:pPr>
              <w:rPr>
                <w:rFonts w:ascii="Calibri Light" w:hAnsi="Calibri Light" w:cs="Calibri Light"/>
                <w:szCs w:val="18"/>
              </w:rPr>
            </w:pPr>
            <w:r w:rsidRPr="00D14360">
              <w:rPr>
                <w:rFonts w:ascii="Calibri Light" w:hAnsi="Calibri Light" w:cs="Calibri Light"/>
                <w:szCs w:val="18"/>
              </w:rPr>
              <w:t>Preoperative Diagnosis Section (V3)</w:t>
            </w:r>
          </w:p>
          <w:p w:rsidRPr="00D14360" w:rsidR="00510672" w:rsidP="00510672" w:rsidRDefault="00510672" w14:paraId="5F3AB713" w14:textId="77777777">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rsidRPr="00D14360" w:rsidR="00510672" w:rsidP="00510672" w:rsidRDefault="00510672" w14:paraId="6A8E3442" w14:textId="77777777">
            <w:pPr>
              <w:rPr>
                <w:rFonts w:ascii="Calibri Light" w:hAnsi="Calibri Light" w:cs="Calibri Light"/>
                <w:szCs w:val="18"/>
              </w:rPr>
            </w:pPr>
            <w:r w:rsidRPr="00D14360">
              <w:rPr>
                <w:rFonts w:ascii="Calibri Light" w:hAnsi="Calibri Light" w:cs="Calibri Light"/>
                <w:szCs w:val="18"/>
              </w:rPr>
              <w:t xml:space="preserve">Procedure Specimens Taken Section </w:t>
            </w:r>
          </w:p>
          <w:p w:rsidRPr="00D14360" w:rsidR="00510672" w:rsidP="00510672" w:rsidRDefault="00510672" w14:paraId="6C77B871"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00510672" w:rsidP="00510672" w:rsidRDefault="00510672" w14:paraId="47EBB98B" w14:textId="77777777">
            <w:pPr>
              <w:rPr>
                <w:rFonts w:ascii="Calibri Light" w:hAnsi="Calibri Light" w:cs="Calibri Light"/>
                <w:szCs w:val="18"/>
              </w:rPr>
            </w:pPr>
            <w:r w:rsidRPr="00D14360">
              <w:rPr>
                <w:rFonts w:ascii="Calibri Light" w:hAnsi="Calibri Light" w:cs="Calibri Light"/>
                <w:szCs w:val="18"/>
              </w:rPr>
              <w:t>Postoperative Diagnosis Section</w:t>
            </w:r>
          </w:p>
          <w:p w:rsidRPr="00D14360" w:rsidR="00AE4339" w:rsidP="00510672" w:rsidRDefault="00AE4339" w14:paraId="3939D1F4" w14:textId="77777777">
            <w:pPr>
              <w:rPr>
                <w:rFonts w:ascii="Calibri Light" w:hAnsi="Calibri Light" w:cs="Calibri Light"/>
                <w:szCs w:val="18"/>
              </w:rPr>
            </w:pPr>
          </w:p>
        </w:tc>
        <w:tc>
          <w:tcPr>
            <w:tcW w:w="4116" w:type="dxa"/>
            <w:tcBorders>
              <w:top w:val="single" w:color="4F81BD" w:sz="4" w:space="0"/>
              <w:bottom w:val="single" w:color="4F81BD" w:sz="4" w:space="0"/>
            </w:tcBorders>
            <w:shd w:val="clear" w:color="auto" w:fill="auto"/>
          </w:tcPr>
          <w:p w:rsidRPr="00D14360" w:rsidR="00510672" w:rsidP="00510672" w:rsidRDefault="00510672" w14:paraId="7A3849EA" w14:textId="77777777">
            <w:pPr>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510672" w:rsidRDefault="00510672" w14:paraId="5C7892C3" w14:textId="77777777">
            <w:pPr>
              <w:rPr>
                <w:rFonts w:ascii="Calibri Light" w:hAnsi="Calibri Light" w:cs="Calibri Light"/>
                <w:szCs w:val="18"/>
              </w:rPr>
            </w:pPr>
            <w:r w:rsidRPr="00D14360">
              <w:rPr>
                <w:rFonts w:ascii="Calibri Light" w:hAnsi="Calibri Light" w:cs="Calibri Light"/>
                <w:szCs w:val="18"/>
              </w:rPr>
              <w:t xml:space="preserve">Operative Note Fluids Section </w:t>
            </w:r>
          </w:p>
          <w:p w:rsidRPr="00D14360" w:rsidR="00510672" w:rsidP="00510672" w:rsidRDefault="00510672" w14:paraId="18A32D51" w14:textId="77777777">
            <w:pPr>
              <w:rPr>
                <w:rFonts w:ascii="Calibri Light" w:hAnsi="Calibri Light" w:cs="Calibri Light"/>
                <w:szCs w:val="18"/>
              </w:rPr>
            </w:pPr>
            <w:r w:rsidRPr="00D14360">
              <w:rPr>
                <w:rFonts w:ascii="Calibri Light" w:hAnsi="Calibri Light" w:cs="Calibri Light"/>
                <w:szCs w:val="18"/>
              </w:rPr>
              <w:t xml:space="preserve">Operative Note </w:t>
            </w:r>
          </w:p>
          <w:p w:rsidRPr="00D14360" w:rsidR="00510672" w:rsidP="00510672" w:rsidRDefault="00510672" w14:paraId="470E342C" w14:textId="77777777">
            <w:pPr>
              <w:rPr>
                <w:rFonts w:ascii="Calibri Light" w:hAnsi="Calibri Light" w:cs="Calibri Light"/>
                <w:szCs w:val="18"/>
              </w:rPr>
            </w:pPr>
            <w:r w:rsidRPr="00D14360">
              <w:rPr>
                <w:rFonts w:ascii="Calibri Light" w:hAnsi="Calibri Light" w:cs="Calibri Light"/>
                <w:szCs w:val="18"/>
              </w:rPr>
              <w:t xml:space="preserve">Surgical Procedure Section </w:t>
            </w:r>
          </w:p>
          <w:p w:rsidRPr="00D14360" w:rsidR="00510672" w:rsidP="00510672" w:rsidRDefault="00510672" w14:paraId="06F45B39"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75C4803" w14:textId="77777777">
            <w:pPr>
              <w:rPr>
                <w:rFonts w:ascii="Calibri Light" w:hAnsi="Calibri Light" w:cs="Calibri Light"/>
                <w:szCs w:val="18"/>
              </w:rPr>
            </w:pPr>
            <w:r w:rsidRPr="00D14360">
              <w:rPr>
                <w:rFonts w:ascii="Calibri Light" w:hAnsi="Calibri Light" w:cs="Calibri Light"/>
                <w:szCs w:val="18"/>
              </w:rPr>
              <w:t>Planned Procedure Section (V2)</w:t>
            </w:r>
          </w:p>
          <w:p w:rsidRPr="00D14360" w:rsidR="00510672" w:rsidP="00510672" w:rsidRDefault="00510672" w14:paraId="5A437EAB" w14:textId="77777777">
            <w:pPr>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510672" w:rsidRDefault="00510672" w14:paraId="6A5F4F51"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Pr="00D14360" w:rsidR="00510672" w:rsidP="00D14360" w:rsidRDefault="00510672" w14:paraId="6572D786" w14:textId="77777777">
            <w:pPr>
              <w:keepNext/>
              <w:rPr>
                <w:rFonts w:ascii="Calibri Light" w:hAnsi="Calibri Light" w:cs="Calibri Light"/>
                <w:szCs w:val="18"/>
              </w:rPr>
            </w:pPr>
            <w:r w:rsidRPr="00D14360">
              <w:rPr>
                <w:rFonts w:ascii="Calibri Light" w:hAnsi="Calibri Light" w:cs="Calibri Light"/>
                <w:szCs w:val="18"/>
              </w:rPr>
              <w:t>Surgical Drains Section</w:t>
            </w:r>
          </w:p>
        </w:tc>
      </w:tr>
    </w:tbl>
    <w:p w:rsidRPr="00C64922" w:rsidR="00CF2A15" w:rsidP="00A67903" w:rsidRDefault="00C65E25" w14:paraId="37DFE4F9" w14:textId="71430F36">
      <w:pPr>
        <w:pStyle w:val="Caption"/>
      </w:pPr>
      <w:r>
        <w:t xml:space="preserve"> </w:t>
      </w:r>
      <w:bookmarkStart w:name="_Toc118898809" w:id="704"/>
      <w:bookmarkStart w:name="_Toc119940012" w:id="705"/>
      <w:bookmarkStart w:name="_Toc135313043" w:id="706"/>
      <w:r w:rsidRPr="00C64922" w:rsidR="00CF2A15">
        <w:t xml:space="preserve">Table </w:t>
      </w:r>
      <w:r>
        <w:fldChar w:fldCharType="begin"/>
      </w:r>
      <w:r>
        <w:instrText>SEQ Table \* ARABIC</w:instrText>
      </w:r>
      <w:r>
        <w:fldChar w:fldCharType="separate"/>
      </w:r>
      <w:r w:rsidR="00DC1072">
        <w:rPr>
          <w:noProof/>
        </w:rPr>
        <w:t>22</w:t>
      </w:r>
      <w:r>
        <w:fldChar w:fldCharType="end"/>
      </w:r>
      <w:r w:rsidRPr="00C64922" w:rsidR="00CF2A15">
        <w:t>: Operative Note: Document Template</w:t>
      </w:r>
      <w:r w:rsidR="00A67903">
        <w:t xml:space="preserve">. </w:t>
      </w:r>
      <w:r w:rsidR="00A67903">
        <w:rPr>
          <w:rFonts w:cs="Calibri"/>
        </w:rPr>
        <w:t>﻿</w:t>
      </w:r>
      <w:bookmarkEnd w:id="704"/>
      <w:bookmarkEnd w:id="705"/>
      <w:bookmarkEnd w:id="706"/>
    </w:p>
    <w:p w:rsidRPr="00C64922" w:rsidR="00A10C4D" w:rsidP="00FD31AC" w:rsidRDefault="00A10C4D" w14:paraId="235FF72F" w14:textId="77777777">
      <w:pPr>
        <w:pStyle w:val="Heading3"/>
      </w:pPr>
      <w:bookmarkStart w:name="_Toc11391256" w:id="707"/>
      <w:bookmarkStart w:name="_Toc119939818" w:id="708"/>
      <w:bookmarkStart w:name="_Toc135312849" w:id="709"/>
      <w:r w:rsidRPr="00C64922">
        <w:t xml:space="preserve">Procedure Note: </w:t>
      </w:r>
      <w:bookmarkEnd w:id="701"/>
      <w:bookmarkEnd w:id="702"/>
      <w:bookmarkEnd w:id="703"/>
      <w:r w:rsidRPr="00C64922" w:rsidR="005D764C">
        <w:t>Document Template</w:t>
      </w:r>
      <w:bookmarkEnd w:id="707"/>
      <w:bookmarkEnd w:id="708"/>
      <w:bookmarkEnd w:id="709"/>
    </w:p>
    <w:p w:rsidRPr="00D14360" w:rsidR="00BA06B2" w:rsidP="00BA06B2" w:rsidRDefault="00BA06B2" w14:paraId="339A7E92" w14:textId="77777777">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Pr="00D14360" w:rsidR="001F7773">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rsidRPr="00C64922" w:rsidR="00C117D5" w:rsidP="004C76D9" w:rsidRDefault="00C117D5" w14:paraId="48F67F3B" w14:textId="77777777">
      <w:pPr>
        <w:pStyle w:val="Heading4"/>
      </w:pPr>
      <w:r w:rsidRPr="00C64922">
        <w:t>Structured Sections</w:t>
      </w:r>
    </w:p>
    <w:p w:rsidRPr="00D14360" w:rsidR="00237611" w:rsidP="00237611" w:rsidRDefault="00424FFA" w14:paraId="337BCC42" w14:textId="77777777">
      <w:pPr>
        <w:rPr>
          <w:rFonts w:cs="Calibri"/>
        </w:rPr>
      </w:pPr>
      <w:r w:rsidRPr="00D14360">
        <w:rPr>
          <w:rFonts w:cs="Calibri"/>
        </w:rPr>
        <w:t xml:space="preserve">The table </w:t>
      </w:r>
      <w:r w:rsidRPr="00D14360" w:rsidR="00237611">
        <w:rPr>
          <w:rFonts w:cs="Calibri"/>
        </w:rPr>
        <w:t>below describes the required and optional sections in a Procedure Note document template</w:t>
      </w:r>
      <w:r w:rsidR="00ED7EA1">
        <w:rPr>
          <w:rFonts w:cs="Calibri"/>
        </w:rPr>
        <w:t xml:space="preserve">: </w:t>
      </w:r>
      <w:r w:rsidRPr="003A3D50" w:rsidR="00ED7EA1">
        <w:rPr>
          <w:rFonts w:cs="Calibri"/>
        </w:rPr>
        <w:t>Procedure Note (V3)[ClinicalDocument: identifier urn:hl7ii:2.16.840.1.113883.10.20.22.1.6:2015-08-01 (open)]</w:t>
      </w:r>
    </w:p>
    <w:p w:rsidRPr="00C64922" w:rsidR="00231549" w:rsidP="00C117D5" w:rsidRDefault="00231549" w14:paraId="2F57C0F1"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35"/>
        <w:gridCol w:w="3600"/>
        <w:gridCol w:w="3425"/>
      </w:tblGrid>
      <w:tr w:rsidRPr="00C64922" w:rsidR="00254B4A" w:rsidTr="003A3D50" w14:paraId="41B8EAD2" w14:textId="77777777">
        <w:trPr>
          <w:trHeight w:val="175"/>
          <w:tblHeader/>
        </w:trPr>
        <w:tc>
          <w:tcPr>
            <w:tcW w:w="2335" w:type="dxa"/>
            <w:tcBorders>
              <w:bottom w:val="nil"/>
              <w:right w:val="nil"/>
            </w:tcBorders>
            <w:shd w:val="clear" w:color="auto" w:fill="4F81BD"/>
          </w:tcPr>
          <w:p w:rsidRPr="00D14360" w:rsidR="00510672" w:rsidP="00D14360" w:rsidRDefault="00510672" w14:paraId="5491A388" w14:textId="77777777">
            <w:pPr>
              <w:autoSpaceDE w:val="0"/>
              <w:autoSpaceDN w:val="0"/>
              <w:adjustRightInd w:val="0"/>
              <w:spacing w:after="120"/>
              <w:rPr>
                <w:rFonts w:cs="Calibri"/>
                <w:b/>
                <w:bCs/>
                <w:color w:val="FFFFFF"/>
              </w:rPr>
            </w:pPr>
            <w:bookmarkStart w:name="_Toc10690853" w:id="710"/>
            <w:bookmarkStart w:name="_Toc11043596" w:id="711"/>
            <w:bookmarkStart w:name="_Toc11045587" w:id="712"/>
            <w:r w:rsidRPr="00D14360">
              <w:rPr>
                <w:rFonts w:cs="Calibri"/>
                <w:b/>
                <w:bCs/>
                <w:color w:val="FFFFFF"/>
              </w:rPr>
              <w:t xml:space="preserve">Document Type </w:t>
            </w:r>
          </w:p>
        </w:tc>
        <w:tc>
          <w:tcPr>
            <w:tcW w:w="3600" w:type="dxa"/>
            <w:shd w:val="clear" w:color="auto" w:fill="4F81BD"/>
          </w:tcPr>
          <w:p w:rsidRPr="00D14360" w:rsidR="00510672" w:rsidP="00D14360" w:rsidRDefault="00510672" w14:paraId="723B8B45"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rsidRPr="00D14360" w:rsidR="00510672" w:rsidP="00D14360" w:rsidRDefault="00510672" w14:paraId="715AC15C"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100B0109" w14:textId="77777777">
        <w:tc>
          <w:tcPr>
            <w:tcW w:w="2335" w:type="dxa"/>
            <w:tcBorders>
              <w:top w:val="single" w:color="4F81BD" w:sz="4" w:space="0"/>
              <w:bottom w:val="single" w:color="4F81BD" w:sz="4" w:space="0"/>
              <w:right w:val="nil"/>
            </w:tcBorders>
            <w:shd w:val="clear" w:color="auto" w:fill="FFFFFF"/>
          </w:tcPr>
          <w:p w:rsidRPr="00D14360" w:rsidR="00510672" w:rsidP="00D14360" w:rsidRDefault="00510672" w14:paraId="6E1552A1" w14:textId="77777777">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color="4F81BD" w:sz="4" w:space="0"/>
              <w:bottom w:val="single" w:color="4F81BD" w:sz="4" w:space="0"/>
            </w:tcBorders>
            <w:shd w:val="clear" w:color="auto" w:fill="auto"/>
          </w:tcPr>
          <w:p w:rsidRPr="00D14360" w:rsidR="00510672" w:rsidP="00510672" w:rsidRDefault="00510672" w14:paraId="430FCA3F"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4FCEB21F"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Pr="00D14360" w:rsidR="00510672" w:rsidP="00510672" w:rsidRDefault="00510672" w14:paraId="479423EE"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00510672" w:rsidP="00510672" w:rsidRDefault="00510672" w14:paraId="1933450B" w14:textId="77777777">
            <w:pPr>
              <w:rPr>
                <w:rFonts w:ascii="Calibri Light" w:hAnsi="Calibri Light" w:cs="Calibri Light"/>
                <w:szCs w:val="18"/>
              </w:rPr>
            </w:pPr>
            <w:r w:rsidRPr="00D14360">
              <w:rPr>
                <w:rFonts w:ascii="Calibri Light" w:hAnsi="Calibri Light" w:cs="Calibri Light"/>
                <w:szCs w:val="18"/>
              </w:rPr>
              <w:t>Postprocedure Diagnosis Section (V3)</w:t>
            </w:r>
          </w:p>
          <w:p w:rsidRPr="00D14360" w:rsidR="00510672" w:rsidP="003A3D50" w:rsidRDefault="00510672" w14:paraId="5EEC79D5" w14:textId="77777777">
            <w:pPr>
              <w:rPr>
                <w:rFonts w:ascii="Calibri Light" w:hAnsi="Calibri Light" w:cs="Calibri Light"/>
                <w:szCs w:val="18"/>
              </w:rPr>
            </w:pPr>
          </w:p>
        </w:tc>
        <w:tc>
          <w:tcPr>
            <w:tcW w:w="3425" w:type="dxa"/>
            <w:tcBorders>
              <w:top w:val="single" w:color="4F81BD" w:sz="4" w:space="0"/>
              <w:bottom w:val="single" w:color="4F81BD" w:sz="4" w:space="0"/>
            </w:tcBorders>
            <w:shd w:val="clear" w:color="auto" w:fill="auto"/>
          </w:tcPr>
          <w:p w:rsidRPr="00D14360" w:rsidR="00510672" w:rsidP="003A3D50" w:rsidRDefault="00510672" w14:paraId="310ABB1E"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03B94678"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3A3D50" w:rsidRDefault="00510672" w14:paraId="75D11187" w14:textId="77777777">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3A3D50" w:rsidRDefault="00510672" w14:paraId="709A6120" w14:textId="77777777">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6D8CF6D8" w14:textId="77777777">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3A3D50" w:rsidRDefault="00510672" w14:paraId="53E69DCD" w14:textId="77777777">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3A3D50" w:rsidRDefault="00510672" w14:paraId="51409983" w14:textId="77777777">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3A3D50" w:rsidRDefault="00510672" w14:paraId="364E20D7" w14:textId="77777777">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E4EA14F" w14:textId="77777777">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598F3F4C" w14:textId="77777777">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3A3D50" w:rsidRDefault="00510672" w14:paraId="677C1A27" w14:textId="77777777">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rsidRPr="00D14360" w:rsidR="00510672" w:rsidP="003A3D50" w:rsidRDefault="00510672" w14:paraId="1F043851"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7FF12F59"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rsidRPr="00D14360" w:rsidR="00510672" w:rsidP="003A3D50" w:rsidRDefault="00510672" w14:paraId="62B264D0" w14:textId="77777777">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70D26696" w14:textId="77777777">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rsidRPr="00D14360" w:rsidR="00510672" w:rsidP="003A3D50" w:rsidRDefault="00510672" w14:paraId="52B67F54"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3A3D50" w:rsidRDefault="00510672" w14:paraId="3E3F96A7"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rsidRPr="00D14360" w:rsidR="00510672" w:rsidP="003A3D50" w:rsidRDefault="00510672" w14:paraId="2883560B"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rsidRPr="00D14360" w:rsidR="00510672" w:rsidP="003A3D50" w:rsidRDefault="00510672" w14:paraId="5188A183"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3A3D50" w:rsidRDefault="00510672" w14:paraId="01A8FD4E"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rsidRPr="00D14360" w:rsidR="00510672" w:rsidP="003A3D50" w:rsidRDefault="00510672" w14:paraId="4B0A3D3A" w14:textId="77777777">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rsidRPr="00D14360" w:rsidR="00510672" w:rsidP="003A3D50" w:rsidRDefault="00510672" w14:paraId="62DBB422"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rsidRPr="00D14360" w:rsidR="00510672" w:rsidP="003A3D50" w:rsidRDefault="00510672" w14:paraId="219A6E65"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3A3D50" w:rsidRDefault="00510672" w14:paraId="3C89DDB3" w14:textId="77777777">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rsidRPr="00C64922" w:rsidR="00CF2A15" w:rsidP="00A67903" w:rsidRDefault="00CF2A15" w14:paraId="1133640E" w14:textId="536C0595">
      <w:pPr>
        <w:pStyle w:val="Caption"/>
      </w:pPr>
      <w:bookmarkStart w:name="_Toc118898810" w:id="713"/>
      <w:bookmarkStart w:name="_Toc119940013" w:id="714"/>
      <w:bookmarkStart w:name="_Toc135313044" w:id="715"/>
      <w:r w:rsidRPr="00C64922">
        <w:t xml:space="preserve">Table </w:t>
      </w:r>
      <w:r>
        <w:fldChar w:fldCharType="begin"/>
      </w:r>
      <w:r>
        <w:instrText>SEQ Table \* ARABIC</w:instrText>
      </w:r>
      <w:r>
        <w:fldChar w:fldCharType="separate"/>
      </w:r>
      <w:r w:rsidR="00DC1072">
        <w:rPr>
          <w:noProof/>
        </w:rPr>
        <w:t>23</w:t>
      </w:r>
      <w:r>
        <w:fldChar w:fldCharType="end"/>
      </w:r>
      <w:r w:rsidRPr="00C64922">
        <w:t>: Procedure Note: Document Template</w:t>
      </w:r>
      <w:r w:rsidR="00A67903">
        <w:t xml:space="preserve">. </w:t>
      </w:r>
      <w:r w:rsidR="00A67903">
        <w:rPr>
          <w:rFonts w:cs="Calibri"/>
        </w:rPr>
        <w:t>﻿</w:t>
      </w:r>
      <w:bookmarkEnd w:id="713"/>
      <w:bookmarkEnd w:id="714"/>
      <w:bookmarkEnd w:id="715"/>
    </w:p>
    <w:p w:rsidRPr="00C64922" w:rsidR="00A10C4D" w:rsidP="00FD31AC" w:rsidRDefault="00A10C4D" w14:paraId="7B921FE2" w14:textId="77777777">
      <w:pPr>
        <w:pStyle w:val="Heading3"/>
      </w:pPr>
      <w:bookmarkStart w:name="_Toc11391257" w:id="716"/>
      <w:bookmarkStart w:name="_Toc119939819" w:id="717"/>
      <w:bookmarkStart w:name="_Toc135312850" w:id="718"/>
      <w:r w:rsidRPr="00C64922">
        <w:t xml:space="preserve">Progress Note: </w:t>
      </w:r>
      <w:bookmarkEnd w:id="710"/>
      <w:bookmarkEnd w:id="711"/>
      <w:bookmarkEnd w:id="712"/>
      <w:r w:rsidRPr="00C64922" w:rsidR="005D764C">
        <w:t>Document Template</w:t>
      </w:r>
      <w:bookmarkEnd w:id="716"/>
      <w:bookmarkEnd w:id="717"/>
      <w:bookmarkEnd w:id="718"/>
    </w:p>
    <w:p w:rsidRPr="00D14360" w:rsidR="00BA06B2" w:rsidP="00BA06B2" w:rsidRDefault="00085038" w14:paraId="2FDE2726" w14:textId="77777777">
      <w:pPr>
        <w:rPr>
          <w:rFonts w:cs="Calibri"/>
        </w:rPr>
      </w:pPr>
      <w:r w:rsidRPr="00D14360">
        <w:rPr>
          <w:rFonts w:cs="Calibri"/>
        </w:rPr>
        <w:t xml:space="preserve">The Progress Note </w:t>
      </w:r>
      <w:r w:rsidRPr="00D14360" w:rsidR="00BA06B2">
        <w:rPr>
          <w:rFonts w:cs="Calibri"/>
        </w:rPr>
        <w:t>represents a patient’s clinical status during a hospitalization, outpatient visit, treatment with a LTPAC provider, or other healthcare encounter. Taber’s medical dictionary defines a Progress Note as “An ongoin</w:t>
      </w:r>
      <w:r w:rsidRPr="00D14360" w:rsidR="00231549">
        <w:rPr>
          <w:rFonts w:cs="Calibri"/>
        </w:rPr>
        <w:t>g</w:t>
      </w:r>
      <w:r w:rsidRPr="00D14360" w:rsidR="00BA06B2">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Pr="00D14360" w:rsidR="00766A1C">
        <w:rPr>
          <w:rStyle w:val="FootnoteReference"/>
          <w:rFonts w:cs="Calibri"/>
        </w:rPr>
        <w:footnoteReference w:id="78"/>
      </w:r>
      <w:r w:rsidRPr="00D14360" w:rsidR="00BA06B2">
        <w:rPr>
          <w:rFonts w:cs="Calibri"/>
        </w:rPr>
        <w:t xml:space="preserve"> Mosby’s medical dictionary defines a Progress Note as “Notes made by a nurse, physician, social worker, physical therapist, and other health care professionals that</w:t>
      </w:r>
      <w:r w:rsidRPr="00D14360" w:rsidR="00231549">
        <w:rPr>
          <w:rFonts w:cs="Calibri"/>
        </w:rPr>
        <w:t xml:space="preserve"> </w:t>
      </w:r>
      <w:r w:rsidRPr="00D14360" w:rsidR="00BA06B2">
        <w:rPr>
          <w:rFonts w:cs="Calibri"/>
        </w:rPr>
        <w:t>describe the patient's condition and the treatment given or planned.”</w:t>
      </w:r>
      <w:r w:rsidRPr="00D14360" w:rsidR="00766A1C">
        <w:rPr>
          <w:rStyle w:val="FootnoteReference"/>
          <w:rFonts w:cs="Calibri"/>
        </w:rPr>
        <w:footnoteReference w:id="79"/>
      </w:r>
      <w:r w:rsidRPr="00D14360" w:rsidR="00BA06B2">
        <w:rPr>
          <w:rFonts w:cs="Calibri"/>
        </w:rPr>
        <w:t xml:space="preserve"> A Progress Note is not a re-evaluation note. A Progress Note is not intended to be a Progress Report for Medicare. Me</w:t>
      </w:r>
      <w:r w:rsidRPr="00D14360" w:rsidR="00231549">
        <w:rPr>
          <w:rFonts w:cs="Calibri"/>
        </w:rPr>
        <w:t>dic</w:t>
      </w:r>
      <w:r w:rsidRPr="00D14360" w:rsidR="00BA06B2">
        <w:rPr>
          <w:rFonts w:cs="Calibri"/>
        </w:rPr>
        <w:t>are B Section 1833(e) defines the requirements of a Medicare Progress Report.</w:t>
      </w:r>
    </w:p>
    <w:p w:rsidRPr="00C64922" w:rsidR="00C117D5" w:rsidP="004C76D9" w:rsidRDefault="00C117D5" w14:paraId="7890B4FE" w14:textId="77777777">
      <w:pPr>
        <w:pStyle w:val="Heading4"/>
      </w:pPr>
      <w:r w:rsidRPr="00C64922">
        <w:t>Structured Sections</w:t>
      </w:r>
    </w:p>
    <w:p w:rsidRPr="00D14360" w:rsidR="00237611" w:rsidP="00237611" w:rsidRDefault="005E4A1B" w14:paraId="627C6C75" w14:textId="77777777">
      <w:pPr>
        <w:rPr>
          <w:rFonts w:cs="Calibri"/>
        </w:rPr>
      </w:pPr>
      <w:r w:rsidRPr="00D14360">
        <w:rPr>
          <w:rFonts w:cs="Calibri"/>
        </w:rPr>
        <w:t xml:space="preserve">The table </w:t>
      </w:r>
      <w:r w:rsidRPr="00D14360" w:rsidR="00237611">
        <w:rPr>
          <w:rFonts w:cs="Calibri"/>
        </w:rPr>
        <w:t xml:space="preserve">below describes the required and optional sections in a Progress Note document </w:t>
      </w:r>
      <w:r w:rsidRPr="0083506C" w:rsidR="00237611">
        <w:rPr>
          <w:rFonts w:cs="Calibri"/>
        </w:rPr>
        <w:t>tem</w:t>
      </w:r>
      <w:r w:rsidRPr="005A615D" w:rsidR="00237611">
        <w:rPr>
          <w:rFonts w:cs="Calibri"/>
        </w:rPr>
        <w:t>plate</w:t>
      </w:r>
      <w:r w:rsidRPr="005A615D" w:rsidR="00ED7EA1">
        <w:rPr>
          <w:rFonts w:cs="Calibri"/>
        </w:rPr>
        <w:t xml:space="preserve">: </w:t>
      </w:r>
      <w:r w:rsidRPr="003A3D50" w:rsidR="00ED7EA1">
        <w:rPr>
          <w:rFonts w:cs="Calibri"/>
        </w:rPr>
        <w:t>Progress Note (V3)[ClinicalDocument: identifier urn:hl7ii:2.16.840.1.113883.10.20.22.1.9:2015-08-01 (open)]</w:t>
      </w:r>
    </w:p>
    <w:p w:rsidRPr="00C64922" w:rsidR="005E367F" w:rsidP="00C117D5" w:rsidRDefault="005E367F" w14:paraId="5A59ABD4"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674"/>
        <w:gridCol w:w="2187"/>
        <w:gridCol w:w="5499"/>
      </w:tblGrid>
      <w:tr w:rsidRPr="00C64922" w:rsidR="00254B4A" w:rsidTr="003A3D50" w14:paraId="524B6AF6" w14:textId="77777777">
        <w:trPr>
          <w:trHeight w:val="175"/>
          <w:tblHeader/>
        </w:trPr>
        <w:tc>
          <w:tcPr>
            <w:tcW w:w="1674" w:type="dxa"/>
            <w:tcBorders>
              <w:bottom w:val="nil"/>
              <w:right w:val="nil"/>
            </w:tcBorders>
            <w:shd w:val="clear" w:color="auto" w:fill="4F81BD"/>
          </w:tcPr>
          <w:p w:rsidRPr="00D14360" w:rsidR="00510672" w:rsidP="00D14360" w:rsidRDefault="00510672" w14:paraId="3D21D05D" w14:textId="77777777">
            <w:pPr>
              <w:autoSpaceDE w:val="0"/>
              <w:autoSpaceDN w:val="0"/>
              <w:adjustRightInd w:val="0"/>
              <w:spacing w:after="120"/>
              <w:rPr>
                <w:rFonts w:cs="Calibri"/>
                <w:b/>
                <w:bCs/>
                <w:color w:val="FFFFFF"/>
              </w:rPr>
            </w:pPr>
            <w:bookmarkStart w:name="_Toc10690854" w:id="719"/>
            <w:r w:rsidRPr="00D14360">
              <w:rPr>
                <w:rFonts w:cs="Calibri"/>
                <w:b/>
                <w:bCs/>
                <w:color w:val="FFFFFF"/>
              </w:rPr>
              <w:t xml:space="preserve">Document Type </w:t>
            </w:r>
          </w:p>
        </w:tc>
        <w:tc>
          <w:tcPr>
            <w:tcW w:w="2187" w:type="dxa"/>
            <w:shd w:val="clear" w:color="auto" w:fill="4F81BD"/>
          </w:tcPr>
          <w:p w:rsidRPr="00D14360" w:rsidR="00510672" w:rsidP="00D14360" w:rsidRDefault="00510672" w14:paraId="55434C49"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rsidRPr="00D14360" w:rsidR="00510672" w:rsidP="00D14360" w:rsidRDefault="00510672" w14:paraId="11D277D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7E8114ED" w14:textId="77777777">
        <w:tc>
          <w:tcPr>
            <w:tcW w:w="1674" w:type="dxa"/>
            <w:tcBorders>
              <w:top w:val="single" w:color="4F81BD" w:sz="4" w:space="0"/>
              <w:bottom w:val="single" w:color="4F81BD" w:sz="4" w:space="0"/>
              <w:right w:val="nil"/>
            </w:tcBorders>
            <w:shd w:val="clear" w:color="auto" w:fill="FFFFFF"/>
          </w:tcPr>
          <w:p w:rsidRPr="00D14360" w:rsidR="00510672" w:rsidP="00D14360" w:rsidRDefault="00510672" w14:paraId="325337A2" w14:textId="77777777">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color="4F81BD" w:sz="4" w:space="0"/>
              <w:bottom w:val="single" w:color="4F81BD" w:sz="4" w:space="0"/>
            </w:tcBorders>
            <w:shd w:val="clear" w:color="auto" w:fill="auto"/>
          </w:tcPr>
          <w:p w:rsidRPr="00D14360" w:rsidR="00510672" w:rsidP="00D14360" w:rsidRDefault="001E1A3D" w14:paraId="3D8A1AA4" w14:textId="77777777">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color="4F81BD" w:sz="4" w:space="0"/>
              <w:bottom w:val="single" w:color="4F81BD" w:sz="4" w:space="0"/>
            </w:tcBorders>
            <w:shd w:val="clear" w:color="auto" w:fill="auto"/>
          </w:tcPr>
          <w:p w:rsidRPr="00D14360" w:rsidR="00510672" w:rsidP="00510672" w:rsidRDefault="00510672" w14:paraId="762CE8C8"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33EB2D61"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038AB4B"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791039E7" w14:textId="77777777">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510672" w:rsidRDefault="00510672" w14:paraId="7E8A5511"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1BEE5AA6" w14:textId="77777777">
            <w:pPr>
              <w:rPr>
                <w:rFonts w:ascii="Calibri Light" w:hAnsi="Calibri Light" w:cs="Calibri Light"/>
                <w:szCs w:val="18"/>
              </w:rPr>
            </w:pPr>
            <w:r w:rsidRPr="00D14360">
              <w:rPr>
                <w:rFonts w:ascii="Calibri Light" w:hAnsi="Calibri Light" w:cs="Calibri Light"/>
                <w:szCs w:val="18"/>
              </w:rPr>
              <w:t xml:space="preserve">Interventions Section (V3) </w:t>
            </w:r>
          </w:p>
          <w:p w:rsidRPr="00D14360" w:rsidR="00510672" w:rsidP="00510672" w:rsidRDefault="00510672" w14:paraId="22185452"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1A67823E" w14:textId="77777777">
            <w:pPr>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510672" w:rsidRDefault="00510672" w14:paraId="0FFC3DB2" w14:textId="77777777">
            <w:pPr>
              <w:rPr>
                <w:rFonts w:ascii="Calibri Light" w:hAnsi="Calibri Light" w:cs="Calibri Light"/>
                <w:szCs w:val="18"/>
              </w:rPr>
            </w:pPr>
            <w:r w:rsidRPr="00D14360">
              <w:rPr>
                <w:rFonts w:ascii="Calibri Light" w:hAnsi="Calibri Light" w:cs="Calibri Light"/>
                <w:szCs w:val="18"/>
              </w:rPr>
              <w:t xml:space="preserve">Objective Section </w:t>
            </w:r>
          </w:p>
          <w:p w:rsidRPr="00D14360" w:rsidR="00510672" w:rsidP="00510672" w:rsidRDefault="00510672" w14:paraId="5AD79FD7"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1D1BF491"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54822302" w14:textId="77777777">
            <w:pPr>
              <w:rPr>
                <w:rFonts w:ascii="Calibri Light" w:hAnsi="Calibri Light" w:cs="Calibri Light"/>
                <w:szCs w:val="18"/>
              </w:rPr>
            </w:pPr>
            <w:r w:rsidRPr="00D14360">
              <w:rPr>
                <w:rFonts w:ascii="Calibri Light" w:hAnsi="Calibri Light" w:cs="Calibri Light"/>
                <w:szCs w:val="18"/>
              </w:rPr>
              <w:t xml:space="preserve">Results Section (entries optional) (V3) </w:t>
            </w:r>
          </w:p>
          <w:p w:rsidRPr="00D14360" w:rsidR="00510672" w:rsidP="00510672" w:rsidRDefault="00510672" w14:paraId="1F85F6BE"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7157A9E4" w14:textId="77777777">
            <w:pPr>
              <w:rPr>
                <w:rFonts w:ascii="Calibri Light" w:hAnsi="Calibri Light" w:cs="Calibri Light"/>
                <w:szCs w:val="18"/>
              </w:rPr>
            </w:pPr>
            <w:r w:rsidRPr="00D14360">
              <w:rPr>
                <w:rFonts w:ascii="Calibri Light" w:hAnsi="Calibri Light" w:cs="Calibri Light"/>
                <w:szCs w:val="18"/>
              </w:rPr>
              <w:t xml:space="preserve">Subjective Section </w:t>
            </w:r>
          </w:p>
          <w:p w:rsidRPr="00D14360" w:rsidR="00510672" w:rsidP="00510672" w:rsidRDefault="00510672" w14:paraId="4B1D8BFC" w14:textId="77777777">
            <w:pPr>
              <w:rPr>
                <w:rFonts w:ascii="Calibri Light" w:hAnsi="Calibri Light" w:cs="Calibri Light"/>
                <w:szCs w:val="18"/>
              </w:rPr>
            </w:pPr>
            <w:r w:rsidRPr="00D14360">
              <w:rPr>
                <w:rFonts w:ascii="Calibri Light" w:hAnsi="Calibri Light" w:cs="Calibri Light"/>
                <w:szCs w:val="18"/>
              </w:rPr>
              <w:t>Vital Signs Section (entries optional) (V3)</w:t>
            </w:r>
          </w:p>
          <w:p w:rsidRPr="00D14360" w:rsidR="00510672" w:rsidP="00D14360" w:rsidRDefault="00510672" w14:paraId="47901BA3" w14:textId="77777777">
            <w:pPr>
              <w:keepNext/>
              <w:rPr>
                <w:rFonts w:ascii="Calibri Light" w:hAnsi="Calibri Light" w:cs="Calibri Light"/>
                <w:szCs w:val="18"/>
              </w:rPr>
            </w:pPr>
            <w:r w:rsidRPr="00D14360">
              <w:rPr>
                <w:rFonts w:ascii="Calibri Light" w:hAnsi="Calibri Light" w:cs="Calibri Light"/>
                <w:szCs w:val="18"/>
              </w:rPr>
              <w:t>Nutrition Section</w:t>
            </w:r>
          </w:p>
        </w:tc>
      </w:tr>
      <w:tr w:rsidRPr="00C64922" w:rsidR="00A41E88" w:rsidTr="004E29C8" w14:paraId="7B30BD7B" w14:textId="77777777">
        <w:trPr>
          <w:trHeight w:val="451"/>
        </w:trPr>
        <w:tc>
          <w:tcPr>
            <w:tcW w:w="1674" w:type="dxa"/>
            <w:tcBorders>
              <w:right w:val="nil"/>
            </w:tcBorders>
            <w:shd w:val="clear" w:color="auto" w:fill="FFFFFF"/>
          </w:tcPr>
          <w:p w:rsidRPr="00D14360" w:rsidR="00510672" w:rsidP="00D14360" w:rsidRDefault="00510672" w14:paraId="390CCAB3" w14:textId="77777777">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rsidRPr="00D14360" w:rsidR="00510672" w:rsidP="00D14360" w:rsidRDefault="0051413C" w14:paraId="3AC8FF95" w14:textId="77777777">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Pr="00D14360" w:rsidR="00825BFA">
              <w:rPr>
                <w:rFonts w:ascii="Calibri Light" w:hAnsi="Calibri Light" w:cs="Calibri Light"/>
                <w:color w:val="000000"/>
              </w:rPr>
              <w:t>Sample</w:t>
            </w:r>
          </w:p>
        </w:tc>
        <w:tc>
          <w:tcPr>
            <w:tcW w:w="5499" w:type="dxa"/>
            <w:shd w:val="clear" w:color="auto" w:fill="auto"/>
          </w:tcPr>
          <w:p w:rsidRPr="00D14360" w:rsidR="00510672" w:rsidP="00510672" w:rsidRDefault="00510672" w14:paraId="4C01C6B4"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C64922" w:rsidR="00CF2A15" w:rsidP="00A67903" w:rsidRDefault="00CF2A15" w14:paraId="17E20C93" w14:textId="58930402">
      <w:pPr>
        <w:pStyle w:val="Caption"/>
      </w:pPr>
      <w:bookmarkStart w:name="_Toc118898811" w:id="720"/>
      <w:bookmarkStart w:name="_Toc119940014" w:id="721"/>
      <w:bookmarkStart w:name="_Toc135313045" w:id="722"/>
      <w:r w:rsidRPr="00C64922">
        <w:t xml:space="preserve">Table </w:t>
      </w:r>
      <w:r>
        <w:fldChar w:fldCharType="begin"/>
      </w:r>
      <w:r>
        <w:instrText>SEQ Table \* ARABIC</w:instrText>
      </w:r>
      <w:r>
        <w:fldChar w:fldCharType="separate"/>
      </w:r>
      <w:r w:rsidR="00DC1072">
        <w:rPr>
          <w:noProof/>
        </w:rPr>
        <w:t>24</w:t>
      </w:r>
      <w:r>
        <w:fldChar w:fldCharType="end"/>
      </w:r>
      <w:r w:rsidRPr="00C64922">
        <w:t>: Progress Note: Document Template</w:t>
      </w:r>
      <w:r w:rsidR="00A67903">
        <w:t xml:space="preserve">. </w:t>
      </w:r>
      <w:r w:rsidR="00A67903">
        <w:rPr>
          <w:rFonts w:cs="Calibri"/>
        </w:rPr>
        <w:t>﻿</w:t>
      </w:r>
      <w:bookmarkEnd w:id="720"/>
      <w:bookmarkEnd w:id="721"/>
      <w:bookmarkEnd w:id="722"/>
    </w:p>
    <w:p w:rsidRPr="00C64922" w:rsidR="00A10C4D" w:rsidP="00FD31AC" w:rsidRDefault="00A10C4D" w14:paraId="560924AA" w14:textId="77777777">
      <w:pPr>
        <w:pStyle w:val="Heading3"/>
      </w:pPr>
      <w:r w:rsidRPr="00C64922">
        <w:t xml:space="preserve"> </w:t>
      </w:r>
      <w:bookmarkStart w:name="_Toc11043597" w:id="723"/>
      <w:bookmarkStart w:name="_Toc11045588" w:id="724"/>
      <w:bookmarkStart w:name="_Toc11391258" w:id="725"/>
      <w:bookmarkStart w:name="_Toc119939820" w:id="726"/>
      <w:bookmarkStart w:name="_Toc135312851" w:id="727"/>
      <w:r w:rsidRPr="00C64922">
        <w:t xml:space="preserve">Referral Note: </w:t>
      </w:r>
      <w:bookmarkEnd w:id="719"/>
      <w:bookmarkEnd w:id="723"/>
      <w:bookmarkEnd w:id="724"/>
      <w:r w:rsidRPr="00C64922" w:rsidR="005D764C">
        <w:t>Document Template</w:t>
      </w:r>
      <w:bookmarkEnd w:id="725"/>
      <w:bookmarkEnd w:id="726"/>
      <w:bookmarkEnd w:id="727"/>
    </w:p>
    <w:p w:rsidRPr="00D14360" w:rsidR="00870B0B" w:rsidP="00BA06B2" w:rsidRDefault="00BA06B2" w14:paraId="37D06F9D" w14:textId="77777777">
      <w:pPr>
        <w:rPr>
          <w:rFonts w:cs="Calibri"/>
        </w:rPr>
      </w:pPr>
      <w:r w:rsidRPr="00D14360">
        <w:rPr>
          <w:rFonts w:cs="Calibri"/>
        </w:rPr>
        <w:t>A Referral Note communicates pertinent information from a provider who is requesting services of another provider of clinical or non-clinical services</w:t>
      </w:r>
      <w:r w:rsidRPr="00D14360" w:rsidR="00870B0B">
        <w:rPr>
          <w:rFonts w:cs="Calibri"/>
        </w:rPr>
        <w:t xml:space="preserve"> which </w:t>
      </w:r>
      <w:r w:rsidRPr="00D14360">
        <w:rPr>
          <w:rFonts w:cs="Calibri"/>
        </w:rPr>
        <w:t>includes the reason for the referral and additional information that would augment decision making and care delivery. Examples of referral situations</w:t>
      </w:r>
      <w:r w:rsidRPr="00D14360" w:rsidR="00870B0B">
        <w:rPr>
          <w:rFonts w:cs="Calibri"/>
        </w:rPr>
        <w:t xml:space="preserve"> include when a patient is:</w:t>
      </w:r>
    </w:p>
    <w:p w:rsidRPr="003A3D50" w:rsidR="00870B0B" w:rsidP="0054522C" w:rsidRDefault="001F7773" w14:paraId="5256BC6A" w14:textId="77777777">
      <w:pPr>
        <w:pStyle w:val="ListParagraph"/>
        <w:numPr>
          <w:ilvl w:val="0"/>
          <w:numId w:val="32"/>
        </w:numPr>
        <w:rPr>
          <w:rFonts w:cs="Calibri"/>
        </w:rPr>
      </w:pPr>
      <w:r w:rsidRPr="00D14360">
        <w:rPr>
          <w:rFonts w:cs="Calibri"/>
        </w:rPr>
        <w:t>R</w:t>
      </w:r>
      <w:r w:rsidRPr="003A3D50" w:rsidR="00BA06B2">
        <w:rPr>
          <w:rFonts w:cs="Calibri"/>
        </w:rPr>
        <w:t>eferred from a family physician to a cardiologist for cardiac evaluation</w:t>
      </w:r>
      <w:r w:rsidRPr="00D14360">
        <w:rPr>
          <w:rFonts w:cs="Calibri"/>
        </w:rPr>
        <w:t>.</w:t>
      </w:r>
      <w:r w:rsidRPr="003A3D50" w:rsidR="00BA06B2">
        <w:rPr>
          <w:rFonts w:cs="Calibri"/>
        </w:rPr>
        <w:t xml:space="preserve">  </w:t>
      </w:r>
    </w:p>
    <w:p w:rsidRPr="003A3D50" w:rsidR="00870B0B" w:rsidP="0054522C" w:rsidRDefault="001F7773" w14:paraId="64871B4D" w14:textId="77777777">
      <w:pPr>
        <w:pStyle w:val="ListParagraph"/>
        <w:numPr>
          <w:ilvl w:val="0"/>
          <w:numId w:val="32"/>
        </w:numPr>
        <w:rPr>
          <w:rFonts w:cs="Calibri"/>
        </w:rPr>
      </w:pPr>
      <w:r w:rsidRPr="00D14360">
        <w:rPr>
          <w:rFonts w:cs="Calibri"/>
        </w:rPr>
        <w:t>S</w:t>
      </w:r>
      <w:r w:rsidRPr="003A3D50" w:rsidR="00BA06B2">
        <w:rPr>
          <w:rFonts w:cs="Calibri"/>
        </w:rPr>
        <w:t>ent by a cardiologist to an emergency department for angina</w:t>
      </w:r>
      <w:r w:rsidRPr="00D14360">
        <w:rPr>
          <w:rFonts w:cs="Calibri"/>
        </w:rPr>
        <w:t>.</w:t>
      </w:r>
    </w:p>
    <w:p w:rsidRPr="003A3D50" w:rsidR="00870B0B" w:rsidP="0054522C" w:rsidRDefault="001F7773" w14:paraId="2E2F4F49" w14:textId="77777777">
      <w:pPr>
        <w:pStyle w:val="ListParagraph"/>
        <w:numPr>
          <w:ilvl w:val="0"/>
          <w:numId w:val="32"/>
        </w:numPr>
        <w:rPr>
          <w:rFonts w:cs="Calibri"/>
        </w:rPr>
      </w:pPr>
      <w:r w:rsidRPr="00D14360">
        <w:rPr>
          <w:rFonts w:cs="Calibri"/>
        </w:rPr>
        <w:t>R</w:t>
      </w:r>
      <w:r w:rsidRPr="003A3D50" w:rsidR="00BA06B2">
        <w:rPr>
          <w:rFonts w:cs="Calibri"/>
        </w:rPr>
        <w:t>eferred by a nurse practitioner to an audiologist for hearing screening</w:t>
      </w:r>
      <w:r w:rsidRPr="00D14360">
        <w:rPr>
          <w:rFonts w:cs="Calibri"/>
        </w:rPr>
        <w:t>.</w:t>
      </w:r>
      <w:r w:rsidRPr="003A3D50" w:rsidR="00BA06B2">
        <w:rPr>
          <w:rFonts w:cs="Calibri"/>
        </w:rPr>
        <w:t xml:space="preserve"> </w:t>
      </w:r>
    </w:p>
    <w:p w:rsidRPr="003A3D50" w:rsidR="00BA06B2" w:rsidP="0054522C" w:rsidRDefault="001F7773" w14:paraId="68017617" w14:textId="77777777">
      <w:pPr>
        <w:pStyle w:val="ListParagraph"/>
        <w:numPr>
          <w:ilvl w:val="0"/>
          <w:numId w:val="32"/>
        </w:numPr>
        <w:rPr>
          <w:rFonts w:cs="Calibri"/>
        </w:rPr>
      </w:pPr>
      <w:r w:rsidRPr="00D14360">
        <w:rPr>
          <w:rFonts w:cs="Calibri"/>
        </w:rPr>
        <w:t>Re</w:t>
      </w:r>
      <w:r w:rsidRPr="003A3D50" w:rsidR="00BA06B2">
        <w:rPr>
          <w:rFonts w:cs="Calibri"/>
        </w:rPr>
        <w:t>ferred by a hospitalist to social services.</w:t>
      </w:r>
    </w:p>
    <w:p w:rsidRPr="00C64922" w:rsidR="00C117D5" w:rsidP="004C76D9" w:rsidRDefault="00C117D5" w14:paraId="1B1C30A4" w14:textId="77777777">
      <w:pPr>
        <w:pStyle w:val="Heading4"/>
      </w:pPr>
      <w:r w:rsidRPr="00C64922">
        <w:t>Structured Sections</w:t>
      </w:r>
    </w:p>
    <w:p w:rsidRPr="00D14360" w:rsidR="00237611" w:rsidP="00237611" w:rsidRDefault="005E4A1B" w14:paraId="2382C6B7" w14:textId="77777777">
      <w:pPr>
        <w:rPr>
          <w:rFonts w:cs="Calibri"/>
        </w:rPr>
      </w:pPr>
      <w:r w:rsidRPr="00D14360">
        <w:rPr>
          <w:rFonts w:cs="Calibri"/>
        </w:rPr>
        <w:t>The t</w:t>
      </w:r>
      <w:r w:rsidRPr="00D14360" w:rsidR="00237611">
        <w:rPr>
          <w:rFonts w:cs="Calibri"/>
        </w:rPr>
        <w:t>able below describes the required and optional sections in a Referral Note document template</w:t>
      </w:r>
      <w:r w:rsidR="00ED7EA1">
        <w:rPr>
          <w:rFonts w:cs="Calibri"/>
        </w:rPr>
        <w:t xml:space="preserve">: </w:t>
      </w:r>
      <w:r w:rsidRPr="003A3D50" w:rsidR="00ED7EA1">
        <w:rPr>
          <w:rFonts w:cs="Calibri"/>
        </w:rPr>
        <w:t>Referral Note (V2)[ClinicalDocument: identifier urn:hl7ii:2.16.840.1.113883.10.20.22.1.14:2015-08-01 (open)]</w:t>
      </w:r>
    </w:p>
    <w:p w:rsidRPr="00C64922" w:rsidR="00C117D5" w:rsidP="00C117D5" w:rsidRDefault="00C117D5" w14:paraId="6B0E2ABA"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3"/>
        <w:gridCol w:w="3486"/>
        <w:gridCol w:w="4141"/>
      </w:tblGrid>
      <w:tr w:rsidRPr="00C64922" w:rsidR="00254B4A" w:rsidTr="003A3D50" w14:paraId="2D5B2832" w14:textId="77777777">
        <w:trPr>
          <w:cantSplit/>
          <w:trHeight w:val="175"/>
          <w:tblHeader/>
        </w:trPr>
        <w:tc>
          <w:tcPr>
            <w:tcW w:w="1723" w:type="dxa"/>
            <w:tcBorders>
              <w:bottom w:val="nil"/>
              <w:right w:val="nil"/>
            </w:tcBorders>
            <w:shd w:val="clear" w:color="auto" w:fill="4F81BD"/>
          </w:tcPr>
          <w:p w:rsidRPr="00D14360" w:rsidR="00510672" w:rsidP="00D14360" w:rsidRDefault="00510672" w14:paraId="198A1004"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rsidRPr="00D14360" w:rsidR="00510672" w:rsidP="00D14360" w:rsidRDefault="00510672" w14:paraId="6095396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rsidRPr="00D14360" w:rsidR="00510672" w:rsidP="00D14360" w:rsidRDefault="00510672" w14:paraId="57C7F6F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E296A43" w14:textId="77777777">
        <w:tc>
          <w:tcPr>
            <w:tcW w:w="1723" w:type="dxa"/>
            <w:tcBorders>
              <w:top w:val="single" w:color="4F81BD" w:sz="4" w:space="0"/>
              <w:bottom w:val="single" w:color="4F81BD" w:sz="4" w:space="0"/>
              <w:right w:val="nil"/>
            </w:tcBorders>
            <w:shd w:val="clear" w:color="auto" w:fill="FFFFFF"/>
          </w:tcPr>
          <w:p w:rsidRPr="00D14360" w:rsidR="00510672" w:rsidP="00D14360" w:rsidRDefault="00510672" w14:paraId="1D21C94D" w14:textId="77777777">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color="4F81BD" w:sz="4" w:space="0"/>
              <w:bottom w:val="single" w:color="4F81BD" w:sz="4" w:space="0"/>
            </w:tcBorders>
            <w:shd w:val="clear" w:color="auto" w:fill="auto"/>
          </w:tcPr>
          <w:p w:rsidRPr="00D14360" w:rsidR="00510672" w:rsidP="003A3D50" w:rsidRDefault="00510672" w14:paraId="34345F39" w14:textId="77777777">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5835D5C9" w14:textId="77777777">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rsidRPr="00D14360" w:rsidR="00510672" w:rsidP="003A3D50" w:rsidRDefault="00510672" w14:paraId="2457762F" w14:textId="77777777">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rsidR="00510672" w:rsidP="00270135" w:rsidRDefault="00510672" w14:paraId="4A5DADB5" w14:textId="77777777">
            <w:pPr>
              <w:ind w:left="162" w:hanging="162"/>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06DDE148" w14:textId="77777777">
            <w:pPr>
              <w:ind w:left="162" w:hanging="162"/>
              <w:rPr>
                <w:rFonts w:ascii="Calibri Light" w:hAnsi="Calibri Light" w:cs="Calibri Light"/>
                <w:szCs w:val="18"/>
              </w:rPr>
            </w:pPr>
          </w:p>
        </w:tc>
        <w:tc>
          <w:tcPr>
            <w:tcW w:w="4141" w:type="dxa"/>
            <w:tcBorders>
              <w:top w:val="single" w:color="4F81BD" w:sz="4" w:space="0"/>
              <w:bottom w:val="single" w:color="4F81BD" w:sz="4" w:space="0"/>
            </w:tcBorders>
            <w:shd w:val="clear" w:color="auto" w:fill="auto"/>
          </w:tcPr>
          <w:p w:rsidRPr="00D14360" w:rsidR="00510672" w:rsidP="00510672" w:rsidRDefault="00510672" w14:paraId="0918498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03CA30CB"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7EBE804F"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6D4D491D" w14:textId="77777777">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rsidRPr="00D14360" w:rsidR="00510672" w:rsidP="00510672" w:rsidRDefault="00510672" w14:paraId="48FAC576"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510672" w:rsidRDefault="00510672" w14:paraId="5776174F" w14:textId="77777777">
            <w:pPr>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510672" w:rsidRDefault="00510672" w14:paraId="68690A90"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20C7207D"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12361DA6" w14:textId="77777777">
            <w:pPr>
              <w:rPr>
                <w:rFonts w:ascii="Calibri Light" w:hAnsi="Calibri Light" w:cs="Calibri Light"/>
                <w:szCs w:val="18"/>
              </w:rPr>
            </w:pPr>
            <w:r w:rsidRPr="00D14360">
              <w:rPr>
                <w:rFonts w:ascii="Calibri Light" w:hAnsi="Calibri Light" w:cs="Calibri Light"/>
                <w:szCs w:val="18"/>
              </w:rPr>
              <w:t xml:space="preserve">Vital Signs Section (entries required) (V3) </w:t>
            </w:r>
          </w:p>
          <w:p w:rsidRPr="00D14360" w:rsidR="00510672" w:rsidP="00510672" w:rsidRDefault="00510672" w14:paraId="411C32A9"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510672" w:rsidRDefault="00510672" w14:paraId="71D0509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5FAF95FA"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6E1986C9"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6454CD98"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246034BC"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19D3D515"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6EA256BA"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64E5FE13"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00510672" w:rsidP="00D14360" w:rsidRDefault="00510672" w14:paraId="66511D4E" w14:textId="77777777">
            <w:pPr>
              <w:keepNext/>
              <w:rPr>
                <w:rFonts w:ascii="Calibri Light" w:hAnsi="Calibri Light" w:cs="Calibri Light"/>
                <w:szCs w:val="18"/>
              </w:rPr>
            </w:pPr>
            <w:r w:rsidRPr="00D14360">
              <w:rPr>
                <w:rFonts w:ascii="Calibri Light" w:hAnsi="Calibri Light" w:cs="Calibri Light"/>
                <w:szCs w:val="18"/>
              </w:rPr>
              <w:t>Advance Directives Section</w:t>
            </w:r>
          </w:p>
          <w:p w:rsidRPr="00D14360" w:rsidR="001E1A3D" w:rsidP="001E1A3D" w:rsidRDefault="001E1A3D" w14:paraId="50DE2395"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1E1A3D" w:rsidP="001E1A3D" w:rsidRDefault="001E1A3D" w14:paraId="7507FAB2" w14:textId="77777777">
            <w:pPr>
              <w:keepNext/>
              <w:rPr>
                <w:rFonts w:ascii="Calibri Light" w:hAnsi="Calibri Light" w:cs="Calibri Light"/>
                <w:szCs w:val="18"/>
              </w:rPr>
            </w:pPr>
            <w:r w:rsidRPr="00D14360">
              <w:rPr>
                <w:rFonts w:ascii="Calibri Light" w:hAnsi="Calibri Light" w:cs="Calibri Light"/>
                <w:bCs/>
                <w:color w:val="000000"/>
              </w:rPr>
              <w:t>Goals Section</w:t>
            </w:r>
          </w:p>
        </w:tc>
      </w:tr>
      <w:tr w:rsidRPr="00C64922" w:rsidR="00510672" w:rsidTr="004E29C8" w14:paraId="1E38D978" w14:textId="77777777">
        <w:trPr>
          <w:trHeight w:val="451"/>
        </w:trPr>
        <w:tc>
          <w:tcPr>
            <w:tcW w:w="1723" w:type="dxa"/>
            <w:tcBorders>
              <w:right w:val="nil"/>
            </w:tcBorders>
            <w:shd w:val="clear" w:color="auto" w:fill="FFFFFF"/>
          </w:tcPr>
          <w:p w:rsidRPr="00D14360" w:rsidR="00510672" w:rsidP="00D14360" w:rsidRDefault="00510672" w14:paraId="25DE5FE3" w14:textId="77777777">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rsidRPr="00D14360" w:rsidR="00510672" w:rsidP="00510672" w:rsidRDefault="00825BFA" w14:paraId="5F114F3F" w14:textId="77777777">
            <w:pPr>
              <w:rPr>
                <w:rFonts w:ascii="Calibri Light" w:hAnsi="Calibri Light" w:cs="Calibri Light"/>
                <w:szCs w:val="18"/>
              </w:rPr>
            </w:pPr>
            <w:r w:rsidRPr="00D14360">
              <w:rPr>
                <w:rFonts w:ascii="Calibri Light" w:hAnsi="Calibri Light" w:cs="Calibri Light"/>
                <w:color w:val="000000"/>
              </w:rPr>
              <w:t>ReferralNote</w:t>
            </w:r>
            <w:r w:rsidRPr="00D14360" w:rsidR="0051413C">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rsidRPr="00D14360" w:rsidR="00510672" w:rsidP="00510672" w:rsidRDefault="00510672" w14:paraId="3619FE2D"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D14360" w:rsidR="00A10C4D" w:rsidP="00A67903" w:rsidRDefault="00CF2A15" w14:paraId="05FB9143" w14:textId="57A2F151">
      <w:pPr>
        <w:pStyle w:val="Caption"/>
        <w:rPr>
          <w:rFonts w:cs="Calibri"/>
        </w:rPr>
      </w:pPr>
      <w:bookmarkStart w:name="_Toc118898812" w:id="728"/>
      <w:bookmarkStart w:name="_Toc119940015" w:id="729"/>
      <w:bookmarkStart w:name="_Toc135313046" w:id="730"/>
      <w:r w:rsidRPr="00C64922">
        <w:t xml:space="preserve">Table </w:t>
      </w:r>
      <w:r>
        <w:fldChar w:fldCharType="begin"/>
      </w:r>
      <w:r>
        <w:instrText>SEQ Table \* ARABIC</w:instrText>
      </w:r>
      <w:r>
        <w:fldChar w:fldCharType="separate"/>
      </w:r>
      <w:r w:rsidR="00DC1072">
        <w:rPr>
          <w:noProof/>
        </w:rPr>
        <w:t>25</w:t>
      </w:r>
      <w:r>
        <w:fldChar w:fldCharType="end"/>
      </w:r>
      <w:r w:rsidRPr="00C64922">
        <w:t>: Referral Note: Document Template</w:t>
      </w:r>
      <w:r w:rsidR="00A67903">
        <w:t xml:space="preserve">. </w:t>
      </w:r>
      <w:r w:rsidR="00A67903">
        <w:rPr>
          <w:rFonts w:cs="Calibri"/>
        </w:rPr>
        <w:t>﻿</w:t>
      </w:r>
      <w:bookmarkEnd w:id="728"/>
      <w:bookmarkEnd w:id="729"/>
      <w:bookmarkEnd w:id="730"/>
    </w:p>
    <w:p w:rsidRPr="00C64922" w:rsidR="00A10C4D" w:rsidP="00FD31AC" w:rsidRDefault="00A10C4D" w14:paraId="1F006174" w14:textId="77777777">
      <w:pPr>
        <w:pStyle w:val="Heading3"/>
      </w:pPr>
      <w:bookmarkStart w:name="_Toc10690855" w:id="731"/>
      <w:r w:rsidRPr="00C64922">
        <w:t xml:space="preserve"> </w:t>
      </w:r>
      <w:bookmarkStart w:name="_Toc11043598" w:id="732"/>
      <w:bookmarkStart w:name="_Toc11045589" w:id="733"/>
      <w:bookmarkStart w:name="_Toc11391259" w:id="734"/>
      <w:bookmarkStart w:name="_Toc119939821" w:id="735"/>
      <w:bookmarkStart w:name="_Toc135312852" w:id="736"/>
      <w:r w:rsidRPr="00C64922">
        <w:t xml:space="preserve">Transfer Summary: </w:t>
      </w:r>
      <w:bookmarkEnd w:id="731"/>
      <w:bookmarkEnd w:id="732"/>
      <w:bookmarkEnd w:id="733"/>
      <w:r w:rsidRPr="00C64922" w:rsidR="005D764C">
        <w:t>Document Template</w:t>
      </w:r>
      <w:bookmarkEnd w:id="734"/>
      <w:bookmarkEnd w:id="735"/>
      <w:bookmarkEnd w:id="736"/>
    </w:p>
    <w:p w:rsidRPr="00D14360" w:rsidR="00BA06B2" w:rsidP="00BA06B2" w:rsidRDefault="00870B0B" w14:paraId="6CA755C3" w14:textId="77777777">
      <w:pPr>
        <w:rPr>
          <w:rFonts w:cs="Calibri"/>
        </w:rPr>
      </w:pPr>
      <w:r w:rsidRPr="00D14360">
        <w:rPr>
          <w:rFonts w:cs="Calibri"/>
        </w:rPr>
        <w:t>Th</w:t>
      </w:r>
      <w:r w:rsidRPr="00D14360" w:rsidR="005E367F">
        <w:rPr>
          <w:rFonts w:cs="Calibri"/>
        </w:rPr>
        <w:t>e Transfer Summary</w:t>
      </w:r>
      <w:r w:rsidRPr="00D14360" w:rsidR="00BC17FA">
        <w:rPr>
          <w:rFonts w:cs="Calibri"/>
        </w:rPr>
        <w:t xml:space="preserve"> template </w:t>
      </w:r>
      <w:r w:rsidRPr="00D14360" w:rsidR="00BA06B2">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rsidRPr="00C64922" w:rsidR="00C117D5" w:rsidP="004C76D9" w:rsidRDefault="00C117D5" w14:paraId="6A9203A3" w14:textId="77777777">
      <w:pPr>
        <w:pStyle w:val="Heading4"/>
      </w:pPr>
      <w:r w:rsidRPr="00C64922">
        <w:t>Structured Sections</w:t>
      </w:r>
    </w:p>
    <w:p w:rsidRPr="005A615D" w:rsidR="00237611" w:rsidP="00237611" w:rsidRDefault="005E4A1B" w14:paraId="7EA27055" w14:textId="77777777">
      <w:pPr>
        <w:rPr>
          <w:rFonts w:cs="Calibri"/>
        </w:rPr>
      </w:pPr>
      <w:r w:rsidRPr="00D14360">
        <w:rPr>
          <w:rFonts w:cs="Calibri"/>
        </w:rPr>
        <w:t xml:space="preserve">The table </w:t>
      </w:r>
      <w:r w:rsidRPr="00D14360" w:rsidR="00237611">
        <w:rPr>
          <w:rFonts w:cs="Calibri"/>
        </w:rPr>
        <w:t xml:space="preserve">below </w:t>
      </w:r>
      <w:r w:rsidRPr="0083506C" w:rsidR="00237611">
        <w:rPr>
          <w:rFonts w:cs="Calibri"/>
        </w:rPr>
        <w:t>describe</w:t>
      </w:r>
      <w:r w:rsidRPr="005A615D" w:rsidR="00237611">
        <w:rPr>
          <w:rFonts w:cs="Calibri"/>
        </w:rPr>
        <w:t>s the required and optional sections in a Transfer Summary document template</w:t>
      </w:r>
      <w:r w:rsidRPr="003A3D50" w:rsidR="00ED7EA1">
        <w:rPr>
          <w:rFonts w:cs="Calibri"/>
        </w:rPr>
        <w:t xml:space="preserve"> Transfer Summary (V2)[ClinicalDocument: identifier urn:hl7ii:2.16.840.1.113883.10.20.22.1.13:2015-08-01 (open)]</w:t>
      </w:r>
    </w:p>
    <w:p w:rsidRPr="00C64922" w:rsidR="00C117D5" w:rsidP="00C117D5" w:rsidRDefault="00C117D5" w14:paraId="38BC7134"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780"/>
        <w:gridCol w:w="4320"/>
      </w:tblGrid>
      <w:tr w:rsidRPr="00C64922" w:rsidR="00254B4A" w:rsidTr="003A3D50" w14:paraId="5A53B59E"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304FA957"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rsidRPr="00D14360" w:rsidR="00510672" w:rsidP="00D14360" w:rsidRDefault="00510672" w14:paraId="7B20331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rsidRPr="00D14360" w:rsidR="00510672" w:rsidP="00D14360" w:rsidRDefault="00510672" w14:paraId="1D54D3F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64C1A311"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86B4BE8" w14:textId="77777777">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color="4F81BD" w:sz="4" w:space="0"/>
              <w:bottom w:val="single" w:color="4F81BD" w:sz="4" w:space="0"/>
            </w:tcBorders>
            <w:shd w:val="clear" w:color="auto" w:fill="auto"/>
          </w:tcPr>
          <w:p w:rsidRPr="00D14360" w:rsidR="00510672" w:rsidP="003A3D50" w:rsidRDefault="00510672" w14:paraId="274BF77F" w14:textId="77777777">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rsidRPr="00D14360" w:rsidR="00510672" w:rsidP="003A3D50" w:rsidRDefault="00510672" w14:paraId="2862926A" w14:textId="77777777">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rsidRPr="00D14360" w:rsidR="00510672" w:rsidP="003A3D50" w:rsidRDefault="00510672" w14:paraId="6897A6BA" w14:textId="77777777">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1CE40C95" w14:textId="77777777">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3A3D50" w:rsidRDefault="00510672" w14:paraId="73C36FE4" w14:textId="77777777">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rsidR="00510672" w:rsidP="00270135" w:rsidRDefault="00510672" w14:paraId="2BA86DC6" w14:textId="77777777">
            <w:pPr>
              <w:ind w:left="167" w:hanging="167"/>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778806CA" w14:textId="77777777">
            <w:pPr>
              <w:ind w:left="167" w:hanging="167"/>
              <w:rPr>
                <w:rFonts w:ascii="Calibri Light" w:hAnsi="Calibri Light" w:cs="Calibri Light"/>
                <w:szCs w:val="18"/>
              </w:rPr>
            </w:pPr>
          </w:p>
        </w:tc>
        <w:tc>
          <w:tcPr>
            <w:tcW w:w="4320" w:type="dxa"/>
            <w:tcBorders>
              <w:top w:val="single" w:color="4F81BD" w:sz="4" w:space="0"/>
              <w:bottom w:val="single" w:color="4F81BD" w:sz="4" w:space="0"/>
            </w:tcBorders>
            <w:shd w:val="clear" w:color="auto" w:fill="auto"/>
          </w:tcPr>
          <w:p w:rsidRPr="00D14360" w:rsidR="00510672" w:rsidP="00510672" w:rsidRDefault="00510672" w14:paraId="387966A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2462C9B0" w14:textId="77777777">
            <w:pPr>
              <w:rPr>
                <w:rFonts w:ascii="Calibri Light" w:hAnsi="Calibri Light" w:cs="Calibri Light"/>
                <w:szCs w:val="18"/>
              </w:rPr>
            </w:pPr>
            <w:r w:rsidRPr="00D14360">
              <w:rPr>
                <w:rFonts w:ascii="Calibri Light" w:hAnsi="Calibri Light" w:cs="Calibri Light"/>
                <w:szCs w:val="18"/>
              </w:rPr>
              <w:t xml:space="preserve">Encounters Section (entries required) (V3) </w:t>
            </w:r>
          </w:p>
          <w:p w:rsidRPr="00D14360" w:rsidR="00510672" w:rsidP="00510672" w:rsidRDefault="00510672" w14:paraId="7CE03C4D"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41764E3C"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D14360" w:rsidRDefault="00510672" w14:paraId="72A41BCD" w14:textId="77777777">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Pr="00D14360" w:rsidR="00623689">
              <w:rPr>
                <w:rFonts w:ascii="Calibri Light" w:hAnsi="Calibri Light" w:cs="Calibri Light"/>
                <w:szCs w:val="18"/>
              </w:rPr>
              <w:t>D</w:t>
            </w:r>
            <w:r w:rsidRPr="00D14360">
              <w:rPr>
                <w:rFonts w:ascii="Calibri Light" w:hAnsi="Calibri Light" w:cs="Calibri Light"/>
                <w:szCs w:val="18"/>
              </w:rPr>
              <w:t xml:space="preserve">iagnosis Section (V3) </w:t>
            </w:r>
          </w:p>
          <w:p w:rsidRPr="00D14360" w:rsidR="00510672" w:rsidP="00510672" w:rsidRDefault="00510672" w14:paraId="1CCB76AB"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449446E0"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076FE787" w14:textId="77777777">
            <w:pPr>
              <w:rPr>
                <w:rFonts w:ascii="Calibri Light" w:hAnsi="Calibri Light" w:cs="Calibri Light"/>
                <w:szCs w:val="18"/>
              </w:rPr>
            </w:pPr>
            <w:r w:rsidRPr="00D14360">
              <w:rPr>
                <w:rFonts w:ascii="Calibri Light" w:hAnsi="Calibri Light" w:cs="Calibri Light"/>
                <w:szCs w:val="18"/>
              </w:rPr>
              <w:t xml:space="preserve">Payers Section (V3) </w:t>
            </w:r>
          </w:p>
          <w:p w:rsidRPr="00D14360" w:rsidR="00510672" w:rsidP="00D14360" w:rsidRDefault="00510672" w14:paraId="6B11EBF3" w14:textId="77777777">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2995B52D" w14:textId="77777777">
            <w:pPr>
              <w:rPr>
                <w:rFonts w:ascii="Calibri Light" w:hAnsi="Calibri Light" w:cs="Calibri Light"/>
                <w:szCs w:val="18"/>
              </w:rPr>
            </w:pPr>
            <w:r w:rsidRPr="00D14360">
              <w:rPr>
                <w:rFonts w:ascii="Calibri Light" w:hAnsi="Calibri Light" w:cs="Calibri Light"/>
                <w:szCs w:val="18"/>
              </w:rPr>
              <w:t xml:space="preserve">Procedures Section (entries required) (V2) </w:t>
            </w:r>
          </w:p>
          <w:p w:rsidRPr="00D14360" w:rsidR="00510672" w:rsidP="00450F37" w:rsidRDefault="00510672" w14:paraId="6F544866"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0F6A7515"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021A5C35"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510672" w:rsidRDefault="00510672" w14:paraId="48500BDC"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41E3D004"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5BAFF2CE"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0802C260" w14:textId="77777777">
            <w:pPr>
              <w:rPr>
                <w:rFonts w:ascii="Calibri Light" w:hAnsi="Calibri Light" w:cs="Calibri Light"/>
                <w:szCs w:val="18"/>
              </w:rPr>
            </w:pPr>
            <w:r w:rsidRPr="00D14360">
              <w:rPr>
                <w:rFonts w:ascii="Calibri Light" w:hAnsi="Calibri Light" w:cs="Calibri Light"/>
                <w:szCs w:val="18"/>
              </w:rPr>
              <w:t>History of Present Illness Section</w:t>
            </w:r>
          </w:p>
          <w:p w:rsidRPr="00D14360" w:rsidR="00510672" w:rsidP="00510672" w:rsidRDefault="00510672" w14:paraId="6CE781D0"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086BF776"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310116C0" w14:textId="77777777">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rsidRPr="00D14360" w:rsidR="00510672" w:rsidP="00510672" w:rsidRDefault="00510672" w14:paraId="11D29606" w14:textId="77777777">
            <w:pPr>
              <w:rPr>
                <w:rFonts w:ascii="Calibri Light" w:hAnsi="Calibri Light" w:cs="Calibri Light"/>
                <w:szCs w:val="18"/>
              </w:rPr>
            </w:pPr>
            <w:r w:rsidRPr="00D14360">
              <w:rPr>
                <w:rFonts w:ascii="Calibri Light" w:hAnsi="Calibri Light" w:cs="Calibri Light"/>
                <w:szCs w:val="18"/>
              </w:rPr>
              <w:t xml:space="preserve">Admission Diagnosis Section (V3) </w:t>
            </w:r>
          </w:p>
          <w:p w:rsidRPr="00D14360" w:rsidR="00510672" w:rsidP="00510672" w:rsidRDefault="00510672" w14:paraId="56D22897" w14:textId="77777777">
            <w:pPr>
              <w:rPr>
                <w:rFonts w:ascii="Calibri Light" w:hAnsi="Calibri Light" w:cs="Calibri Light"/>
                <w:szCs w:val="18"/>
              </w:rPr>
            </w:pPr>
            <w:r w:rsidRPr="00D14360">
              <w:rPr>
                <w:rFonts w:ascii="Calibri Light" w:hAnsi="Calibri Light" w:cs="Calibri Light"/>
                <w:szCs w:val="18"/>
              </w:rPr>
              <w:t xml:space="preserve">Course of Care Section </w:t>
            </w:r>
          </w:p>
          <w:p w:rsidRPr="00D14360" w:rsidR="00510672" w:rsidP="00D14360" w:rsidRDefault="00510672" w14:paraId="576BFC79" w14:textId="77777777">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rsidRPr="00D14360" w:rsidR="00A10C4D" w:rsidP="00A67903" w:rsidRDefault="00CF2A15" w14:paraId="7399BFB4" w14:textId="3DD71E14">
      <w:pPr>
        <w:pStyle w:val="Caption"/>
        <w:rPr>
          <w:rFonts w:cs="Calibri"/>
        </w:rPr>
      </w:pPr>
      <w:bookmarkStart w:name="_Toc118898813" w:id="737"/>
      <w:bookmarkStart w:name="_Toc119940016" w:id="738"/>
      <w:bookmarkStart w:name="_Toc135313047" w:id="739"/>
      <w:r w:rsidRPr="00C64922">
        <w:t xml:space="preserve">Table </w:t>
      </w:r>
      <w:r>
        <w:fldChar w:fldCharType="begin"/>
      </w:r>
      <w:r>
        <w:instrText>SEQ Table \* ARABIC</w:instrText>
      </w:r>
      <w:r>
        <w:fldChar w:fldCharType="separate"/>
      </w:r>
      <w:r w:rsidR="00DC1072">
        <w:rPr>
          <w:noProof/>
        </w:rPr>
        <w:t>26</w:t>
      </w:r>
      <w:r>
        <w:fldChar w:fldCharType="end"/>
      </w:r>
      <w:r w:rsidRPr="00C64922">
        <w:t>: Transfer Summary: Document Template</w:t>
      </w:r>
      <w:r w:rsidR="00A67903">
        <w:t xml:space="preserve">. </w:t>
      </w:r>
      <w:r w:rsidR="00A67903">
        <w:rPr>
          <w:rFonts w:cs="Calibri"/>
        </w:rPr>
        <w:t>﻿</w:t>
      </w:r>
      <w:bookmarkEnd w:id="737"/>
      <w:bookmarkEnd w:id="738"/>
      <w:bookmarkEnd w:id="739"/>
    </w:p>
    <w:p w:rsidRPr="00C64922" w:rsidR="00513E9F" w:rsidP="00FD31AC" w:rsidRDefault="00EF4804" w14:paraId="6C5C583F" w14:textId="77777777">
      <w:pPr>
        <w:pStyle w:val="Heading3"/>
      </w:pPr>
      <w:r>
        <w:t xml:space="preserve"> </w:t>
      </w:r>
      <w:bookmarkStart w:name="_Toc119939822" w:id="740"/>
      <w:bookmarkStart w:name="_Toc135312853" w:id="741"/>
      <w:r w:rsidRPr="00C64922" w:rsidR="00513E9F">
        <w:t>Other Section-Level Templates Available for Use in C-CDA Documents</w:t>
      </w:r>
      <w:bookmarkEnd w:id="740"/>
      <w:bookmarkEnd w:id="741"/>
    </w:p>
    <w:p w:rsidR="00513E9F" w:rsidP="00513E9F" w:rsidRDefault="00513E9F" w14:paraId="2DB24C78" w14:textId="6B16534B">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4"/>
        <w:gridCol w:w="8438"/>
      </w:tblGrid>
      <w:tr w:rsidR="00644C41" w:rsidTr="004E29C8" w14:paraId="1A727D66" w14:textId="77777777">
        <w:trPr>
          <w:trHeight w:val="575"/>
        </w:trPr>
        <w:tc>
          <w:tcPr>
            <w:tcW w:w="804" w:type="dxa"/>
            <w:tcBorders>
              <w:right w:val="nil"/>
            </w:tcBorders>
            <w:shd w:val="clear" w:color="auto" w:fill="C6D9F1"/>
          </w:tcPr>
          <w:p w:rsidRPr="00D14360" w:rsidR="00644C41" w:rsidP="0007159E" w:rsidRDefault="00644C41" w14:paraId="05C60430" w14:textId="77777777">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rsidRPr="00D14360" w:rsidR="00644C41" w:rsidP="0007159E" w:rsidRDefault="00644C41" w14:paraId="189B5758" w14:textId="1949E8F4">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rsidRPr="00D14360" w:rsidR="00513E9F" w:rsidP="00513E9F" w:rsidRDefault="00513E9F" w14:paraId="511EFD7C" w14:textId="2F5E8B6B">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Pr="00E00945" w:rsidR="00E00945">
        <w:rPr>
          <w:rFonts w:cs="Calibri"/>
          <w:color w:val="000000"/>
        </w:rPr>
        <w:t>https://www.hl7.org/implement/standards/product_brief.cfm?product_id=492</w:t>
      </w:r>
    </w:p>
    <w:p w:rsidRPr="00D14360" w:rsidR="00513E9F" w:rsidP="00513E9F" w:rsidRDefault="00513E9F" w14:paraId="2CEF4CB9" w14:textId="77777777">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rsidRPr="00D14360" w:rsidR="00513E9F" w:rsidP="00513E9F" w:rsidRDefault="00513E9F" w14:paraId="735F2467" w14:textId="19B978A7">
      <w:pPr>
        <w:spacing w:after="120"/>
        <w:rPr>
          <w:rFonts w:cs="Calibri"/>
          <w:b/>
          <w:bCs/>
          <w:color w:val="000000"/>
        </w:rPr>
      </w:pPr>
      <w:r w:rsidRPr="00D14360">
        <w:rPr>
          <w:rFonts w:cs="Calibri"/>
          <w:b/>
          <w:bCs/>
          <w:color w:val="000000"/>
        </w:rPr>
        <w:t>Reference:</w:t>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_Ref98770236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4.1.11</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_Ref98770241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Declaring Business Rules that Limit Section Content</w:t>
      </w:r>
      <w:r w:rsidRPr="007770C6" w:rsidR="005632F7">
        <w:rPr>
          <w:rFonts w:cs="Calibri"/>
          <w:color w:val="0000FF"/>
          <w:u w:val="single"/>
        </w:rPr>
        <w:fldChar w:fldCharType="end"/>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_Ref98770253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5.1.8</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_Ref98770255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Specifying Time Intervals for Sections with Limits on the Included Discrete Data</w:t>
      </w:r>
      <w:r w:rsidRPr="007770C6" w:rsidR="005632F7">
        <w:rPr>
          <w:rFonts w:cs="Calibri"/>
          <w:color w:val="0000FF"/>
          <w:u w:val="single"/>
        </w:rPr>
        <w:fldChar w:fldCharType="end"/>
      </w:r>
    </w:p>
    <w:p w:rsidRPr="00D14360" w:rsidR="00513E9F" w:rsidP="00EF4804" w:rsidRDefault="00513E9F" w14:paraId="24048366" w14:textId="5F07CC59">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3E9F" w:rsidTr="004E29C8" w14:paraId="77401518" w14:textId="77777777">
        <w:tc>
          <w:tcPr>
            <w:tcW w:w="683" w:type="dxa"/>
            <w:tcBorders>
              <w:right w:val="nil"/>
            </w:tcBorders>
            <w:shd w:val="clear" w:color="auto" w:fill="C6D9F1"/>
          </w:tcPr>
          <w:p w:rsidRPr="00C64922" w:rsidR="00513E9F" w:rsidP="002B406D" w:rsidRDefault="00634398" w14:paraId="5C319CD2" w14:textId="77777777">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3A3D50" w:rsidR="00513E9F" w:rsidP="002B406D" w:rsidRDefault="00513E9F" w14:paraId="765A0A0A" w14:textId="77777777">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rsidRPr="00D14360" w:rsidR="00CF2A15" w:rsidRDefault="00CF2A15" w14:paraId="70763679" w14:textId="77777777">
      <w:pPr>
        <w:spacing w:line="276" w:lineRule="auto"/>
        <w:rPr>
          <w:rFonts w:cs="Calibri"/>
          <w:color w:val="000000"/>
        </w:rPr>
      </w:pPr>
      <w:r w:rsidRPr="00D14360">
        <w:rPr>
          <w:rFonts w:cs="Calibri"/>
          <w:color w:val="000000"/>
        </w:rPr>
        <w:br w:type="page"/>
      </w:r>
    </w:p>
    <w:p w:rsidRPr="00C64922" w:rsidR="00A10C4D" w:rsidP="005C79A1" w:rsidRDefault="00A10C4D" w14:paraId="0214AA6F" w14:textId="77777777">
      <w:pPr>
        <w:pStyle w:val="Heading1"/>
      </w:pPr>
      <w:bookmarkStart w:name="_ihv636" w:colFirst="0" w:colLast="0" w:id="742"/>
      <w:bookmarkStart w:name="_Section_Level_Guidance" w:id="743"/>
      <w:bookmarkStart w:name="_Toc10702517" w:id="744"/>
      <w:bookmarkStart w:name="_Toc11043599" w:id="745"/>
      <w:bookmarkStart w:name="_Toc11045590" w:id="746"/>
      <w:bookmarkStart w:name="_Toc11391260" w:id="747"/>
      <w:bookmarkStart w:name="_Ref98770127" w:id="748"/>
      <w:bookmarkStart w:name="_Ref98770134" w:id="749"/>
      <w:bookmarkStart w:name="_Toc119939823" w:id="750"/>
      <w:bookmarkStart w:name="_Toc135312854" w:id="751"/>
      <w:bookmarkEnd w:id="742"/>
      <w:bookmarkEnd w:id="743"/>
      <w:r w:rsidRPr="00C64922">
        <w:t>Section Level Guidance</w:t>
      </w:r>
      <w:bookmarkEnd w:id="744"/>
      <w:bookmarkEnd w:id="745"/>
      <w:bookmarkEnd w:id="746"/>
      <w:bookmarkEnd w:id="747"/>
      <w:bookmarkEnd w:id="748"/>
      <w:bookmarkEnd w:id="749"/>
      <w:bookmarkEnd w:id="750"/>
      <w:bookmarkEnd w:id="751"/>
    </w:p>
    <w:p w:rsidRPr="00D14360" w:rsidR="00A10C4D" w:rsidP="00B505D2" w:rsidRDefault="00A10C4D" w14:paraId="6DDB1C25" w14:textId="77777777">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rsidRPr="00D14360" w:rsidR="00A10C4D" w:rsidP="00B505D2" w:rsidRDefault="00A10C4D" w14:paraId="09D39DA6" w14:textId="493751B7">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Pr="00D14360" w:rsidR="00231549">
        <w:rPr>
          <w:rFonts w:cs="Calibri"/>
          <w:color w:val="000000"/>
        </w:rPr>
        <w:t xml:space="preserve"> </w:t>
      </w:r>
      <w:r w:rsidRPr="00D14360">
        <w:rPr>
          <w:rFonts w:cs="Calibri"/>
          <w:color w:val="000000"/>
        </w:rPr>
        <w:t>—in human readable form--</w:t>
      </w:r>
      <w:r w:rsidRPr="00D14360" w:rsidR="00231549">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rsidRPr="00C64922" w:rsidR="00A10C4D" w:rsidP="003E2C96" w:rsidRDefault="00A10C4D" w14:paraId="1653AA92" w14:textId="77777777">
      <w:pPr>
        <w:pStyle w:val="Heading2"/>
      </w:pPr>
      <w:bookmarkStart w:name="_Toc10702518" w:id="752"/>
      <w:bookmarkStart w:name="_Toc11043600" w:id="753"/>
      <w:bookmarkStart w:name="_Toc11045591" w:id="754"/>
      <w:bookmarkStart w:name="_Toc11391261" w:id="755"/>
      <w:bookmarkStart w:name="_Toc119939824" w:id="756"/>
      <w:bookmarkStart w:name="_Toc135312855" w:id="757"/>
      <w:r w:rsidRPr="00C64922">
        <w:t>Understanding Content Sections in Structured Documents</w:t>
      </w:r>
      <w:bookmarkEnd w:id="752"/>
      <w:bookmarkEnd w:id="753"/>
      <w:bookmarkEnd w:id="754"/>
      <w:bookmarkEnd w:id="755"/>
      <w:bookmarkEnd w:id="756"/>
      <w:bookmarkEnd w:id="757"/>
      <w:r w:rsidRPr="00C64922">
        <w:t xml:space="preserve"> </w:t>
      </w:r>
    </w:p>
    <w:p w:rsidRPr="00D14360" w:rsidR="00A10C4D" w:rsidP="00B505D2" w:rsidRDefault="00BC17FA" w14:paraId="22C35E89"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Pr="00D14360" w:rsidR="00A10C4D">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Pr="00D14360" w:rsidR="00A10C4D">
        <w:rPr>
          <w:rStyle w:val="FootnoteReference"/>
          <w:rFonts w:cs="Calibri"/>
          <w:color w:val="000000"/>
          <w:shd w:val="clear" w:color="auto" w:fill="FFFFFF"/>
        </w:rPr>
        <w:footnoteReference w:id="82"/>
      </w:r>
      <w:r w:rsidRPr="00D14360" w:rsidR="00A10C4D">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Pr="00D14360" w:rsidR="00A10C4D">
        <w:rPr>
          <w:rStyle w:val="FootnoteReference"/>
          <w:rFonts w:eastAsia="Calibri" w:cs="Calibri"/>
          <w:color w:val="000000"/>
        </w:rPr>
        <w:footnoteReference w:id="83"/>
      </w:r>
      <w:r w:rsidRPr="00D14360" w:rsidR="00A10C4D">
        <w:rPr>
          <w:rFonts w:eastAsia="Calibri" w:cs="Calibri"/>
          <w:color w:val="000000"/>
        </w:rPr>
        <w:t xml:space="preserve"> </w:t>
      </w:r>
      <w:r w:rsidRPr="00D14360" w:rsidR="00A10C4D">
        <w:rPr>
          <w:rFonts w:cs="Calibri"/>
          <w:color w:val="000000"/>
          <w:shd w:val="clear" w:color="auto" w:fill="FFFFFF"/>
        </w:rPr>
        <w:t>Ineffective communication contributes to the top causes of sentinel events and continues to be an unremitting area for refinement.</w:t>
      </w:r>
      <w:r w:rsidRPr="00D14360" w:rsidR="00A10C4D">
        <w:rPr>
          <w:rStyle w:val="FootnoteReference"/>
          <w:rFonts w:cs="Calibri"/>
          <w:color w:val="000000"/>
          <w:shd w:val="clear" w:color="auto" w:fill="FFFFFF"/>
        </w:rPr>
        <w:footnoteReference w:id="84"/>
      </w:r>
      <w:r w:rsidRPr="00D14360" w:rsidR="00A10C4D">
        <w:rPr>
          <w:rFonts w:cs="Calibri"/>
          <w:color w:val="000000"/>
          <w:shd w:val="clear" w:color="auto" w:fill="FFFFFF"/>
        </w:rPr>
        <w:t> </w:t>
      </w:r>
    </w:p>
    <w:p w:rsidRPr="00D14360" w:rsidR="00A10C4D" w:rsidP="00B505D2" w:rsidRDefault="00A10C4D" w14:paraId="3C0E69CA" w14:textId="0CA39D2D">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Pr="00D14360" w:rsidR="00BC17FA">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rsidRPr="00D14360" w:rsidR="00A10C4D" w:rsidP="00B505D2" w:rsidRDefault="00AE0D5A" w14:paraId="0FFD30D2" w14:textId="62BC947F">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Pr="00D14360" w:rsidR="00A10C4D">
        <w:rPr>
          <w:rFonts w:cs="Calibri"/>
          <w:color w:val="000000"/>
          <w:shd w:val="clear" w:color="auto" w:fill="FFFFFF"/>
        </w:rPr>
        <w:t>he HIMSS Health Story Project provide</w:t>
      </w:r>
      <w:r>
        <w:rPr>
          <w:rFonts w:cs="Calibri"/>
          <w:color w:val="000000"/>
          <w:shd w:val="clear" w:color="auto" w:fill="FFFFFF"/>
        </w:rPr>
        <w:t>d</w:t>
      </w:r>
      <w:r w:rsidRPr="00D14360" w:rsidR="00A10C4D">
        <w:rPr>
          <w:rFonts w:cs="Calibri"/>
          <w:color w:val="000000"/>
          <w:shd w:val="clear" w:color="auto" w:fill="FFFFFF"/>
        </w:rPr>
        <w:t xml:space="preserve"> education to the health IT community on tools and resources to aid in the creation of comprehensive electronic </w:t>
      </w:r>
      <w:r w:rsidRPr="00D14360" w:rsidR="005F349C">
        <w:rPr>
          <w:rFonts w:cs="Calibri"/>
          <w:color w:val="000000"/>
          <w:shd w:val="clear" w:color="auto" w:fill="FFFFFF"/>
        </w:rPr>
        <w:t>records</w:t>
      </w:r>
      <w:r w:rsidRPr="00D14360" w:rsidR="00A10C4D">
        <w:rPr>
          <w:rFonts w:cs="Calibri"/>
          <w:color w:val="000000"/>
          <w:shd w:val="clear" w:color="auto" w:fill="FFFFFF"/>
        </w:rPr>
        <w:t xml:space="preserve"> that tell a patient's </w:t>
      </w:r>
      <w:r w:rsidRPr="00D14360" w:rsidR="00A10C4D">
        <w:rPr>
          <w:rFonts w:cs="Calibri"/>
          <w:i/>
          <w:iCs/>
          <w:color w:val="000000"/>
          <w:shd w:val="clear" w:color="auto" w:fill="FFFFFF"/>
        </w:rPr>
        <w:t>complete health story.</w:t>
      </w:r>
      <w:r w:rsidRPr="00D14360" w:rsidR="00A10C4D">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Pr="00D14360" w:rsidR="0047412F">
        <w:rPr>
          <w:rFonts w:cs="Calibri"/>
          <w:color w:val="000000"/>
          <w:shd w:val="clear" w:color="auto" w:fill="FFFFFF"/>
        </w:rPr>
        <w:t>are summarized in the following chapters.</w:t>
      </w:r>
    </w:p>
    <w:p w:rsidRPr="00B74AF5" w:rsidR="00B74AF5" w:rsidP="00FD31AC" w:rsidRDefault="00A10C4D" w14:paraId="7F4691DF" w14:textId="7799C657">
      <w:pPr>
        <w:pStyle w:val="Heading3"/>
        <w:rPr>
          <w:shd w:val="clear" w:color="auto" w:fill="FFFFFF"/>
        </w:rPr>
      </w:pPr>
      <w:bookmarkStart w:name="_Toc119939825" w:id="760"/>
      <w:bookmarkStart w:name="_Toc135312856" w:id="761"/>
      <w:r w:rsidRPr="00B74AF5">
        <w:rPr>
          <w:shd w:val="clear" w:color="auto" w:fill="FFFFFF"/>
        </w:rPr>
        <w:t>The Storytelling Power of C-CDA</w:t>
      </w:r>
      <w:bookmarkEnd w:id="760"/>
      <w:bookmarkEnd w:id="761"/>
    </w:p>
    <w:p w:rsidRPr="00D14360" w:rsidR="00A10C4D" w:rsidP="00CF4CB1" w:rsidRDefault="00A10C4D" w14:paraId="515710F2" w14:textId="4EC4A923">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Pr="00D14360" w:rsidR="004C1CE1">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Pr="00D14360" w:rsidR="004C1CE1">
        <w:rPr>
          <w:rFonts w:cs="Calibri"/>
          <w:color w:val="000000"/>
          <w:shd w:val="clear" w:color="auto" w:fill="FFFFFF"/>
        </w:rPr>
        <w:t xml:space="preserve"> In some cases</w:t>
      </w:r>
      <w:r w:rsidRPr="00D14360" w:rsidR="00890FBD">
        <w:rPr>
          <w:rFonts w:cs="Calibri"/>
          <w:color w:val="000000"/>
          <w:shd w:val="clear" w:color="auto" w:fill="FFFFFF"/>
        </w:rPr>
        <w:t>,</w:t>
      </w:r>
      <w:r w:rsidRPr="00D14360" w:rsidR="004C1CE1">
        <w:rPr>
          <w:rFonts w:cs="Calibri"/>
          <w:color w:val="000000"/>
          <w:shd w:val="clear" w:color="auto" w:fill="FFFFFF"/>
        </w:rPr>
        <w:t xml:space="preserve"> the information in one section may be classified in multiple SOAP categories.  The </w:t>
      </w:r>
      <w:r w:rsidRPr="00D14360" w:rsidR="005F349C">
        <w:rPr>
          <w:rFonts w:cs="Calibri"/>
          <w:color w:val="000000"/>
          <w:shd w:val="clear" w:color="auto" w:fill="FFFFFF"/>
        </w:rPr>
        <w:t>categorization</w:t>
      </w:r>
      <w:r w:rsidRPr="00D14360" w:rsidR="004C1CE1">
        <w:rPr>
          <w:rFonts w:cs="Calibri"/>
          <w:color w:val="000000"/>
          <w:shd w:val="clear" w:color="auto" w:fill="FFFFFF"/>
        </w:rPr>
        <w:t xml:space="preserve"> is an approximation designed to improve understanding of the full collection of C-CDA section templates.</w:t>
      </w:r>
    </w:p>
    <w:p w:rsidRPr="00D14360" w:rsidR="0070419A" w:rsidP="0070419A" w:rsidRDefault="0070419A" w14:paraId="1431F45A" w14:textId="77777777">
      <w:pPr>
        <w:pStyle w:val="ListParagraph"/>
        <w:pBdr>
          <w:top w:val="nil"/>
          <w:left w:val="nil"/>
          <w:bottom w:val="nil"/>
          <w:right w:val="nil"/>
          <w:between w:val="nil"/>
        </w:pBdr>
        <w:spacing w:after="120"/>
        <w:rPr>
          <w:rFonts w:cs="Calibri"/>
          <w:color w:val="000000"/>
          <w:shd w:val="clear" w:color="auto" w:fill="FFFFFF"/>
        </w:rPr>
      </w:pPr>
    </w:p>
    <w:p w:rsidRPr="00C64922" w:rsidR="005D2A56" w:rsidP="005D2A56" w:rsidRDefault="00634398" w14:paraId="5B77CB67" w14:textId="7B565CA1">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style="position:absolute;left:0;text-align:left;margin-left:2.8pt;margin-top:-2.4pt;width:460.1pt;height:309.95pt;z-index:251598848;visibility:visible;mso-position-horizontal-relative:text;mso-position-vertical-relative:text;mso-width-relative:margin;mso-height-relative:margin;v-text-anchor:middle" o:spid="_x0000_s2050" filled="f" strokecolor="window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v:shadow on="t" color="black" opacity="22937f" offset="0,.63889mm" origin=",.5"/>
            <v:path arrowok="t"/>
          </v:rect>
        </w:pict>
      </w:r>
    </w:p>
    <w:p w:rsidRPr="003A3D50" w:rsidR="00A10C4D" w:rsidP="00510672" w:rsidRDefault="005D2A56" w14:paraId="1DC31CCA" w14:textId="6CE47C68">
      <w:pPr>
        <w:pStyle w:val="Caption"/>
        <w:spacing w:before="240"/>
        <w:rPr>
          <w:rFonts w:cs="Calibri"/>
        </w:rPr>
      </w:pPr>
      <w:bookmarkStart w:name="_Toc119939919" w:id="762"/>
      <w:bookmarkStart w:name="_Toc135312951" w:id="763"/>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2"/>
      <w:bookmarkEnd w:id="763"/>
    </w:p>
    <w:p w:rsidRPr="00B74AF5" w:rsidR="00A10C4D" w:rsidP="00FD31AC" w:rsidRDefault="00A10C4D" w14:paraId="61343A36" w14:textId="406422E8">
      <w:pPr>
        <w:pStyle w:val="Heading3"/>
        <w:rPr>
          <w:shd w:val="clear" w:color="auto" w:fill="FFFFFF"/>
        </w:rPr>
      </w:pPr>
      <w:bookmarkStart w:name="_Toc119939826" w:id="764"/>
      <w:bookmarkStart w:name="_Toc135312857" w:id="765"/>
      <w:r w:rsidRPr="00B74AF5">
        <w:rPr>
          <w:shd w:val="clear" w:color="auto" w:fill="FFFFFF"/>
        </w:rPr>
        <w:t>A More Meaningful Patient Story Using C-CDA: Tell it. Use it. Share it.</w:t>
      </w:r>
      <w:bookmarkEnd w:id="764"/>
      <w:bookmarkEnd w:id="765"/>
    </w:p>
    <w:p w:rsidRPr="00D14360" w:rsidR="00A10C4D" w:rsidP="00CF4CB1" w:rsidRDefault="00A10C4D" w14:paraId="2BAA18BD" w14:textId="5C9BE5E9">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Pr="00D14360" w:rsidR="00B74AF5">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rsidRPr="00D14360" w:rsidR="00A10C4D" w:rsidP="00B505D2" w:rsidRDefault="00A10C4D" w14:paraId="3783CC73"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rsidRPr="00D14360" w:rsidR="00A10C4D" w:rsidP="0090786E" w:rsidRDefault="00A10C4D" w14:paraId="56471DAF" w14:textId="38100DB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Pr="00D14360" w:rsidR="00E00945">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ook w:val="04A0" w:firstRow="1" w:lastRow="0" w:firstColumn="1" w:lastColumn="0" w:noHBand="0" w:noVBand="1"/>
      </w:tblPr>
      <w:tblGrid>
        <w:gridCol w:w="725"/>
        <w:gridCol w:w="8640"/>
      </w:tblGrid>
      <w:tr w:rsidRPr="00C64922" w:rsidR="00254B4A" w:rsidTr="003A3D50" w14:paraId="04434DC1" w14:textId="77777777">
        <w:tc>
          <w:tcPr>
            <w:tcW w:w="683" w:type="dxa"/>
            <w:tcBorders>
              <w:top w:val="single" w:color="auto" w:sz="4" w:space="0"/>
              <w:left w:val="single" w:color="auto" w:sz="4" w:space="0"/>
              <w:bottom w:val="single" w:color="auto" w:sz="4" w:space="0"/>
              <w:right w:val="nil"/>
            </w:tcBorders>
            <w:shd w:val="clear" w:color="auto" w:fill="BDD6EE"/>
          </w:tcPr>
          <w:p w:rsidRPr="00C64922" w:rsidR="00510672" w:rsidP="00510672" w:rsidRDefault="00634398" w14:paraId="014AAE7A" w14:textId="77777777">
            <w:pPr>
              <w:pStyle w:val="BodyText"/>
              <w:rPr>
                <w:noProof/>
              </w:rPr>
            </w:pPr>
            <w:bookmarkStart w:name="_32hioqz" w:colFirst="0" w:colLast="0" w:id="766"/>
            <w:bookmarkStart w:name="_Toc10702519" w:id="767"/>
            <w:bookmarkStart w:name="_Toc11043601" w:id="768"/>
            <w:bookmarkStart w:name="_Toc11045592" w:id="769"/>
            <w:bookmarkStart w:name="_Toc11391262" w:id="770"/>
            <w:bookmarkEnd w:id="766"/>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color="auto" w:sz="4" w:space="0"/>
              <w:left w:val="nil"/>
              <w:bottom w:val="single" w:color="auto" w:sz="4" w:space="0"/>
              <w:right w:val="single" w:color="auto" w:sz="4" w:space="0"/>
            </w:tcBorders>
            <w:shd w:val="clear" w:color="auto" w:fill="BDD6EE"/>
          </w:tcPr>
          <w:p w:rsidRPr="00C64922" w:rsidR="00510672" w:rsidP="00510672" w:rsidRDefault="00510672" w14:paraId="29142104" w14:textId="77777777">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rsidRPr="00C64922" w:rsidR="00A10C4D" w:rsidP="00FD31AC" w:rsidRDefault="00A10C4D" w14:paraId="250AA60A" w14:textId="77777777">
      <w:pPr>
        <w:pStyle w:val="Heading3"/>
      </w:pPr>
      <w:bookmarkStart w:name="_Toc119939827" w:id="771"/>
      <w:bookmarkStart w:name="_Toc135312858" w:id="772"/>
      <w:r w:rsidRPr="00C64922">
        <w:t>General Section-Level Guidance</w:t>
      </w:r>
      <w:bookmarkEnd w:id="767"/>
      <w:bookmarkEnd w:id="768"/>
      <w:bookmarkEnd w:id="769"/>
      <w:bookmarkEnd w:id="770"/>
      <w:bookmarkEnd w:id="771"/>
      <w:bookmarkEnd w:id="772"/>
    </w:p>
    <w:p w:rsidRPr="00D14360" w:rsidR="00A10C4D" w:rsidP="00B505D2" w:rsidRDefault="00A10C4D" w14:paraId="2490A351"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rsidR="00742982" w:rsidP="00FD31AC" w:rsidRDefault="00742982" w14:paraId="5BD615CE" w14:textId="77777777">
      <w:pPr>
        <w:pStyle w:val="Heading3"/>
      </w:pPr>
      <w:bookmarkStart w:name="_1hmsyys" w:colFirst="0" w:colLast="0" w:id="773"/>
      <w:bookmarkStart w:name="_Declaring_Section_Template" w:id="774"/>
      <w:bookmarkStart w:name="_Toc119939828" w:id="775"/>
      <w:bookmarkStart w:name="_Toc135312859" w:id="776"/>
      <w:bookmarkStart w:name="_Toc10702520" w:id="777"/>
      <w:bookmarkStart w:name="_Toc11043602" w:id="778"/>
      <w:bookmarkStart w:name="_Toc11045593" w:id="779"/>
      <w:bookmarkStart w:name="_Toc11391263" w:id="780"/>
      <w:bookmarkEnd w:id="773"/>
      <w:bookmarkEnd w:id="774"/>
      <w:r>
        <w:t>Data Provenance for a Section</w:t>
      </w:r>
      <w:bookmarkEnd w:id="775"/>
      <w:bookmarkEnd w:id="776"/>
    </w:p>
    <w:p w:rsidRPr="00D14360" w:rsidR="00630186" w:rsidP="00630186" w:rsidRDefault="00630186" w14:paraId="3F0F6AF2" w14:textId="77777777">
      <w:pPr>
        <w:rPr>
          <w:rFonts w:cs="Calibri"/>
        </w:rPr>
      </w:pPr>
      <w:r w:rsidRPr="00D14360">
        <w:rPr>
          <w:rFonts w:cs="Calibri"/>
        </w:rPr>
        <w:t xml:space="preserve">The author role is key to understanding the provenance of the information. </w:t>
      </w:r>
    </w:p>
    <w:p w:rsidRPr="00D14360" w:rsidR="00630186" w:rsidP="00630186" w:rsidRDefault="00630186" w14:paraId="4D86A5AC" w14:textId="77777777">
      <w:pPr>
        <w:rPr>
          <w:rFonts w:cs="Calibri"/>
        </w:rPr>
      </w:pPr>
    </w:p>
    <w:p w:rsidRPr="00D14360" w:rsidR="00630186" w:rsidP="00630186" w:rsidRDefault="00630186" w14:paraId="418E9692" w14:textId="77777777">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rsidRPr="00D14360" w:rsidR="00630186" w:rsidP="00630186" w:rsidRDefault="00630186" w14:paraId="163325C6" w14:textId="77777777">
      <w:pPr>
        <w:rPr>
          <w:rFonts w:cs="Calibri"/>
        </w:rPr>
      </w:pPr>
    </w:p>
    <w:p w:rsidRPr="00D14360" w:rsidR="00630186" w:rsidP="00630186" w:rsidRDefault="00630186" w14:paraId="433CE263" w14:textId="77777777">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rsidRPr="00D14360" w:rsidR="00630186" w:rsidP="00630186" w:rsidRDefault="00630186" w14:paraId="11C5D86B" w14:textId="77777777">
      <w:pPr>
        <w:rPr>
          <w:rFonts w:cs="Calibri"/>
        </w:rPr>
      </w:pPr>
    </w:p>
    <w:p w:rsidRPr="00D14360" w:rsidR="00630186" w:rsidP="00630186" w:rsidRDefault="00630186" w14:paraId="6E0C3C49" w14:textId="77777777">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rsidRPr="003A3D50" w:rsidR="00630186" w:rsidP="00B94885" w:rsidRDefault="00630186" w14:paraId="6671BE4B" w14:textId="77777777">
      <w:pPr>
        <w:rPr>
          <w:rFonts w:cs="Calibri"/>
        </w:rPr>
      </w:pPr>
    </w:p>
    <w:p w:rsidRPr="003A3D50" w:rsidR="00B94885" w:rsidP="00B94885" w:rsidRDefault="00B94885" w14:paraId="349E342A" w14:textId="77777777">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rsidR="00B94885" w:rsidP="00B94885" w:rsidRDefault="00B94885" w14:paraId="3443FED5" w14:textId="77777777"/>
    <w:p w:rsidRPr="003A3D50" w:rsidR="00B94885" w:rsidP="00B94885" w:rsidRDefault="00B94885" w14:paraId="2F940779" w14:textId="77777777">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rsidRPr="003A3D50" w:rsidR="00B94885" w:rsidP="00B94885" w:rsidRDefault="00B94885" w14:paraId="5CEF7B7B" w14:textId="77777777">
      <w:pPr>
        <w:rPr>
          <w:rFonts w:cs="Calibri"/>
        </w:rPr>
      </w:pPr>
    </w:p>
    <w:p w:rsidRPr="00014007" w:rsidR="00B94885" w:rsidP="003A3D50" w:rsidRDefault="00B94885" w14:paraId="6A61054F" w14:textId="77777777">
      <w:r w:rsidRPr="003A3D50">
        <w:rPr>
          <w:rFonts w:cs="Calibri"/>
        </w:rPr>
        <w:t>This assumption extends to entries contained in the section as well, unless the author information is explicitly declared at the entry level.</w:t>
      </w:r>
      <w:r w:rsidRPr="003A3D50" w:rsidR="00631459">
        <w:rPr>
          <w:rFonts w:cs="Calibri"/>
        </w:rPr>
        <w:t xml:space="preserve"> </w:t>
      </w:r>
      <w:r w:rsidRPr="003A3D50">
        <w:rPr>
          <w:rFonts w:cs="Calibri"/>
        </w:rPr>
        <w:t xml:space="preserve">While it is generally preferred that provenance be conveyed at the entry level, </w:t>
      </w:r>
      <w:r w:rsidRPr="003A3D50">
        <w:rPr>
          <w:rFonts w:cs="Calibri"/>
        </w:rPr>
        <w:t>provenance information included at the document or section level conducts to the entry when provenance at the entry level is not stated explicitly.</w:t>
      </w:r>
    </w:p>
    <w:p w:rsidRPr="00C64922" w:rsidR="00A10C4D" w:rsidP="00FD31AC" w:rsidRDefault="00A10C4D" w14:paraId="2715898F" w14:textId="208EE46D">
      <w:pPr>
        <w:pStyle w:val="Heading3"/>
      </w:pPr>
      <w:bookmarkStart w:name="_Toc18495044" w:id="781"/>
      <w:bookmarkStart w:name="_Toc19870240" w:id="782"/>
      <w:bookmarkStart w:name="_Toc20480929" w:id="783"/>
      <w:bookmarkStart w:name="_Toc21529459" w:id="784"/>
      <w:bookmarkStart w:name="_Toc21691511" w:id="785"/>
      <w:bookmarkStart w:name="_Toc21845696" w:id="786"/>
      <w:bookmarkStart w:name="_Toc21851937" w:id="787"/>
      <w:bookmarkStart w:name="_Toc21871900" w:id="788"/>
      <w:bookmarkStart w:name="_Toc21872356" w:id="789"/>
      <w:bookmarkStart w:name="_Toc21880127" w:id="790"/>
      <w:bookmarkStart w:name="_Toc21889957" w:id="791"/>
      <w:bookmarkStart w:name="_Toc21894100" w:id="792"/>
      <w:bookmarkStart w:name="_Toc21898028" w:id="793"/>
      <w:bookmarkStart w:name="_Toc21926775" w:id="794"/>
      <w:bookmarkStart w:name="_Toc18495045" w:id="795"/>
      <w:bookmarkStart w:name="_Toc19870241" w:id="796"/>
      <w:bookmarkStart w:name="_Toc20480930" w:id="797"/>
      <w:bookmarkStart w:name="_Toc21529460" w:id="798"/>
      <w:bookmarkStart w:name="_Toc21691512" w:id="799"/>
      <w:bookmarkStart w:name="_Toc21845697" w:id="800"/>
      <w:bookmarkStart w:name="_Toc21851938" w:id="801"/>
      <w:bookmarkStart w:name="_Toc21871901" w:id="802"/>
      <w:bookmarkStart w:name="_Toc21872357" w:id="803"/>
      <w:bookmarkStart w:name="_Toc21880128" w:id="804"/>
      <w:bookmarkStart w:name="_Toc21889958" w:id="805"/>
      <w:bookmarkStart w:name="_Toc21894101" w:id="806"/>
      <w:bookmarkStart w:name="_Toc21898029" w:id="807"/>
      <w:bookmarkStart w:name="_Toc21926776" w:id="808"/>
      <w:bookmarkStart w:name="_Ref88215152" w:id="809"/>
      <w:bookmarkStart w:name="_Ref88215157" w:id="810"/>
      <w:bookmarkStart w:name="_Toc119939829" w:id="811"/>
      <w:bookmarkStart w:name="_Toc135312860" w:id="812"/>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rsidRPr="00C64922">
        <w:t>Declaring Section Template Conformance</w:t>
      </w:r>
      <w:bookmarkEnd w:id="777"/>
      <w:bookmarkEnd w:id="778"/>
      <w:bookmarkEnd w:id="779"/>
      <w:bookmarkEnd w:id="780"/>
      <w:bookmarkEnd w:id="809"/>
      <w:bookmarkEnd w:id="810"/>
      <w:bookmarkEnd w:id="811"/>
      <w:bookmarkEnd w:id="812"/>
      <w:r w:rsidRPr="00C64922">
        <w:t xml:space="preserve"> </w:t>
      </w:r>
    </w:p>
    <w:p w:rsidRPr="00D14360" w:rsidR="00A10C4D" w:rsidP="00B505D2" w:rsidRDefault="00A10C4D" w14:paraId="004AEEF9" w14:textId="77777777">
      <w:pPr>
        <w:spacing w:after="120"/>
        <w:rPr>
          <w:rFonts w:eastAsia="Calibri" w:cs="Calibri"/>
          <w:color w:val="000000"/>
        </w:rPr>
      </w:pPr>
      <w:r w:rsidRPr="00D14360">
        <w:rPr>
          <w:rFonts w:eastAsia="Calibri" w:cs="Calibri"/>
          <w:color w:val="000000"/>
        </w:rPr>
        <w:t>As explained in Chapter 2.</w:t>
      </w:r>
      <w:r w:rsidRPr="00D14360" w:rsidR="0070419A">
        <w:rPr>
          <w:rFonts w:eastAsia="Calibri" w:cs="Calibri"/>
          <w:color w:val="000000"/>
        </w:rPr>
        <w:t>3.1</w:t>
      </w:r>
      <w:r w:rsidRPr="00D14360" w:rsidR="00E77336">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rsidRPr="00D14360" w:rsidR="00A10C4D" w:rsidP="00B505D2" w:rsidRDefault="00A10C4D" w14:paraId="55BE6686" w14:textId="77777777">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Pr="00D14360" w:rsidR="009967FD">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rsidRPr="00D14360" w:rsidR="00A10C4D" w:rsidP="00B505D2" w:rsidRDefault="00A10C4D" w14:paraId="047018FF" w14:textId="77777777">
      <w:pPr>
        <w:spacing w:after="120"/>
        <w:rPr>
          <w:rFonts w:eastAsia="Calibri" w:cs="Calibri"/>
          <w:color w:val="000000"/>
        </w:rPr>
      </w:pPr>
      <w:bookmarkStart w:name="_3fwokq0" w:colFirst="0" w:colLast="0" w:id="813"/>
      <w:bookmarkEnd w:id="813"/>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Pr="00D14360" w:rsidR="004A156E">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rsidRPr="007770C6" w:rsidR="00A10C4D" w:rsidP="00B505D2" w:rsidRDefault="000A1700" w14:paraId="5B7BA93B" w14:textId="77777777">
      <w:pPr>
        <w:pStyle w:val="Default"/>
        <w:spacing w:after="120"/>
        <w:rPr>
          <w:sz w:val="20"/>
        </w:rPr>
      </w:pPr>
      <w:r w:rsidRPr="007770C6">
        <w:rPr>
          <w:sz w:val="20"/>
        </w:rPr>
        <w:t>Chapter</w:t>
      </w:r>
      <w:r w:rsidRPr="007770C6" w:rsidR="00A10C4D">
        <w:rPr>
          <w:sz w:val="20"/>
        </w:rPr>
        <w:t xml:space="preserve"> 3.1.2 of the Consolidated CDA Implementation Guide discusses the use of templateIds and what needs to be included in a C-CDA document: </w:t>
      </w:r>
    </w:p>
    <w:p w:rsidRPr="007770C6" w:rsidR="00A10C4D" w:rsidP="0054522C" w:rsidRDefault="00A10C4D" w14:paraId="321817EC" w14:textId="77777777">
      <w:pPr>
        <w:pStyle w:val="Default"/>
        <w:numPr>
          <w:ilvl w:val="0"/>
          <w:numId w:val="27"/>
        </w:numPr>
        <w:spacing w:after="120"/>
        <w:rPr>
          <w:sz w:val="20"/>
        </w:rPr>
      </w:pPr>
      <w:r w:rsidRPr="007770C6">
        <w:rPr>
          <w:sz w:val="20"/>
        </w:rPr>
        <w:t>To assert conformance with C-CDA R2.1, declare the templateId of the version of the template defined in C-CDA R2.1</w:t>
      </w:r>
      <w:r w:rsidRPr="007770C6" w:rsidR="00450F37">
        <w:rPr>
          <w:sz w:val="20"/>
        </w:rPr>
        <w:t>.</w:t>
      </w:r>
      <w:r w:rsidRPr="007770C6">
        <w:rPr>
          <w:sz w:val="20"/>
        </w:rPr>
        <w:t xml:space="preserve">  </w:t>
      </w:r>
    </w:p>
    <w:p w:rsidRPr="007770C6" w:rsidR="00A10C4D" w:rsidP="0054522C" w:rsidRDefault="00A10C4D" w14:paraId="615A8A41" w14:textId="77777777">
      <w:pPr>
        <w:pStyle w:val="Default"/>
        <w:numPr>
          <w:ilvl w:val="0"/>
          <w:numId w:val="27"/>
        </w:numPr>
        <w:spacing w:after="120"/>
        <w:rPr>
          <w:sz w:val="20"/>
        </w:rPr>
      </w:pPr>
      <w:r w:rsidRPr="007770C6">
        <w:rPr>
          <w:sz w:val="20"/>
        </w:rPr>
        <w:t>To assert conformance with C-CDA R1.1, declare the templateId of the version of the template defined in C-CDA R1.1</w:t>
      </w:r>
      <w:r w:rsidRPr="007770C6" w:rsidR="00450F37">
        <w:rPr>
          <w:sz w:val="20"/>
        </w:rPr>
        <w:t>.</w:t>
      </w:r>
      <w:r w:rsidRPr="007770C6">
        <w:rPr>
          <w:sz w:val="20"/>
        </w:rPr>
        <w:t xml:space="preserve"> </w:t>
      </w:r>
    </w:p>
    <w:p w:rsidRPr="007770C6" w:rsidR="00A10C4D" w:rsidP="0090786E" w:rsidRDefault="00A10C4D" w14:paraId="6976D16D" w14:textId="77777777">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1061BBC1" w14:textId="77777777">
        <w:trPr>
          <w:cantSplit/>
        </w:trPr>
        <w:tc>
          <w:tcPr>
            <w:tcW w:w="683" w:type="dxa"/>
            <w:tcBorders>
              <w:right w:val="nil"/>
            </w:tcBorders>
            <w:shd w:val="clear" w:color="auto" w:fill="C6D9F1"/>
          </w:tcPr>
          <w:p w:rsidRPr="00C64922" w:rsidR="00510672" w:rsidP="00510672" w:rsidRDefault="00634398" w14:paraId="0E4D3F6E" w14:textId="77777777">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48729F7" w14:textId="77777777">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Pr="00C64922" w:rsidR="004E29C8" w:rsidTr="004E29C8" w14:paraId="124D9601" w14:textId="77777777">
        <w:trPr>
          <w:cantSplit/>
        </w:trPr>
        <w:tc>
          <w:tcPr>
            <w:tcW w:w="683" w:type="dxa"/>
            <w:tcBorders>
              <w:right w:val="nil"/>
            </w:tcBorders>
            <w:shd w:val="clear" w:color="auto" w:fill="C6D9F1"/>
          </w:tcPr>
          <w:p w:rsidRPr="00C64922" w:rsidR="00510672" w:rsidP="00510672" w:rsidRDefault="00634398" w14:paraId="106C987C" w14:textId="77777777">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31227775" w14:textId="77777777">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rsidRPr="007770C6" w:rsidR="00A10C4D" w:rsidP="00EF4804" w:rsidRDefault="00A10C4D" w14:paraId="45805751" w14:textId="77777777">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rsidRPr="007770C6" w:rsidR="00A10C4D" w:rsidP="00B505D2" w:rsidRDefault="00A10C4D" w14:paraId="67A285AE" w14:textId="77777777">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rsidRPr="007770C6" w:rsidR="00157204" w:rsidP="00157204" w:rsidRDefault="00157204" w14:paraId="60EF5A72" w14:textId="77777777">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rsidRPr="007770C6" w:rsidR="00A10C4D" w:rsidP="0090786E" w:rsidRDefault="00A10C4D" w14:paraId="596DB961" w14:textId="5AEBF4C9">
      <w:pPr>
        <w:pStyle w:val="Default"/>
        <w:spacing w:after="240"/>
        <w:rPr>
          <w:sz w:val="20"/>
        </w:rPr>
      </w:pPr>
      <w:r w:rsidRPr="007770C6">
        <w:rPr>
          <w:sz w:val="20"/>
        </w:rPr>
        <w:t>As standards evolve an implementer community may decide to deprecate a version of a template or a collect</w:t>
      </w:r>
      <w:r w:rsidRPr="007770C6" w:rsidR="00726C77">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5DC0B29" w14:textId="77777777">
        <w:trPr>
          <w:cantSplit/>
        </w:trPr>
        <w:tc>
          <w:tcPr>
            <w:tcW w:w="683" w:type="dxa"/>
            <w:tcBorders>
              <w:right w:val="nil"/>
            </w:tcBorders>
            <w:shd w:val="clear" w:color="auto" w:fill="C6D9F1"/>
          </w:tcPr>
          <w:p w:rsidRPr="00C64922" w:rsidR="00510672" w:rsidP="00510672" w:rsidRDefault="00634398" w14:paraId="616DA2A4" w14:textId="77777777">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60556B4" w14:textId="77777777">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Pr="00C64922" w:rsidR="004E29C8" w:rsidTr="004E29C8" w14:paraId="5D6B4954" w14:textId="77777777">
        <w:trPr>
          <w:cantSplit/>
        </w:trPr>
        <w:tc>
          <w:tcPr>
            <w:tcW w:w="683" w:type="dxa"/>
            <w:tcBorders>
              <w:right w:val="nil"/>
            </w:tcBorders>
            <w:shd w:val="clear" w:color="auto" w:fill="C6D9F1"/>
          </w:tcPr>
          <w:p w:rsidRPr="00C64922" w:rsidR="00510672" w:rsidP="00510672" w:rsidRDefault="00634398" w14:paraId="75A50094" w14:textId="77777777">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5614220E" w14:textId="77777777">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rsidRPr="00D14360" w:rsidR="00A10C4D" w:rsidP="00B505D2" w:rsidRDefault="00A10C4D" w14:paraId="77E8F7F9" w14:textId="77777777">
      <w:pPr>
        <w:pStyle w:val="Default"/>
        <w:spacing w:after="120"/>
        <w:rPr>
          <w:b/>
          <w:bCs/>
          <w:sz w:val="22"/>
          <w:szCs w:val="22"/>
        </w:rPr>
      </w:pPr>
    </w:p>
    <w:p w:rsidRPr="00C64922" w:rsidR="0090786E" w:rsidP="00510672" w:rsidRDefault="005C79A1" w14:paraId="3F7E1134" w14:textId="70C782E7">
      <w:pPr>
        <w:pStyle w:val="Caption"/>
        <w:keepNext/>
        <w:spacing w:after="0"/>
      </w:pPr>
      <w:r>
        <w:t xml:space="preserve">   </w:t>
      </w:r>
      <w:bookmarkStart w:name="_Toc118898737" w:id="814"/>
      <w:bookmarkStart w:name="_Toc119939939" w:id="815"/>
      <w:bookmarkStart w:name="_Toc135312971" w:id="816"/>
      <w:r w:rsidRPr="00C64922" w:rsidR="0090786E">
        <w:t xml:space="preserve">Example </w:t>
      </w:r>
      <w:r>
        <w:fldChar w:fldCharType="begin"/>
      </w:r>
      <w:r>
        <w:instrText>SEQ Example \* ARABIC</w:instrText>
      </w:r>
      <w:r>
        <w:fldChar w:fldCharType="separate"/>
      </w:r>
      <w:r w:rsidR="00DC1072">
        <w:rPr>
          <w:noProof/>
        </w:rPr>
        <w:t>16</w:t>
      </w:r>
      <w:r>
        <w:fldChar w:fldCharType="end"/>
      </w:r>
      <w:r w:rsidRPr="00C64922" w:rsidR="0090786E">
        <w:t>: Declaring template conformance at the section level.</w:t>
      </w:r>
      <w:bookmarkEnd w:id="814"/>
      <w:bookmarkEnd w:id="815"/>
      <w:bookmarkEnd w:id="81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A10C4D" w:rsidTr="004E29C8" w14:paraId="003B57D4" w14:textId="77777777">
        <w:tc>
          <w:tcPr>
            <w:tcW w:w="9350" w:type="dxa"/>
            <w:shd w:val="clear" w:color="auto" w:fill="auto"/>
          </w:tcPr>
          <w:p w:rsidRPr="00D14360" w:rsidR="00A10C4D" w:rsidP="00D14360" w:rsidRDefault="00A10C4D" w14:paraId="6266DA9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 Allergies and Intolerances Section--&gt;</w:t>
            </w:r>
          </w:p>
          <w:p w:rsidRPr="00D14360" w:rsidR="00A10C4D" w:rsidP="00D14360" w:rsidRDefault="00A10C4D" w14:paraId="1EDBF559"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&lt;component&gt;</w:t>
            </w:r>
          </w:p>
          <w:p w:rsidRPr="00D14360" w:rsidR="00A10C4D" w:rsidP="00D14360" w:rsidRDefault="00A10C4D" w14:paraId="776016CB"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3C57642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R2.1 Allergies and Intolerances Section (entr</w:t>
            </w:r>
            <w:r w:rsidR="00863460">
              <w:rPr>
                <w:rFonts w:ascii="Courier New" w:hAnsi="Courier New" w:eastAsia="Courier New" w:cs="Courier New"/>
                <w:color w:val="000000"/>
                <w:sz w:val="16"/>
                <w:szCs w:val="16"/>
              </w:rPr>
              <w:t>i</w:t>
            </w:r>
            <w:r w:rsidRPr="00D14360">
              <w:rPr>
                <w:rFonts w:ascii="Courier New" w:hAnsi="Courier New" w:eastAsia="Courier New" w:cs="Courier New"/>
                <w:color w:val="000000"/>
                <w:sz w:val="16"/>
                <w:szCs w:val="16"/>
              </w:rPr>
              <w:t>es optional)--&gt;</w:t>
            </w:r>
          </w:p>
          <w:p w:rsidRPr="00D14360" w:rsidR="00A10C4D" w:rsidP="00D14360" w:rsidRDefault="00A10C4D" w14:paraId="7FAB0B0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&lt;templateId root="2.16.840.1.113883.10.20.22.2.6" extension="2015-08-01"/&gt;</w:t>
            </w:r>
          </w:p>
          <w:p w:rsidRPr="00D14360" w:rsidR="00A10C4D" w:rsidP="00D14360" w:rsidRDefault="00A10C4D" w14:paraId="5FD409D3"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R1.1 Allergies and Intolerances Section (entries optional) --&gt;</w:t>
            </w:r>
          </w:p>
          <w:p w:rsidRPr="00D14360" w:rsidR="00A10C4D" w:rsidP="00D14360" w:rsidRDefault="00A10C4D" w14:paraId="6489D9A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&lt;templateId root="2.16.840.1.113883.10.20.22.2.6"/&gt;</w:t>
            </w:r>
          </w:p>
          <w:p w:rsidRPr="00D14360" w:rsidR="00A10C4D" w:rsidP="00D14360" w:rsidRDefault="00A10C4D" w14:paraId="17702BD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&lt;id root="0937FF9A-00CE-11E6-B4C5-0050568B000B"/&gt;</w:t>
            </w:r>
          </w:p>
          <w:p w:rsidRPr="00D14360" w:rsidR="00A10C4D" w:rsidP="00D14360" w:rsidRDefault="00A10C4D" w14:paraId="454DE1B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&lt;code code="48765-2" displayName="Allergies &amp;amp;or adverse reactions Doc"</w:t>
            </w:r>
          </w:p>
          <w:p w:rsidRPr="00D14360" w:rsidR="00A10C4D" w:rsidP="00D14360" w:rsidRDefault="00A10C4D" w14:paraId="57D82B4D"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codeSystem="2.16.840.1.113883.6.1" codeSystemName="LOINC"/&gt;</w:t>
            </w:r>
          </w:p>
          <w:p w:rsidRPr="00D14360" w:rsidR="00A10C4D" w:rsidP="00D14360" w:rsidRDefault="00A10C4D" w14:paraId="1B02074F"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&lt;title&gt;Allergies&lt;/title&gt;</w:t>
            </w:r>
          </w:p>
          <w:p w:rsidRPr="00D14360" w:rsidR="00A10C4D" w:rsidP="00D14360" w:rsidRDefault="00A10C4D" w14:paraId="37DF2F7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082D23A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w:t>
            </w:r>
          </w:p>
          <w:p w:rsidRPr="00D14360" w:rsidR="00A10C4D" w:rsidP="00D14360" w:rsidRDefault="00A10C4D" w14:paraId="46BC95D4"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4BCCC4A6"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09A0FDF5" w14:textId="77777777">
            <w:pPr>
              <w:keepNext/>
              <w:rPr>
                <w:rFonts w:eastAsia="Calibri" w:cs="Calibri"/>
                <w:b/>
                <w:color w:val="000000"/>
              </w:rPr>
            </w:pPr>
            <w:r w:rsidRPr="00D14360">
              <w:rPr>
                <w:rFonts w:ascii="Courier New" w:hAnsi="Courier New" w:eastAsia="Courier New" w:cs="Courier New"/>
                <w:color w:val="000000"/>
                <w:sz w:val="16"/>
                <w:szCs w:val="16"/>
              </w:rPr>
              <w:t>&lt;/component&gt;</w:t>
            </w:r>
          </w:p>
        </w:tc>
      </w:tr>
    </w:tbl>
    <w:p w:rsidRPr="00C64922" w:rsidR="0090786E" w:rsidP="0090786E" w:rsidRDefault="0090786E" w14:paraId="7FA51FDA" w14:textId="77777777">
      <w:pPr>
        <w:pStyle w:val="Caption"/>
        <w:keepNext/>
      </w:pPr>
    </w:p>
    <w:p w:rsidRPr="00C64922" w:rsidR="0090786E" w:rsidP="00510672" w:rsidRDefault="005C79A1" w14:paraId="7CC3E51B" w14:textId="57E751B6">
      <w:pPr>
        <w:pStyle w:val="Caption"/>
        <w:keepNext/>
        <w:spacing w:after="0"/>
      </w:pPr>
      <w:r>
        <w:t xml:space="preserve">  </w:t>
      </w:r>
      <w:bookmarkStart w:name="_Toc118898738" w:id="817"/>
      <w:bookmarkStart w:name="_Toc119939940" w:id="818"/>
      <w:bookmarkStart w:name="_Toc135312972" w:id="819"/>
      <w:r w:rsidRPr="00C64922" w:rsidR="0090786E">
        <w:t xml:space="preserve">Example </w:t>
      </w:r>
      <w:r>
        <w:fldChar w:fldCharType="begin"/>
      </w:r>
      <w:r>
        <w:instrText>SEQ Example \* ARABIC</w:instrText>
      </w:r>
      <w:r>
        <w:fldChar w:fldCharType="separate"/>
      </w:r>
      <w:r w:rsidR="00DC1072">
        <w:rPr>
          <w:noProof/>
        </w:rPr>
        <w:t>17</w:t>
      </w:r>
      <w:r>
        <w:fldChar w:fldCharType="end"/>
      </w:r>
      <w:r w:rsidRPr="00C64922" w:rsidR="0090786E">
        <w:t>: Declaring conformance to multiple templates.</w:t>
      </w:r>
      <w:bookmarkEnd w:id="817"/>
      <w:bookmarkEnd w:id="818"/>
      <w:bookmarkEnd w:id="81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D74CA2" w:rsidTr="004E29C8" w14:paraId="418BC246" w14:textId="77777777">
        <w:tc>
          <w:tcPr>
            <w:tcW w:w="9350" w:type="dxa"/>
            <w:shd w:val="clear" w:color="auto" w:fill="auto"/>
          </w:tcPr>
          <w:p w:rsidRPr="00D14360" w:rsidR="00D74CA2" w:rsidP="00D74CA2" w:rsidRDefault="00D74CA2" w14:paraId="02392F3A"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&lt;!—Substance or Device Allergy --&gt;</w:t>
            </w:r>
          </w:p>
          <w:p w:rsidRPr="00D14360" w:rsidR="00D74CA2" w:rsidP="00D74CA2" w:rsidRDefault="00D74CA2" w14:paraId="66D585A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root="2.16.840.1.113883.10.20.24.3.90" extension="2014-06-09" /&gt;</w:t>
            </w:r>
          </w:p>
          <w:p w:rsidRPr="00D14360" w:rsidR="00D74CA2" w:rsidP="00D74CA2" w:rsidRDefault="00D74CA2" w14:paraId="28746F39"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root="2.16.840.1.113883.10.20.24.3.90"/&gt;</w:t>
            </w:r>
          </w:p>
          <w:p w:rsidRPr="00D14360" w:rsidR="00D74CA2" w:rsidP="00D74CA2" w:rsidRDefault="00D74CA2" w14:paraId="15DBA03F"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&lt;!—Allergy – Intolerance Observation --&gt;</w:t>
            </w:r>
          </w:p>
          <w:p w:rsidRPr="00D14360" w:rsidR="00D74CA2" w:rsidP="00D74CA2" w:rsidRDefault="00D74CA2" w14:paraId="259F4FC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root="2.16.840.1.113883.10.20.22.4.7" extension="2014-06-09" /&gt;</w:t>
            </w:r>
          </w:p>
          <w:p w:rsidRPr="00D14360" w:rsidR="00D74CA2" w:rsidP="00D74CA2" w:rsidRDefault="00D74CA2" w14:paraId="6BC361CC"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root="2.16.840.1.113883.10.20.22.4.7"/&gt;</w:t>
            </w:r>
          </w:p>
        </w:tc>
      </w:tr>
    </w:tbl>
    <w:p w:rsidRPr="00C64922" w:rsidR="0090786E" w:rsidP="0090786E" w:rsidRDefault="0090786E" w14:paraId="29A8D850" w14:textId="77777777">
      <w:pPr>
        <w:pStyle w:val="Caption"/>
        <w:keepNext/>
      </w:pPr>
    </w:p>
    <w:p w:rsidRPr="00C64922" w:rsidR="0090786E" w:rsidP="00510672" w:rsidRDefault="005C79A1" w14:paraId="4D7F4995" w14:textId="49112E8A">
      <w:pPr>
        <w:pStyle w:val="Caption"/>
        <w:keepNext/>
        <w:spacing w:after="0"/>
      </w:pPr>
      <w:r>
        <w:t xml:space="preserve">  </w:t>
      </w:r>
      <w:bookmarkStart w:name="_Toc118898739" w:id="820"/>
      <w:bookmarkStart w:name="_Toc119939941" w:id="821"/>
      <w:bookmarkStart w:name="_Toc135312973" w:id="822"/>
      <w:r w:rsidRPr="00C64922" w:rsidR="0090786E">
        <w:t xml:space="preserve">Example </w:t>
      </w:r>
      <w:r>
        <w:fldChar w:fldCharType="begin"/>
      </w:r>
      <w:r>
        <w:instrText>SEQ Example \* ARABIC</w:instrText>
      </w:r>
      <w:r>
        <w:fldChar w:fldCharType="separate"/>
      </w:r>
      <w:r w:rsidR="00DC1072">
        <w:rPr>
          <w:noProof/>
        </w:rPr>
        <w:t>18</w:t>
      </w:r>
      <w:r>
        <w:fldChar w:fldCharType="end"/>
      </w:r>
      <w:r w:rsidRPr="00C64922" w:rsidR="0090786E">
        <w:t>: (Wrong) Duplicate template declarations at the section level.</w:t>
      </w:r>
      <w:bookmarkEnd w:id="820"/>
      <w:bookmarkEnd w:id="821"/>
      <w:bookmarkEnd w:id="82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Pr="00C64922" w:rsidR="00A10C4D" w:rsidTr="004E29C8" w14:paraId="2EB66D5F" w14:textId="77777777">
        <w:tc>
          <w:tcPr>
            <w:tcW w:w="9242" w:type="dxa"/>
            <w:shd w:val="clear" w:color="auto" w:fill="auto"/>
          </w:tcPr>
          <w:p w:rsidRPr="00D14360" w:rsidR="00A10C4D" w:rsidP="00D14360" w:rsidRDefault="00A10C4D" w14:paraId="2736AEC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 Allergies and Intolerances Section--&gt;</w:t>
            </w:r>
          </w:p>
          <w:p w:rsidRPr="00D14360" w:rsidR="00A10C4D" w:rsidP="00D14360" w:rsidRDefault="00A10C4D" w14:paraId="77DBAD0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&lt;component&gt;</w:t>
            </w:r>
          </w:p>
          <w:p w:rsidRPr="00D14360" w:rsidR="00A10C4D" w:rsidP="00D14360" w:rsidRDefault="00A10C4D" w14:paraId="4188FFB7"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D14360" w:rsidRDefault="00A10C4D" w14:paraId="3FC6EF2A"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root="2.16.840.1.113883.10.20.22.2.6"/&gt;</w:t>
            </w:r>
          </w:p>
          <w:p w:rsidRPr="00D14360" w:rsidR="00A10C4D" w:rsidP="00D14360" w:rsidRDefault="00A10C4D" w14:paraId="4DD1F65F"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 extension="2015-08-01"/&gt;</w:t>
            </w:r>
          </w:p>
          <w:p w:rsidRPr="00D14360" w:rsidR="00A10C4D" w:rsidP="00D14360" w:rsidRDefault="00A10C4D" w14:paraId="0AE58BBB"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root="2.16.840.1.113883.10.20.22.2.6"/&gt;</w:t>
            </w:r>
          </w:p>
          <w:p w:rsidRPr="00D14360" w:rsidR="00A10C4D" w:rsidP="00D14360" w:rsidRDefault="00A10C4D" w14:paraId="232E4A05"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extension="2015-08-01" root="2.16.840.1.113883.10.20.22.2.6.1" /&gt;</w:t>
            </w:r>
          </w:p>
          <w:p w:rsidRPr="00D14360" w:rsidR="00A10C4D" w:rsidP="00D14360" w:rsidRDefault="00A10C4D" w14:paraId="41DA676D"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&lt;id root="0937FF9A-00CE-11E6-B4C5-0050568B000B"/&gt;</w:t>
            </w:r>
          </w:p>
          <w:p w:rsidRPr="00D14360" w:rsidR="00A10C4D" w:rsidP="00D14360" w:rsidRDefault="00A10C4D" w14:paraId="72BE909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&lt;code code="48765-2" displayName="Allergies &amp;amp;or adverse reactions Doc"</w:t>
            </w:r>
          </w:p>
          <w:p w:rsidRPr="00D14360" w:rsidR="00A10C4D" w:rsidP="00D14360" w:rsidRDefault="00A10C4D" w14:paraId="13BEFD4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codeSystem="2.16.840.1.113883.6.1" codeSystemName="LOINC"/&gt;</w:t>
            </w:r>
          </w:p>
          <w:p w:rsidRPr="00D14360" w:rsidR="00A10C4D" w:rsidP="00D14360" w:rsidRDefault="00A10C4D" w14:paraId="21084F3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&lt;title&gt;Allergies&lt;/title&gt;</w:t>
            </w:r>
          </w:p>
          <w:p w:rsidRPr="00D14360" w:rsidR="00A10C4D" w:rsidP="00D14360" w:rsidRDefault="00A10C4D" w14:paraId="56D39518"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r w:rsidRPr="00D14360" w:rsidR="008629BA">
              <w:rPr>
                <w:rFonts w:ascii="Courier New" w:hAnsi="Courier New" w:eastAsia="Courier New" w:cs="Courier New"/>
                <w:color w:val="000000"/>
                <w:sz w:val="16"/>
                <w:szCs w:val="18"/>
              </w:rPr>
              <w:t xml:space="preserve"> </w:t>
            </w:r>
            <w:r w:rsidRPr="00D14360">
              <w:rPr>
                <w:rFonts w:ascii="Courier New" w:hAnsi="Courier New" w:eastAsia="Courier New" w:cs="Courier New"/>
                <w:color w:val="000000"/>
                <w:sz w:val="16"/>
                <w:szCs w:val="18"/>
              </w:rPr>
              <w:t xml:space="preserve"> &lt;text&gt;</w:t>
            </w:r>
          </w:p>
          <w:p w:rsidRPr="00D14360" w:rsidR="00A10C4D" w:rsidP="00D14360" w:rsidRDefault="00A10C4D" w14:paraId="0E0BA8B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p>
          <w:p w:rsidRPr="00D14360" w:rsidR="00A10C4D" w:rsidP="00D14360" w:rsidRDefault="00A10C4D" w14:paraId="7053422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&lt;/text&gt;</w:t>
            </w:r>
          </w:p>
          <w:p w:rsidRPr="00D14360" w:rsidR="00A10C4D" w:rsidP="00D14360" w:rsidRDefault="00A10C4D" w14:paraId="451DA05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90786E" w:rsidRDefault="00A10C4D" w14:paraId="1C9C2EA7" w14:textId="77777777">
            <w:pPr>
              <w:rPr>
                <w:rFonts w:eastAsia="Calibri" w:cs="Calibri"/>
                <w:color w:val="000000"/>
              </w:rPr>
            </w:pPr>
            <w:r w:rsidRPr="00D14360">
              <w:rPr>
                <w:rFonts w:ascii="Courier New" w:hAnsi="Courier New" w:eastAsia="Courier New" w:cs="Courier New"/>
                <w:color w:val="000000"/>
                <w:sz w:val="16"/>
                <w:szCs w:val="18"/>
              </w:rPr>
              <w:t>&lt;/component&gt;</w:t>
            </w:r>
          </w:p>
        </w:tc>
      </w:tr>
    </w:tbl>
    <w:p w:rsidRPr="003E45C2" w:rsidR="00FE0A60" w:rsidP="004C76D9" w:rsidRDefault="00FE0A60" w14:paraId="17DE7FEB" w14:textId="1A13947F">
      <w:pPr>
        <w:pStyle w:val="Heading4"/>
      </w:pPr>
      <w:bookmarkStart w:name="_te2d4mt6txr7" w:colFirst="0" w:colLast="0" w:id="823"/>
      <w:bookmarkStart w:name="_Toc10702521" w:id="824"/>
      <w:bookmarkStart w:name="_Toc11043603" w:id="825"/>
      <w:bookmarkStart w:name="_Toc11045594" w:id="826"/>
      <w:bookmarkStart w:name="_Toc11391264" w:id="827"/>
      <w:bookmarkEnd w:id="823"/>
      <w:r w:rsidRPr="003E45C2">
        <w:t>Best Practices for Implementing Templates revised to support USCDI v2</w:t>
      </w:r>
      <w:r w:rsidR="00FF260E">
        <w:t xml:space="preserve"> and v3</w:t>
      </w:r>
    </w:p>
    <w:p w:rsidRPr="00B944C2" w:rsidR="00FE0A60" w:rsidP="00FE0A60" w:rsidRDefault="00FE0A60" w14:paraId="6D42253A" w14:textId="065A8862">
      <w:r w:rsidRPr="00B944C2">
        <w:t xml:space="preserve">To support backwards compatibility, and in alignment with best practices documented in </w:t>
      </w:r>
      <w:hyperlink w:history="1" r:id="rId3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rsidRPr="00B944C2" w:rsidR="00FE0A60" w:rsidP="00FE0A60" w:rsidRDefault="00FE0A60" w14:paraId="1D9B085A" w14:textId="77777777"/>
    <w:p w:rsidRPr="00B944C2" w:rsidR="00FE0A60" w:rsidP="00FE0A60" w:rsidRDefault="00FE0A60" w14:paraId="5F9C15EC" w14:textId="4A888BD8">
      <w:pPr>
        <w:pStyle w:val="Caption"/>
        <w:keepNext/>
      </w:pPr>
      <w:bookmarkStart w:name="_Toc119939920" w:id="828"/>
      <w:bookmarkStart w:name="_Toc135312952" w:id="829"/>
      <w:r w:rsidRPr="00B944C2">
        <w:t xml:space="preserve">Figure </w:t>
      </w:r>
      <w:r>
        <w:fldChar w:fldCharType="begin"/>
      </w:r>
      <w:r>
        <w:instrText>SEQ Figure \* ARABIC</w:instrText>
      </w:r>
      <w:r>
        <w:fldChar w:fldCharType="separate"/>
      </w:r>
      <w:r w:rsidR="00DC1072">
        <w:rPr>
          <w:noProof/>
        </w:rPr>
        <w:t>6</w:t>
      </w:r>
      <w:r>
        <w:fldChar w:fldCharType="end"/>
      </w:r>
      <w:r w:rsidRPr="00B944C2">
        <w:t>: Example of how to include templateIds for Companion Guide templates</w:t>
      </w:r>
      <w:bookmarkEnd w:id="828"/>
      <w:bookmarkEnd w:id="82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E0A60" w:rsidTr="004E29C8" w14:paraId="6BB66192" w14:textId="77777777">
        <w:tc>
          <w:tcPr>
            <w:tcW w:w="9350" w:type="dxa"/>
            <w:shd w:val="clear" w:color="auto" w:fill="auto"/>
          </w:tcPr>
          <w:p w:rsidRPr="00B944C2" w:rsidR="00FE0A60" w:rsidP="00E518B4" w:rsidRDefault="00FE0A60" w14:paraId="0201E5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rsidRPr="00B944C2" w:rsidR="00FE0A60" w:rsidP="00E518B4" w:rsidRDefault="00FE0A60" w14:paraId="1DCF9A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rsidRPr="00B944C2" w:rsidR="00FE0A60" w:rsidP="00E518B4" w:rsidRDefault="00FE0A60" w14:paraId="406EAE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rsidRPr="00B944C2" w:rsidR="00FE0A60" w:rsidP="00E518B4" w:rsidRDefault="00FE0A60" w14:paraId="712498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rsidRPr="00B944C2" w:rsidR="00FE0A60" w:rsidP="00E518B4" w:rsidRDefault="00FE0A60" w14:paraId="23FD46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rsidRPr="00B944C2" w:rsidR="00FE0A60" w:rsidP="00E518B4" w:rsidRDefault="00FE0A60" w14:paraId="46939C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rsidRPr="00B944C2" w:rsidR="00FE0A60" w:rsidP="00E518B4" w:rsidRDefault="00FE0A60" w14:paraId="27E487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rsidRPr="00B944C2" w:rsidR="00FE0A60" w:rsidP="00E518B4" w:rsidRDefault="00FE0A60" w14:paraId="052CDA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rsidRPr="00B944C2" w:rsidR="00FE0A60" w:rsidP="00E518B4" w:rsidRDefault="00FE0A60" w14:paraId="24C0D8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rsidRPr="00B944C2" w:rsidR="00FE0A60" w:rsidP="00E518B4" w:rsidRDefault="00FE0A60" w14:paraId="1539D17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rsidRPr="00D14360" w:rsidR="00FE0A60" w:rsidP="00E518B4" w:rsidRDefault="00FE0A60" w14:paraId="6626707D" w14:textId="7777777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rsidRPr="00FE0A60" w:rsidR="00FE0A60" w:rsidP="00FE0A60" w:rsidRDefault="00FE0A60" w14:paraId="50266D76" w14:textId="77777777"/>
    <w:p w:rsidRPr="00C64922" w:rsidR="00A10C4D" w:rsidP="00FD31AC" w:rsidRDefault="00A10C4D" w14:paraId="278EB1E6" w14:textId="0EED6C77">
      <w:pPr>
        <w:pStyle w:val="Heading3"/>
      </w:pPr>
      <w:bookmarkStart w:name="_Toc119939830" w:id="830"/>
      <w:bookmarkStart w:name="_Toc135312861" w:id="831"/>
      <w:r w:rsidRPr="00C64922">
        <w:t xml:space="preserve">Narrative </w:t>
      </w:r>
      <w:r w:rsidRPr="00C64922" w:rsidR="00995A87">
        <w:t>Block</w:t>
      </w:r>
      <w:r w:rsidRPr="00C64922">
        <w:t xml:space="preserve"> </w:t>
      </w:r>
      <w:bookmarkEnd w:id="824"/>
      <w:bookmarkEnd w:id="825"/>
      <w:bookmarkEnd w:id="826"/>
      <w:r w:rsidRPr="00C64922" w:rsidR="00995A87">
        <w:t>Formatting</w:t>
      </w:r>
      <w:bookmarkEnd w:id="827"/>
      <w:bookmarkEnd w:id="830"/>
      <w:bookmarkEnd w:id="831"/>
    </w:p>
    <w:p w:rsidRPr="00D14360" w:rsidR="00995A87" w:rsidP="00B505D2" w:rsidRDefault="00995A87" w14:paraId="284B9CF9" w14:textId="77777777">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rsidRPr="00D14360" w:rsidR="00995A87" w:rsidP="0054522C" w:rsidRDefault="00995A87" w14:paraId="77D1BCD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rsidRPr="00D14360" w:rsidR="00995A87" w:rsidP="0054522C" w:rsidRDefault="00995A87" w14:paraId="44459F4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rsidRPr="00D14360" w:rsidR="00995A87" w:rsidP="0054522C" w:rsidRDefault="00995A87" w14:paraId="3DFB47DF"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rsidRPr="00D14360" w:rsidR="00995A87" w:rsidP="0054522C" w:rsidRDefault="00995A87" w14:paraId="6C0105E2"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rsidRPr="00D14360" w:rsidR="00995A87" w:rsidP="0054522C" w:rsidRDefault="00995A87" w14:paraId="7E4BA110"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rsidRPr="00D14360" w:rsidR="00995A87" w:rsidP="00650BA9" w:rsidRDefault="00995A87" w14:paraId="366EEDA8" w14:textId="77777777">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Pr="00D14360" w:rsidR="00650BA9">
        <w:rPr>
          <w:rFonts w:cs="Calibri"/>
          <w:color w:val="000000"/>
        </w:rPr>
        <w:t>s</w:t>
      </w:r>
      <w:r w:rsidRPr="00D14360">
        <w:rPr>
          <w:rFonts w:cs="Calibri"/>
          <w:color w:val="000000"/>
        </w:rPr>
        <w:t xml:space="preserve">ection.text field. </w:t>
      </w:r>
      <w:r w:rsidRPr="00D14360" w:rsidR="00C03387">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rsidRPr="00D14360" w:rsidR="004C1CE1" w:rsidP="00650BA9" w:rsidRDefault="004C1CE1" w14:paraId="58A00FD6" w14:textId="77777777">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rsidR="00F86360" w:rsidP="003A3D50" w:rsidRDefault="005C79A1" w14:paraId="0F8C5B5D" w14:textId="2ABC77CA">
      <w:pPr>
        <w:pStyle w:val="Caption"/>
        <w:keepNext/>
        <w:spacing w:before="120" w:after="0"/>
      </w:pPr>
      <w:r>
        <w:t xml:space="preserve"> </w:t>
      </w:r>
      <w:bookmarkStart w:name="_Toc118898740" w:id="832"/>
      <w:bookmarkStart w:name="_Toc119939942" w:id="833"/>
      <w:bookmarkStart w:name="_Toc135312974" w:id="834"/>
      <w:r w:rsidR="00F86360">
        <w:t xml:space="preserve">Example </w:t>
      </w:r>
      <w:r>
        <w:fldChar w:fldCharType="begin"/>
      </w:r>
      <w:r>
        <w:instrText>SEQ Example \* ARABIC</w:instrText>
      </w:r>
      <w:r>
        <w:fldChar w:fldCharType="separate"/>
      </w:r>
      <w:r w:rsidR="00DC1072">
        <w:rPr>
          <w:noProof/>
        </w:rPr>
        <w:t>19</w:t>
      </w:r>
      <w:r>
        <w:fldChar w:fldCharType="end"/>
      </w:r>
      <w:r w:rsidR="00F86360">
        <w:t xml:space="preserve">: </w:t>
      </w:r>
      <w:r w:rsidRPr="00101062" w:rsidR="00F86360">
        <w:t>Sample Narrative Block in a Section</w:t>
      </w:r>
      <w:bookmarkEnd w:id="832"/>
      <w:bookmarkEnd w:id="833"/>
      <w:bookmarkEnd w:id="83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F86360" w:rsidR="002A3D37" w:rsidTr="003A3D50" w14:paraId="7F6D3865" w14:textId="77777777">
        <w:tc>
          <w:tcPr>
            <w:tcW w:w="9350" w:type="dxa"/>
            <w:shd w:val="clear" w:color="auto" w:fill="auto"/>
          </w:tcPr>
          <w:p w:rsidRPr="00AE350D" w:rsidR="002A3D37" w:rsidP="002B406D" w:rsidRDefault="002A3D37" w14:paraId="1699B15D" w14:textId="77777777">
            <w:pPr>
              <w:rPr>
                <w:rFonts w:ascii="Courier New" w:hAnsi="Courier New" w:cs="Courier New"/>
                <w:color w:val="000000"/>
                <w:sz w:val="16"/>
                <w:szCs w:val="16"/>
              </w:rPr>
            </w:pPr>
            <w:r w:rsidRPr="00AE350D">
              <w:rPr>
                <w:rFonts w:ascii="Courier New" w:hAnsi="Courier New" w:cs="Courier New"/>
                <w:color w:val="000000"/>
                <w:sz w:val="16"/>
                <w:szCs w:val="16"/>
              </w:rPr>
              <w:t>&lt;section&gt;</w:t>
            </w:r>
          </w:p>
          <w:p w:rsidRPr="00AE350D" w:rsidR="002A3D37" w:rsidP="002B406D" w:rsidRDefault="002A3D37" w14:paraId="21360791" w14:textId="77777777">
            <w:pPr>
              <w:rPr>
                <w:rFonts w:ascii="Courier New" w:hAnsi="Courier New" w:cs="Courier New"/>
                <w:color w:val="000000"/>
                <w:sz w:val="16"/>
                <w:szCs w:val="16"/>
              </w:rPr>
            </w:pPr>
            <w:r w:rsidRPr="00AE350D">
              <w:rPr>
                <w:rFonts w:ascii="Courier New" w:hAnsi="Courier New" w:cs="Courier New"/>
                <w:color w:val="000000"/>
                <w:sz w:val="16"/>
                <w:szCs w:val="16"/>
              </w:rPr>
              <w:t>. . .</w:t>
            </w:r>
          </w:p>
          <w:p w:rsidRPr="00AE350D" w:rsidR="002A3D37" w:rsidP="002B406D" w:rsidRDefault="002A3D37" w14:paraId="30CD03CB"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rsidRPr="00AE350D" w:rsidR="002A3D37" w:rsidP="002B406D" w:rsidRDefault="002A3D37" w14:paraId="44174C7A"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4CDDB3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rsidRPr="00AE350D" w:rsidR="002A3D37" w:rsidP="002B406D" w:rsidRDefault="002A3D37" w14:paraId="704E0E27"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D81DEEE"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A525EE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450F82E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F1EDB8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rsidRPr="00AE350D" w:rsidR="002A3D37" w:rsidP="002B406D" w:rsidRDefault="002A3D37" w14:paraId="5DD86F3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rsidRPr="00AE350D" w:rsidR="002A3D37" w:rsidP="002B406D" w:rsidRDefault="002A3D37" w14:paraId="532F21B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&lt;tr&gt;</w:t>
            </w:r>
          </w:p>
          <w:p w:rsidRPr="00AE350D" w:rsidR="002A3D37" w:rsidP="002B406D" w:rsidRDefault="002A3D37" w14:paraId="522C4A2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&lt;th&gt;Information Type&lt;/th&gt;</w:t>
            </w:r>
          </w:p>
          <w:p w:rsidRPr="00AE350D" w:rsidR="002A3D37" w:rsidP="002B406D" w:rsidRDefault="002A3D37" w14:paraId="0826C07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&lt;th&gt;Date&lt;/th&gt;</w:t>
            </w:r>
          </w:p>
          <w:p w:rsidRPr="00AE350D" w:rsidR="002A3D37" w:rsidP="002B406D" w:rsidRDefault="002A3D37" w14:paraId="51B29BCD"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&lt;th&gt;Relevant Information&lt;/th&gt;</w:t>
            </w:r>
          </w:p>
          <w:p w:rsidRPr="00AE350D" w:rsidR="002A3D37" w:rsidP="002B406D" w:rsidRDefault="002A3D37" w14:paraId="4C0FEA0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&lt;th&gt;Documented By&lt;/th&gt;</w:t>
            </w:r>
          </w:p>
          <w:p w:rsidRPr="00AE350D" w:rsidR="002A3D37" w:rsidP="002B406D" w:rsidRDefault="002A3D37" w14:paraId="1990FCB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rsidRPr="00AE350D" w:rsidR="002A3D37" w:rsidP="002B406D" w:rsidRDefault="002A3D37" w14:paraId="6A3C8000"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rsidRPr="00AE350D" w:rsidR="002A3D37" w:rsidP="002B406D" w:rsidRDefault="002A3D37" w14:paraId="2E0779A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rsidRPr="00AE350D" w:rsidR="002A3D37" w:rsidP="002B406D" w:rsidRDefault="002A3D37" w14:paraId="6FD407D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 ID="SocialHistory_1"&gt;</w:t>
            </w:r>
          </w:p>
          <w:p w:rsidRPr="00AE350D" w:rsidR="002A3D37" w:rsidP="002B406D" w:rsidRDefault="002A3D37" w14:paraId="343C9D37"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&lt;td&gt;Tobacco smoking status:&lt;/td&gt;</w:t>
            </w:r>
          </w:p>
          <w:p w:rsidRPr="00AE350D" w:rsidR="002A3D37" w:rsidP="002B406D" w:rsidRDefault="002A3D37" w14:paraId="14681B2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&lt;td&gt;&lt;content&gt;(04/12/2016)&lt;/content&gt;&lt;/td&gt;</w:t>
            </w:r>
          </w:p>
          <w:p w:rsidRPr="00AE350D" w:rsidR="002A3D37" w:rsidP="002B406D" w:rsidRDefault="002A3D37" w14:paraId="78E573C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&lt;td&gt;&lt;content&gt;Never smoked&lt;/content&gt;&lt;/td&gt;</w:t>
            </w:r>
          </w:p>
          <w:p w:rsidRPr="00AE350D" w:rsidR="002A3D37" w:rsidP="002B406D" w:rsidRDefault="002A3D37" w14:paraId="1597EC12"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&lt;td&gt;&lt;content&gt;M.Smith&lt;/content&gt; &lt;content&gt;(04/12/2016)&lt;/content&gt;&lt;/td&gt;</w:t>
            </w:r>
          </w:p>
          <w:p w:rsidRPr="00AE350D" w:rsidR="002A3D37" w:rsidP="002B406D" w:rsidRDefault="002A3D37" w14:paraId="0048205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&lt;/tr&gt; </w:t>
            </w:r>
          </w:p>
          <w:p w:rsidRPr="00AE350D" w:rsidR="002A3D37" w:rsidP="002B406D" w:rsidRDefault="002A3D37" w14:paraId="6A0E87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rsidRPr="00AE350D" w:rsidR="002A3D37" w:rsidP="002B406D" w:rsidRDefault="002A3D37" w14:paraId="4A831C6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22E62F9B" w14:textId="77777777">
            <w:pPr>
              <w:rPr>
                <w:rFonts w:ascii="Courier New" w:hAnsi="Courier New" w:cs="Courier New"/>
                <w:color w:val="000000"/>
                <w:sz w:val="16"/>
                <w:szCs w:val="16"/>
              </w:rPr>
            </w:pPr>
            <w:r w:rsidRPr="00AE350D">
              <w:rPr>
                <w:rFonts w:ascii="Courier New" w:hAnsi="Courier New" w:cs="Courier New"/>
                <w:color w:val="000000"/>
                <w:sz w:val="16"/>
                <w:szCs w:val="16"/>
              </w:rPr>
              <w:t>&lt;/text&gt;</w:t>
            </w:r>
          </w:p>
          <w:p w:rsidRPr="00AE350D" w:rsidR="002A3D37" w:rsidP="002B406D" w:rsidRDefault="002A3D37" w14:paraId="73BD150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D14360" w:rsidRDefault="002A3D37" w14:paraId="37DC0DC6" w14:textId="76852639">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Pr="00AE350D" w:rsidR="00947B4B">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Pr="00AE350D" w:rsidR="00947B4B">
              <w:rPr>
                <w:rFonts w:ascii="Courier New" w:hAnsi="Courier New" w:cs="Courier New"/>
                <w:color w:val="000000"/>
                <w:sz w:val="16"/>
                <w:szCs w:val="16"/>
                <w:highlight w:val="white"/>
              </w:rPr>
              <w:t>&gt;</w:t>
            </w:r>
          </w:p>
          <w:p w:rsidRPr="00AE350D" w:rsidR="002A3D37" w:rsidP="00D14360" w:rsidRDefault="002A3D37" w14:paraId="10093E2C" w14:textId="5A2216FA">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&lt;templateId root="2.16.840.1.113883.10.20.22.4.78"/&gt;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r w:rsidRPr="00AE350D">
              <w:rPr>
                <w:rFonts w:ascii="Courier New" w:hAnsi="Courier New" w:cs="Courier New"/>
                <w:color w:val="000000"/>
                <w:sz w:val="16"/>
                <w:szCs w:val="16"/>
                <w:highlight w:val="white"/>
              </w:rPr>
              <w:t>extension="2014-06-09"/&gt;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extension="64020-Z9301" root="1.2.840.114350.1.13.6289.1.7.1.1040.1"/&gt;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&lt;code code="72166-2" codeSystem="2.16.840.1.113883.6.1"</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codeSystemName="LOINC" displayName="Tobacco smoking status"/&gt;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&lt;text&gt;&lt;reference value="#SocialHistory_1"&gt;&lt;/reference&gt;&lt;/text&gt;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&lt;statusCode code="completed"/&gt;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&lt;effectiveTime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r w:rsidRPr="00AE350D">
              <w:rPr>
                <w:rFonts w:ascii="Courier New" w:hAnsi="Courier New" w:cs="Courier New"/>
                <w:color w:val="000000"/>
                <w:sz w:val="16"/>
                <w:szCs w:val="16"/>
                <w:highlight w:val="white"/>
              </w:rPr>
              <w:t>displayName="Never smoked tobacco" /&gt;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&lt;time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&lt;assignedAuthor&gt;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extension="10.1" root="1.2.840.114350.1.1"/&gt;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&lt;/assignedAuthor&gt;</w:t>
            </w:r>
          </w:p>
          <w:p w:rsidRPr="00AE350D" w:rsidR="002A3D37" w:rsidP="00D14360" w:rsidRDefault="002A3D37" w14:paraId="4DA2DE46"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&lt;/observation&gt;</w:t>
            </w:r>
          </w:p>
          <w:p w:rsidRPr="00AE350D" w:rsidR="002A3D37" w:rsidP="00D14360" w:rsidRDefault="002A3D37" w14:paraId="7C35F76C"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rsidRPr="00AE350D" w:rsidR="002A3D37" w:rsidP="002B406D" w:rsidRDefault="002A3D37" w14:paraId="3D61DBD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2B406D" w:rsidRDefault="002A3D37" w14:paraId="6E3B1593" w14:textId="77777777">
            <w:pPr>
              <w:rPr>
                <w:rFonts w:ascii="Courier New" w:hAnsi="Courier New" w:cs="Courier New"/>
                <w:color w:val="000000"/>
                <w:sz w:val="16"/>
                <w:szCs w:val="16"/>
              </w:rPr>
            </w:pPr>
          </w:p>
          <w:p w:rsidRPr="00AE350D" w:rsidR="002A3D37" w:rsidP="002B406D" w:rsidRDefault="002A3D37" w14:paraId="6BB7A621" w14:textId="77777777">
            <w:pPr>
              <w:rPr>
                <w:rFonts w:cs="Calibri"/>
                <w:color w:val="000000"/>
              </w:rPr>
            </w:pPr>
            <w:r w:rsidRPr="00AE350D">
              <w:rPr>
                <w:rFonts w:ascii="Courier New" w:hAnsi="Courier New" w:cs="Courier New"/>
                <w:color w:val="000000"/>
                <w:sz w:val="16"/>
                <w:szCs w:val="16"/>
              </w:rPr>
              <w:t>&lt;/section&gt;</w:t>
            </w:r>
          </w:p>
        </w:tc>
      </w:tr>
    </w:tbl>
    <w:p w:rsidRPr="00D14360" w:rsidR="002A3D37" w:rsidP="00650BA9" w:rsidRDefault="002A3D37" w14:paraId="1C197700" w14:textId="77777777">
      <w:pPr>
        <w:spacing w:after="120"/>
        <w:rPr>
          <w:rFonts w:cs="Calibri"/>
          <w:color w:val="000000"/>
        </w:rPr>
      </w:pPr>
    </w:p>
    <w:p w:rsidRPr="00D14360" w:rsidR="00995A87" w:rsidP="00650BA9" w:rsidRDefault="00995A87" w14:paraId="17F6FBAA" w14:textId="77777777">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Pr="00D14360" w:rsidR="00650BA9">
        <w:rPr>
          <w:rFonts w:cs="Calibri"/>
          <w:color w:val="000000"/>
        </w:rPr>
        <w:t xml:space="preserve"> </w:t>
      </w:r>
      <w:r w:rsidRPr="00D14360" w:rsidR="00C03387">
        <w:rPr>
          <w:rFonts w:cs="Calibri"/>
          <w:color w:val="000000"/>
        </w:rPr>
        <w:t xml:space="preserve">However, </w:t>
      </w:r>
      <w:r w:rsidRPr="00D14360" w:rsidR="00650BA9">
        <w:rPr>
          <w:rFonts w:cs="Calibri"/>
          <w:color w:val="000000"/>
        </w:rPr>
        <w:t xml:space="preserve">the requirement that all attested content be present in the section.text field, </w:t>
      </w:r>
      <w:r w:rsidRPr="00D14360" w:rsidR="00C03387">
        <w:rPr>
          <w:rFonts w:cs="Calibri"/>
          <w:color w:val="000000"/>
        </w:rPr>
        <w:t xml:space="preserve">suggests </w:t>
      </w:r>
      <w:r w:rsidRPr="00D14360" w:rsidR="00650BA9">
        <w:rPr>
          <w:rFonts w:cs="Calibri"/>
          <w:color w:val="000000"/>
        </w:rPr>
        <w:t>best practice is for all clinical content to be rendered through section.text.</w:t>
      </w:r>
    </w:p>
    <w:p w:rsidRPr="00D14360" w:rsidR="00231549" w:rsidP="00650BA9" w:rsidRDefault="00231549" w14:paraId="7921793A" w14:textId="77777777">
      <w:pPr>
        <w:spacing w:after="120"/>
        <w:rPr>
          <w:rFonts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15B7071E" w14:textId="77777777">
        <w:tc>
          <w:tcPr>
            <w:tcW w:w="683" w:type="dxa"/>
            <w:tcBorders>
              <w:right w:val="nil"/>
            </w:tcBorders>
            <w:shd w:val="clear" w:color="auto" w:fill="C6D9F1"/>
          </w:tcPr>
          <w:p w:rsidRPr="00C64922" w:rsidR="00510672" w:rsidP="00510672" w:rsidRDefault="00634398" w14:paraId="1434A96C" w14:textId="77777777">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35457BF" w14:textId="77777777">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rsidRPr="00D14360" w:rsidR="00510672" w:rsidP="00504F98" w:rsidRDefault="00510672" w14:paraId="2998BD60" w14:textId="77777777">
      <w:pPr>
        <w:spacing w:after="120"/>
        <w:rPr>
          <w:rFonts w:cs="Calibri"/>
          <w:b/>
          <w:bCs/>
          <w:color w:val="000000"/>
        </w:rPr>
      </w:pPr>
    </w:p>
    <w:p w:rsidRPr="00D14360" w:rsidR="00504F98" w:rsidP="00504F98" w:rsidRDefault="00504F98" w14:paraId="63A5DD8C" w14:textId="1DC05120">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_Ref98770340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_Ref98770342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Representation of Discrete Data</w:t>
      </w:r>
      <w:r w:rsidRPr="007770C6" w:rsidR="005632F7">
        <w:rPr>
          <w:rFonts w:cs="Calibri"/>
          <w:color w:val="0000FF"/>
          <w:u w:val="single"/>
        </w:rPr>
        <w:fldChar w:fldCharType="end"/>
      </w:r>
    </w:p>
    <w:p w:rsidRPr="00C64922" w:rsidR="00A10C4D" w:rsidP="004C76D9" w:rsidRDefault="00850EAC" w14:paraId="6D311D3F" w14:textId="627BA729">
      <w:pPr>
        <w:pStyle w:val="Heading4"/>
      </w:pPr>
      <w:bookmarkStart w:name="_HTLM_tags_for" w:id="835"/>
      <w:bookmarkStart w:name="_Toc11043604" w:id="836"/>
      <w:bookmarkStart w:name="_Ref21879943" w:id="837"/>
      <w:bookmarkStart w:name="_Ref21879946" w:id="838"/>
      <w:bookmarkEnd w:id="835"/>
      <w:r>
        <w:t>T</w:t>
      </w:r>
      <w:r w:rsidRPr="00C64922" w:rsidR="00A10C4D">
        <w:t>ags for formatting Narrative Text</w:t>
      </w:r>
      <w:bookmarkEnd w:id="836"/>
      <w:bookmarkEnd w:id="837"/>
      <w:bookmarkEnd w:id="838"/>
    </w:p>
    <w:p w:rsidR="00B256ED" w:rsidP="00650BA9" w:rsidRDefault="00650BA9" w14:paraId="103BEE7A" w14:textId="15295D3D">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7"/>
      </w:r>
      <w:r w:rsidRPr="00D14360" w:rsidR="006D20E2">
        <w:rPr>
          <w:rFonts w:cs="Calibri"/>
          <w:color w:val="000000"/>
          <w:shd w:val="clear" w:color="auto" w:fill="FFFFFF"/>
        </w:rPr>
        <w:t xml:space="preserve"> The table below provides information on some of the formatting tags commonly used to organize and render the human readable information in the Narrative Block.</w:t>
      </w:r>
    </w:p>
    <w:p w:rsidRPr="00D14360" w:rsidR="005C79A1" w:rsidP="00650BA9" w:rsidRDefault="005C79A1" w14:paraId="6EEA9AF0" w14:textId="77777777">
      <w:pPr>
        <w:rPr>
          <w:rFonts w:cs="Calibri"/>
          <w:color w:val="000000"/>
          <w:shd w:val="clear" w:color="auto" w:fill="FFFFFF"/>
        </w:rPr>
      </w:pPr>
    </w:p>
    <w:tbl>
      <w:tblPr>
        <w:tblW w:w="937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8"/>
        <w:gridCol w:w="7920"/>
      </w:tblGrid>
      <w:tr w:rsidRPr="00C64922" w:rsidR="00992A23" w:rsidTr="004E29C8" w14:paraId="75E85647" w14:textId="77777777">
        <w:trPr>
          <w:cantSplit/>
          <w:tblHeader/>
        </w:trPr>
        <w:tc>
          <w:tcPr>
            <w:tcW w:w="1458" w:type="dxa"/>
            <w:tcBorders>
              <w:bottom w:val="nil"/>
              <w:right w:val="nil"/>
            </w:tcBorders>
            <w:shd w:val="clear" w:color="auto" w:fill="4F81BD"/>
          </w:tcPr>
          <w:p w:rsidRPr="00D14360" w:rsidR="00510672" w:rsidP="00510672" w:rsidRDefault="00510672" w14:paraId="66388A12" w14:textId="77777777">
            <w:pPr>
              <w:rPr>
                <w:rFonts w:cs="Calibri"/>
                <w:b/>
                <w:bCs/>
                <w:color w:val="FFFFFF"/>
              </w:rPr>
            </w:pPr>
            <w:r w:rsidRPr="00D14360">
              <w:rPr>
                <w:rFonts w:cs="Calibri"/>
                <w:b/>
                <w:bCs/>
                <w:color w:val="FFFFFF"/>
              </w:rPr>
              <w:t>Tag</w:t>
            </w:r>
          </w:p>
          <w:p w:rsidRPr="00D14360" w:rsidR="00510672" w:rsidP="00510672" w:rsidRDefault="00510672" w14:paraId="2215C6E2" w14:textId="77777777">
            <w:pPr>
              <w:rPr>
                <w:rFonts w:cs="Calibri"/>
                <w:b/>
                <w:bCs/>
                <w:color w:val="FFFFFF"/>
              </w:rPr>
            </w:pPr>
            <w:r w:rsidRPr="00D14360">
              <w:rPr>
                <w:rFonts w:cs="Calibri"/>
                <w:b/>
                <w:bCs/>
                <w:color w:val="FFFFFF"/>
              </w:rPr>
              <w:t>Description</w:t>
            </w:r>
          </w:p>
        </w:tc>
        <w:tc>
          <w:tcPr>
            <w:tcW w:w="7920" w:type="dxa"/>
            <w:shd w:val="clear" w:color="auto" w:fill="4F81BD"/>
          </w:tcPr>
          <w:p w:rsidRPr="00D14360" w:rsidR="00510672" w:rsidP="00510672" w:rsidRDefault="00510672" w14:paraId="387B869F" w14:textId="77777777">
            <w:pPr>
              <w:rPr>
                <w:rFonts w:cs="Calibri"/>
                <w:b/>
                <w:bCs/>
                <w:color w:val="FFFFFF"/>
              </w:rPr>
            </w:pPr>
            <w:r w:rsidRPr="00D14360">
              <w:rPr>
                <w:rFonts w:cs="Calibri"/>
                <w:b/>
                <w:bCs/>
                <w:color w:val="FFFFFF"/>
              </w:rPr>
              <w:t>Description</w:t>
            </w:r>
          </w:p>
        </w:tc>
      </w:tr>
      <w:tr w:rsidRPr="00C64922" w:rsidR="00992A23" w:rsidTr="004E29C8" w14:paraId="27CF9BFD" w14:textId="77777777">
        <w:trPr>
          <w:cantSplit/>
        </w:trPr>
        <w:tc>
          <w:tcPr>
            <w:tcW w:w="1458" w:type="dxa"/>
            <w:tcBorders>
              <w:top w:val="single" w:color="4F81BD" w:sz="4" w:space="0"/>
              <w:bottom w:val="single" w:color="4F81BD" w:sz="4" w:space="0"/>
              <w:right w:val="nil"/>
            </w:tcBorders>
            <w:shd w:val="clear" w:color="auto" w:fill="FFFFFF"/>
          </w:tcPr>
          <w:p w:rsidRPr="00D14360" w:rsidR="00510672" w:rsidP="00510672" w:rsidRDefault="00510672" w14:paraId="6D42DDCC" w14:textId="77777777">
            <w:pPr>
              <w:rPr>
                <w:rFonts w:cs="Calibri"/>
                <w:b/>
                <w:bCs/>
                <w:color w:val="000000"/>
              </w:rPr>
            </w:pPr>
            <w:r w:rsidRPr="00D14360">
              <w:rPr>
                <w:rFonts w:cs="Calibri"/>
                <w:b/>
                <w:bCs/>
                <w:color w:val="000000"/>
              </w:rPr>
              <w:t>&lt;content&gt;</w:t>
            </w:r>
          </w:p>
          <w:p w:rsidRPr="00D14360" w:rsidR="00510672" w:rsidP="00510672" w:rsidRDefault="00510672" w14:paraId="3943CCA0" w14:textId="77777777">
            <w:pPr>
              <w:rPr>
                <w:rFonts w:cs="Calibri"/>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790DF727" w14:textId="7E40B61C">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w:tgtFrame="_blank" w:history="1" w:anchor="id" r:id="rId32">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Pr="00C64922" w:rsidR="00992A23" w:rsidTr="004E29C8" w14:paraId="0B7F2F8F" w14:textId="77777777">
        <w:trPr>
          <w:cantSplit/>
          <w:trHeight w:val="881"/>
        </w:trPr>
        <w:tc>
          <w:tcPr>
            <w:tcW w:w="1458" w:type="dxa"/>
            <w:tcBorders>
              <w:right w:val="nil"/>
            </w:tcBorders>
            <w:shd w:val="clear" w:color="auto" w:fill="FFFFFF"/>
          </w:tcPr>
          <w:p w:rsidRPr="00D14360" w:rsidR="00510672" w:rsidP="00510672" w:rsidRDefault="00510672" w14:paraId="62A00676" w14:textId="77777777">
            <w:pPr>
              <w:rPr>
                <w:rFonts w:cs="Calibri"/>
                <w:b/>
                <w:bCs/>
                <w:color w:val="000000"/>
              </w:rPr>
            </w:pPr>
            <w:r w:rsidRPr="00D14360">
              <w:rPr>
                <w:rFonts w:cs="Calibri"/>
                <w:b/>
                <w:bCs/>
                <w:color w:val="000000"/>
              </w:rPr>
              <w:t>&lt;br&gt;</w:t>
            </w:r>
          </w:p>
        </w:tc>
        <w:tc>
          <w:tcPr>
            <w:tcW w:w="7920" w:type="dxa"/>
            <w:shd w:val="clear" w:color="auto" w:fill="auto"/>
          </w:tcPr>
          <w:p w:rsidRPr="005A615D" w:rsidR="00510672" w:rsidP="00510672" w:rsidRDefault="00510672" w14:paraId="3024B6A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Pr="00C64922" w:rsidR="00992A23" w:rsidTr="004E29C8" w14:paraId="4125C3AA" w14:textId="77777777">
        <w:trPr>
          <w:cantSplit/>
          <w:trHeight w:val="1601"/>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29503819" w14:textId="77777777">
            <w:pPr>
              <w:rPr>
                <w:rFonts w:ascii="Calibri Light" w:hAnsi="Calibri Light" w:cs="Calibri Light"/>
                <w:b/>
                <w:bCs/>
              </w:rPr>
            </w:pPr>
            <w:r w:rsidRPr="003A3D50">
              <w:rPr>
                <w:rFonts w:ascii="Calibri Light" w:hAnsi="Calibri Light" w:cs="Calibri Light"/>
                <w:b/>
                <w:bCs/>
              </w:rPr>
              <w:t>&lt;list&gt;</w:t>
            </w:r>
          </w:p>
          <w:p w:rsidRPr="003A3D50" w:rsidR="00510672" w:rsidP="0009537F" w:rsidRDefault="00510672" w14:paraId="0584E4F0"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564F7419" w14:textId="77777777">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Pr="00C64922" w:rsidR="00992A23" w:rsidTr="004E29C8" w14:paraId="06DA7E76" w14:textId="77777777">
        <w:trPr>
          <w:cantSplit/>
          <w:trHeight w:val="728"/>
        </w:trPr>
        <w:tc>
          <w:tcPr>
            <w:tcW w:w="1458" w:type="dxa"/>
            <w:tcBorders>
              <w:right w:val="nil"/>
            </w:tcBorders>
            <w:shd w:val="clear" w:color="auto" w:fill="FFFFFF"/>
          </w:tcPr>
          <w:p w:rsidRPr="003A3D50" w:rsidR="00510672" w:rsidP="003A3D50" w:rsidRDefault="00510672" w14:paraId="60D02FC4" w14:textId="77777777">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rsidRPr="005A615D" w:rsidR="00510672" w:rsidP="00510672" w:rsidRDefault="00510672" w14:paraId="2DC55855" w14:textId="77777777">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Pr="00C64922" w:rsidR="00992A23" w:rsidTr="004E29C8" w14:paraId="7CD84BD7" w14:textId="77777777">
        <w:trPr>
          <w:cantSplit/>
          <w:trHeight w:val="890"/>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07323695" w14:textId="77777777">
            <w:pPr>
              <w:rPr>
                <w:rFonts w:ascii="Calibri Light" w:hAnsi="Calibri Light" w:cs="Calibri Light"/>
                <w:b/>
                <w:bCs/>
              </w:rPr>
            </w:pPr>
            <w:r w:rsidRPr="003A3D50">
              <w:rPr>
                <w:rFonts w:ascii="Calibri Light" w:hAnsi="Calibri Light" w:cs="Calibri Light"/>
                <w:b/>
                <w:bCs/>
              </w:rPr>
              <w:t>&lt;linkHtml&gt;</w:t>
            </w:r>
          </w:p>
          <w:p w:rsidRPr="003A3D50" w:rsidR="00510672" w:rsidP="0009537F" w:rsidRDefault="00510672" w14:paraId="2C64B112"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510672" w:rsidRDefault="00510672" w14:paraId="2DE9C93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Pr="00C64922" w:rsidR="00992A23" w:rsidTr="004E29C8" w14:paraId="536965E7" w14:textId="77777777">
        <w:trPr>
          <w:cantSplit/>
          <w:trHeight w:val="1349"/>
        </w:trPr>
        <w:tc>
          <w:tcPr>
            <w:tcW w:w="1458" w:type="dxa"/>
            <w:tcBorders>
              <w:right w:val="nil"/>
            </w:tcBorders>
            <w:shd w:val="clear" w:color="auto" w:fill="FFFFFF"/>
          </w:tcPr>
          <w:p w:rsidRPr="003A3D50" w:rsidR="00510672" w:rsidP="003A3D50" w:rsidRDefault="00510672" w14:paraId="10E27EA7" w14:textId="77777777">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rsidRPr="005A615D" w:rsidR="00BC17FA" w:rsidP="00D14360" w:rsidRDefault="00510672" w14:paraId="5C2196C5" w14:textId="77777777">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rsidRPr="005A615D" w:rsidR="00510672" w:rsidP="00D14360" w:rsidRDefault="00BC17FA" w14:paraId="0FA1F60F" w14:textId="77777777">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Pr="005A615D" w:rsidR="00510672">
              <w:rPr>
                <w:rFonts w:ascii="Calibri Light" w:hAnsi="Calibri Light" w:cs="Calibri Light"/>
                <w:color w:val="000000"/>
                <w:shd w:val="clear" w:color="auto" w:fill="FFFFFF"/>
              </w:rPr>
              <w:t>HL7 CDA Chapter 4.3.5.11 for information on additional stylecodes.</w:t>
            </w:r>
          </w:p>
        </w:tc>
      </w:tr>
    </w:tbl>
    <w:p w:rsidR="006D20E2" w:rsidP="00794054" w:rsidRDefault="005C79A1" w14:paraId="0D774190" w14:textId="3295F169">
      <w:pPr>
        <w:pStyle w:val="Caption"/>
      </w:pPr>
      <w:r>
        <w:t xml:space="preserve">  </w:t>
      </w:r>
      <w:bookmarkStart w:name="_Toc118898814" w:id="839"/>
      <w:bookmarkStart w:name="_Toc119940017" w:id="840"/>
      <w:bookmarkStart w:name="_Toc135313048" w:id="841"/>
      <w:r w:rsidRPr="00C64922" w:rsidR="00794054">
        <w:t xml:space="preserve">Table </w:t>
      </w:r>
      <w:r>
        <w:fldChar w:fldCharType="begin"/>
      </w:r>
      <w:r>
        <w:instrText>SEQ Table \* ARABIC</w:instrText>
      </w:r>
      <w:r>
        <w:fldChar w:fldCharType="separate"/>
      </w:r>
      <w:r w:rsidR="00DC1072">
        <w:rPr>
          <w:noProof/>
        </w:rPr>
        <w:t>27</w:t>
      </w:r>
      <w:r>
        <w:fldChar w:fldCharType="end"/>
      </w:r>
      <w:r w:rsidRPr="00C64922" w:rsidR="00794054">
        <w:t xml:space="preserve">: </w:t>
      </w:r>
      <w:r w:rsidR="00572928">
        <w:t>T</w:t>
      </w:r>
      <w:r w:rsidRPr="00C64922" w:rsidR="00794054">
        <w:t>ags for formatting Narrative Text</w:t>
      </w:r>
      <w:bookmarkEnd w:id="839"/>
      <w:bookmarkEnd w:id="840"/>
      <w:bookmarkEnd w:id="841"/>
    </w:p>
    <w:p w:rsidRPr="00C64922" w:rsidR="00A10C4D" w:rsidP="00FD31AC" w:rsidRDefault="00A10C4D" w14:paraId="331AE158" w14:textId="77777777">
      <w:pPr>
        <w:pStyle w:val="Heading3"/>
      </w:pPr>
      <w:bookmarkStart w:name="_Toc11043605" w:id="842"/>
      <w:bookmarkStart w:name="_Toc11045595" w:id="843"/>
      <w:bookmarkStart w:name="_Toc11391265" w:id="844"/>
      <w:bookmarkStart w:name="_Toc119939831" w:id="845"/>
      <w:bookmarkStart w:name="_Toc135312862" w:id="846"/>
      <w:r w:rsidRPr="00C64922">
        <w:t>Multiple Views and styleCode</w:t>
      </w:r>
      <w:bookmarkEnd w:id="842"/>
      <w:bookmarkEnd w:id="843"/>
      <w:bookmarkEnd w:id="844"/>
      <w:bookmarkEnd w:id="845"/>
      <w:bookmarkEnd w:id="846"/>
      <w:r w:rsidRPr="00C64922">
        <w:t xml:space="preserve"> </w:t>
      </w:r>
    </w:p>
    <w:p w:rsidRPr="00C64922" w:rsidR="00FE2E3E" w:rsidP="00FE2E3E" w:rsidRDefault="00FE2E3E" w14:paraId="2943B101" w14:textId="77777777">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rsidRPr="00C64922" w:rsidR="00FE2E3E" w:rsidP="00FE2E3E" w:rsidRDefault="00FE2E3E" w14:paraId="24EA4A82" w14:textId="77777777">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rsidRPr="00C64922" w:rsidR="00FE2E3E" w:rsidP="00FE2E3E" w:rsidRDefault="00FE2E3E" w14:paraId="4B391A38" w14:textId="77777777">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rsidRPr="00C64922" w:rsidR="00FE2E3E" w:rsidP="00FE2E3E" w:rsidRDefault="00FE2E3E" w14:paraId="68AFAAA3" w14:textId="77777777">
      <w:pPr>
        <w:pStyle w:val="NormalWeb"/>
        <w:spacing w:before="120" w:beforeAutospacing="0" w:after="120" w:afterAutospacing="0"/>
        <w:rPr>
          <w:sz w:val="28"/>
        </w:rPr>
      </w:pPr>
      <w:r w:rsidRPr="00C64922">
        <w:rPr>
          <w:color w:val="000000"/>
          <w:szCs w:val="22"/>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rsidR="00A10C4D" w:rsidP="00FD31AC" w:rsidRDefault="00A10C4D" w14:paraId="36321651" w14:textId="77777777">
      <w:pPr>
        <w:pStyle w:val="Heading3"/>
      </w:pPr>
      <w:bookmarkStart w:name="_Date/Time_Guidance" w:id="847"/>
      <w:bookmarkStart w:name="_Toc11043606" w:id="848"/>
      <w:bookmarkStart w:name="_Toc11045596" w:id="849"/>
      <w:bookmarkStart w:name="_Toc11391266" w:id="850"/>
      <w:bookmarkStart w:name="_Toc119939832" w:id="851"/>
      <w:bookmarkStart w:name="_Toc135312863" w:id="852"/>
      <w:bookmarkEnd w:id="847"/>
      <w:r w:rsidRPr="00C64922">
        <w:t>Date/Time Guidance</w:t>
      </w:r>
      <w:bookmarkEnd w:id="848"/>
      <w:bookmarkEnd w:id="849"/>
      <w:bookmarkEnd w:id="850"/>
      <w:bookmarkEnd w:id="851"/>
      <w:bookmarkEnd w:id="852"/>
      <w:r w:rsidRPr="00C64922">
        <w:t xml:space="preserve"> </w:t>
      </w:r>
    </w:p>
    <w:p w:rsidRPr="00D14360" w:rsidR="008C7DF9" w:rsidP="008C7DF9" w:rsidRDefault="008C7DF9" w14:paraId="3A8EF8DE" w14:textId="77777777">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Pr="00D14360" w:rsidR="00742982">
        <w:rPr>
          <w:rFonts w:cs="Calibri"/>
        </w:rPr>
        <w:t xml:space="preserve">introduced when representing this type of information. </w:t>
      </w:r>
    </w:p>
    <w:p w:rsidRPr="00D14360" w:rsidR="00D70867" w:rsidP="00FE2E3E" w:rsidRDefault="00D70867" w14:paraId="19EE3584" w14:textId="77777777"/>
    <w:p w:rsidRPr="00D14360" w:rsidR="00D70867" w:rsidP="00FE2E3E" w:rsidRDefault="00D70867" w14:paraId="6287CCC3" w14:textId="707145EC">
      <w:r w:rsidRPr="003A3D50">
        <w:rPr>
          <w:b/>
          <w:bCs/>
        </w:rPr>
        <w:t>Reference</w:t>
      </w:r>
      <w:r w:rsidRPr="00D14360" w:rsidR="00065389">
        <w:rPr>
          <w:b/>
          <w:bCs/>
        </w:rPr>
        <w:t>:</w:t>
      </w:r>
      <w:r w:rsidR="00863460">
        <w:rPr>
          <w:b/>
          <w:bCs/>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_Ref21885892 \r \h  \* MERGEFORMAT </w:instrText>
      </w:r>
      <w:r w:rsidRPr="007770C6" w:rsidR="00863460">
        <w:rPr>
          <w:rFonts w:cs="Calibri"/>
          <w:color w:val="0000FF"/>
          <w:u w:val="single"/>
        </w:rPr>
      </w:r>
      <w:r w:rsidRPr="007770C6" w:rsidR="00863460">
        <w:rPr>
          <w:rFonts w:cs="Calibri"/>
          <w:color w:val="0000FF"/>
          <w:u w:val="single"/>
        </w:rPr>
        <w:fldChar w:fldCharType="separate"/>
      </w:r>
      <w:r w:rsidR="00DC1072">
        <w:rPr>
          <w:rFonts w:cs="Calibri"/>
          <w:color w:val="0000FF"/>
          <w:u w:val="single"/>
        </w:rPr>
        <w:t>5.1.10</w:t>
      </w:r>
      <w:r w:rsidRPr="007770C6" w:rsidR="00863460">
        <w:rPr>
          <w:rFonts w:cs="Calibri"/>
          <w:color w:val="0000FF"/>
          <w:u w:val="single"/>
        </w:rPr>
        <w:fldChar w:fldCharType="end"/>
      </w:r>
      <w:r w:rsidRPr="007770C6" w:rsidR="00863460">
        <w:rPr>
          <w:rFonts w:cs="Calibri"/>
          <w:color w:val="0000FF"/>
          <w:u w:val="single"/>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_Ref21885898 \h  \* MERGEFORMAT </w:instrText>
      </w:r>
      <w:r w:rsidRPr="007770C6" w:rsidR="00863460">
        <w:rPr>
          <w:rFonts w:cs="Calibri"/>
          <w:color w:val="0000FF"/>
          <w:u w:val="single"/>
        </w:rPr>
      </w:r>
      <w:r w:rsidRPr="007770C6" w:rsidR="00863460">
        <w:rPr>
          <w:rFonts w:cs="Calibri"/>
          <w:color w:val="0000FF"/>
          <w:u w:val="single"/>
        </w:rPr>
        <w:fldChar w:fldCharType="separate"/>
      </w:r>
      <w:r w:rsidRPr="00254B4A" w:rsidR="00DC1072">
        <w:rPr>
          <w:rFonts w:cs="Calibri"/>
          <w:color w:val="0000FF"/>
          <w:u w:val="single"/>
        </w:rPr>
        <w:t>Detailed Date/Time Guidance</w:t>
      </w:r>
      <w:r w:rsidRPr="007770C6" w:rsidR="00863460">
        <w:rPr>
          <w:rFonts w:cs="Calibri"/>
          <w:color w:val="0000FF"/>
          <w:u w:val="single"/>
        </w:rPr>
        <w:fldChar w:fldCharType="end"/>
      </w:r>
    </w:p>
    <w:p w:rsidRPr="00C64922" w:rsidR="00A10C4D" w:rsidP="00FD31AC" w:rsidRDefault="00A10C4D" w14:paraId="0EC73D71" w14:textId="77777777">
      <w:pPr>
        <w:pStyle w:val="Heading3"/>
      </w:pPr>
      <w:bookmarkStart w:name="_Toc11043607" w:id="853"/>
      <w:bookmarkStart w:name="_Toc11045597" w:id="854"/>
      <w:bookmarkStart w:name="_Toc11391267" w:id="855"/>
      <w:bookmarkStart w:name="_Toc119939833" w:id="856"/>
      <w:bookmarkStart w:name="_Toc135312864" w:id="857"/>
      <w:r w:rsidRPr="00C64922">
        <w:t>Irrelevant Data (Not Pertinent)</w:t>
      </w:r>
      <w:bookmarkEnd w:id="853"/>
      <w:bookmarkEnd w:id="854"/>
      <w:bookmarkEnd w:id="855"/>
      <w:bookmarkEnd w:id="856"/>
      <w:bookmarkEnd w:id="857"/>
    </w:p>
    <w:p w:rsidRPr="00C64922" w:rsidR="00FE2E3E" w:rsidP="00FE2E3E" w:rsidRDefault="00FE2E3E" w14:paraId="0C8CE169" w14:textId="77777777">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rsidRPr="00B455CB" w:rsidR="00A10C4D" w:rsidP="00FD31AC" w:rsidRDefault="00A10C4D" w14:paraId="13B025F4" w14:textId="0C750E22">
      <w:pPr>
        <w:pStyle w:val="Heading3"/>
      </w:pPr>
      <w:bookmarkStart w:name="_pl9wuao4b5ic" w:colFirst="0" w:colLast="0" w:id="858"/>
      <w:bookmarkStart w:name="_Toc10702522" w:id="859"/>
      <w:bookmarkStart w:name="_Toc11043608" w:id="860"/>
      <w:bookmarkStart w:name="_Toc11045598" w:id="861"/>
      <w:bookmarkStart w:name="_Toc11391268" w:id="862"/>
      <w:bookmarkStart w:name="_Toc119939834" w:id="863"/>
      <w:bookmarkStart w:name="_Toc135312865" w:id="864"/>
      <w:bookmarkEnd w:id="858"/>
      <w:r w:rsidRPr="00B455CB">
        <w:t>Use of Open Templates</w:t>
      </w:r>
      <w:bookmarkEnd w:id="859"/>
      <w:bookmarkEnd w:id="860"/>
      <w:bookmarkEnd w:id="861"/>
      <w:bookmarkEnd w:id="862"/>
      <w:bookmarkEnd w:id="863"/>
      <w:bookmarkEnd w:id="864"/>
    </w:p>
    <w:p w:rsidRPr="00D14360" w:rsidR="00A10C4D" w:rsidP="00B505D2" w:rsidRDefault="00A10C4D" w14:paraId="67ACCCF1" w14:textId="5E92DEA8">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Pr="00D14360" w:rsidR="00C61E43">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name="_vx1227" w:colFirst="0" w:colLast="0" w:id="865"/>
      <w:bookmarkEnd w:id="865"/>
    </w:p>
    <w:p w:rsidRPr="00D14360" w:rsidR="00A10C4D" w:rsidP="00B505D2" w:rsidRDefault="00A10C4D" w14:paraId="6B3F2871" w14:textId="4374B4D0">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Pr="00D14360" w:rsidR="00C61E43">
        <w:rPr>
          <w:rFonts w:eastAsia="Calibri" w:cs="Calibri"/>
          <w:color w:val="000000"/>
        </w:rPr>
        <w:t xml:space="preserve">. </w:t>
      </w:r>
    </w:p>
    <w:p w:rsidRPr="00D14360" w:rsidR="00A10C4D" w:rsidP="00D74CA2" w:rsidRDefault="00A10C4D" w14:paraId="70FF70A8" w14:textId="6F496AF9">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Pr="00D14360" w:rsidR="00D74CA2">
        <w:rPr>
          <w:rFonts w:eastAsia="Calibri" w:cs="Calibri"/>
          <w:color w:val="000000"/>
        </w:rPr>
        <w:t>, “</w:t>
      </w:r>
      <w:r w:rsidRPr="00D14360">
        <w:rPr>
          <w:rFonts w:cs="Calibri"/>
          <w:color w:val="000000"/>
        </w:rPr>
        <w:t xml:space="preserve">This section contains social history data that influence a patient’s physical, </w:t>
      </w:r>
      <w:r w:rsidRPr="00D14360" w:rsidR="00C61E43">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Pr="00D14360" w:rsidR="009B30E1">
        <w:rPr>
          <w:rFonts w:cs="Calibri"/>
          <w:color w:val="000000"/>
        </w:rPr>
        <w:t>”</w:t>
      </w:r>
      <w:r w:rsidRPr="00D14360" w:rsidR="00D74CA2">
        <w:rPr>
          <w:rStyle w:val="FootnoteReference"/>
          <w:rFonts w:cs="Calibri"/>
          <w:color w:val="000000"/>
        </w:rPr>
        <w:footnoteReference w:id="89"/>
      </w:r>
    </w:p>
    <w:p w:rsidRPr="003A3D50" w:rsidR="00AE17B7" w:rsidP="003A3D50" w:rsidRDefault="00A10C4D" w14:paraId="1291D5BE" w14:textId="1BE9098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Pr="00D14360" w:rsidR="00C61E43">
        <w:rPr>
          <w:rFonts w:eastAsia="Calibri" w:cs="Calibri"/>
          <w:color w:val="000000"/>
        </w:rPr>
        <w:t>include this information more appropriately</w:t>
      </w:r>
      <w:r w:rsidRPr="00D14360">
        <w:rPr>
          <w:rFonts w:eastAsia="Calibri" w:cs="Calibri"/>
          <w:color w:val="000000"/>
        </w:rPr>
        <w:t xml:space="preserve">. </w:t>
      </w:r>
    </w:p>
    <w:p w:rsidR="002E61F1" w:rsidP="003A3D50" w:rsidRDefault="00AE17B7" w14:paraId="7F2DCABB" w14:textId="70C71DF1">
      <w:pPr>
        <w:rPr>
          <w:rFonts w:cs="Calibri"/>
          <w:color w:val="000000"/>
        </w:rPr>
      </w:pPr>
      <w:r w:rsidRPr="003A3D50">
        <w:rPr>
          <w:rFonts w:cs="Calibri"/>
        </w:rPr>
        <w:t>Existing templates defined in C-CDA can be used to represent additional data elements define</w:t>
      </w:r>
      <w:r w:rsidRPr="00BF16F2" w:rsidR="002E61F1">
        <w:rPr>
          <w:rFonts w:cs="Calibri"/>
        </w:rPr>
        <w:t>d</w:t>
      </w:r>
      <w:r w:rsidRPr="003A3D50">
        <w:rPr>
          <w:rFonts w:cs="Calibri"/>
        </w:rPr>
        <w:t xml:space="preserve"> in the Vocabulary section of the Interoperability Standards Advisory</w:t>
      </w:r>
      <w:r w:rsidRPr="00BF16F2" w:rsidR="002E61F1">
        <w:rPr>
          <w:rFonts w:cs="Calibri"/>
        </w:rPr>
        <w:t xml:space="preserve"> (ISA)</w:t>
      </w:r>
      <w:r w:rsidRPr="003A3D50">
        <w:rPr>
          <w:rFonts w:cs="Calibri"/>
        </w:rPr>
        <w:t>.</w:t>
      </w:r>
      <w:r w:rsidRPr="003A3D50" w:rsidR="00E5446C">
        <w:rPr>
          <w:rStyle w:val="FootnoteReference"/>
          <w:rFonts w:cs="Calibri"/>
        </w:rPr>
        <w:t xml:space="preserve"> </w:t>
      </w:r>
      <w:r w:rsidRPr="003A3D50" w:rsidR="003641F3">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w:history="1" r:id="rId33">
        <w:r w:rsidRPr="009C50E9" w:rsidR="003641F3">
          <w:rPr>
            <w:rStyle w:val="Hyperlink"/>
            <w:rFonts w:cs="Calibri"/>
          </w:rPr>
          <w:t>https://www.hl7.org/implement/standards/product_brief.cfm?product_id=492</w:t>
        </w:r>
      </w:hyperlink>
      <w:r w:rsidR="003641F3">
        <w:rPr>
          <w:rFonts w:cs="Calibri"/>
          <w:color w:val="000000"/>
        </w:rPr>
        <w:t xml:space="preserve">. </w:t>
      </w:r>
    </w:p>
    <w:p w:rsidR="00564E35" w:rsidP="003A3D50" w:rsidRDefault="00564E35" w14:paraId="118935CA" w14:textId="57E131FD">
      <w:pPr>
        <w:rPr>
          <w:rFonts w:cs="Calibri"/>
          <w:color w:val="000000"/>
        </w:rPr>
      </w:pPr>
    </w:p>
    <w:p w:rsidR="00564E35" w:rsidP="003A3D50" w:rsidRDefault="00564E35" w14:paraId="7547AC2C" w14:textId="7F6E3564">
      <w:pPr>
        <w:rPr>
          <w:rFonts w:cs="Calibri"/>
        </w:rPr>
      </w:pPr>
      <w:r w:rsidRPr="00564E35">
        <w:rPr>
          <w:rFonts w:cs="Calibri"/>
        </w:rPr>
        <w:t>Caution: Implementers should be aware that recipients may not understand templates included at an unexpected location within a document.</w:t>
      </w:r>
    </w:p>
    <w:p w:rsidRPr="00C64922" w:rsidR="00A10C4D" w:rsidP="00FD31AC" w:rsidRDefault="00A10C4D" w14:paraId="1AC769DD" w14:textId="77777777">
      <w:pPr>
        <w:pStyle w:val="Heading3"/>
      </w:pPr>
      <w:bookmarkStart w:name="_Toc98851833" w:id="866"/>
      <w:bookmarkStart w:name="_Declaring_Business_Rules" w:id="867"/>
      <w:bookmarkStart w:name="_Toc10702523" w:id="868"/>
      <w:bookmarkStart w:name="_Toc11043609" w:id="869"/>
      <w:bookmarkStart w:name="_Toc11045599" w:id="870"/>
      <w:bookmarkStart w:name="_Toc11391269" w:id="871"/>
      <w:bookmarkStart w:name="_Ref98770236" w:id="872"/>
      <w:bookmarkStart w:name="_Ref98770241" w:id="873"/>
      <w:bookmarkStart w:name="_Toc119939835" w:id="874"/>
      <w:bookmarkStart w:name="_Toc135312866" w:id="875"/>
      <w:bookmarkEnd w:id="866"/>
      <w:bookmarkEnd w:id="867"/>
      <w:r w:rsidRPr="00C64922">
        <w:t>Declaring Business Rules that Limit Section Content</w:t>
      </w:r>
      <w:bookmarkEnd w:id="868"/>
      <w:bookmarkEnd w:id="869"/>
      <w:bookmarkEnd w:id="870"/>
      <w:bookmarkEnd w:id="871"/>
      <w:bookmarkEnd w:id="872"/>
      <w:bookmarkEnd w:id="873"/>
      <w:bookmarkEnd w:id="874"/>
      <w:bookmarkEnd w:id="875"/>
    </w:p>
    <w:p w:rsidRPr="00D14360" w:rsidR="00A10C4D" w:rsidP="00B505D2" w:rsidRDefault="00A10C4D" w14:paraId="6F34F58F" w14:textId="77777777">
      <w:pPr>
        <w:spacing w:after="120"/>
        <w:rPr>
          <w:rFonts w:eastAsia="Calibri" w:cs="Calibri"/>
          <w:color w:val="000000"/>
        </w:rPr>
      </w:pPr>
      <w:r w:rsidRPr="00D14360">
        <w:rPr>
          <w:rFonts w:eastAsia="Calibri" w:cs="Calibri"/>
          <w:color w:val="000000"/>
        </w:rPr>
        <w:t xml:space="preserve">In order to communicate that </w:t>
      </w:r>
      <w:r w:rsidRPr="00D14360" w:rsidR="00646B0A">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Pr="00D14360" w:rsidR="00646B0A">
        <w:rPr>
          <w:rFonts w:eastAsia="Calibri" w:cs="Calibri"/>
          <w:color w:val="000000"/>
        </w:rPr>
        <w:t xml:space="preserve">time </w:t>
      </w:r>
      <w:r w:rsidRPr="00D14360">
        <w:rPr>
          <w:rFonts w:eastAsia="Calibri" w:cs="Calibri"/>
          <w:color w:val="000000"/>
        </w:rPr>
        <w:t xml:space="preserve">range of </w:t>
      </w:r>
      <w:r w:rsidRPr="00D14360" w:rsidR="00646B0A">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rsidRPr="00D14360" w:rsidR="00A10C4D" w:rsidP="00D74CA2" w:rsidRDefault="00A10C4D" w14:paraId="5DBD6A94" w14:textId="77777777">
      <w:pPr>
        <w:spacing w:after="120"/>
        <w:rPr>
          <w:rFonts w:cs="Calibri"/>
          <w:color w:val="000000"/>
        </w:rPr>
      </w:pPr>
      <w:r w:rsidRPr="00D14360">
        <w:rPr>
          <w:rFonts w:eastAsia="Calibri" w:cs="Calibri"/>
          <w:color w:val="000000"/>
        </w:rPr>
        <w:t>For example, the Vital Signs Section is defined as</w:t>
      </w:r>
      <w:r w:rsidRPr="00D14360" w:rsidR="00D74CA2">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Pr="00D14360" w:rsidR="009B30E1">
        <w:rPr>
          <w:rFonts w:cs="Calibri"/>
          <w:color w:val="000000"/>
        </w:rPr>
        <w:t>”</w:t>
      </w:r>
      <w:r w:rsidRPr="00D14360" w:rsidR="00D74CA2">
        <w:rPr>
          <w:rStyle w:val="FootnoteReference"/>
          <w:rFonts w:cs="Calibri"/>
          <w:color w:val="000000"/>
        </w:rPr>
        <w:footnoteReference w:id="90"/>
      </w:r>
    </w:p>
    <w:p w:rsidRPr="00D14360" w:rsidR="00A10C4D" w:rsidP="00B505D2" w:rsidRDefault="00A10C4D" w14:paraId="46AEA4E1" w14:textId="77777777">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Pr="00D14360" w:rsidR="00B9337B">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rsidRPr="00AD08FB" w:rsidR="00504F98" w:rsidP="00504F98" w:rsidRDefault="00504F98" w14:paraId="34F821E8" w14:textId="44945995">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Pr="00AD08FB" w:rsidR="00294353">
        <w:rPr>
          <w:rFonts w:eastAsia="Calibri" w:cs="Calibri"/>
          <w:color w:val="000000"/>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_Ref21896653 \w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5.1.8</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_Ref21896671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Specifying Time Intervals for Sections with Limits on the Included Discrete Data</w:t>
      </w:r>
      <w:r w:rsidRPr="007770C6" w:rsidR="00294353">
        <w:rPr>
          <w:rFonts w:eastAsia="Calibri" w:cs="Calibri"/>
          <w:color w:val="0000FF"/>
          <w:u w:val="single"/>
        </w:rPr>
        <w:fldChar w:fldCharType="end"/>
      </w:r>
      <w:r w:rsidRPr="00AD08FB">
        <w:rPr>
          <w:rFonts w:eastAsia="Calibri" w:cs="Calibri"/>
          <w:color w:val="000000"/>
        </w:rPr>
        <w:t xml:space="preserve"> </w:t>
      </w:r>
    </w:p>
    <w:p w:rsidRPr="00D14360" w:rsidR="00BC17FA" w:rsidP="00B505D2" w:rsidRDefault="00BC17FA" w14:paraId="2E3996C7" w14:textId="77777777">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rsidRPr="00D14360" w:rsidR="00A10C4D" w:rsidP="00B505D2" w:rsidRDefault="00A10C4D" w14:paraId="725A0D6F" w14:textId="77777777">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rsidR="00A10C4D" w:rsidP="00B505D2" w:rsidRDefault="00A10C4D" w14:paraId="03C23D8F" w14:textId="560D9917">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rsidRPr="00D14360" w:rsidR="00B3590A" w:rsidP="00B505D2" w:rsidRDefault="00B3590A" w14:paraId="4DC04F85" w14:textId="77777777">
      <w:pPr>
        <w:spacing w:after="120"/>
        <w:rPr>
          <w:rFonts w:cs="Calibri"/>
          <w:color w:val="000000"/>
        </w:rPr>
      </w:pPr>
    </w:p>
    <w:p w:rsidR="00F22316" w:rsidP="00510672" w:rsidRDefault="005C79A1" w14:paraId="65B78079" w14:textId="6016421E">
      <w:pPr>
        <w:pStyle w:val="Caption"/>
        <w:keepNext/>
        <w:spacing w:after="0"/>
      </w:pPr>
      <w:r>
        <w:t xml:space="preserve">  </w:t>
      </w:r>
      <w:bookmarkStart w:name="_Toc118898741" w:id="876"/>
      <w:bookmarkStart w:name="_Toc119939943" w:id="877"/>
      <w:bookmarkStart w:name="_Toc135312975" w:id="878"/>
      <w:r w:rsidR="00F22316">
        <w:t xml:space="preserve">Example </w:t>
      </w:r>
      <w:r>
        <w:fldChar w:fldCharType="begin"/>
      </w:r>
      <w:r>
        <w:instrText>SEQ Example \* ARABIC</w:instrText>
      </w:r>
      <w:r>
        <w:fldChar w:fldCharType="separate"/>
      </w:r>
      <w:r w:rsidR="00DC1072">
        <w:rPr>
          <w:noProof/>
        </w:rPr>
        <w:t>20</w:t>
      </w:r>
      <w:r>
        <w:fldChar w:fldCharType="end"/>
      </w:r>
      <w:r w:rsidR="00F22316">
        <w:t xml:space="preserve">: </w:t>
      </w:r>
      <w:r w:rsidRPr="00794D78" w:rsidR="00F22316">
        <w:t>Example of Section Time Range Observation</w:t>
      </w:r>
      <w:bookmarkEnd w:id="876"/>
      <w:bookmarkEnd w:id="877"/>
      <w:bookmarkEnd w:id="87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22316" w:rsidTr="003A3D50" w14:paraId="4B036C6D" w14:textId="77777777">
        <w:tc>
          <w:tcPr>
            <w:tcW w:w="9350" w:type="dxa"/>
            <w:shd w:val="clear" w:color="auto" w:fill="auto"/>
          </w:tcPr>
          <w:p w:rsidRPr="00D14360" w:rsidR="00596CA4" w:rsidP="00596CA4" w:rsidRDefault="00596CA4" w14:paraId="4BC896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596CA4" w:rsidP="00596CA4" w:rsidRDefault="00596CA4" w14:paraId="6930258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71C21C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rsidRPr="00D14360" w:rsidR="00596CA4" w:rsidP="00596CA4" w:rsidRDefault="00596CA4" w14:paraId="0D48AD8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3836E78B" w14:textId="5626C1B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rsidRPr="00D14360" w:rsidR="00596CA4" w:rsidP="00596CA4" w:rsidRDefault="00596CA4" w14:paraId="2D5D99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AE46901" w14:textId="77777777">
            <w:pPr>
              <w:autoSpaceDE w:val="0"/>
              <w:autoSpaceDN w:val="0"/>
              <w:adjustRightInd w:val="0"/>
              <w:rPr>
                <w:rFonts w:ascii="Courier New" w:hAnsi="Courier New" w:cs="Courier New"/>
                <w:color w:val="000000"/>
                <w:sz w:val="16"/>
                <w:szCs w:val="16"/>
              </w:rPr>
            </w:pPr>
          </w:p>
          <w:p w:rsidRPr="00D14360" w:rsidR="00596CA4" w:rsidP="00596CA4" w:rsidRDefault="00596CA4" w14:paraId="279D54A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59C49BB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596CA4" w:rsidP="00596CA4" w:rsidRDefault="00596CA4" w14:paraId="6695FB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rsidRPr="00D14360" w:rsidR="00596CA4" w:rsidP="00596CA4" w:rsidRDefault="00596CA4" w14:paraId="22DDE5F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rsidRPr="00D14360" w:rsidR="00596CA4" w:rsidP="00596CA4" w:rsidRDefault="00596CA4" w14:paraId="35CC22BA" w14:textId="4860620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codeSystem="2.16.840.1.113883.6.1" </w:t>
            </w:r>
          </w:p>
          <w:p w:rsidRPr="00D14360" w:rsidR="00596CA4" w:rsidP="00596CA4" w:rsidRDefault="00596CA4" w14:paraId="735D05E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rsidRPr="00D14360" w:rsidR="00596CA4" w:rsidP="00596CA4" w:rsidRDefault="00596CA4" w14:paraId="52B90C1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2011DB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rsidRPr="00D14360" w:rsidR="00596CA4" w:rsidP="00596CA4" w:rsidRDefault="00596CA4" w14:paraId="6810FFE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6F35CBC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rsidRPr="00D14360" w:rsidR="00596CA4" w:rsidP="00596CA4" w:rsidRDefault="00596CA4" w14:paraId="7DD79E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rsidRPr="00D14360" w:rsidR="00596CA4" w:rsidP="00596CA4" w:rsidRDefault="00596CA4" w14:paraId="53E6D06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rsidRPr="00D14360" w:rsidR="00596CA4" w:rsidP="00596CA4" w:rsidRDefault="00596CA4" w14:paraId="58D71BB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rsidRPr="00D14360" w:rsidR="00596CA4" w:rsidP="00596CA4" w:rsidRDefault="00596CA4" w14:paraId="4F505E0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rsidRPr="00D14360" w:rsidR="00596CA4" w:rsidP="00596CA4" w:rsidRDefault="00596CA4" w14:paraId="593425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596CA4" w:rsidP="00596CA4" w:rsidRDefault="00596CA4" w14:paraId="4080729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F22316" w:rsidP="003A3D50" w:rsidRDefault="00596CA4" w14:paraId="1AB91FBE" w14:textId="77777777">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rsidRPr="00D14360" w:rsidR="00F22316" w:rsidP="00B505D2" w:rsidRDefault="00F22316" w14:paraId="5D637879" w14:textId="77777777">
      <w:pPr>
        <w:spacing w:after="120"/>
        <w:rPr>
          <w:rFonts w:eastAsia="Calibri" w:cs="Calibri"/>
          <w:color w:val="000000"/>
        </w:rPr>
      </w:pPr>
    </w:p>
    <w:p w:rsidRPr="00D14360" w:rsidR="00A10C4D" w:rsidP="00B505D2" w:rsidRDefault="00B64F30" w14:paraId="4C11A2DB" w14:textId="77777777">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D14360" w:rsidR="00A10C4D">
        <w:rPr>
          <w:rFonts w:eastAsia="Calibri" w:cs="Calibri"/>
          <w:color w:val="000000"/>
        </w:rPr>
        <w:t xml:space="preserve">Appendix A.2 </w:t>
      </w:r>
    </w:p>
    <w:p w:rsidRPr="00C64922" w:rsidR="00A10C4D" w:rsidP="003E2C96" w:rsidRDefault="00A10C4D" w14:paraId="5BA190C9" w14:textId="77777777">
      <w:pPr>
        <w:pStyle w:val="Heading2"/>
      </w:pPr>
      <w:bookmarkStart w:name="_3p8iper97bo2" w:colFirst="0" w:colLast="0" w:id="879"/>
      <w:bookmarkStart w:name="_qosxl8pywdbu" w:colFirst="0" w:colLast="0" w:id="880"/>
      <w:bookmarkStart w:name="_Sections_Defined_in" w:id="881"/>
      <w:bookmarkStart w:name="_Toc10702524" w:id="882"/>
      <w:bookmarkStart w:name="_Toc11043610" w:id="883"/>
      <w:bookmarkStart w:name="_Toc11045600" w:id="884"/>
      <w:bookmarkStart w:name="_Toc11391270" w:id="885"/>
      <w:bookmarkStart w:name="_Ref21851322" w:id="886"/>
      <w:bookmarkStart w:name="_Ref21851333" w:id="887"/>
      <w:bookmarkStart w:name="_Toc119939836" w:id="888"/>
      <w:bookmarkStart w:name="_Toc135312867" w:id="889"/>
      <w:bookmarkEnd w:id="879"/>
      <w:bookmarkEnd w:id="880"/>
      <w:bookmarkEnd w:id="881"/>
      <w:r w:rsidRPr="00C64922">
        <w:t>Sections Defined in C-CDA (ordered using SOAP framework)</w:t>
      </w:r>
      <w:bookmarkEnd w:id="882"/>
      <w:bookmarkEnd w:id="883"/>
      <w:bookmarkEnd w:id="884"/>
      <w:bookmarkEnd w:id="885"/>
      <w:bookmarkEnd w:id="886"/>
      <w:bookmarkEnd w:id="887"/>
      <w:bookmarkEnd w:id="888"/>
      <w:bookmarkEnd w:id="889"/>
    </w:p>
    <w:p w:rsidRPr="00D14360" w:rsidR="00A10C4D" w:rsidP="00B505D2" w:rsidRDefault="00A10C4D" w14:paraId="603C5811" w14:textId="77777777">
      <w:pPr>
        <w:spacing w:after="120"/>
        <w:rPr>
          <w:rFonts w:cs="Calibri"/>
        </w:rPr>
      </w:pPr>
      <w:r w:rsidRPr="00D14360">
        <w:rPr>
          <w:rFonts w:cs="Calibri"/>
        </w:rPr>
        <w:t xml:space="preserve">As explained in the Health Story Roundtable presentation titled </w:t>
      </w:r>
      <w:r w:rsidRPr="00D14360" w:rsidR="00AF5D50">
        <w:rPr>
          <w:rFonts w:cs="Calibri"/>
        </w:rPr>
        <w:t>“The Storytelling Power of C-CDA”</w:t>
      </w:r>
      <w:r w:rsidRPr="00D14360">
        <w:rPr>
          <w:rFonts w:cs="Calibri"/>
        </w:rPr>
        <w:t>, understanding the purpose of the C-CDA section templates is not facilitated by considering them in alphabetical order.</w:t>
      </w:r>
      <w:r w:rsidRPr="00D14360" w:rsidR="009B30E1">
        <w:rPr>
          <w:rStyle w:val="FootnoteReference"/>
          <w:rFonts w:cs="Calibri"/>
        </w:rPr>
        <w:t xml:space="preserve"> </w:t>
      </w:r>
      <w:r w:rsidRPr="00D14360" w:rsidR="009B30E1">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rsidRPr="00D14360" w:rsidR="00A10C4D" w:rsidP="00AF5D50" w:rsidRDefault="00A10C4D" w14:paraId="060B7758" w14:textId="77777777">
      <w:pPr>
        <w:spacing w:after="240"/>
        <w:rPr>
          <w:rFonts w:cs="Calibri"/>
        </w:rPr>
      </w:pPr>
      <w:r w:rsidRPr="00D14360">
        <w:rPr>
          <w:rFonts w:cs="Calibri"/>
        </w:rPr>
        <w:t>The application of the SOAP framework does not produce a perfect classification result.  Some sections don’t fit w</w:t>
      </w:r>
      <w:r w:rsidRPr="00D14360" w:rsidR="00AF5D5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DE71637" w14:textId="77777777">
        <w:tc>
          <w:tcPr>
            <w:tcW w:w="683" w:type="dxa"/>
            <w:tcBorders>
              <w:right w:val="nil"/>
            </w:tcBorders>
            <w:shd w:val="clear" w:color="auto" w:fill="C6D9F1"/>
          </w:tcPr>
          <w:p w:rsidRPr="00C64922" w:rsidR="00510672" w:rsidP="00510672" w:rsidRDefault="00634398" w14:paraId="00EE256B" w14:textId="77777777">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B1E210F" w14:textId="77777777">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rsidRPr="00C64922" w:rsidR="00A10C4D" w:rsidP="00FD31AC" w:rsidRDefault="00A10C4D" w14:paraId="054C1227" w14:textId="77777777">
      <w:pPr>
        <w:pStyle w:val="Heading3"/>
      </w:pPr>
      <w:bookmarkStart w:name="_Toc10702525" w:id="890"/>
      <w:bookmarkStart w:name="_Toc11043611" w:id="891"/>
      <w:bookmarkStart w:name="_Toc11045601" w:id="892"/>
      <w:bookmarkStart w:name="_Toc11391271" w:id="893"/>
      <w:bookmarkStart w:name="_Toc119939837" w:id="894"/>
      <w:bookmarkStart w:name="_Toc135312868" w:id="895"/>
      <w:r w:rsidRPr="00C64922">
        <w:t>Subjective Information</w:t>
      </w:r>
      <w:bookmarkEnd w:id="890"/>
      <w:bookmarkEnd w:id="891"/>
      <w:bookmarkEnd w:id="892"/>
      <w:bookmarkEnd w:id="893"/>
      <w:bookmarkEnd w:id="894"/>
      <w:bookmarkEnd w:id="895"/>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95"/>
        <w:gridCol w:w="5765"/>
      </w:tblGrid>
      <w:tr w:rsidRPr="00C64922" w:rsidR="00CA1B19" w:rsidTr="003A3D50" w14:paraId="6FFE71DF" w14:textId="77777777">
        <w:trPr>
          <w:cantSplit/>
          <w:trHeight w:val="315"/>
          <w:tblHeader/>
        </w:trPr>
        <w:tc>
          <w:tcPr>
            <w:tcW w:w="3595" w:type="dxa"/>
            <w:tcBorders>
              <w:bottom w:val="nil"/>
              <w:right w:val="nil"/>
            </w:tcBorders>
            <w:shd w:val="clear" w:color="auto" w:fill="4F81BD"/>
          </w:tcPr>
          <w:p w:rsidRPr="00D14360" w:rsidR="001941AF" w:rsidP="001941AF" w:rsidRDefault="001941AF" w14:paraId="5261114C" w14:textId="77777777">
            <w:pPr>
              <w:rPr>
                <w:rFonts w:cs="Calibri"/>
                <w:color w:val="FFFFFF"/>
              </w:rPr>
            </w:pPr>
            <w:bookmarkStart w:name="_hzpuy3ae5jd5" w:colFirst="0" w:colLast="0" w:id="896"/>
            <w:bookmarkEnd w:id="896"/>
            <w:r w:rsidRPr="00D14360">
              <w:rPr>
                <w:rFonts w:cs="Calibri"/>
                <w:b/>
                <w:bCs/>
                <w:color w:val="FFFFFF"/>
              </w:rPr>
              <w:t>Section Name</w:t>
            </w:r>
          </w:p>
          <w:p w:rsidRPr="00D14360" w:rsidR="001941AF" w:rsidP="001941AF" w:rsidRDefault="009171BA" w14:paraId="70E1741D" w14:textId="74F8B436">
            <w:pPr>
              <w:rPr>
                <w:rFonts w:ascii="Calibri Light" w:hAnsi="Calibri Light" w:cs="Calibri Light"/>
                <w:b/>
                <w:bCs/>
                <w:color w:val="FFFFFF"/>
              </w:rPr>
            </w:pPr>
            <w:r>
              <w:rPr>
                <w:rFonts w:ascii="Calibri Light" w:hAnsi="Calibri Light" w:cs="Calibri Light"/>
                <w:b/>
                <w:bCs/>
                <w:color w:val="FFFFFF"/>
              </w:rPr>
              <w:t>LOINC</w:t>
            </w:r>
          </w:p>
          <w:p w:rsidRPr="00D14360" w:rsidR="001941AF" w:rsidRDefault="001941AF" w14:paraId="14305EC5" w14:textId="77777777">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rsidRPr="00D14360" w:rsidR="00510672" w:rsidP="00D14360" w:rsidRDefault="00510672" w14:paraId="1EB06424" w14:textId="77777777">
            <w:pPr>
              <w:spacing w:after="120"/>
              <w:rPr>
                <w:rFonts w:cs="Calibri"/>
                <w:b/>
                <w:bCs/>
                <w:color w:val="FFFFFF"/>
              </w:rPr>
            </w:pPr>
            <w:r w:rsidRPr="00D14360">
              <w:rPr>
                <w:rFonts w:cs="Calibri"/>
                <w:b/>
                <w:bCs/>
                <w:color w:val="FFFFFF"/>
              </w:rPr>
              <w:t>Purpose Description</w:t>
            </w:r>
          </w:p>
        </w:tc>
      </w:tr>
      <w:tr w:rsidRPr="00C64922" w:rsidR="00CA1B19" w:rsidTr="004E29C8" w14:paraId="0B072474" w14:textId="77777777">
        <w:trPr>
          <w:cantSplit/>
          <w:trHeight w:val="854"/>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F636C14" w14:textId="77777777">
            <w:pPr>
              <w:rPr>
                <w:rFonts w:cs="Calibri"/>
              </w:rPr>
            </w:pPr>
            <w:r w:rsidRPr="00D14360">
              <w:rPr>
                <w:rFonts w:cs="Calibri"/>
                <w:b/>
                <w:bCs/>
              </w:rPr>
              <w:t>Subjective Section</w:t>
            </w:r>
          </w:p>
          <w:p w:rsidRPr="00B64B82" w:rsidR="004D7F05" w:rsidP="00510672" w:rsidRDefault="004D7F05" w14:paraId="7435FCAD" w14:textId="77777777">
            <w:pPr>
              <w:rPr>
                <w:rFonts w:ascii="Calibri Light" w:hAnsi="Calibri Light" w:cs="Calibri Light"/>
                <w:sz w:val="18"/>
                <w:szCs w:val="18"/>
              </w:rPr>
            </w:pPr>
            <w:r w:rsidRPr="003A3D50">
              <w:rPr>
                <w:rFonts w:ascii="Calibri Light" w:hAnsi="Calibri Light" w:cs="Calibri Light"/>
                <w:sz w:val="18"/>
                <w:szCs w:val="18"/>
              </w:rPr>
              <w:t>61150-9</w:t>
            </w:r>
          </w:p>
          <w:p w:rsidRPr="00D14360" w:rsidR="00510672" w:rsidP="00510672" w:rsidRDefault="00510672" w14:paraId="562B68A4" w14:textId="77777777">
            <w:pPr>
              <w:rPr>
                <w:rFonts w:ascii="Calibri Light" w:hAnsi="Calibri Light" w:cs="Calibri Light"/>
                <w:b/>
                <w:bCs/>
                <w:sz w:val="18"/>
              </w:rPr>
            </w:pPr>
            <w:r w:rsidRPr="00D14360">
              <w:rPr>
                <w:rFonts w:ascii="Calibri Light" w:hAnsi="Calibri Light" w:cs="Calibri Light"/>
                <w:bCs/>
                <w:sz w:val="18"/>
              </w:rPr>
              <w:t>2.16.840.1.113883.10.20.21.2.2</w:t>
            </w:r>
          </w:p>
          <w:p w:rsidRPr="00D14360" w:rsidR="00510672" w:rsidP="00510672" w:rsidRDefault="00510672" w14:paraId="5A5A35B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B61192" w14:paraId="51CB9B06"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describes in a narrative format the patient’s current condition and/or interval changes as reported by the patient or by the patient’s guardian or another informant.</w:t>
            </w:r>
          </w:p>
        </w:tc>
      </w:tr>
      <w:tr w:rsidRPr="00C64922" w:rsidR="00CA1B19" w:rsidTr="004E29C8" w14:paraId="467F3BE9" w14:textId="77777777">
        <w:trPr>
          <w:cantSplit/>
          <w:trHeight w:val="872"/>
        </w:trPr>
        <w:tc>
          <w:tcPr>
            <w:tcW w:w="3595" w:type="dxa"/>
            <w:tcBorders>
              <w:right w:val="nil"/>
            </w:tcBorders>
            <w:shd w:val="clear" w:color="auto" w:fill="FFFFFF"/>
            <w:hideMark/>
          </w:tcPr>
          <w:p w:rsidRPr="00D14360" w:rsidR="00510672" w:rsidP="00510672" w:rsidRDefault="00510672" w14:paraId="2C0E1F81" w14:textId="77777777">
            <w:pPr>
              <w:rPr>
                <w:rFonts w:cs="Calibri"/>
              </w:rPr>
            </w:pPr>
            <w:r w:rsidRPr="00D14360">
              <w:rPr>
                <w:rFonts w:cs="Calibri"/>
                <w:b/>
                <w:bCs/>
              </w:rPr>
              <w:t>Reason for Visit</w:t>
            </w:r>
          </w:p>
          <w:p w:rsidRPr="00B64B82" w:rsidR="004D7F05" w:rsidP="00510672" w:rsidRDefault="004D7F05" w14:paraId="34DB5588" w14:textId="77777777">
            <w:pPr>
              <w:rPr>
                <w:rFonts w:ascii="Calibri Light" w:hAnsi="Calibri Light" w:cs="Calibri Light"/>
                <w:sz w:val="18"/>
                <w:szCs w:val="18"/>
              </w:rPr>
            </w:pPr>
            <w:r w:rsidRPr="003A3D50">
              <w:rPr>
                <w:rFonts w:ascii="Calibri Light" w:hAnsi="Calibri Light" w:cs="Calibri Light"/>
                <w:sz w:val="18"/>
                <w:szCs w:val="18"/>
              </w:rPr>
              <w:t>29299-5</w:t>
            </w:r>
          </w:p>
          <w:p w:rsidRPr="00D14360" w:rsidR="00510672" w:rsidP="00510672" w:rsidRDefault="00510672" w14:paraId="5D6D08B0" w14:textId="77777777">
            <w:pPr>
              <w:rPr>
                <w:rFonts w:ascii="Calibri Light" w:hAnsi="Calibri Light" w:cs="Calibri Light"/>
                <w:b/>
                <w:bCs/>
                <w:sz w:val="18"/>
              </w:rPr>
            </w:pPr>
            <w:r w:rsidRPr="00D14360">
              <w:rPr>
                <w:rFonts w:ascii="Calibri Light" w:hAnsi="Calibri Light" w:cs="Calibri Light"/>
                <w:bCs/>
                <w:sz w:val="18"/>
              </w:rPr>
              <w:t>2.16.840.1.113883.10.20.22.2.12</w:t>
            </w:r>
          </w:p>
          <w:p w:rsidRPr="00D14360" w:rsidR="00510672" w:rsidP="00510672" w:rsidRDefault="00510672" w14:paraId="3AF33050" w14:textId="77777777">
            <w:pPr>
              <w:rPr>
                <w:rFonts w:ascii="Calibri Light" w:hAnsi="Calibri Light" w:cs="Calibri Light"/>
                <w:b/>
                <w:bCs/>
              </w:rPr>
            </w:pPr>
          </w:p>
        </w:tc>
        <w:tc>
          <w:tcPr>
            <w:tcW w:w="5765" w:type="dxa"/>
            <w:shd w:val="clear" w:color="auto" w:fill="auto"/>
          </w:tcPr>
          <w:p w:rsidRPr="00D14360" w:rsidR="00510672" w:rsidP="00510672" w:rsidRDefault="00510672" w14:paraId="1E9147E1" w14:textId="77777777">
            <w:pPr>
              <w:rPr>
                <w:rFonts w:ascii="Calibri Light" w:hAnsi="Calibri Light" w:cs="Calibri Light"/>
              </w:rPr>
            </w:pPr>
            <w:r w:rsidRPr="00D14360">
              <w:rPr>
                <w:rFonts w:ascii="Calibri Light" w:hAnsi="Calibri Light" w:cs="Calibri Light"/>
              </w:rPr>
              <w:t xml:space="preserve">This section records the patient’s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Pr="00C64922" w:rsidR="00CA1B19" w:rsidTr="004E29C8" w14:paraId="73080F5A" w14:textId="77777777">
        <w:trPr>
          <w:cantSplit/>
          <w:trHeight w:val="800"/>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1A2A23D4" w14:textId="77777777">
            <w:pPr>
              <w:rPr>
                <w:rFonts w:cs="Calibri"/>
                <w:bCs/>
              </w:rPr>
            </w:pPr>
            <w:r w:rsidRPr="00D14360">
              <w:rPr>
                <w:rFonts w:cs="Calibri"/>
                <w:b/>
                <w:bCs/>
              </w:rPr>
              <w:t>Reason for Referral</w:t>
            </w:r>
          </w:p>
          <w:p w:rsidRPr="00B64B82" w:rsidR="004D7F05" w:rsidP="00510672" w:rsidRDefault="004D7F05" w14:paraId="5DAD28BF" w14:textId="77777777">
            <w:pPr>
              <w:rPr>
                <w:rFonts w:ascii="Calibri Light" w:hAnsi="Calibri Light" w:cs="Calibri Light"/>
                <w:sz w:val="18"/>
                <w:szCs w:val="18"/>
              </w:rPr>
            </w:pPr>
            <w:r w:rsidRPr="003A3D50">
              <w:rPr>
                <w:rFonts w:ascii="Calibri Light" w:hAnsi="Calibri Light" w:cs="Calibri Light"/>
                <w:sz w:val="18"/>
                <w:szCs w:val="18"/>
              </w:rPr>
              <w:t>42349-1</w:t>
            </w:r>
          </w:p>
          <w:p w:rsidRPr="00D14360" w:rsidR="00510672" w:rsidP="00510672" w:rsidRDefault="00510672" w14:paraId="57011215" w14:textId="77777777">
            <w:pPr>
              <w:rPr>
                <w:rFonts w:ascii="Calibri Light" w:hAnsi="Calibri Light" w:cs="Calibri Light"/>
                <w:b/>
                <w:bCs/>
                <w:sz w:val="18"/>
              </w:rPr>
            </w:pPr>
            <w:r w:rsidRPr="00D14360">
              <w:rPr>
                <w:rFonts w:ascii="Calibri Light" w:hAnsi="Calibri Light" w:cs="Calibri Light"/>
                <w:bCs/>
                <w:sz w:val="18"/>
              </w:rPr>
              <w:t xml:space="preserve">1.3.6.1.4.1.19376.1.5.3.1.3.1:2014-06-09 </w:t>
            </w:r>
          </w:p>
          <w:p w:rsidRPr="00D14360" w:rsidR="00510672" w:rsidP="00510672" w:rsidRDefault="00510672" w14:paraId="5F1FA2A4"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5BAF66D0" w14:textId="77777777">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Pr="00C64922" w:rsidR="00CA1B19" w:rsidTr="004E29C8" w14:paraId="298314F7" w14:textId="77777777">
        <w:trPr>
          <w:cantSplit/>
          <w:trHeight w:val="521"/>
        </w:trPr>
        <w:tc>
          <w:tcPr>
            <w:tcW w:w="3595" w:type="dxa"/>
            <w:tcBorders>
              <w:right w:val="nil"/>
            </w:tcBorders>
            <w:shd w:val="clear" w:color="auto" w:fill="FFFFFF"/>
            <w:hideMark/>
          </w:tcPr>
          <w:p w:rsidRPr="00D14360" w:rsidR="00510672" w:rsidP="00510672" w:rsidRDefault="00510672" w14:paraId="1741EF14" w14:textId="77777777">
            <w:pPr>
              <w:rPr>
                <w:rFonts w:cs="Calibri"/>
              </w:rPr>
            </w:pPr>
            <w:r w:rsidRPr="00D14360">
              <w:rPr>
                <w:rFonts w:cs="Calibri"/>
                <w:b/>
                <w:bCs/>
              </w:rPr>
              <w:t>Chief Complaint</w:t>
            </w:r>
          </w:p>
          <w:p w:rsidRPr="00B64B82" w:rsidR="004D7F05" w:rsidP="00510672" w:rsidRDefault="004D7F05" w14:paraId="577D7DA6" w14:textId="77777777">
            <w:pPr>
              <w:rPr>
                <w:rFonts w:ascii="Calibri Light" w:hAnsi="Calibri Light" w:cs="Calibri Light"/>
                <w:sz w:val="18"/>
                <w:szCs w:val="18"/>
              </w:rPr>
            </w:pPr>
            <w:r w:rsidRPr="003A3D50">
              <w:rPr>
                <w:rFonts w:ascii="Calibri Light" w:hAnsi="Calibri Light" w:cs="Calibri Light"/>
                <w:sz w:val="18"/>
                <w:szCs w:val="18"/>
              </w:rPr>
              <w:t>10154-3</w:t>
            </w:r>
            <w:r w:rsidRPr="003A3D50" w:rsidR="00924604">
              <w:rPr>
                <w:rFonts w:ascii="Calibri Light" w:hAnsi="Calibri Light" w:cs="Calibri Light"/>
                <w:sz w:val="18"/>
                <w:szCs w:val="18"/>
              </w:rPr>
              <w:t xml:space="preserve"> </w:t>
            </w:r>
          </w:p>
          <w:p w:rsidRPr="00D14360" w:rsidR="00510672" w:rsidP="00510672" w:rsidRDefault="00510672" w14:paraId="044A29A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2C2D28DD" w14:textId="77777777">
            <w:pPr>
              <w:rPr>
                <w:rFonts w:ascii="Calibri Light" w:hAnsi="Calibri Light" w:cs="Calibri Light"/>
                <w:b/>
                <w:bCs/>
              </w:rPr>
            </w:pPr>
          </w:p>
        </w:tc>
        <w:tc>
          <w:tcPr>
            <w:tcW w:w="5765" w:type="dxa"/>
            <w:shd w:val="clear" w:color="auto" w:fill="auto"/>
          </w:tcPr>
          <w:p w:rsidRPr="00D14360" w:rsidR="00510672" w:rsidP="00510672" w:rsidRDefault="00510672" w14:paraId="5B857269"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w:t>
            </w:r>
          </w:p>
        </w:tc>
      </w:tr>
      <w:tr w:rsidRPr="00C64922" w:rsidR="00CA1B19" w:rsidTr="004E29C8" w14:paraId="21D3138C" w14:textId="77777777">
        <w:trPr>
          <w:cantSplit/>
          <w:trHeight w:val="1340"/>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24C81402" w14:textId="77777777">
            <w:pPr>
              <w:rPr>
                <w:rFonts w:cs="Calibri"/>
              </w:rPr>
            </w:pPr>
            <w:r w:rsidRPr="00D14360">
              <w:rPr>
                <w:rFonts w:cs="Calibri"/>
                <w:b/>
                <w:bCs/>
              </w:rPr>
              <w:t>Chief Complain and Reason for Visit</w:t>
            </w:r>
          </w:p>
          <w:p w:rsidRPr="00B64B82" w:rsidR="004D7F05" w:rsidP="00510672" w:rsidRDefault="004D7F05" w14:paraId="2AB4671F" w14:textId="77777777">
            <w:pPr>
              <w:rPr>
                <w:rFonts w:ascii="Calibri Light" w:hAnsi="Calibri Light" w:cs="Calibri Light"/>
                <w:sz w:val="18"/>
                <w:szCs w:val="18"/>
              </w:rPr>
            </w:pPr>
            <w:r w:rsidRPr="003A3D50">
              <w:rPr>
                <w:rFonts w:ascii="Calibri Light" w:hAnsi="Calibri Light" w:cs="Calibri Light"/>
                <w:sz w:val="18"/>
                <w:szCs w:val="18"/>
              </w:rPr>
              <w:t>46239-0</w:t>
            </w:r>
          </w:p>
          <w:p w:rsidRPr="00D14360" w:rsidR="00510672" w:rsidP="00510672" w:rsidRDefault="00510672" w14:paraId="65E4D44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16B13EC1"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28C12F1B"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rsidRPr="00D14360" w:rsidR="00B61192" w:rsidP="00B61192" w:rsidRDefault="00B61192" w14:paraId="1638F31B" w14:textId="2A63D6CD">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Chapter 4.3 Sections Defined in C-CDA</w:t>
              </w:r>
            </w:hyperlink>
          </w:p>
        </w:tc>
      </w:tr>
      <w:tr w:rsidRPr="00C64922" w:rsidR="00CA1B19" w:rsidTr="004E29C8" w14:paraId="0DF19C98" w14:textId="77777777">
        <w:trPr>
          <w:cantSplit/>
          <w:trHeight w:val="3509"/>
        </w:trPr>
        <w:tc>
          <w:tcPr>
            <w:tcW w:w="3595" w:type="dxa"/>
            <w:tcBorders>
              <w:right w:val="nil"/>
            </w:tcBorders>
            <w:shd w:val="clear" w:color="auto" w:fill="FFFFFF"/>
            <w:hideMark/>
          </w:tcPr>
          <w:p w:rsidRPr="00D14360" w:rsidR="00510672" w:rsidP="00510672" w:rsidRDefault="00510672" w14:paraId="39A1B94D" w14:textId="77777777">
            <w:pPr>
              <w:rPr>
                <w:rFonts w:cs="Calibri"/>
              </w:rPr>
            </w:pPr>
            <w:r w:rsidRPr="00D14360">
              <w:rPr>
                <w:rFonts w:cs="Calibri"/>
                <w:b/>
                <w:bCs/>
              </w:rPr>
              <w:t>Health Concerns Section</w:t>
            </w:r>
          </w:p>
          <w:p w:rsidRPr="00B64B82" w:rsidR="004D7F05" w:rsidP="00510672" w:rsidRDefault="004D7F05" w14:paraId="0C4E97D7" w14:textId="77777777">
            <w:pPr>
              <w:rPr>
                <w:rFonts w:ascii="Calibri Light" w:hAnsi="Calibri Light" w:cs="Calibri Light"/>
                <w:sz w:val="18"/>
                <w:szCs w:val="18"/>
              </w:rPr>
            </w:pPr>
            <w:r w:rsidRPr="003A3D50">
              <w:rPr>
                <w:rFonts w:ascii="Calibri Light" w:hAnsi="Calibri Light" w:cs="Calibri Light"/>
                <w:sz w:val="18"/>
                <w:szCs w:val="18"/>
              </w:rPr>
              <w:t>75310-3</w:t>
            </w:r>
          </w:p>
          <w:p w:rsidRPr="00D14360" w:rsidR="00510672" w:rsidP="00510672" w:rsidRDefault="00510672" w14:paraId="3E23D6EA" w14:textId="77777777">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rsidRPr="00D14360" w:rsidR="00510672" w:rsidP="00510672" w:rsidRDefault="00510672" w14:paraId="7FF8B79B" w14:textId="77777777">
            <w:pPr>
              <w:rPr>
                <w:rFonts w:ascii="Calibri Light" w:hAnsi="Calibri Light" w:cs="Calibri Light"/>
                <w:b/>
                <w:bCs/>
              </w:rPr>
            </w:pPr>
          </w:p>
        </w:tc>
        <w:tc>
          <w:tcPr>
            <w:tcW w:w="5765" w:type="dxa"/>
            <w:shd w:val="clear" w:color="auto" w:fill="auto"/>
          </w:tcPr>
          <w:p w:rsidR="00863460" w:rsidP="00510672" w:rsidRDefault="00510672" w14:paraId="03A8A508" w14:textId="77777777">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family or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rsidR="00863460" w:rsidP="00510672" w:rsidRDefault="00863460" w14:paraId="77CFD0C9" w14:textId="77777777">
            <w:pPr>
              <w:rPr>
                <w:rFonts w:ascii="Calibri Light" w:hAnsi="Calibri Light" w:cs="Calibri Light"/>
              </w:rPr>
            </w:pPr>
          </w:p>
          <w:p w:rsidRPr="00D14360" w:rsidR="00510672" w:rsidP="00510672" w:rsidRDefault="00510672" w14:paraId="7A89A7A7" w14:textId="77777777">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Pr="00C64922" w:rsidR="00CA1B19" w:rsidTr="004E29C8" w14:paraId="434B3F40" w14:textId="77777777">
        <w:trPr>
          <w:cantSplit/>
          <w:trHeight w:val="315"/>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9112E7E" w14:textId="77777777">
            <w:pPr>
              <w:rPr>
                <w:rFonts w:cs="Calibri"/>
                <w:b/>
                <w:bCs/>
              </w:rPr>
            </w:pPr>
            <w:r w:rsidRPr="00D14360">
              <w:rPr>
                <w:rFonts w:cs="Calibri"/>
                <w:b/>
                <w:bCs/>
              </w:rPr>
              <w:t>Allergies and Intolerances Section</w:t>
            </w:r>
          </w:p>
          <w:p w:rsidRPr="003A3D50" w:rsidR="004D7F05" w:rsidP="00510672" w:rsidRDefault="004D7F05" w14:paraId="73313EE2" w14:textId="77777777">
            <w:pPr>
              <w:rPr>
                <w:rFonts w:ascii="Calibri Light" w:hAnsi="Calibri Light" w:cs="Calibri Light"/>
                <w:sz w:val="18"/>
                <w:szCs w:val="18"/>
              </w:rPr>
            </w:pPr>
            <w:r w:rsidRPr="003A3D50">
              <w:rPr>
                <w:rFonts w:ascii="Calibri Light" w:hAnsi="Calibri Light" w:cs="Calibri Light"/>
                <w:sz w:val="18"/>
                <w:szCs w:val="18"/>
              </w:rPr>
              <w:t>48765-2</w:t>
            </w:r>
          </w:p>
          <w:p w:rsidRPr="00D14360" w:rsidR="00510672" w:rsidP="00510672" w:rsidRDefault="00510672" w14:paraId="43465D43" w14:textId="77777777">
            <w:pPr>
              <w:rPr>
                <w:rFonts w:ascii="Calibri Light" w:hAnsi="Calibri Light" w:cs="Calibri Light"/>
                <w:b/>
                <w:bCs/>
                <w:sz w:val="18"/>
              </w:rPr>
            </w:pPr>
            <w:r w:rsidRPr="00D14360">
              <w:rPr>
                <w:rFonts w:ascii="Calibri Light" w:hAnsi="Calibri Light" w:cs="Calibri Light"/>
                <w:sz w:val="18"/>
              </w:rPr>
              <w:t>Entries optional:</w:t>
            </w:r>
          </w:p>
          <w:p w:rsidRPr="00D14360" w:rsidR="00510672" w:rsidP="00510672" w:rsidRDefault="00510672" w14:paraId="7D74A23C" w14:textId="77777777">
            <w:pPr>
              <w:rPr>
                <w:rFonts w:ascii="Calibri Light" w:hAnsi="Calibri Light" w:cs="Calibri Light"/>
                <w:b/>
                <w:bCs/>
                <w:sz w:val="18"/>
              </w:rPr>
            </w:pPr>
            <w:r w:rsidRPr="00D14360">
              <w:rPr>
                <w:rFonts w:ascii="Calibri Light" w:hAnsi="Calibri Light" w:cs="Calibri Light"/>
                <w:sz w:val="18"/>
              </w:rPr>
              <w:t xml:space="preserve">2.16.840.1.113883.10.20.22.2.6:2015-08-01 </w:t>
            </w:r>
          </w:p>
          <w:p w:rsidRPr="00D14360" w:rsidR="00510672" w:rsidP="00510672" w:rsidRDefault="00510672" w14:paraId="7E80E243"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510672" w:rsidP="00510672" w:rsidRDefault="00510672" w14:paraId="317517F5" w14:textId="77777777">
            <w:pPr>
              <w:rPr>
                <w:rFonts w:cs="Calibri"/>
                <w:b/>
                <w:bCs/>
                <w:sz w:val="21"/>
              </w:rPr>
            </w:pPr>
            <w:r w:rsidRPr="00D14360">
              <w:rPr>
                <w:rFonts w:ascii="Calibri Light" w:hAnsi="Calibri Light" w:cs="Calibri Light"/>
                <w:sz w:val="18"/>
              </w:rPr>
              <w:t>2.16.840.1.113883.10.20.22.2.6.1:2015-08-01</w:t>
            </w:r>
          </w:p>
        </w:tc>
        <w:tc>
          <w:tcPr>
            <w:tcW w:w="5765" w:type="dxa"/>
            <w:tcBorders>
              <w:top w:val="single" w:color="4F81BD" w:sz="4" w:space="0"/>
              <w:bottom w:val="single" w:color="4F81BD" w:sz="4" w:space="0"/>
            </w:tcBorders>
            <w:shd w:val="clear" w:color="auto" w:fill="auto"/>
          </w:tcPr>
          <w:p w:rsidRPr="00D14360" w:rsidR="00510672" w:rsidP="00D14360" w:rsidRDefault="00510672" w14:paraId="7424CFF7" w14:textId="77777777">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Pr="00C64922" w:rsidR="00CA1B19" w:rsidTr="004E29C8" w14:paraId="47C46C9E" w14:textId="77777777">
        <w:trPr>
          <w:cantSplit/>
          <w:trHeight w:val="1538"/>
        </w:trPr>
        <w:tc>
          <w:tcPr>
            <w:tcW w:w="3595" w:type="dxa"/>
            <w:tcBorders>
              <w:right w:val="nil"/>
            </w:tcBorders>
            <w:shd w:val="clear" w:color="auto" w:fill="FFFFFF"/>
          </w:tcPr>
          <w:p w:rsidRPr="00D14360" w:rsidR="00510672" w:rsidP="00510672" w:rsidRDefault="00510672" w14:paraId="38C6524B" w14:textId="77777777">
            <w:pPr>
              <w:rPr>
                <w:rFonts w:cs="Calibri"/>
              </w:rPr>
            </w:pPr>
            <w:r w:rsidRPr="00D14360">
              <w:rPr>
                <w:rFonts w:cs="Calibri"/>
                <w:b/>
                <w:bCs/>
              </w:rPr>
              <w:t>Review of Systems Section</w:t>
            </w:r>
          </w:p>
          <w:p w:rsidRPr="00B64B82" w:rsidR="004D7F05" w:rsidP="00510672" w:rsidRDefault="004D7F05" w14:paraId="2B4FCB22" w14:textId="77777777">
            <w:pPr>
              <w:rPr>
                <w:rFonts w:ascii="Calibri Light" w:hAnsi="Calibri Light" w:cs="Calibri Light"/>
                <w:sz w:val="18"/>
                <w:szCs w:val="18"/>
              </w:rPr>
            </w:pPr>
            <w:r w:rsidRPr="003A3D50">
              <w:rPr>
                <w:rFonts w:ascii="Calibri Light" w:hAnsi="Calibri Light" w:cs="Calibri Light"/>
                <w:sz w:val="18"/>
                <w:szCs w:val="18"/>
              </w:rPr>
              <w:t>10187-3</w:t>
            </w:r>
          </w:p>
          <w:p w:rsidRPr="00D14360" w:rsidR="00510672" w:rsidP="00510672" w:rsidRDefault="00510672" w14:paraId="2F30A08F" w14:textId="77777777">
            <w:pPr>
              <w:rPr>
                <w:rFonts w:ascii="Calibri Light" w:hAnsi="Calibri Light" w:cs="Calibri Light"/>
                <w:b/>
                <w:bCs/>
                <w:sz w:val="18"/>
              </w:rPr>
            </w:pPr>
            <w:r w:rsidRPr="00D14360">
              <w:rPr>
                <w:rFonts w:ascii="Calibri Light" w:hAnsi="Calibri Light" w:cs="Calibri Light"/>
                <w:bCs/>
                <w:sz w:val="18"/>
              </w:rPr>
              <w:t xml:space="preserve">1.3.6.1.4.1.19376.1.5.3.1.3.18 </w:t>
            </w:r>
          </w:p>
          <w:p w:rsidRPr="00D14360" w:rsidR="00510672" w:rsidP="00510672" w:rsidRDefault="00510672" w14:paraId="778C532E" w14:textId="77777777">
            <w:pPr>
              <w:rPr>
                <w:rFonts w:ascii="Calibri Light" w:hAnsi="Calibri Light" w:cs="Calibri Light"/>
                <w:b/>
                <w:bCs/>
              </w:rPr>
            </w:pPr>
          </w:p>
        </w:tc>
        <w:tc>
          <w:tcPr>
            <w:tcW w:w="5765" w:type="dxa"/>
            <w:shd w:val="clear" w:color="auto" w:fill="auto"/>
          </w:tcPr>
          <w:p w:rsidRPr="00D14360" w:rsidR="00510672" w:rsidP="00510672" w:rsidRDefault="00510672" w14:paraId="5D60059E" w14:textId="77777777">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Pr="00C64922" w:rsidR="00CA1B19" w:rsidTr="004E29C8" w14:paraId="6F6E6036" w14:textId="77777777">
        <w:trPr>
          <w:cantSplit/>
          <w:trHeight w:val="575"/>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5587CAA8" w14:textId="77777777">
            <w:pPr>
              <w:rPr>
                <w:rFonts w:cs="Calibri"/>
              </w:rPr>
            </w:pPr>
            <w:r w:rsidRPr="00D14360">
              <w:rPr>
                <w:rFonts w:cs="Calibri"/>
                <w:b/>
                <w:bCs/>
              </w:rPr>
              <w:t>History of Present Illness</w:t>
            </w:r>
          </w:p>
          <w:p w:rsidRPr="00B64B82" w:rsidR="004D7F05" w:rsidP="00510672" w:rsidRDefault="004D7F05" w14:paraId="55766007" w14:textId="77777777">
            <w:pPr>
              <w:rPr>
                <w:rFonts w:ascii="Calibri Light" w:hAnsi="Calibri Light" w:cs="Calibri Light"/>
                <w:sz w:val="18"/>
                <w:szCs w:val="18"/>
              </w:rPr>
            </w:pPr>
            <w:r w:rsidRPr="003A3D50">
              <w:rPr>
                <w:rFonts w:ascii="Calibri Light" w:hAnsi="Calibri Light" w:cs="Calibri Light"/>
                <w:sz w:val="18"/>
                <w:szCs w:val="18"/>
              </w:rPr>
              <w:t>10164-2</w:t>
            </w:r>
          </w:p>
          <w:p w:rsidRPr="00D14360" w:rsidR="00510672" w:rsidP="00510672" w:rsidRDefault="00510672" w14:paraId="394ED3F2" w14:textId="77777777">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rsidRPr="00D14360" w:rsidR="00510672" w:rsidP="00510672" w:rsidRDefault="00510672" w14:paraId="2025B7DE" w14:textId="77777777">
            <w:pPr>
              <w:rPr>
                <w:rFonts w:cs="Calibri"/>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20B8807" w14:textId="77777777">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Pr="00C64922" w:rsidR="00CA1B19" w:rsidTr="004E29C8" w14:paraId="6ECF0485" w14:textId="77777777">
        <w:trPr>
          <w:cantSplit/>
          <w:trHeight w:val="908"/>
        </w:trPr>
        <w:tc>
          <w:tcPr>
            <w:tcW w:w="3595" w:type="dxa"/>
            <w:tcBorders>
              <w:right w:val="nil"/>
            </w:tcBorders>
            <w:shd w:val="clear" w:color="auto" w:fill="FFFFFF"/>
            <w:hideMark/>
          </w:tcPr>
          <w:p w:rsidRPr="00D14360" w:rsidR="00510672" w:rsidP="00510672" w:rsidRDefault="00510672" w14:paraId="786DF87E" w14:textId="77777777">
            <w:pPr>
              <w:rPr>
                <w:rFonts w:cs="Calibri"/>
              </w:rPr>
            </w:pPr>
            <w:r w:rsidRPr="00D14360">
              <w:rPr>
                <w:rFonts w:cs="Calibri"/>
                <w:b/>
                <w:bCs/>
              </w:rPr>
              <w:t>Past Medical History</w:t>
            </w:r>
          </w:p>
          <w:p w:rsidRPr="00B64B82" w:rsidR="004D7F05" w:rsidP="00510672" w:rsidRDefault="00FF4945" w14:paraId="2DE2E3CC" w14:textId="77777777">
            <w:pPr>
              <w:rPr>
                <w:rFonts w:ascii="Calibri Light" w:hAnsi="Calibri Light" w:cs="Calibri Light"/>
                <w:sz w:val="18"/>
                <w:szCs w:val="18"/>
              </w:rPr>
            </w:pPr>
            <w:r w:rsidRPr="003A3D50">
              <w:rPr>
                <w:rFonts w:ascii="Calibri Light" w:hAnsi="Calibri Light" w:cs="Calibri Light"/>
                <w:sz w:val="18"/>
                <w:szCs w:val="18"/>
              </w:rPr>
              <w:t>11348-0</w:t>
            </w:r>
          </w:p>
          <w:p w:rsidRPr="00D14360" w:rsidR="00510672" w:rsidP="00510672" w:rsidRDefault="00510672" w14:paraId="7449E3D8" w14:textId="77777777">
            <w:pPr>
              <w:rPr>
                <w:rFonts w:ascii="Calibri Light" w:hAnsi="Calibri Light" w:cs="Calibri Light"/>
                <w:b/>
                <w:bCs/>
                <w:sz w:val="18"/>
              </w:rPr>
            </w:pPr>
            <w:r w:rsidRPr="00D14360">
              <w:rPr>
                <w:rFonts w:ascii="Calibri Light" w:hAnsi="Calibri Light" w:cs="Calibri Light"/>
                <w:bCs/>
                <w:sz w:val="18"/>
              </w:rPr>
              <w:t>2.16.840.1.113883.10.20.22.2.20:2015-08-01</w:t>
            </w:r>
          </w:p>
          <w:p w:rsidRPr="00D14360" w:rsidR="00510672" w:rsidP="00510672" w:rsidRDefault="00510672" w14:paraId="51B6D466" w14:textId="77777777">
            <w:pPr>
              <w:rPr>
                <w:rFonts w:ascii="Calibri Light" w:hAnsi="Calibri Light" w:cs="Calibri Light"/>
                <w:b/>
                <w:bCs/>
              </w:rPr>
            </w:pPr>
          </w:p>
        </w:tc>
        <w:tc>
          <w:tcPr>
            <w:tcW w:w="5765" w:type="dxa"/>
            <w:shd w:val="clear" w:color="auto" w:fill="auto"/>
          </w:tcPr>
          <w:p w:rsidRPr="00D14360" w:rsidR="00510672" w:rsidP="00510672" w:rsidRDefault="00510672" w14:paraId="6DFF1B81" w14:textId="77777777">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Pr="00D14360" w:rsidR="00742982">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Pr="00C64922" w:rsidR="00CA1B19" w:rsidTr="004E29C8" w14:paraId="427DBA10" w14:textId="77777777">
        <w:trPr>
          <w:cantSplit/>
          <w:trHeight w:val="1070"/>
        </w:trPr>
        <w:tc>
          <w:tcPr>
            <w:tcW w:w="3595" w:type="dxa"/>
            <w:tcBorders>
              <w:top w:val="single" w:color="4F81BD" w:sz="4" w:space="0"/>
              <w:bottom w:val="single" w:color="4F81BD" w:sz="4" w:space="0"/>
              <w:right w:val="nil"/>
            </w:tcBorders>
            <w:shd w:val="clear" w:color="auto" w:fill="FFFFFF"/>
            <w:hideMark/>
          </w:tcPr>
          <w:p w:rsidRPr="004E29C8" w:rsidR="00510672" w:rsidP="00510672" w:rsidRDefault="00510672" w14:paraId="16ED4872" w14:textId="77777777">
            <w:pPr>
              <w:rPr>
                <w:rFonts w:asciiTheme="minorHAnsi" w:hAnsiTheme="minorHAnsi"/>
                <w:b/>
              </w:rPr>
            </w:pPr>
            <w:r w:rsidRPr="004E29C8">
              <w:rPr>
                <w:rFonts w:asciiTheme="minorHAnsi" w:hAnsiTheme="minorHAnsi"/>
                <w:b/>
              </w:rPr>
              <w:t xml:space="preserve">Social History Section </w:t>
            </w:r>
          </w:p>
          <w:p w:rsidRPr="00B64B82" w:rsidR="00FF4945" w:rsidP="00510672" w:rsidRDefault="00FF4945" w14:paraId="28010712" w14:textId="77777777">
            <w:pPr>
              <w:rPr>
                <w:rFonts w:ascii="Calibri Light" w:hAnsi="Calibri Light" w:cs="Calibri Light"/>
                <w:sz w:val="18"/>
                <w:szCs w:val="18"/>
              </w:rPr>
            </w:pPr>
            <w:r w:rsidRPr="003A3D50">
              <w:rPr>
                <w:rFonts w:ascii="Calibri Light" w:hAnsi="Calibri Light" w:cs="Calibri Light"/>
                <w:sz w:val="18"/>
                <w:szCs w:val="18"/>
              </w:rPr>
              <w:t>29762-2</w:t>
            </w:r>
            <w:r w:rsidRPr="003A3D50" w:rsidR="00924604">
              <w:rPr>
                <w:rFonts w:ascii="Calibri Light" w:hAnsi="Calibri Light" w:cs="Calibri Light"/>
                <w:sz w:val="18"/>
                <w:szCs w:val="18"/>
              </w:rPr>
              <w:t xml:space="preserve"> </w:t>
            </w:r>
          </w:p>
          <w:p w:rsidRPr="00D14360" w:rsidR="00510672" w:rsidP="00510672" w:rsidRDefault="00510672" w14:paraId="4A790638" w14:textId="77777777">
            <w:pPr>
              <w:rPr>
                <w:rFonts w:ascii="Calibri Light" w:hAnsi="Calibri Light" w:cs="Calibri Light"/>
                <w:b/>
                <w:bCs/>
                <w:sz w:val="18"/>
              </w:rPr>
            </w:pPr>
            <w:r w:rsidRPr="00D14360">
              <w:rPr>
                <w:rFonts w:ascii="Calibri Light" w:hAnsi="Calibri Light" w:cs="Calibri Light"/>
                <w:bCs/>
                <w:sz w:val="18"/>
              </w:rPr>
              <w:t xml:space="preserve">2.16.840.1.113883.10.20.22.2.17:2015-08-01 </w:t>
            </w:r>
          </w:p>
          <w:p w:rsidRPr="00D14360" w:rsidR="00510672" w:rsidP="00510672" w:rsidRDefault="00510672" w14:paraId="1FF0738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68CCC12" w14:textId="0D47993E">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Pr="00C64922" w:rsidR="00CA1B19" w:rsidTr="004E29C8" w14:paraId="72002843" w14:textId="77777777">
        <w:trPr>
          <w:cantSplit/>
          <w:trHeight w:val="800"/>
        </w:trPr>
        <w:tc>
          <w:tcPr>
            <w:tcW w:w="3595" w:type="dxa"/>
            <w:tcBorders>
              <w:right w:val="nil"/>
            </w:tcBorders>
            <w:shd w:val="clear" w:color="auto" w:fill="FFFFFF"/>
          </w:tcPr>
          <w:p w:rsidRPr="00D14360" w:rsidR="00510672" w:rsidP="00510672" w:rsidRDefault="00510672" w14:paraId="6C57C463" w14:textId="77777777">
            <w:pPr>
              <w:rPr>
                <w:rFonts w:cs="Calibri"/>
              </w:rPr>
            </w:pPr>
            <w:r w:rsidRPr="00D14360">
              <w:rPr>
                <w:rFonts w:cs="Calibri"/>
                <w:b/>
                <w:bCs/>
              </w:rPr>
              <w:t>Family History Section</w:t>
            </w:r>
          </w:p>
          <w:p w:rsidRPr="00B64B82" w:rsidR="00FF4945" w:rsidP="00510672" w:rsidRDefault="00FF4945" w14:paraId="7E15FC3A" w14:textId="77777777">
            <w:pPr>
              <w:rPr>
                <w:rFonts w:ascii="Calibri Light" w:hAnsi="Calibri Light" w:cs="Calibri Light"/>
                <w:sz w:val="18"/>
                <w:szCs w:val="18"/>
              </w:rPr>
            </w:pPr>
            <w:r w:rsidRPr="003A3D50">
              <w:rPr>
                <w:rFonts w:ascii="Calibri Light" w:hAnsi="Calibri Light" w:cs="Calibri Light"/>
                <w:sz w:val="18"/>
                <w:szCs w:val="18"/>
              </w:rPr>
              <w:t>10157-6</w:t>
            </w:r>
          </w:p>
          <w:p w:rsidRPr="00D14360" w:rsidR="00510672" w:rsidP="00510672" w:rsidRDefault="00510672" w14:paraId="2C7A3D6D" w14:textId="77777777">
            <w:pPr>
              <w:rPr>
                <w:rFonts w:ascii="Calibri Light" w:hAnsi="Calibri Light" w:cs="Calibri Light"/>
                <w:b/>
                <w:bCs/>
                <w:sz w:val="18"/>
              </w:rPr>
            </w:pPr>
            <w:r w:rsidRPr="00D14360">
              <w:rPr>
                <w:rFonts w:ascii="Calibri Light" w:hAnsi="Calibri Light" w:cs="Calibri Light"/>
                <w:bCs/>
                <w:sz w:val="18"/>
              </w:rPr>
              <w:t>2.16.840.1.113883.10.20.22.2.15:2015-08-01</w:t>
            </w:r>
          </w:p>
          <w:p w:rsidRPr="00D14360" w:rsidR="00510672" w:rsidP="00510672" w:rsidRDefault="00510672" w14:paraId="689337EA" w14:textId="77777777">
            <w:pPr>
              <w:rPr>
                <w:rFonts w:ascii="Calibri Light" w:hAnsi="Calibri Light" w:cs="Calibri Light"/>
                <w:b/>
                <w:bCs/>
              </w:rPr>
            </w:pPr>
          </w:p>
        </w:tc>
        <w:tc>
          <w:tcPr>
            <w:tcW w:w="5765" w:type="dxa"/>
            <w:shd w:val="clear" w:color="auto" w:fill="auto"/>
          </w:tcPr>
          <w:p w:rsidRPr="00D14360" w:rsidR="00510672" w:rsidP="00510672" w:rsidRDefault="00510672" w14:paraId="72D50A7C" w14:textId="77777777">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rsidRPr="00C64922" w:rsidR="005D2703" w:rsidRDefault="005C79A1" w14:paraId="0B157DDE" w14:textId="5323F683">
      <w:pPr>
        <w:pStyle w:val="Caption"/>
      </w:pPr>
      <w:r>
        <w:t xml:space="preserve">  </w:t>
      </w:r>
      <w:bookmarkStart w:name="_Toc118898815" w:id="897"/>
      <w:bookmarkStart w:name="_Toc119940018" w:id="898"/>
      <w:bookmarkStart w:name="_Toc135313049" w:id="899"/>
      <w:r w:rsidRPr="00C64922" w:rsidR="005D2703">
        <w:t xml:space="preserve">Table </w:t>
      </w:r>
      <w:r>
        <w:fldChar w:fldCharType="begin"/>
      </w:r>
      <w:r>
        <w:instrText>SEQ Table \* ARABIC</w:instrText>
      </w:r>
      <w:r>
        <w:fldChar w:fldCharType="separate"/>
      </w:r>
      <w:r w:rsidR="00DC1072">
        <w:rPr>
          <w:noProof/>
        </w:rPr>
        <w:t>28</w:t>
      </w:r>
      <w:r>
        <w:fldChar w:fldCharType="end"/>
      </w:r>
      <w:r w:rsidRPr="00C64922" w:rsidR="005D2703">
        <w:t>: Subjective Information</w:t>
      </w:r>
      <w:bookmarkEnd w:id="897"/>
      <w:bookmarkEnd w:id="898"/>
      <w:bookmarkEnd w:id="899"/>
    </w:p>
    <w:p w:rsidRPr="00F10C7C" w:rsidR="00A10C4D" w:rsidP="00FD31AC" w:rsidRDefault="00A10C4D" w14:paraId="528A53F0" w14:textId="77777777">
      <w:pPr>
        <w:pStyle w:val="Heading3"/>
      </w:pPr>
      <w:bookmarkStart w:name="_Toc15469427" w:id="900"/>
      <w:bookmarkStart w:name="_Toc15479875" w:id="901"/>
      <w:bookmarkStart w:name="_Toc18495055" w:id="902"/>
      <w:bookmarkStart w:name="_Toc19870251" w:id="903"/>
      <w:bookmarkStart w:name="_Toc20480940" w:id="904"/>
      <w:bookmarkStart w:name="_Toc21529470" w:id="905"/>
      <w:bookmarkStart w:name="_Toc21691522" w:id="906"/>
      <w:bookmarkStart w:name="_Toc21845707" w:id="907"/>
      <w:bookmarkStart w:name="_Toc21851948" w:id="908"/>
      <w:bookmarkStart w:name="_Toc21871911" w:id="909"/>
      <w:bookmarkStart w:name="_Toc21872367" w:id="910"/>
      <w:bookmarkStart w:name="_Toc21880138" w:id="911"/>
      <w:bookmarkStart w:name="_Toc21889968" w:id="912"/>
      <w:bookmarkStart w:name="_Toc21894111" w:id="913"/>
      <w:bookmarkStart w:name="_Toc21898039" w:id="914"/>
      <w:bookmarkStart w:name="_Toc21926786" w:id="915"/>
      <w:bookmarkStart w:name="_Toc10702526" w:id="916"/>
      <w:bookmarkStart w:name="_Toc11043612" w:id="917"/>
      <w:bookmarkStart w:name="_Toc11045602" w:id="918"/>
      <w:bookmarkStart w:name="_Toc11391272" w:id="919"/>
      <w:bookmarkStart w:name="_Toc119939838" w:id="920"/>
      <w:bookmarkStart w:name="_Toc135312869" w:id="921"/>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sidRPr="00F10C7C">
        <w:t>Objective Information</w:t>
      </w:r>
      <w:bookmarkEnd w:id="916"/>
      <w:bookmarkEnd w:id="917"/>
      <w:bookmarkEnd w:id="918"/>
      <w:bookmarkEnd w:id="919"/>
      <w:bookmarkEnd w:id="920"/>
      <w:bookmarkEnd w:id="921"/>
    </w:p>
    <w:tbl>
      <w:tblPr>
        <w:tblW w:w="9383" w:type="dxa"/>
        <w:tblInd w:w="108"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Look w:val="04A0" w:firstRow="1" w:lastRow="0" w:firstColumn="1" w:lastColumn="0" w:noHBand="0" w:noVBand="1"/>
      </w:tblPr>
      <w:tblGrid>
        <w:gridCol w:w="3960"/>
        <w:gridCol w:w="5400"/>
        <w:gridCol w:w="23"/>
      </w:tblGrid>
      <w:tr w:rsidRPr="0037231C" w:rsidR="00D70867" w:rsidTr="003A3D50" w14:paraId="443D6019" w14:textId="77777777">
        <w:trPr>
          <w:cantSplit/>
          <w:trHeight w:val="315"/>
          <w:tblHeader/>
        </w:trPr>
        <w:tc>
          <w:tcPr>
            <w:tcW w:w="3960" w:type="dxa"/>
            <w:tcBorders>
              <w:bottom w:val="single" w:color="4F81BD" w:sz="4" w:space="0"/>
              <w:right w:val="nil"/>
            </w:tcBorders>
            <w:shd w:val="clear" w:color="auto" w:fill="4F81BD"/>
          </w:tcPr>
          <w:p w:rsidRPr="00D14360" w:rsidR="001941AF" w:rsidP="001941AF" w:rsidRDefault="001941AF" w14:paraId="1FC2F10F" w14:textId="77777777">
            <w:pPr>
              <w:rPr>
                <w:rFonts w:cs="Calibri"/>
                <w:color w:val="FFFFFF"/>
              </w:rPr>
            </w:pPr>
            <w:r w:rsidRPr="00D14360">
              <w:rPr>
                <w:rFonts w:cs="Calibri"/>
                <w:b/>
                <w:bCs/>
                <w:color w:val="FFFFFF"/>
              </w:rPr>
              <w:t>Sections defined in C-CDA R2.1</w:t>
            </w:r>
          </w:p>
          <w:p w:rsidRPr="00D14360" w:rsidR="001941AF" w:rsidP="001941AF" w:rsidRDefault="009171BA" w14:paraId="14A6A23F" w14:textId="51AE4CF4">
            <w:pPr>
              <w:rPr>
                <w:rFonts w:cs="Calibri"/>
                <w:color w:val="FFFFFF"/>
              </w:rPr>
            </w:pPr>
            <w:r>
              <w:rPr>
                <w:rFonts w:ascii="Calibri Light" w:hAnsi="Calibri Light" w:cs="Calibri Light"/>
                <w:b/>
                <w:bCs/>
                <w:color w:val="FFFFFF"/>
              </w:rPr>
              <w:t>LOINC</w:t>
            </w:r>
          </w:p>
          <w:p w:rsidRPr="00D14360" w:rsidR="00F22316" w:rsidP="00D14360" w:rsidRDefault="001941AF" w14:paraId="57AAFD8A" w14:textId="77777777">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color="4F81BD" w:sz="4" w:space="0"/>
            </w:tcBorders>
            <w:shd w:val="clear" w:color="auto" w:fill="4F81BD"/>
          </w:tcPr>
          <w:p w:rsidRPr="00D14360" w:rsidR="00F22316" w:rsidP="00D14360" w:rsidRDefault="00F22316" w14:paraId="55CD68E1" w14:textId="77777777">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Pr="0037231C" w:rsidR="00D70867" w:rsidTr="004E29C8" w14:paraId="48D34FC5" w14:textId="77777777">
        <w:trPr>
          <w:cantSplit/>
          <w:trHeight w:val="1331"/>
        </w:trPr>
        <w:tc>
          <w:tcPr>
            <w:tcW w:w="3960" w:type="dxa"/>
            <w:tcBorders>
              <w:top w:val="single" w:color="4F81BD" w:sz="4" w:space="0"/>
              <w:bottom w:val="single" w:color="4F81BD" w:sz="4" w:space="0"/>
              <w:right w:val="nil"/>
            </w:tcBorders>
            <w:shd w:val="clear" w:color="auto" w:fill="FFFFFF"/>
            <w:hideMark/>
          </w:tcPr>
          <w:p w:rsidRPr="00AE350D" w:rsidR="00F22316" w:rsidP="00CC47C5" w:rsidRDefault="00F22316" w14:paraId="019C6931" w14:textId="77777777">
            <w:pPr>
              <w:rPr>
                <w:rFonts w:ascii="Calibri Light" w:hAnsi="Calibri Light" w:cs="Calibri Light"/>
                <w:b/>
                <w:bCs/>
              </w:rPr>
            </w:pPr>
            <w:r w:rsidRPr="00AE350D">
              <w:rPr>
                <w:rFonts w:ascii="Calibri Light" w:hAnsi="Calibri Light" w:cs="Calibri Light"/>
                <w:b/>
                <w:bCs/>
              </w:rPr>
              <w:t>Objective Section</w:t>
            </w:r>
          </w:p>
          <w:p w:rsidRPr="00B64B82" w:rsidR="00FF4945" w:rsidP="00CC47C5" w:rsidRDefault="00FF4945" w14:paraId="687C2290" w14:textId="77777777">
            <w:pPr>
              <w:rPr>
                <w:rFonts w:ascii="Calibri Light" w:hAnsi="Calibri Light" w:cs="Calibri Light"/>
                <w:sz w:val="18"/>
                <w:szCs w:val="18"/>
              </w:rPr>
            </w:pPr>
            <w:r w:rsidRPr="003A3D50">
              <w:rPr>
                <w:rFonts w:ascii="Calibri Light" w:hAnsi="Calibri Light" w:cs="Calibri Light"/>
                <w:sz w:val="18"/>
                <w:szCs w:val="18"/>
              </w:rPr>
              <w:t>61149-1</w:t>
            </w:r>
            <w:r w:rsidRPr="003A3D50" w:rsidR="00924604">
              <w:rPr>
                <w:rFonts w:ascii="Calibri Light" w:hAnsi="Calibri Light" w:cs="Calibri Light"/>
                <w:sz w:val="18"/>
                <w:szCs w:val="18"/>
              </w:rPr>
              <w:t xml:space="preserve"> </w:t>
            </w:r>
          </w:p>
          <w:p w:rsidRPr="00D14360" w:rsidR="00F22316" w:rsidP="00CC47C5" w:rsidRDefault="00F22316" w14:paraId="7D46DD21" w14:textId="77777777">
            <w:pPr>
              <w:rPr>
                <w:rFonts w:ascii="Calibri Light" w:hAnsi="Calibri Light" w:cs="Calibri Light"/>
                <w:b/>
                <w:bCs/>
                <w:sz w:val="18"/>
                <w:szCs w:val="18"/>
              </w:rPr>
            </w:pPr>
            <w:r w:rsidRPr="00D14360">
              <w:rPr>
                <w:rFonts w:ascii="Calibri Light" w:hAnsi="Calibri Light" w:cs="Calibri Light"/>
                <w:sz w:val="18"/>
                <w:szCs w:val="18"/>
              </w:rPr>
              <w:t>2.16.840.1.113883.10.20.21.2.1</w:t>
            </w:r>
          </w:p>
          <w:p w:rsidRPr="00D14360" w:rsidR="00F22316" w:rsidP="00CC47C5" w:rsidRDefault="00F22316" w14:paraId="229E3918" w14:textId="77777777">
            <w:pPr>
              <w:rPr>
                <w:rFonts w:cs="Calibri"/>
              </w:rPr>
            </w:pPr>
          </w:p>
          <w:p w:rsidRPr="00D14360" w:rsidR="00F22316" w:rsidP="00CC47C5" w:rsidRDefault="00F22316" w14:paraId="2B011C2C"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64A27E47" w14:textId="77777777">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Pr="0037231C" w:rsidR="00D70867" w:rsidTr="004E29C8" w14:paraId="0D10AFF4" w14:textId="77777777">
        <w:trPr>
          <w:cantSplit/>
          <w:trHeight w:val="315"/>
        </w:trPr>
        <w:tc>
          <w:tcPr>
            <w:tcW w:w="3960" w:type="dxa"/>
            <w:tcBorders>
              <w:right w:val="nil"/>
            </w:tcBorders>
            <w:shd w:val="clear" w:color="auto" w:fill="FFFFFF"/>
            <w:hideMark/>
          </w:tcPr>
          <w:p w:rsidRPr="00AE350D" w:rsidR="00F22316" w:rsidP="00CC47C5" w:rsidRDefault="00F22316" w14:paraId="6DA81A92" w14:textId="77777777">
            <w:pPr>
              <w:rPr>
                <w:rFonts w:ascii="Calibri Light" w:hAnsi="Calibri Light" w:cs="Calibri Light"/>
                <w:b/>
                <w:bCs/>
              </w:rPr>
            </w:pPr>
            <w:r w:rsidRPr="00AE350D">
              <w:rPr>
                <w:rFonts w:ascii="Calibri Light" w:hAnsi="Calibri Light" w:cs="Calibri Light"/>
                <w:b/>
                <w:bCs/>
              </w:rPr>
              <w:t>Problems Section</w:t>
            </w:r>
          </w:p>
          <w:p w:rsidRPr="00B64B82" w:rsidR="00FF4945" w:rsidP="00CC47C5" w:rsidRDefault="00FF4945" w14:paraId="6510435B" w14:textId="77777777">
            <w:pPr>
              <w:rPr>
                <w:rFonts w:ascii="Calibri Light" w:hAnsi="Calibri Light" w:cs="Calibri Light"/>
                <w:sz w:val="18"/>
                <w:szCs w:val="18"/>
              </w:rPr>
            </w:pPr>
            <w:r w:rsidRPr="003A3D50">
              <w:rPr>
                <w:rFonts w:ascii="Calibri Light" w:hAnsi="Calibri Light" w:cs="Calibri Light"/>
                <w:sz w:val="18"/>
                <w:szCs w:val="18"/>
              </w:rPr>
              <w:t>11450-4</w:t>
            </w:r>
          </w:p>
          <w:p w:rsidRPr="00D14360" w:rsidR="00A45A90" w:rsidP="00CC47C5" w:rsidRDefault="00F22316" w14:paraId="3BF4DEB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3C0FDD9B" w14:textId="77777777">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rsidRPr="00D14360" w:rsidR="00A45A90" w:rsidP="00CC47C5" w:rsidRDefault="00F22316" w14:paraId="47B54AB7"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1002C4B"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rsidRPr="00D14360" w:rsidR="00F22316" w:rsidP="00CC47C5" w:rsidRDefault="00F22316" w14:paraId="4EAFFC9B" w14:textId="77777777">
            <w:pPr>
              <w:rPr>
                <w:rFonts w:cs="Calibri"/>
              </w:rPr>
            </w:pPr>
          </w:p>
        </w:tc>
        <w:tc>
          <w:tcPr>
            <w:tcW w:w="5423" w:type="dxa"/>
            <w:gridSpan w:val="2"/>
            <w:tcBorders>
              <w:left w:val="nil"/>
            </w:tcBorders>
            <w:shd w:val="clear" w:color="auto" w:fill="auto"/>
          </w:tcPr>
          <w:p w:rsidRPr="00D14360" w:rsidR="00F22316" w:rsidP="00CC47C5" w:rsidRDefault="00F22316" w14:paraId="507AAB76" w14:textId="77777777">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Pr="0037231C" w:rsidR="00D70867" w:rsidTr="004E29C8" w14:paraId="1736DDB2" w14:textId="77777777">
        <w:trPr>
          <w:cantSplit/>
          <w:trHeight w:val="2294"/>
        </w:trPr>
        <w:tc>
          <w:tcPr>
            <w:tcW w:w="3960" w:type="dxa"/>
            <w:tcBorders>
              <w:top w:val="single" w:color="4F81BD" w:sz="4" w:space="0"/>
              <w:bottom w:val="single" w:color="4F81BD" w:sz="4" w:space="0"/>
              <w:right w:val="nil"/>
            </w:tcBorders>
            <w:shd w:val="clear" w:color="auto" w:fill="FFFFFF"/>
          </w:tcPr>
          <w:p w:rsidRPr="00D14360" w:rsidR="00F22316" w:rsidP="00CC47C5" w:rsidRDefault="00F22316" w14:paraId="543ACE33" w14:textId="77777777">
            <w:pPr>
              <w:rPr>
                <w:rFonts w:cs="Calibri"/>
              </w:rPr>
            </w:pPr>
            <w:r w:rsidRPr="00D14360">
              <w:rPr>
                <w:rFonts w:cs="Calibri"/>
                <w:b/>
                <w:bCs/>
              </w:rPr>
              <w:t>Medical (General) History Section</w:t>
            </w:r>
          </w:p>
          <w:p w:rsidRPr="00B64B82" w:rsidR="00FF4945" w:rsidP="00CC47C5" w:rsidRDefault="00FF4945" w14:paraId="6F055AF5" w14:textId="77777777">
            <w:pPr>
              <w:rPr>
                <w:rFonts w:ascii="Calibri Light" w:hAnsi="Calibri Light" w:cs="Calibri Light"/>
                <w:sz w:val="18"/>
                <w:szCs w:val="18"/>
              </w:rPr>
            </w:pPr>
            <w:r w:rsidRPr="003A3D50">
              <w:rPr>
                <w:rFonts w:ascii="Calibri Light" w:hAnsi="Calibri Light" w:cs="Calibri Light"/>
                <w:sz w:val="18"/>
                <w:szCs w:val="18"/>
              </w:rPr>
              <w:t>11329-0</w:t>
            </w:r>
          </w:p>
          <w:p w:rsidRPr="00D14360" w:rsidR="00F22316" w:rsidP="00CC47C5" w:rsidRDefault="00F22316" w14:paraId="3B7F607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rsidRPr="00D14360" w:rsidR="00F22316" w:rsidP="00CC47C5" w:rsidRDefault="00F22316" w14:paraId="20A39735"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3EECA305" w14:textId="77777777">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Pr="0037231C" w:rsidR="00D70867" w:rsidTr="004E29C8" w14:paraId="465F9DA4" w14:textId="77777777">
        <w:trPr>
          <w:cantSplit/>
          <w:trHeight w:val="315"/>
        </w:trPr>
        <w:tc>
          <w:tcPr>
            <w:tcW w:w="3960" w:type="dxa"/>
            <w:tcBorders>
              <w:right w:val="nil"/>
            </w:tcBorders>
            <w:shd w:val="clear" w:color="auto" w:fill="FFFFFF"/>
            <w:hideMark/>
          </w:tcPr>
          <w:p w:rsidRPr="00D14360" w:rsidR="00F22316" w:rsidP="00CC47C5" w:rsidRDefault="00F22316" w14:paraId="2EE3B834" w14:textId="77777777">
            <w:pPr>
              <w:rPr>
                <w:rFonts w:cs="Calibri"/>
                <w:b/>
                <w:bCs/>
              </w:rPr>
            </w:pPr>
            <w:r w:rsidRPr="00D14360">
              <w:rPr>
                <w:rFonts w:cs="Calibri"/>
                <w:b/>
                <w:bCs/>
              </w:rPr>
              <w:t>Medications Section</w:t>
            </w:r>
          </w:p>
          <w:p w:rsidRPr="00D14360" w:rsidR="00FF4945" w:rsidP="00CC47C5" w:rsidRDefault="00FF4945" w14:paraId="711E61C1" w14:textId="77777777">
            <w:pPr>
              <w:rPr>
                <w:rFonts w:ascii="Calibri Light" w:hAnsi="Calibri Light" w:cs="Calibri Light"/>
                <w:b/>
                <w:bCs/>
                <w:sz w:val="18"/>
                <w:szCs w:val="18"/>
              </w:rPr>
            </w:pPr>
            <w:r w:rsidRPr="00D14360">
              <w:rPr>
                <w:rFonts w:ascii="Calibri Light" w:hAnsi="Calibri Light" w:cs="Calibri Light"/>
                <w:sz w:val="18"/>
                <w:szCs w:val="18"/>
              </w:rPr>
              <w:t>10160-0</w:t>
            </w:r>
          </w:p>
          <w:p w:rsidRPr="00D14360" w:rsidR="00A45A90" w:rsidP="00CC47C5" w:rsidRDefault="00F22316" w14:paraId="3599122A" w14:textId="77777777">
            <w:pPr>
              <w:rPr>
                <w:rFonts w:ascii="Calibri Light" w:hAnsi="Calibri Light" w:cs="Calibri Light"/>
                <w:b/>
                <w:bCs/>
                <w:sz w:val="18"/>
              </w:rPr>
            </w:pPr>
            <w:r w:rsidRPr="00D14360">
              <w:rPr>
                <w:rFonts w:ascii="Calibri Light" w:hAnsi="Calibri Light" w:cs="Calibri Light"/>
                <w:sz w:val="18"/>
              </w:rPr>
              <w:t xml:space="preserve">Entries optional: </w:t>
            </w:r>
          </w:p>
          <w:p w:rsidRPr="00D14360" w:rsidR="00F22316" w:rsidP="00CC47C5" w:rsidRDefault="00F22316" w14:paraId="4C5AA235" w14:textId="77777777">
            <w:pPr>
              <w:rPr>
                <w:rFonts w:ascii="Calibri Light" w:hAnsi="Calibri Light" w:cs="Calibri Light"/>
                <w:b/>
                <w:bCs/>
                <w:sz w:val="18"/>
              </w:rPr>
            </w:pPr>
            <w:r w:rsidRPr="00D14360">
              <w:rPr>
                <w:rFonts w:ascii="Calibri Light" w:hAnsi="Calibri Light" w:cs="Calibri Light"/>
                <w:sz w:val="18"/>
              </w:rPr>
              <w:t xml:space="preserve">2.16.840.1.113883.10.20.22.2.1:2014-06-09 </w:t>
            </w:r>
          </w:p>
          <w:p w:rsidRPr="00D14360" w:rsidR="00A45A90" w:rsidP="00F519CC" w:rsidRDefault="00F22316" w14:paraId="4C0DB9FF"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F519CC" w:rsidRDefault="00F22316" w14:paraId="45A5574F" w14:textId="77777777">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rsidRPr="00D14360" w:rsidR="00F22316" w:rsidP="00F519CC" w:rsidRDefault="00F22316" w14:paraId="73134C36" w14:textId="77777777">
            <w:pPr>
              <w:rPr>
                <w:rFonts w:ascii="Calibri Light" w:hAnsi="Calibri Light" w:cs="Calibri Light"/>
              </w:rPr>
            </w:pPr>
            <w:r w:rsidRPr="00D14360">
              <w:rPr>
                <w:rFonts w:ascii="Calibri Light" w:hAnsi="Calibri Light" w:cs="Calibri Light"/>
              </w:rPr>
              <w:t xml:space="preserve">This section contains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Pr="0037231C" w:rsidR="00D70867" w:rsidTr="004E29C8" w14:paraId="03751FC6"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5D2F7751" w14:textId="77777777">
            <w:pPr>
              <w:rPr>
                <w:rFonts w:cs="Calibri"/>
                <w:b/>
                <w:bCs/>
              </w:rPr>
            </w:pPr>
            <w:r w:rsidRPr="00D14360">
              <w:rPr>
                <w:rFonts w:cs="Calibri"/>
                <w:b/>
                <w:bCs/>
              </w:rPr>
              <w:t>Immunizations Section</w:t>
            </w:r>
          </w:p>
          <w:p w:rsidRPr="00D14360" w:rsidR="00A45A90" w:rsidP="00CC47C5" w:rsidRDefault="00FF4945" w14:paraId="010136FF" w14:textId="77777777">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26A77C93" w14:textId="77777777">
            <w:pPr>
              <w:rPr>
                <w:rFonts w:ascii="Calibri Light" w:hAnsi="Calibri Light" w:cs="Calibri Light"/>
                <w:b/>
                <w:bCs/>
                <w:sz w:val="18"/>
              </w:rPr>
            </w:pPr>
            <w:r w:rsidRPr="00D14360">
              <w:rPr>
                <w:rFonts w:ascii="Calibri Light" w:hAnsi="Calibri Light" w:cs="Calibri Light"/>
                <w:sz w:val="18"/>
              </w:rPr>
              <w:t>2.16.840.1.113883.10.20.22.2.2:2015-08-01</w:t>
            </w:r>
          </w:p>
          <w:p w:rsidRPr="00D14360" w:rsidR="00A45A90" w:rsidP="00CC47C5" w:rsidRDefault="00F22316" w14:paraId="0262E621"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CC47C5" w:rsidRDefault="00F22316" w14:paraId="27232CFC" w14:textId="77777777">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color="4F81BD" w:sz="4" w:space="0"/>
              <w:left w:val="nil"/>
              <w:bottom w:val="single" w:color="4F81BD" w:sz="4" w:space="0"/>
            </w:tcBorders>
            <w:shd w:val="clear" w:color="auto" w:fill="auto"/>
          </w:tcPr>
          <w:p w:rsidRPr="00D14360" w:rsidR="00F22316" w:rsidP="00F519CC" w:rsidRDefault="00F22316" w14:paraId="0B818918"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Pr="0037231C" w:rsidR="00D70867" w:rsidTr="004E29C8" w14:paraId="35E838A7" w14:textId="77777777">
        <w:trPr>
          <w:cantSplit/>
          <w:trHeight w:val="2564"/>
        </w:trPr>
        <w:tc>
          <w:tcPr>
            <w:tcW w:w="3960" w:type="dxa"/>
            <w:tcBorders>
              <w:right w:val="nil"/>
            </w:tcBorders>
            <w:shd w:val="clear" w:color="auto" w:fill="FFFFFF"/>
          </w:tcPr>
          <w:p w:rsidRPr="00D14360" w:rsidR="00F22316" w:rsidP="00CC47C5" w:rsidRDefault="00F22316" w14:paraId="3F5093AF" w14:textId="77777777">
            <w:pPr>
              <w:rPr>
                <w:rFonts w:cs="Calibri"/>
                <w:b/>
                <w:bCs/>
              </w:rPr>
            </w:pPr>
            <w:r w:rsidRPr="00D14360">
              <w:rPr>
                <w:rFonts w:cs="Calibri"/>
                <w:b/>
                <w:bCs/>
              </w:rPr>
              <w:t>Medical Equipment Section</w:t>
            </w:r>
          </w:p>
          <w:p w:rsidRPr="00D14360" w:rsidR="00F22316" w:rsidP="00CC47C5" w:rsidRDefault="00FF4945" w14:paraId="113E6ADE" w14:textId="77777777">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Pr="00D14360" w:rsidR="00F22316">
              <w:rPr>
                <w:rFonts w:ascii="Calibri Light" w:hAnsi="Calibri Light" w:cs="Calibri Light"/>
                <w:sz w:val="18"/>
              </w:rPr>
              <w:t>2.16.840.1.113883.10.20.22.2.23:2014-06-09</w:t>
            </w:r>
          </w:p>
          <w:p w:rsidRPr="00D14360" w:rsidR="00F22316" w:rsidP="00CC47C5" w:rsidRDefault="00F22316" w14:paraId="229690FB" w14:textId="77777777">
            <w:pPr>
              <w:rPr>
                <w:rFonts w:cs="Calibri"/>
              </w:rPr>
            </w:pPr>
          </w:p>
        </w:tc>
        <w:tc>
          <w:tcPr>
            <w:tcW w:w="5423" w:type="dxa"/>
            <w:gridSpan w:val="2"/>
            <w:tcBorders>
              <w:left w:val="nil"/>
            </w:tcBorders>
            <w:shd w:val="clear" w:color="auto" w:fill="auto"/>
          </w:tcPr>
          <w:p w:rsidRPr="00D14360" w:rsidR="00F22316" w:rsidP="00CC47C5" w:rsidRDefault="00F22316" w14:paraId="0544A7DB"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Pr="0037231C" w:rsidR="00D70867" w:rsidTr="004E29C8" w14:paraId="1A59934E"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8D22C12" w14:textId="77777777">
            <w:pPr>
              <w:rPr>
                <w:rFonts w:cs="Calibri"/>
                <w:b/>
                <w:bCs/>
              </w:rPr>
            </w:pPr>
            <w:r w:rsidRPr="00D14360">
              <w:rPr>
                <w:rFonts w:cs="Calibri"/>
                <w:b/>
                <w:bCs/>
              </w:rPr>
              <w:t>Procedures Section</w:t>
            </w:r>
          </w:p>
          <w:p w:rsidRPr="00D14360" w:rsidR="00A45A90" w:rsidP="00CC47C5" w:rsidRDefault="00FF4945" w14:paraId="21F17A5E" w14:textId="77777777">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47F03B18" w14:textId="77777777">
            <w:pPr>
              <w:rPr>
                <w:rFonts w:ascii="Calibri Light" w:hAnsi="Calibri Light" w:cs="Calibri Light"/>
                <w:b/>
                <w:bCs/>
                <w:sz w:val="18"/>
              </w:rPr>
            </w:pPr>
            <w:r w:rsidRPr="00D14360">
              <w:rPr>
                <w:rFonts w:ascii="Calibri Light" w:hAnsi="Calibri Light" w:cs="Calibri Light"/>
                <w:sz w:val="18"/>
              </w:rPr>
              <w:t>2.16.840.1.113883.10.20.22.2.7:2014-06-09</w:t>
            </w:r>
          </w:p>
          <w:p w:rsidRPr="00D14360" w:rsidR="00F22316" w:rsidP="00CC47C5" w:rsidRDefault="00F22316" w14:paraId="6617E47A"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F22316" w:rsidP="00CC47C5" w:rsidRDefault="00F22316" w14:paraId="3DA51794" w14:textId="77777777">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color="4F81BD" w:sz="4" w:space="0"/>
              <w:left w:val="nil"/>
              <w:bottom w:val="single" w:color="4F81BD" w:sz="4" w:space="0"/>
            </w:tcBorders>
            <w:shd w:val="clear" w:color="auto" w:fill="auto"/>
          </w:tcPr>
          <w:p w:rsidRPr="00D14360" w:rsidR="00F22316" w:rsidP="00A65091" w:rsidRDefault="00F22316" w14:paraId="01865AE4" w14:textId="77777777">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Pr="0037231C" w:rsidR="00D70867" w:rsidTr="004E29C8" w14:paraId="0BFABA6E" w14:textId="77777777">
        <w:trPr>
          <w:cantSplit/>
          <w:trHeight w:val="315"/>
        </w:trPr>
        <w:tc>
          <w:tcPr>
            <w:tcW w:w="3960" w:type="dxa"/>
            <w:tcBorders>
              <w:right w:val="nil"/>
            </w:tcBorders>
            <w:shd w:val="clear" w:color="auto" w:fill="FFFFFF"/>
            <w:hideMark/>
          </w:tcPr>
          <w:p w:rsidRPr="00D14360" w:rsidR="00F22316" w:rsidP="00CC47C5" w:rsidRDefault="00F22316" w14:paraId="7974CCD5" w14:textId="77777777">
            <w:pPr>
              <w:rPr>
                <w:rFonts w:cs="Calibri"/>
                <w:b/>
                <w:bCs/>
              </w:rPr>
            </w:pPr>
            <w:r w:rsidRPr="00D14360">
              <w:rPr>
                <w:rFonts w:cs="Calibri"/>
                <w:b/>
                <w:bCs/>
              </w:rPr>
              <w:t>Results Section</w:t>
            </w:r>
          </w:p>
          <w:p w:rsidRPr="00AE350D" w:rsidR="00FF4945" w:rsidP="00CC47C5" w:rsidRDefault="00FF4945" w14:paraId="10E3073F" w14:textId="77777777">
            <w:pPr>
              <w:rPr>
                <w:rFonts w:ascii="Calibri Light" w:hAnsi="Calibri Light" w:cs="Calibri Light"/>
                <w:sz w:val="18"/>
                <w:szCs w:val="18"/>
              </w:rPr>
            </w:pPr>
            <w:r w:rsidRPr="00D14360">
              <w:rPr>
                <w:rFonts w:ascii="Calibri Light" w:hAnsi="Calibri Light" w:cs="Calibri Light"/>
                <w:sz w:val="18"/>
                <w:szCs w:val="18"/>
              </w:rPr>
              <w:t>30954-2</w:t>
            </w:r>
          </w:p>
          <w:p w:rsidRPr="00D14360" w:rsidR="00A45A90" w:rsidP="00CC47C5" w:rsidRDefault="00F22316" w14:paraId="7099C17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5A0F52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rsidRPr="00D14360" w:rsidR="00A45A90" w:rsidP="00CC47C5" w:rsidRDefault="00F22316" w14:paraId="1AE9FF7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DF9217D"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rsidRPr="00D14360" w:rsidR="00F22316" w:rsidP="00CC47C5" w:rsidRDefault="00F22316" w14:paraId="79867BEB" w14:textId="77777777">
            <w:pPr>
              <w:rPr>
                <w:rFonts w:cs="Calibri"/>
              </w:rPr>
            </w:pPr>
          </w:p>
          <w:p w:rsidRPr="00D14360" w:rsidR="00F22316" w:rsidP="00CC47C5" w:rsidRDefault="00F22316" w14:paraId="374CD976" w14:textId="77777777">
            <w:pPr>
              <w:rPr>
                <w:rFonts w:cs="Calibri"/>
              </w:rPr>
            </w:pPr>
          </w:p>
        </w:tc>
        <w:tc>
          <w:tcPr>
            <w:tcW w:w="5423" w:type="dxa"/>
            <w:gridSpan w:val="2"/>
            <w:tcBorders>
              <w:left w:val="nil"/>
            </w:tcBorders>
            <w:shd w:val="clear" w:color="auto" w:fill="auto"/>
          </w:tcPr>
          <w:p w:rsidRPr="00D14360" w:rsidR="00F22316" w:rsidP="00CC47C5" w:rsidRDefault="00F22316" w14:paraId="1A3F5DB5" w14:textId="77777777">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Pr="0037231C" w:rsidR="00D70867" w:rsidTr="004E29C8" w14:paraId="4E967D83" w14:textId="77777777">
        <w:trPr>
          <w:cantSplit/>
          <w:trHeight w:val="2096"/>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CCEC0FD" w14:textId="77777777">
            <w:pPr>
              <w:rPr>
                <w:rFonts w:cs="Calibri"/>
                <w:b/>
                <w:bCs/>
              </w:rPr>
            </w:pPr>
            <w:r w:rsidRPr="00D14360">
              <w:rPr>
                <w:rFonts w:cs="Calibri"/>
                <w:b/>
                <w:bCs/>
              </w:rPr>
              <w:t>Vital Signs Section</w:t>
            </w:r>
          </w:p>
          <w:p w:rsidRPr="00B64B82" w:rsidR="00FF4945" w:rsidP="00CC47C5" w:rsidRDefault="00FF4945" w14:paraId="12CE7823" w14:textId="77777777">
            <w:pPr>
              <w:rPr>
                <w:rFonts w:ascii="Calibri Light" w:hAnsi="Calibri Light" w:cs="Calibri Light"/>
                <w:sz w:val="18"/>
                <w:szCs w:val="18"/>
              </w:rPr>
            </w:pPr>
            <w:r w:rsidRPr="003A3D50">
              <w:rPr>
                <w:rFonts w:ascii="Calibri Light" w:hAnsi="Calibri Light" w:cs="Calibri Light"/>
                <w:sz w:val="18"/>
                <w:szCs w:val="18"/>
              </w:rPr>
              <w:t>8716-3</w:t>
            </w:r>
          </w:p>
          <w:p w:rsidRPr="00D14360" w:rsidR="00A45A90" w:rsidP="00CC47C5" w:rsidRDefault="00F22316" w14:paraId="15E3A278"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8DCA192"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rsidRPr="00D14360" w:rsidR="00A45A90" w:rsidP="00CC47C5" w:rsidRDefault="00F22316" w14:paraId="232F3EEC"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668DB84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rsidRPr="00D14360" w:rsidR="00F22316" w:rsidP="00CC47C5" w:rsidRDefault="00F22316" w14:paraId="65E26B41" w14:textId="77777777">
            <w:pPr>
              <w:rPr>
                <w:rFonts w:cs="Calibri"/>
              </w:rPr>
            </w:pPr>
          </w:p>
          <w:p w:rsidRPr="00D14360" w:rsidR="00F22316" w:rsidP="00CC47C5" w:rsidRDefault="00F22316" w14:paraId="3A398E0E"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4D0B8913" w14:textId="77777777">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Pr="0037231C" w:rsidR="00D70867" w:rsidTr="004E29C8" w14:paraId="630B4B7B" w14:textId="77777777">
        <w:trPr>
          <w:cantSplit/>
          <w:trHeight w:val="620"/>
        </w:trPr>
        <w:tc>
          <w:tcPr>
            <w:tcW w:w="3960" w:type="dxa"/>
            <w:tcBorders>
              <w:right w:val="nil"/>
            </w:tcBorders>
            <w:shd w:val="clear" w:color="auto" w:fill="FFFFFF"/>
          </w:tcPr>
          <w:p w:rsidRPr="00D14360" w:rsidR="00F22316" w:rsidP="00CC47C5" w:rsidRDefault="00F22316" w14:paraId="7E59DBBC" w14:textId="77777777">
            <w:pPr>
              <w:rPr>
                <w:rFonts w:cs="Calibri"/>
                <w:b/>
                <w:bCs/>
              </w:rPr>
            </w:pPr>
            <w:r w:rsidRPr="00D14360">
              <w:rPr>
                <w:rFonts w:cs="Calibri"/>
                <w:b/>
                <w:bCs/>
              </w:rPr>
              <w:t xml:space="preserve">Course of Care Section </w:t>
            </w:r>
          </w:p>
          <w:p w:rsidRPr="00AE350D" w:rsidR="00FF4945" w:rsidP="00CC47C5" w:rsidRDefault="00FF4945" w14:paraId="584FB0A2" w14:textId="77777777">
            <w:pPr>
              <w:rPr>
                <w:rFonts w:ascii="Calibri Light" w:hAnsi="Calibri Light" w:cs="Calibri Light"/>
                <w:sz w:val="18"/>
                <w:szCs w:val="18"/>
              </w:rPr>
            </w:pPr>
            <w:r w:rsidRPr="00D14360">
              <w:rPr>
                <w:rFonts w:ascii="Calibri Light" w:hAnsi="Calibri Light" w:cs="Calibri Light"/>
                <w:sz w:val="18"/>
                <w:szCs w:val="18"/>
              </w:rPr>
              <w:t>8648-8</w:t>
            </w:r>
          </w:p>
          <w:p w:rsidRPr="00D14360" w:rsidR="00F22316" w:rsidP="00CC47C5" w:rsidRDefault="00F22316" w14:paraId="0438221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rsidRPr="00D14360" w:rsidR="00F22316" w:rsidP="00CC47C5" w:rsidRDefault="00F22316" w14:paraId="788009F7" w14:textId="77777777">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Pr="0037231C" w:rsidR="00D70867" w:rsidTr="004E29C8" w14:paraId="7C821FBD" w14:textId="77777777">
        <w:trPr>
          <w:cantSplit/>
          <w:trHeight w:val="1790"/>
        </w:trPr>
        <w:tc>
          <w:tcPr>
            <w:tcW w:w="3960" w:type="dxa"/>
            <w:tcBorders>
              <w:top w:val="single" w:color="4F81BD" w:sz="4" w:space="0"/>
              <w:bottom w:val="single" w:color="4F81BD" w:sz="4" w:space="0"/>
              <w:right w:val="nil"/>
            </w:tcBorders>
            <w:shd w:val="clear" w:color="auto" w:fill="FFFFFF"/>
          </w:tcPr>
          <w:p w:rsidRPr="00D14360" w:rsidR="00F22316" w:rsidRDefault="00F22316" w14:paraId="435B862D" w14:textId="77777777">
            <w:pPr>
              <w:rPr>
                <w:rFonts w:cs="Calibri"/>
                <w:b/>
                <w:bCs/>
              </w:rPr>
            </w:pPr>
            <w:r w:rsidRPr="00D14360">
              <w:rPr>
                <w:rFonts w:cs="Calibri"/>
                <w:b/>
                <w:bCs/>
              </w:rPr>
              <w:t xml:space="preserve">General Status Section </w:t>
            </w:r>
          </w:p>
          <w:p w:rsidRPr="00AE350D" w:rsidR="00FF4945" w:rsidP="00FF4945" w:rsidRDefault="00956402" w14:paraId="293733AE" w14:textId="77777777">
            <w:pPr>
              <w:rPr>
                <w:rFonts w:ascii="Calibri Light" w:hAnsi="Calibri Light" w:cs="Calibri Light"/>
                <w:sz w:val="18"/>
                <w:szCs w:val="18"/>
              </w:rPr>
            </w:pPr>
            <w:r w:rsidRPr="00D14360">
              <w:rPr>
                <w:rFonts w:ascii="Calibri Light" w:hAnsi="Calibri Light" w:cs="Calibri Light"/>
                <w:sz w:val="18"/>
                <w:szCs w:val="18"/>
              </w:rPr>
              <w:t>10210-3</w:t>
            </w:r>
          </w:p>
          <w:p w:rsidRPr="00D14360" w:rsidR="00F22316" w:rsidP="00FF4945" w:rsidRDefault="00F22316" w14:paraId="45C6710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rsidRPr="00D14360" w:rsidR="00F22316" w:rsidP="00D14360" w:rsidRDefault="00F22316" w14:paraId="68EBED91" w14:textId="77777777">
            <w:pPr>
              <w:spacing w:after="120"/>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55EA9" w14:paraId="3E05B874"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Pr="0037231C" w:rsidR="00D70867" w:rsidTr="004E29C8" w14:paraId="205B1A71" w14:textId="77777777">
        <w:trPr>
          <w:cantSplit/>
          <w:trHeight w:val="2096"/>
        </w:trPr>
        <w:tc>
          <w:tcPr>
            <w:tcW w:w="3960" w:type="dxa"/>
            <w:tcBorders>
              <w:right w:val="nil"/>
            </w:tcBorders>
            <w:shd w:val="clear" w:color="auto" w:fill="FFFFFF"/>
          </w:tcPr>
          <w:p w:rsidRPr="00D14360" w:rsidR="00F22316" w:rsidP="00CC47C5" w:rsidRDefault="00F22316" w14:paraId="2708A18E" w14:textId="77777777">
            <w:pPr>
              <w:rPr>
                <w:rFonts w:cs="Calibri"/>
                <w:b/>
                <w:bCs/>
              </w:rPr>
            </w:pPr>
            <w:r w:rsidRPr="00D14360">
              <w:rPr>
                <w:rFonts w:cs="Calibri"/>
                <w:b/>
                <w:bCs/>
              </w:rPr>
              <w:t>Functional Status Section</w:t>
            </w:r>
          </w:p>
          <w:p w:rsidRPr="00D14360" w:rsidR="00F22316" w:rsidP="00D14360" w:rsidRDefault="00956402" w14:paraId="112A7CDC" w14:textId="77777777">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Pr="00D14360" w:rsidR="00F22316">
              <w:rPr>
                <w:rFonts w:ascii="Calibri Light" w:hAnsi="Calibri Light" w:cs="Calibri Light"/>
                <w:sz w:val="18"/>
                <w:szCs w:val="18"/>
              </w:rPr>
              <w:t>2.16.840.1.113883.10.20.22.2.14:2014-06-09</w:t>
            </w:r>
          </w:p>
        </w:tc>
        <w:tc>
          <w:tcPr>
            <w:tcW w:w="5423" w:type="dxa"/>
            <w:gridSpan w:val="2"/>
            <w:tcBorders>
              <w:left w:val="nil"/>
            </w:tcBorders>
            <w:shd w:val="clear" w:color="auto" w:fill="auto"/>
          </w:tcPr>
          <w:p w:rsidRPr="00D14360" w:rsidR="00F22316" w:rsidP="00CC47C5" w:rsidRDefault="00F55EA9" w14:paraId="2604C736"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contains observations and assessments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sidR="00F22316">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37231C" w:rsidR="00D70867" w:rsidTr="004E29C8" w14:paraId="30640D55" w14:textId="77777777">
        <w:trPr>
          <w:cantSplit/>
          <w:trHeight w:val="1610"/>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621220E3" w14:textId="77777777">
            <w:pPr>
              <w:rPr>
                <w:rFonts w:cs="Calibri"/>
                <w:b/>
                <w:bCs/>
              </w:rPr>
            </w:pPr>
            <w:r w:rsidRPr="00D14360">
              <w:rPr>
                <w:rFonts w:cs="Calibri"/>
                <w:b/>
                <w:bCs/>
              </w:rPr>
              <w:t>Mental Status Section</w:t>
            </w:r>
          </w:p>
          <w:p w:rsidRPr="00B64B82" w:rsidR="00956402" w:rsidP="00F22316" w:rsidRDefault="00956402" w14:paraId="6C849B60" w14:textId="77777777">
            <w:pPr>
              <w:rPr>
                <w:rFonts w:ascii="Calibri Light" w:hAnsi="Calibri Light" w:cs="Calibri Light"/>
                <w:sz w:val="18"/>
                <w:szCs w:val="18"/>
              </w:rPr>
            </w:pPr>
            <w:r w:rsidRPr="003A3D50">
              <w:rPr>
                <w:rFonts w:ascii="Calibri Light" w:hAnsi="Calibri Light" w:cs="Calibri Light"/>
                <w:sz w:val="18"/>
                <w:szCs w:val="18"/>
              </w:rPr>
              <w:t>10190-7</w:t>
            </w:r>
            <w:r w:rsidRPr="003A3D50" w:rsidR="00CD03C2">
              <w:rPr>
                <w:rFonts w:ascii="Calibri Light" w:hAnsi="Calibri Light" w:cs="Calibri Light"/>
                <w:sz w:val="18"/>
                <w:szCs w:val="18"/>
              </w:rPr>
              <w:t xml:space="preserve"> </w:t>
            </w:r>
          </w:p>
          <w:p w:rsidRPr="00D14360" w:rsidR="00F22316" w:rsidP="00F22316" w:rsidRDefault="00F22316" w14:paraId="364995D5" w14:textId="77777777">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rsidRPr="00D14360" w:rsidR="00F22316" w:rsidP="00F22316" w:rsidRDefault="00F22316" w14:paraId="4005CBD8"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863460" w:rsidRDefault="00F55EA9" w14:paraId="3969F18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Pr="00D14360" w:rsidR="00956402">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Pr="00D14360" w:rsidR="00956402">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Pr="00D14360" w:rsidR="00956402">
              <w:rPr>
                <w:rFonts w:ascii="Calibri Light" w:hAnsi="Calibri Light" w:cs="Calibri Light"/>
              </w:rPr>
              <w:t>Cognitive Status Observation in earlier publications of C-CDA.• Insight and judgment (e.g., understanding of condition, decision making)</w:t>
            </w:r>
          </w:p>
        </w:tc>
      </w:tr>
      <w:tr w:rsidRPr="0037231C" w:rsidR="00D70867" w:rsidTr="004E29C8" w14:paraId="4AE99311" w14:textId="77777777">
        <w:trPr>
          <w:cantSplit/>
          <w:trHeight w:val="1088"/>
        </w:trPr>
        <w:tc>
          <w:tcPr>
            <w:tcW w:w="3960" w:type="dxa"/>
            <w:tcBorders>
              <w:bottom w:val="single" w:color="4F81BD" w:sz="4" w:space="0"/>
              <w:right w:val="nil"/>
            </w:tcBorders>
            <w:shd w:val="clear" w:color="auto" w:fill="FFFFFF"/>
          </w:tcPr>
          <w:p w:rsidRPr="00D14360" w:rsidR="0021587C" w:rsidP="00F22316" w:rsidRDefault="0021587C" w14:paraId="09603353" w14:textId="77777777">
            <w:pPr>
              <w:rPr>
                <w:rFonts w:cs="Calibri"/>
              </w:rPr>
            </w:pPr>
            <w:r w:rsidRPr="00D14360">
              <w:rPr>
                <w:rFonts w:cs="Calibri"/>
                <w:b/>
                <w:bCs/>
              </w:rPr>
              <w:t>Nutrition</w:t>
            </w:r>
            <w:r w:rsidRPr="00D14360" w:rsidR="004D7F05">
              <w:rPr>
                <w:rFonts w:cs="Calibri"/>
                <w:b/>
                <w:bCs/>
              </w:rPr>
              <w:t xml:space="preserve"> </w:t>
            </w:r>
            <w:r w:rsidRPr="00D14360">
              <w:rPr>
                <w:rFonts w:cs="Calibri"/>
                <w:b/>
                <w:bCs/>
              </w:rPr>
              <w:t>Section</w:t>
            </w:r>
          </w:p>
          <w:p w:rsidRPr="003A3D50" w:rsidR="004D7F05" w:rsidP="00F22316" w:rsidRDefault="004D7F05" w14:paraId="4A9DA888" w14:textId="77777777">
            <w:pPr>
              <w:rPr>
                <w:rFonts w:ascii="Calibri Light" w:hAnsi="Calibri Light" w:cs="Calibri Light"/>
                <w:sz w:val="18"/>
                <w:szCs w:val="18"/>
              </w:rPr>
            </w:pPr>
            <w:r w:rsidRPr="003A3D50">
              <w:rPr>
                <w:rFonts w:ascii="Calibri Light" w:hAnsi="Calibri Light" w:cs="Calibri Light"/>
                <w:sz w:val="18"/>
                <w:szCs w:val="18"/>
              </w:rPr>
              <w:t>61144-2</w:t>
            </w:r>
          </w:p>
          <w:p w:rsidRPr="00D14360" w:rsidR="004D7F05" w:rsidP="00F22316" w:rsidRDefault="004D7F05" w14:paraId="1D5737C9" w14:textId="77777777">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color="4F81BD" w:sz="4" w:space="0"/>
            </w:tcBorders>
            <w:shd w:val="clear" w:color="auto" w:fill="auto"/>
          </w:tcPr>
          <w:p w:rsidRPr="00D14360" w:rsidR="0021587C" w:rsidDel="00F55EA9" w:rsidP="004D7F05" w:rsidRDefault="004D7F05" w14:paraId="3603CD59" w14:textId="77777777">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Pr="0037231C" w:rsidR="00D70867" w:rsidTr="004E29C8" w14:paraId="29DFD6AD" w14:textId="77777777">
        <w:trPr>
          <w:gridAfter w:val="1"/>
          <w:wAfter w:w="23" w:type="dxa"/>
          <w:cantSplit/>
          <w:trHeight w:val="359"/>
        </w:trPr>
        <w:tc>
          <w:tcPr>
            <w:tcW w:w="9360"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F22316" w:rsidP="00D14360" w:rsidRDefault="00F22316" w14:paraId="7DBBD4CE" w14:textId="77777777">
            <w:pPr>
              <w:jc w:val="center"/>
              <w:rPr>
                <w:rFonts w:cs="Calibri"/>
                <w:b/>
                <w:bCs/>
                <w:i/>
                <w:iCs/>
                <w:color w:val="31849B"/>
              </w:rPr>
            </w:pPr>
            <w:r w:rsidRPr="00D14360">
              <w:rPr>
                <w:rFonts w:cs="Calibri"/>
                <w:b/>
                <w:bCs/>
                <w:i/>
                <w:iCs/>
                <w:color w:val="4F81BD"/>
              </w:rPr>
              <w:t>Specific to Inpatient Encounter Notes:</w:t>
            </w:r>
          </w:p>
        </w:tc>
      </w:tr>
      <w:tr w:rsidRPr="0037231C" w:rsidR="00D70867" w:rsidTr="004E29C8" w14:paraId="53C700A0" w14:textId="77777777">
        <w:trPr>
          <w:cantSplit/>
          <w:trHeight w:val="1061"/>
        </w:trPr>
        <w:tc>
          <w:tcPr>
            <w:tcW w:w="3960" w:type="dxa"/>
            <w:tcBorders>
              <w:top w:val="single" w:color="4F81BD" w:sz="4" w:space="0"/>
              <w:right w:val="nil"/>
            </w:tcBorders>
            <w:shd w:val="clear" w:color="auto" w:fill="FFFFFF"/>
          </w:tcPr>
          <w:p w:rsidRPr="00D14360" w:rsidR="00F22316" w:rsidP="00F22316" w:rsidRDefault="00F22316" w14:paraId="0B3B7DCC" w14:textId="77777777">
            <w:pPr>
              <w:rPr>
                <w:rFonts w:cs="Calibri"/>
                <w:b/>
                <w:bCs/>
              </w:rPr>
            </w:pPr>
            <w:r w:rsidRPr="00D14360">
              <w:rPr>
                <w:rFonts w:cs="Calibri"/>
                <w:b/>
                <w:bCs/>
              </w:rPr>
              <w:t>Admission Diagnosis Section</w:t>
            </w:r>
          </w:p>
          <w:p w:rsidRPr="00D14360" w:rsidR="00D7478C" w:rsidP="00F22316" w:rsidRDefault="00AF53E4" w14:paraId="0455B183" w14:textId="77777777">
            <w:pPr>
              <w:rPr>
                <w:rFonts w:ascii="Calibri Light" w:hAnsi="Calibri Light" w:cs="Calibri Light"/>
                <w:b/>
                <w:bCs/>
                <w:sz w:val="18"/>
                <w:szCs w:val="18"/>
              </w:rPr>
            </w:pPr>
            <w:r w:rsidRPr="00D14360">
              <w:rPr>
                <w:rFonts w:ascii="Calibri Light" w:hAnsi="Calibri Light" w:cs="Calibri Light"/>
                <w:sz w:val="18"/>
                <w:szCs w:val="18"/>
              </w:rPr>
              <w:t>46241-6</w:t>
            </w:r>
          </w:p>
          <w:p w:rsidRPr="00D14360" w:rsidR="00F22316" w:rsidP="00F22316" w:rsidRDefault="00F22316" w14:paraId="66879D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rsidRPr="00D14360" w:rsidR="00F22316" w:rsidP="00F22316" w:rsidRDefault="00F22316" w14:paraId="7BA38061" w14:textId="77777777">
            <w:pPr>
              <w:rPr>
                <w:rFonts w:ascii="Calibri Light" w:hAnsi="Calibri Light" w:cs="Calibri Light"/>
                <w:b/>
                <w:bCs/>
                <w:sz w:val="18"/>
                <w:szCs w:val="18"/>
              </w:rPr>
            </w:pPr>
          </w:p>
        </w:tc>
        <w:tc>
          <w:tcPr>
            <w:tcW w:w="5423" w:type="dxa"/>
            <w:gridSpan w:val="2"/>
            <w:tcBorders>
              <w:top w:val="single" w:color="4F81BD" w:sz="4" w:space="0"/>
              <w:left w:val="nil"/>
            </w:tcBorders>
            <w:shd w:val="clear" w:color="auto" w:fill="auto"/>
          </w:tcPr>
          <w:p w:rsidRPr="00D14360" w:rsidR="00F22316" w:rsidP="00CC47C5" w:rsidRDefault="00F22316" w14:paraId="4A810C70" w14:textId="77777777">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Pr="0037231C" w:rsidR="00D70867" w:rsidTr="004E29C8" w14:paraId="41720D5E"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146FCF19" w14:textId="77777777">
            <w:pPr>
              <w:rPr>
                <w:rFonts w:cs="Calibri"/>
                <w:b/>
                <w:bCs/>
              </w:rPr>
            </w:pPr>
            <w:r w:rsidRPr="00D14360">
              <w:rPr>
                <w:rFonts w:cs="Calibri"/>
                <w:b/>
                <w:bCs/>
              </w:rPr>
              <w:t>Admission Medications Section</w:t>
            </w:r>
          </w:p>
          <w:p w:rsidRPr="00D14360" w:rsidR="00D7478C" w:rsidP="00D7478C" w:rsidRDefault="00AF53E4" w14:paraId="2068A4D0" w14:textId="77777777">
            <w:pPr>
              <w:rPr>
                <w:rFonts w:ascii="Calibri Light" w:hAnsi="Calibri Light" w:cs="Calibri Light"/>
                <w:b/>
                <w:bCs/>
                <w:sz w:val="18"/>
                <w:szCs w:val="18"/>
              </w:rPr>
            </w:pPr>
            <w:r w:rsidRPr="00D14360">
              <w:rPr>
                <w:rFonts w:ascii="Calibri Light" w:hAnsi="Calibri Light" w:cs="Calibri Light"/>
                <w:sz w:val="18"/>
                <w:szCs w:val="18"/>
              </w:rPr>
              <w:t>42346-7</w:t>
            </w:r>
          </w:p>
          <w:p w:rsidRPr="00D14360" w:rsidR="00F22316" w:rsidP="00F22316" w:rsidRDefault="00F22316" w14:paraId="698771E9" w14:textId="77777777">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0C29FA3F" w14:textId="77777777">
            <w:pPr>
              <w:rPr>
                <w:rFonts w:ascii="Calibri Light" w:hAnsi="Calibri Light" w:cs="Calibri Light"/>
              </w:rPr>
            </w:pPr>
            <w:r w:rsidRPr="00D14360">
              <w:rPr>
                <w:rFonts w:ascii="Calibri Light" w:hAnsi="Calibri Light" w:cs="Calibri Light"/>
              </w:rPr>
              <w:t>Th</w:t>
            </w:r>
            <w:r w:rsidRPr="00D14360" w:rsidR="00CD03C2">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Pr="0037231C" w:rsidR="00D70867" w:rsidTr="004E29C8" w14:paraId="07A19162" w14:textId="77777777">
        <w:trPr>
          <w:cantSplit/>
          <w:trHeight w:val="566"/>
        </w:trPr>
        <w:tc>
          <w:tcPr>
            <w:tcW w:w="3960" w:type="dxa"/>
            <w:tcBorders>
              <w:right w:val="nil"/>
            </w:tcBorders>
            <w:shd w:val="clear" w:color="auto" w:fill="FFFFFF"/>
          </w:tcPr>
          <w:p w:rsidRPr="00D14360" w:rsidR="00F22316" w:rsidP="00F22316" w:rsidRDefault="00F22316" w14:paraId="4F7797C1" w14:textId="77777777">
            <w:pPr>
              <w:rPr>
                <w:rFonts w:cs="Calibri"/>
                <w:b/>
                <w:bCs/>
              </w:rPr>
            </w:pPr>
            <w:r w:rsidRPr="00D14360">
              <w:rPr>
                <w:rFonts w:cs="Calibri"/>
                <w:b/>
                <w:bCs/>
              </w:rPr>
              <w:t>Hospital Course Section</w:t>
            </w:r>
          </w:p>
          <w:p w:rsidRPr="00D14360" w:rsidR="00D7478C" w:rsidP="00D7478C" w:rsidRDefault="00AF53E4" w14:paraId="3A05A154" w14:textId="77777777">
            <w:pPr>
              <w:rPr>
                <w:rFonts w:ascii="Calibri Light" w:hAnsi="Calibri Light" w:cs="Calibri Light"/>
                <w:b/>
                <w:bCs/>
                <w:sz w:val="18"/>
                <w:szCs w:val="18"/>
              </w:rPr>
            </w:pPr>
            <w:r w:rsidRPr="00D14360">
              <w:rPr>
                <w:rFonts w:ascii="Calibri Light" w:hAnsi="Calibri Light" w:cs="Calibri Light"/>
                <w:sz w:val="18"/>
                <w:szCs w:val="18"/>
              </w:rPr>
              <w:t>8648-8</w:t>
            </w:r>
          </w:p>
          <w:p w:rsidRPr="00D14360" w:rsidR="00F22316" w:rsidP="00F22316" w:rsidRDefault="00F22316" w14:paraId="050AE1AB" w14:textId="77777777">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rsidRPr="00D14360" w:rsidR="00F22316" w:rsidP="00CC47C5" w:rsidRDefault="00F55EA9" w14:paraId="0D8021E9"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the sequence of events from admission to discharge in a hospital facility.</w:t>
            </w:r>
          </w:p>
        </w:tc>
      </w:tr>
      <w:tr w:rsidRPr="0037231C" w:rsidR="00D70867" w:rsidTr="004E29C8" w14:paraId="260D1A9C" w14:textId="77777777">
        <w:trPr>
          <w:cantSplit/>
          <w:trHeight w:val="611"/>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5C5316BF" w14:textId="77777777">
            <w:pPr>
              <w:rPr>
                <w:rFonts w:cs="Calibri"/>
                <w:b/>
                <w:bCs/>
              </w:rPr>
            </w:pPr>
            <w:r w:rsidRPr="00D14360">
              <w:rPr>
                <w:rFonts w:cs="Calibri"/>
                <w:b/>
                <w:bCs/>
              </w:rPr>
              <w:t>Hospital Consultations Section</w:t>
            </w:r>
          </w:p>
          <w:p w:rsidRPr="00D14360" w:rsidR="00D7478C" w:rsidP="00D7478C" w:rsidRDefault="00AF53E4" w14:paraId="7A9C756D" w14:textId="77777777">
            <w:pPr>
              <w:rPr>
                <w:rFonts w:ascii="Calibri Light" w:hAnsi="Calibri Light" w:cs="Calibri Light"/>
                <w:b/>
                <w:bCs/>
                <w:sz w:val="18"/>
                <w:szCs w:val="18"/>
              </w:rPr>
            </w:pPr>
            <w:r w:rsidRPr="00D14360">
              <w:rPr>
                <w:rFonts w:ascii="Calibri Light" w:hAnsi="Calibri Light" w:cs="Calibri Light"/>
                <w:sz w:val="18"/>
                <w:szCs w:val="18"/>
              </w:rPr>
              <w:t>18841-7</w:t>
            </w:r>
          </w:p>
          <w:p w:rsidRPr="00D14360" w:rsidR="00F22316" w:rsidP="00F22316" w:rsidRDefault="00F22316" w14:paraId="5F51C0D8" w14:textId="77777777">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5E600E2F"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consultations that occurred during the admission.</w:t>
            </w:r>
          </w:p>
        </w:tc>
      </w:tr>
      <w:tr w:rsidRPr="0037231C" w:rsidR="00D70867" w:rsidTr="004E29C8" w14:paraId="21D6EA2D" w14:textId="77777777">
        <w:trPr>
          <w:cantSplit/>
          <w:trHeight w:val="315"/>
        </w:trPr>
        <w:tc>
          <w:tcPr>
            <w:tcW w:w="3960" w:type="dxa"/>
            <w:tcBorders>
              <w:right w:val="nil"/>
            </w:tcBorders>
            <w:shd w:val="clear" w:color="auto" w:fill="FFFFFF"/>
          </w:tcPr>
          <w:p w:rsidRPr="00D14360" w:rsidR="00F519CC" w:rsidP="00F519CC" w:rsidRDefault="00F22316" w14:paraId="5FC29DF9" w14:textId="77777777">
            <w:pPr>
              <w:rPr>
                <w:rFonts w:cs="Calibri"/>
                <w:b/>
                <w:bCs/>
              </w:rPr>
            </w:pPr>
            <w:r w:rsidRPr="00D14360">
              <w:rPr>
                <w:rFonts w:cs="Calibri"/>
                <w:b/>
                <w:bCs/>
              </w:rPr>
              <w:t xml:space="preserve">Hospital Discharge Studies Summary </w:t>
            </w:r>
            <w:r w:rsidRPr="00D14360" w:rsidR="00F519CC">
              <w:rPr>
                <w:rFonts w:cs="Calibri"/>
                <w:b/>
                <w:bCs/>
              </w:rPr>
              <w:t>Section</w:t>
            </w:r>
          </w:p>
          <w:p w:rsidRPr="00D14360" w:rsidR="00D7478C" w:rsidP="00D7478C" w:rsidRDefault="00AF53E4" w14:paraId="4833485A" w14:textId="77777777">
            <w:pPr>
              <w:rPr>
                <w:rFonts w:ascii="Calibri Light" w:hAnsi="Calibri Light" w:cs="Calibri Light"/>
                <w:b/>
                <w:bCs/>
                <w:sz w:val="18"/>
                <w:szCs w:val="18"/>
              </w:rPr>
            </w:pPr>
            <w:r w:rsidRPr="00D14360">
              <w:rPr>
                <w:rFonts w:ascii="Calibri Light" w:hAnsi="Calibri Light" w:cs="Calibri Light"/>
                <w:sz w:val="18"/>
                <w:szCs w:val="18"/>
              </w:rPr>
              <w:t>11493-4</w:t>
            </w:r>
          </w:p>
          <w:p w:rsidRPr="00D14360" w:rsidR="00F519CC" w:rsidP="00F519CC" w:rsidRDefault="00F519CC" w14:paraId="726B77F0" w14:textId="77777777">
            <w:pPr>
              <w:rPr>
                <w:rFonts w:ascii="Calibri Light" w:hAnsi="Calibri Light" w:cs="Calibri Light"/>
                <w:b/>
                <w:bCs/>
                <w:sz w:val="18"/>
                <w:szCs w:val="18"/>
              </w:rPr>
            </w:pPr>
            <w:r w:rsidRPr="00D14360">
              <w:rPr>
                <w:rFonts w:ascii="Calibri Light" w:hAnsi="Calibri Light" w:cs="Calibri Light"/>
                <w:sz w:val="18"/>
                <w:szCs w:val="18"/>
              </w:rPr>
              <w:t>2.16.840.1.113883.10.20.22.2.16</w:t>
            </w:r>
          </w:p>
          <w:p w:rsidRPr="00D14360" w:rsidR="00F22316" w:rsidP="00F22316" w:rsidRDefault="00F22316" w14:paraId="1FE52AD3"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D14360" w:rsidRDefault="00F22316" w14:paraId="35A8A536" w14:textId="77777777">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Pr="00D14360" w:rsidR="00F519CC">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Pr="0037231C" w:rsidR="00D70867" w:rsidTr="004E29C8" w14:paraId="414472AF"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CE286DB" w14:textId="77777777">
            <w:pPr>
              <w:rPr>
                <w:rFonts w:cs="Calibri"/>
                <w:b/>
                <w:bCs/>
              </w:rPr>
            </w:pPr>
            <w:r w:rsidRPr="00D14360">
              <w:rPr>
                <w:rFonts w:cs="Calibri"/>
                <w:b/>
                <w:bCs/>
              </w:rPr>
              <w:t xml:space="preserve">Hospital Discharge Physical Section </w:t>
            </w:r>
          </w:p>
          <w:p w:rsidRPr="00D14360" w:rsidR="00D7478C" w:rsidP="00D7478C" w:rsidRDefault="00AF53E4" w14:paraId="295C567A" w14:textId="77777777">
            <w:pPr>
              <w:rPr>
                <w:rFonts w:ascii="Calibri Light" w:hAnsi="Calibri Light" w:cs="Calibri Light"/>
                <w:b/>
                <w:bCs/>
                <w:sz w:val="18"/>
                <w:szCs w:val="18"/>
              </w:rPr>
            </w:pPr>
            <w:r w:rsidRPr="00D14360">
              <w:rPr>
                <w:rFonts w:ascii="Calibri Light" w:hAnsi="Calibri Light" w:cs="Calibri Light"/>
                <w:sz w:val="18"/>
                <w:szCs w:val="18"/>
              </w:rPr>
              <w:t>10184-0</w:t>
            </w:r>
          </w:p>
          <w:p w:rsidRPr="00D14360" w:rsidR="00F22316" w:rsidP="00F22316" w:rsidRDefault="00F519CC" w14:paraId="566E54C5" w14:textId="77777777">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color="4F81BD" w:sz="4" w:space="0"/>
              <w:left w:val="nil"/>
              <w:bottom w:val="single" w:color="4F81BD" w:sz="4" w:space="0"/>
            </w:tcBorders>
            <w:shd w:val="clear" w:color="auto" w:fill="auto"/>
          </w:tcPr>
          <w:p w:rsidRPr="00D14360" w:rsidR="00F22316" w:rsidP="00D14360" w:rsidRDefault="00F22316" w14:paraId="61B6EA39" w14:textId="77777777">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Pr="0037231C" w:rsidR="00D70867" w:rsidTr="004E29C8" w14:paraId="560A2481" w14:textId="77777777">
        <w:trPr>
          <w:cantSplit/>
          <w:trHeight w:val="315"/>
        </w:trPr>
        <w:tc>
          <w:tcPr>
            <w:tcW w:w="3960" w:type="dxa"/>
            <w:tcBorders>
              <w:bottom w:val="single" w:color="4F81BD" w:sz="4" w:space="0"/>
              <w:right w:val="nil"/>
            </w:tcBorders>
            <w:shd w:val="clear" w:color="auto" w:fill="FFFFFF"/>
          </w:tcPr>
          <w:p w:rsidRPr="00D14360" w:rsidR="00F22316" w:rsidP="00F22316" w:rsidRDefault="00F22316" w14:paraId="79F08594" w14:textId="77777777">
            <w:pPr>
              <w:rPr>
                <w:rFonts w:cs="Calibri"/>
                <w:b/>
                <w:bCs/>
              </w:rPr>
            </w:pPr>
            <w:r w:rsidRPr="00D14360">
              <w:rPr>
                <w:rFonts w:cs="Calibri"/>
                <w:b/>
                <w:bCs/>
              </w:rPr>
              <w:t>Discharge Medications Section</w:t>
            </w:r>
          </w:p>
          <w:p w:rsidRPr="00D14360" w:rsidR="00D7478C" w:rsidP="00D7478C" w:rsidRDefault="00D7478C" w14:paraId="1B416F16" w14:textId="77777777">
            <w:pPr>
              <w:rPr>
                <w:rFonts w:ascii="Calibri Light" w:hAnsi="Calibri Light" w:cs="Calibri Light"/>
                <w:b/>
                <w:bCs/>
                <w:sz w:val="18"/>
                <w:szCs w:val="18"/>
              </w:rPr>
            </w:pPr>
            <w:r w:rsidRPr="00D14360">
              <w:rPr>
                <w:rFonts w:ascii="Calibri Light" w:hAnsi="Calibri Light" w:cs="Calibri Light"/>
                <w:sz w:val="18"/>
                <w:szCs w:val="18"/>
              </w:rPr>
              <w:t>10183-2</w:t>
            </w:r>
          </w:p>
          <w:p w:rsidRPr="00D14360" w:rsidR="00A45A90" w:rsidP="00F22316" w:rsidRDefault="00F22316" w14:paraId="384F5D42"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AE350D" w:rsidR="00F22316" w:rsidP="00F22316" w:rsidRDefault="00F22316" w14:paraId="57B984A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rsidRPr="00D14360" w:rsidR="00A45A90" w:rsidP="00F22316" w:rsidRDefault="00F22316" w14:paraId="0322755A"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F22316" w:rsidRDefault="00F22316" w14:paraId="5BFCB524" w14:textId="77777777">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color="4F81BD" w:sz="4" w:space="0"/>
            </w:tcBorders>
            <w:shd w:val="clear" w:color="auto" w:fill="auto"/>
          </w:tcPr>
          <w:p w:rsidRPr="00D14360" w:rsidR="00F22316" w:rsidP="00CC47C5" w:rsidRDefault="00F22316" w14:paraId="08BE0FCF" w14:textId="77777777">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rsidRPr="00D14360" w:rsidR="00F22316" w:rsidP="00D14360" w:rsidRDefault="00F22316" w14:paraId="7E7127A0" w14:textId="77777777">
            <w:pPr>
              <w:spacing w:after="120"/>
              <w:rPr>
                <w:rFonts w:ascii="Calibri Light" w:hAnsi="Calibri Light" w:cs="Calibri Light"/>
              </w:rPr>
            </w:pPr>
          </w:p>
        </w:tc>
      </w:tr>
      <w:tr w:rsidRPr="0037231C" w:rsidR="00D70867" w:rsidTr="004E29C8" w14:paraId="22005308" w14:textId="77777777">
        <w:trPr>
          <w:gridAfter w:val="1"/>
          <w:wAfter w:w="23" w:type="dxa"/>
          <w:cantSplit/>
          <w:trHeight w:val="395"/>
        </w:trPr>
        <w:tc>
          <w:tcPr>
            <w:tcW w:w="9360" w:type="dxa"/>
            <w:gridSpan w:val="2"/>
            <w:tcBorders>
              <w:top w:val="single" w:color="4F81BD" w:sz="4" w:space="0"/>
              <w:bottom w:val="single" w:color="4F81BD" w:sz="4" w:space="0"/>
              <w:right w:val="single" w:color="4F81BD" w:sz="4" w:space="0"/>
            </w:tcBorders>
            <w:shd w:val="clear" w:color="auto" w:fill="FFFFFF"/>
          </w:tcPr>
          <w:p w:rsidRPr="00D14360" w:rsidR="00F22316" w:rsidP="00D14360" w:rsidRDefault="00F22316" w14:paraId="5E273A9C" w14:textId="77777777">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Pr="0037231C" w:rsidR="00D70867" w:rsidTr="004E29C8" w14:paraId="1C3687C0" w14:textId="77777777">
        <w:trPr>
          <w:cantSplit/>
          <w:trHeight w:val="656"/>
        </w:trPr>
        <w:tc>
          <w:tcPr>
            <w:tcW w:w="3960" w:type="dxa"/>
            <w:tcBorders>
              <w:right w:val="nil"/>
            </w:tcBorders>
            <w:shd w:val="clear" w:color="auto" w:fill="FFFFFF"/>
            <w:hideMark/>
          </w:tcPr>
          <w:p w:rsidRPr="00D14360" w:rsidR="00F22316" w:rsidP="00F22316" w:rsidRDefault="00F22316" w14:paraId="017E2404" w14:textId="77777777">
            <w:pPr>
              <w:rPr>
                <w:rFonts w:cs="Calibri"/>
                <w:b/>
                <w:bCs/>
              </w:rPr>
            </w:pPr>
            <w:r w:rsidRPr="00D14360">
              <w:rPr>
                <w:rFonts w:cs="Calibri"/>
                <w:b/>
                <w:bCs/>
              </w:rPr>
              <w:t>Medications Administered Section</w:t>
            </w:r>
          </w:p>
          <w:p w:rsidRPr="00D14360" w:rsidR="00D7478C" w:rsidP="00D7478C" w:rsidRDefault="00D7478C" w14:paraId="5F385337" w14:textId="77777777">
            <w:pPr>
              <w:rPr>
                <w:rFonts w:ascii="Calibri Light" w:hAnsi="Calibri Light" w:cs="Calibri Light"/>
                <w:b/>
                <w:bCs/>
                <w:sz w:val="18"/>
                <w:szCs w:val="18"/>
              </w:rPr>
            </w:pPr>
            <w:r w:rsidRPr="00D14360">
              <w:rPr>
                <w:rFonts w:ascii="Calibri Light" w:hAnsi="Calibri Light" w:cs="Calibri Light"/>
                <w:sz w:val="18"/>
                <w:szCs w:val="18"/>
              </w:rPr>
              <w:t>29549-3</w:t>
            </w:r>
          </w:p>
          <w:p w:rsidRPr="00D14360" w:rsidR="00F22316" w:rsidP="00F22316" w:rsidRDefault="00F22316" w14:paraId="0EDD53CE" w14:textId="77777777">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rsidRPr="00D14360" w:rsidR="00F22316" w:rsidP="00F22316" w:rsidRDefault="00F22316" w14:paraId="5BE4B736"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CC47C5" w:rsidRDefault="00F55EA9" w14:paraId="7055875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Pr="0037231C" w:rsidR="00D70867" w:rsidTr="004E29C8" w14:paraId="704BF04D"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F22316" w:rsidP="00F22316" w:rsidRDefault="00F22316" w14:paraId="7302948F" w14:textId="77777777">
            <w:pPr>
              <w:rPr>
                <w:rFonts w:cs="Calibri"/>
                <w:b/>
                <w:bCs/>
              </w:rPr>
            </w:pPr>
            <w:r w:rsidRPr="00D14360">
              <w:rPr>
                <w:rFonts w:cs="Calibri"/>
                <w:b/>
                <w:bCs/>
              </w:rPr>
              <w:t xml:space="preserve">Anesthesia Section </w:t>
            </w:r>
          </w:p>
          <w:p w:rsidRPr="00D14360" w:rsidR="00D7478C" w:rsidP="00D7478C" w:rsidRDefault="00D7478C" w14:paraId="450A1A8D" w14:textId="77777777">
            <w:pPr>
              <w:rPr>
                <w:rFonts w:ascii="Calibri Light" w:hAnsi="Calibri Light" w:cs="Calibri Light"/>
                <w:b/>
                <w:bCs/>
                <w:sz w:val="18"/>
                <w:szCs w:val="18"/>
              </w:rPr>
            </w:pPr>
            <w:r w:rsidRPr="00D14360">
              <w:rPr>
                <w:rFonts w:ascii="Calibri Light" w:hAnsi="Calibri Light" w:cs="Calibri Light"/>
                <w:sz w:val="18"/>
                <w:szCs w:val="18"/>
              </w:rPr>
              <w:t>59774-0</w:t>
            </w:r>
          </w:p>
          <w:p w:rsidRPr="00D14360" w:rsidR="00F22316" w:rsidP="00F22316" w:rsidRDefault="00F22316" w14:paraId="2FA95C94" w14:textId="77777777">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rsidRPr="00D14360" w:rsidR="00F22316" w:rsidP="00F22316" w:rsidRDefault="00F22316" w14:paraId="0F516CF0"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41CCFE7E"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Pr="0037231C" w:rsidR="00D70867" w:rsidTr="004E29C8" w14:paraId="49A4B02B" w14:textId="77777777">
        <w:trPr>
          <w:cantSplit/>
          <w:trHeight w:val="315"/>
        </w:trPr>
        <w:tc>
          <w:tcPr>
            <w:tcW w:w="3960" w:type="dxa"/>
            <w:tcBorders>
              <w:right w:val="nil"/>
            </w:tcBorders>
            <w:shd w:val="clear" w:color="auto" w:fill="FFFFFF"/>
          </w:tcPr>
          <w:p w:rsidRPr="00D14360" w:rsidR="00F22316" w:rsidP="00F22316" w:rsidRDefault="00F22316" w14:paraId="2C4EB395" w14:textId="77777777">
            <w:pPr>
              <w:rPr>
                <w:rFonts w:cs="Calibri"/>
                <w:b/>
                <w:bCs/>
              </w:rPr>
            </w:pPr>
            <w:r w:rsidRPr="00D14360">
              <w:rPr>
                <w:rFonts w:cs="Calibri"/>
                <w:b/>
                <w:bCs/>
              </w:rPr>
              <w:t>Procedure Indications Section</w:t>
            </w:r>
          </w:p>
          <w:p w:rsidRPr="00D14360" w:rsidR="00D7478C" w:rsidP="00D7478C" w:rsidRDefault="00D7478C" w14:paraId="624C2D79" w14:textId="77777777">
            <w:pPr>
              <w:rPr>
                <w:rFonts w:ascii="Calibri Light" w:hAnsi="Calibri Light" w:cs="Calibri Light"/>
                <w:b/>
                <w:bCs/>
                <w:sz w:val="18"/>
                <w:szCs w:val="18"/>
              </w:rPr>
            </w:pPr>
            <w:r w:rsidRPr="00D14360">
              <w:rPr>
                <w:rFonts w:ascii="Calibri Light" w:hAnsi="Calibri Light" w:cs="Calibri Light"/>
                <w:sz w:val="18"/>
                <w:szCs w:val="18"/>
              </w:rPr>
              <w:t>59768-2</w:t>
            </w:r>
          </w:p>
          <w:p w:rsidRPr="00D14360" w:rsidR="00F22316" w:rsidP="00F22316" w:rsidRDefault="00F22316" w14:paraId="1F796CB3" w14:textId="77777777">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rsidRPr="00D14360" w:rsidR="00F22316" w:rsidP="00D14360" w:rsidRDefault="00F22316" w14:paraId="104BDE88" w14:textId="77777777">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Pr="0037231C" w:rsidR="00D70867" w:rsidTr="004E29C8" w14:paraId="2393923B" w14:textId="77777777">
        <w:trPr>
          <w:cantSplit/>
          <w:trHeight w:val="1376"/>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E073444" w14:textId="77777777">
            <w:pPr>
              <w:rPr>
                <w:rFonts w:cs="Calibri"/>
                <w:b/>
                <w:bCs/>
              </w:rPr>
            </w:pPr>
            <w:r w:rsidRPr="00D14360">
              <w:rPr>
                <w:rFonts w:cs="Calibri"/>
                <w:b/>
                <w:bCs/>
              </w:rPr>
              <w:t xml:space="preserve">Medical Equipment Section </w:t>
            </w:r>
          </w:p>
          <w:p w:rsidRPr="00D14360" w:rsidR="00D7478C" w:rsidP="00D7478C" w:rsidRDefault="00D7478C" w14:paraId="056CFBF5" w14:textId="77777777">
            <w:pPr>
              <w:rPr>
                <w:rFonts w:ascii="Calibri Light" w:hAnsi="Calibri Light" w:cs="Calibri Light"/>
                <w:b/>
                <w:bCs/>
                <w:sz w:val="18"/>
                <w:szCs w:val="18"/>
              </w:rPr>
            </w:pPr>
            <w:r w:rsidRPr="00D14360">
              <w:rPr>
                <w:rFonts w:ascii="Calibri Light" w:hAnsi="Calibri Light" w:cs="Calibri Light"/>
                <w:sz w:val="18"/>
                <w:szCs w:val="18"/>
              </w:rPr>
              <w:t>46264-8</w:t>
            </w:r>
          </w:p>
          <w:p w:rsidRPr="00D14360" w:rsidR="00F22316" w:rsidP="00F22316" w:rsidRDefault="00F22316" w14:paraId="410AA505" w14:textId="77777777">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color="4F81BD" w:sz="4" w:space="0"/>
              <w:left w:val="nil"/>
              <w:bottom w:val="single" w:color="4F81BD" w:sz="4" w:space="0"/>
            </w:tcBorders>
            <w:shd w:val="clear" w:color="auto" w:fill="auto"/>
          </w:tcPr>
          <w:p w:rsidRPr="00D14360" w:rsidR="00F22316" w:rsidP="00504F98" w:rsidRDefault="00F22316" w14:paraId="50698170" w14:textId="77777777">
            <w:pPr>
              <w:rPr>
                <w:rFonts w:ascii="Calibri Light" w:hAnsi="Calibri Light" w:eastAsia="Calibri" w:cs="Calibri Light"/>
              </w:rPr>
            </w:pPr>
            <w:r w:rsidRPr="00D14360">
              <w:rPr>
                <w:rFonts w:ascii="Calibri Light" w:hAnsi="Calibri Light" w:eastAsia="Calibri" w:cs="Calibri Light"/>
              </w:rPr>
              <w:t xml:space="preserve">This section contains devices that have been placed in a patient.  This section is also relevant for recording information about non-implanted medical equipment and non-medicinal supplied equipment (e.g. </w:t>
            </w:r>
            <w:r w:rsidRPr="00D14360" w:rsidR="001941AF">
              <w:rPr>
                <w:rFonts w:ascii="Calibri Light" w:hAnsi="Calibri Light" w:eastAsia="Calibri" w:cs="Calibri Light"/>
              </w:rPr>
              <w:t>wheelchair</w:t>
            </w:r>
            <w:r w:rsidRPr="00D14360">
              <w:rPr>
                <w:rFonts w:ascii="Calibri Light" w:hAnsi="Calibri Light" w:eastAsia="Calibri" w:cs="Calibri Light"/>
              </w:rPr>
              <w:t>, hearing aid, walker).</w:t>
            </w:r>
          </w:p>
          <w:p w:rsidRPr="00D14360" w:rsidR="00504F98" w:rsidP="00504F98" w:rsidRDefault="00504F98" w14:paraId="7A97909B" w14:textId="3C02D176">
            <w:pPr>
              <w:rPr>
                <w:rFonts w:ascii="Calibri Light" w:hAnsi="Calibri Light" w:eastAsia="Calibri" w:cs="Calibri Light"/>
              </w:rPr>
            </w:pPr>
            <w:r w:rsidRPr="00D14360">
              <w:rPr>
                <w:rFonts w:ascii="Calibri Light" w:hAnsi="Calibri Light" w:eastAsia="Calibri" w:cs="Calibri Light"/>
                <w:b/>
                <w:bCs/>
              </w:rPr>
              <w:t>Reference:</w:t>
            </w:r>
            <w:r w:rsidRPr="00D14360">
              <w:rPr>
                <w:rFonts w:ascii="Calibri Light" w:hAnsi="Calibri Light" w:eastAsia="Calibri" w:cs="Calibri Light"/>
              </w:rPr>
              <w:t xml:space="preserve"> </w:t>
            </w:r>
            <w:hyperlink w:history="1" w:anchor="_Medical_Equipment">
              <w:r w:rsidRPr="00AD08FB">
                <w:rPr>
                  <w:rStyle w:val="Hyperlink"/>
                  <w:rFonts w:ascii="Calibri Light" w:hAnsi="Calibri Light" w:eastAsia="Calibri" w:cs="Calibri Light"/>
                  <w:color w:val="000000"/>
                  <w:u w:val="none"/>
                </w:rPr>
                <w:t xml:space="preserve"> 5.2.</w:t>
              </w:r>
              <w:r w:rsidRPr="00AD08FB" w:rsidR="00986722">
                <w:rPr>
                  <w:rStyle w:val="Hyperlink"/>
                  <w:rFonts w:ascii="Calibri Light" w:hAnsi="Calibri Light" w:eastAsia="Calibri" w:cs="Calibri Light"/>
                  <w:color w:val="000000"/>
                  <w:u w:val="none"/>
                </w:rPr>
                <w:t>8 Medical Equipment</w:t>
              </w:r>
            </w:hyperlink>
            <w:r w:rsidRPr="00D14360">
              <w:rPr>
                <w:rFonts w:ascii="Calibri Light" w:hAnsi="Calibri Light" w:eastAsia="Calibri" w:cs="Calibri Light"/>
              </w:rPr>
              <w:t xml:space="preserve"> </w:t>
            </w:r>
          </w:p>
        </w:tc>
      </w:tr>
      <w:tr w:rsidRPr="0037231C" w:rsidR="00D70867" w:rsidTr="004E29C8" w14:paraId="19ABB20A" w14:textId="77777777">
        <w:trPr>
          <w:cantSplit/>
          <w:trHeight w:val="890"/>
        </w:trPr>
        <w:tc>
          <w:tcPr>
            <w:tcW w:w="3960" w:type="dxa"/>
            <w:tcBorders>
              <w:right w:val="nil"/>
            </w:tcBorders>
            <w:shd w:val="clear" w:color="auto" w:fill="FFFFFF"/>
          </w:tcPr>
          <w:p w:rsidRPr="00D14360" w:rsidR="00F22316" w:rsidP="00F22316" w:rsidRDefault="00F22316" w14:paraId="6F5DA817" w14:textId="77777777">
            <w:pPr>
              <w:rPr>
                <w:rFonts w:cs="Calibri"/>
                <w:b/>
                <w:bCs/>
              </w:rPr>
            </w:pPr>
            <w:r w:rsidRPr="00D14360">
              <w:rPr>
                <w:rFonts w:cs="Calibri"/>
                <w:b/>
                <w:bCs/>
              </w:rPr>
              <w:t>Complications Section</w:t>
            </w:r>
          </w:p>
          <w:p w:rsidRPr="00D14360" w:rsidR="00D7478C" w:rsidP="00D7478C" w:rsidRDefault="00D7478C" w14:paraId="77065F35" w14:textId="77777777">
            <w:pPr>
              <w:rPr>
                <w:rFonts w:ascii="Calibri Light" w:hAnsi="Calibri Light" w:cs="Calibri Light"/>
                <w:b/>
                <w:bCs/>
                <w:sz w:val="18"/>
                <w:szCs w:val="18"/>
              </w:rPr>
            </w:pPr>
            <w:r w:rsidRPr="00D14360">
              <w:rPr>
                <w:rFonts w:ascii="Calibri Light" w:hAnsi="Calibri Light" w:cs="Calibri Light"/>
                <w:sz w:val="18"/>
                <w:szCs w:val="18"/>
              </w:rPr>
              <w:t>55109-3</w:t>
            </w:r>
          </w:p>
          <w:p w:rsidRPr="00D14360" w:rsidR="00F22316" w:rsidP="00F22316" w:rsidRDefault="00F22316" w14:paraId="4A7F60F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rsidRPr="00D14360" w:rsidR="00F22316" w:rsidP="00F22316" w:rsidRDefault="00F22316" w14:paraId="13B81FE1" w14:textId="77777777">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Pr="0037231C" w:rsidR="00D70867" w:rsidTr="004E29C8" w14:paraId="01FDF628"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D7478C" w:rsidP="00F22316" w:rsidRDefault="00F22316" w14:paraId="6AD9DF0E" w14:textId="77777777">
            <w:pPr>
              <w:rPr>
                <w:rFonts w:cs="Calibri"/>
              </w:rPr>
            </w:pPr>
            <w:r w:rsidRPr="00D14360">
              <w:rPr>
                <w:rFonts w:cs="Calibri"/>
                <w:b/>
                <w:bCs/>
              </w:rPr>
              <w:t xml:space="preserve">DICOM Object Catalog Section </w:t>
            </w:r>
          </w:p>
          <w:p w:rsidRPr="00B64B82" w:rsidR="00F22316" w:rsidP="00F22316" w:rsidRDefault="00DD7986" w14:paraId="434F097B" w14:textId="77777777">
            <w:pPr>
              <w:rPr>
                <w:rFonts w:ascii="Calibri Light" w:hAnsi="Calibri Light" w:cs="Calibri Light"/>
                <w:sz w:val="18"/>
                <w:szCs w:val="18"/>
              </w:rPr>
            </w:pPr>
            <w:r w:rsidRPr="003A3D50">
              <w:rPr>
                <w:rFonts w:ascii="Calibri Light" w:hAnsi="Calibri Light" w:cs="Calibri Light"/>
                <w:sz w:val="18"/>
                <w:szCs w:val="18"/>
              </w:rPr>
              <w:t>DCM:</w:t>
            </w:r>
            <w:r w:rsidRPr="003A3D50" w:rsidR="00F22316">
              <w:rPr>
                <w:rFonts w:ascii="Calibri Light" w:hAnsi="Calibri Light" w:cs="Calibri Light"/>
                <w:sz w:val="18"/>
                <w:szCs w:val="18"/>
              </w:rPr>
              <w:t xml:space="preserve"> 121181 </w:t>
            </w:r>
          </w:p>
          <w:p w:rsidRPr="00D14360" w:rsidR="00F22316" w:rsidP="00F22316" w:rsidRDefault="00F22316" w14:paraId="4A2B9504" w14:textId="77777777">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22316" w14:paraId="0500926C" w14:textId="77777777">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Pr="0037231C" w:rsidR="00D70867" w:rsidTr="004E29C8" w14:paraId="3F77ED00" w14:textId="77777777">
        <w:trPr>
          <w:cantSplit/>
          <w:trHeight w:val="315"/>
        </w:trPr>
        <w:tc>
          <w:tcPr>
            <w:tcW w:w="3960" w:type="dxa"/>
            <w:tcBorders>
              <w:right w:val="nil"/>
            </w:tcBorders>
            <w:shd w:val="clear" w:color="auto" w:fill="FFFFFF"/>
          </w:tcPr>
          <w:p w:rsidRPr="00D14360" w:rsidR="00F22316" w:rsidP="00F22316" w:rsidRDefault="00F22316" w14:paraId="06D9037F" w14:textId="77777777">
            <w:pPr>
              <w:rPr>
                <w:rFonts w:cs="Calibri"/>
              </w:rPr>
            </w:pPr>
            <w:r w:rsidRPr="00D14360">
              <w:rPr>
                <w:rFonts w:cs="Calibri"/>
                <w:b/>
                <w:bCs/>
              </w:rPr>
              <w:t>Findings Section (DIR)</w:t>
            </w:r>
          </w:p>
          <w:p w:rsidRPr="00B64B82" w:rsidR="00DD7986" w:rsidP="00F22316" w:rsidRDefault="00DD7986" w14:paraId="4E67E3FF" w14:textId="77777777">
            <w:pPr>
              <w:rPr>
                <w:rFonts w:ascii="Calibri Light" w:hAnsi="Calibri Light" w:cs="Calibri Light"/>
                <w:sz w:val="18"/>
                <w:szCs w:val="18"/>
              </w:rPr>
            </w:pPr>
            <w:r w:rsidRPr="003A3D50">
              <w:rPr>
                <w:rFonts w:ascii="Calibri Light" w:hAnsi="Calibri Light" w:cs="Calibri Light"/>
                <w:sz w:val="18"/>
                <w:szCs w:val="18"/>
              </w:rPr>
              <w:t>DCM: 11070</w:t>
            </w:r>
            <w:r w:rsidRPr="003A3D50" w:rsidR="00CD03C2">
              <w:rPr>
                <w:rFonts w:ascii="Calibri Light" w:hAnsi="Calibri Light" w:cs="Calibri Light"/>
                <w:sz w:val="18"/>
                <w:szCs w:val="18"/>
              </w:rPr>
              <w:t xml:space="preserve"> </w:t>
            </w:r>
          </w:p>
          <w:p w:rsidRPr="00D14360" w:rsidR="00F22316" w:rsidP="00F22316" w:rsidRDefault="00F22316" w14:paraId="02A29BB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rsidRPr="00D14360" w:rsidR="00F22316" w:rsidP="00F22316" w:rsidRDefault="00F22316" w14:paraId="333BE610" w14:textId="77777777">
            <w:pPr>
              <w:rPr>
                <w:rFonts w:cs="Calibri"/>
                <w:b/>
                <w:bCs/>
              </w:rPr>
            </w:pPr>
          </w:p>
        </w:tc>
        <w:tc>
          <w:tcPr>
            <w:tcW w:w="5423" w:type="dxa"/>
            <w:gridSpan w:val="2"/>
            <w:tcBorders>
              <w:left w:val="nil"/>
            </w:tcBorders>
            <w:shd w:val="clear" w:color="auto" w:fill="auto"/>
          </w:tcPr>
          <w:p w:rsidRPr="00D14360" w:rsidR="00F22316" w:rsidP="00A45A90" w:rsidRDefault="00F55EA9" w14:paraId="1BF5CAF5"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rsidRPr="00D14360" w:rsidR="00A10C4D" w:rsidP="00510672" w:rsidRDefault="005C79A1" w14:paraId="76CBE43A" w14:textId="451DF7A5">
      <w:pPr>
        <w:pStyle w:val="Caption"/>
        <w:spacing w:after="0"/>
        <w:rPr>
          <w:rFonts w:cs="Calibri"/>
        </w:rPr>
      </w:pPr>
      <w:r>
        <w:t xml:space="preserve">  </w:t>
      </w:r>
      <w:bookmarkStart w:name="_Toc118898816" w:id="922"/>
      <w:bookmarkStart w:name="_Toc119940019" w:id="923"/>
      <w:bookmarkStart w:name="_Toc135313050" w:id="924"/>
      <w:r w:rsidRPr="00C64922" w:rsidR="005D2703">
        <w:t xml:space="preserve">Table </w:t>
      </w:r>
      <w:r>
        <w:fldChar w:fldCharType="begin"/>
      </w:r>
      <w:r>
        <w:instrText>SEQ Table \* ARABIC</w:instrText>
      </w:r>
      <w:r>
        <w:fldChar w:fldCharType="separate"/>
      </w:r>
      <w:r w:rsidR="00DC1072">
        <w:rPr>
          <w:noProof/>
        </w:rPr>
        <w:t>29</w:t>
      </w:r>
      <w:r>
        <w:fldChar w:fldCharType="end"/>
      </w:r>
      <w:r w:rsidRPr="00C64922" w:rsidR="005D2703">
        <w:t>: Objective Information</w:t>
      </w:r>
      <w:bookmarkEnd w:id="922"/>
      <w:bookmarkEnd w:id="923"/>
      <w:bookmarkEnd w:id="924"/>
    </w:p>
    <w:p w:rsidRPr="00C64922" w:rsidR="00A10C4D" w:rsidP="00FD31AC" w:rsidRDefault="00A10C4D" w14:paraId="06FF6D00" w14:textId="77777777">
      <w:pPr>
        <w:pStyle w:val="Heading3"/>
      </w:pPr>
      <w:bookmarkStart w:name="_Toc10702527" w:id="925"/>
      <w:bookmarkStart w:name="_Toc11043613" w:id="926"/>
      <w:bookmarkStart w:name="_Toc11045603" w:id="927"/>
      <w:bookmarkStart w:name="_Toc11391273" w:id="928"/>
      <w:bookmarkStart w:name="_Toc119939839" w:id="929"/>
      <w:bookmarkStart w:name="_Toc135312870" w:id="930"/>
      <w:r w:rsidRPr="00C64922">
        <w:t>Assessment Information</w:t>
      </w:r>
      <w:bookmarkEnd w:id="925"/>
      <w:bookmarkEnd w:id="926"/>
      <w:bookmarkEnd w:id="927"/>
      <w:bookmarkEnd w:id="928"/>
      <w:bookmarkEnd w:id="929"/>
      <w:bookmarkEnd w:id="930"/>
    </w:p>
    <w:tbl>
      <w:tblPr>
        <w:tblW w:w="9337" w:type="dxa"/>
        <w:tblInd w:w="108" w:type="dxa"/>
        <w:tblBorders>
          <w:top w:val="single" w:color="4F81BD" w:sz="4" w:space="0"/>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3487"/>
        <w:gridCol w:w="5850"/>
      </w:tblGrid>
      <w:tr w:rsidRPr="00C64922" w:rsidR="00510672" w:rsidTr="003A3D50" w14:paraId="3E91E87E" w14:textId="77777777">
        <w:trPr>
          <w:cantSplit/>
          <w:trHeight w:val="315"/>
          <w:tblHeader/>
        </w:trPr>
        <w:tc>
          <w:tcPr>
            <w:tcW w:w="3487" w:type="dxa"/>
            <w:shd w:val="clear" w:color="auto" w:fill="4F81BD"/>
          </w:tcPr>
          <w:p w:rsidRPr="00D14360" w:rsidR="001941AF" w:rsidP="001941AF" w:rsidRDefault="001941AF" w14:paraId="10054A15" w14:textId="77777777">
            <w:pPr>
              <w:rPr>
                <w:rFonts w:cs="Calibri"/>
                <w:color w:val="FFFFFF"/>
              </w:rPr>
            </w:pPr>
            <w:r w:rsidRPr="00D14360">
              <w:rPr>
                <w:rFonts w:cs="Calibri"/>
                <w:b/>
                <w:bCs/>
                <w:color w:val="FFFFFF"/>
              </w:rPr>
              <w:t>Sections defined in C-CDA R2.1</w:t>
            </w:r>
          </w:p>
          <w:p w:rsidRPr="00D14360" w:rsidR="001941AF" w:rsidP="001941AF" w:rsidRDefault="009171BA" w14:paraId="35F7BA22" w14:textId="541DE15E">
            <w:pPr>
              <w:rPr>
                <w:rFonts w:cs="Calibri"/>
                <w:color w:val="FFFFFF"/>
              </w:rPr>
            </w:pPr>
            <w:r>
              <w:rPr>
                <w:rFonts w:ascii="Calibri Light" w:hAnsi="Calibri Light" w:cs="Calibri Light"/>
                <w:b/>
                <w:bCs/>
                <w:color w:val="FFFFFF"/>
              </w:rPr>
              <w:t>LOINC</w:t>
            </w:r>
          </w:p>
          <w:p w:rsidRPr="00D14360" w:rsidR="00510672" w:rsidP="00D14360" w:rsidRDefault="001941AF" w14:paraId="7BAC6E29" w14:textId="77777777">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rsidRPr="00D14360" w:rsidR="00510672" w:rsidP="00D14360" w:rsidRDefault="00510672" w14:paraId="210B037F" w14:textId="77777777">
            <w:pPr>
              <w:spacing w:after="120"/>
              <w:rPr>
                <w:rFonts w:cs="Calibri"/>
                <w:b/>
                <w:bCs/>
                <w:color w:val="FFFFFF"/>
              </w:rPr>
            </w:pPr>
            <w:r w:rsidRPr="00D14360">
              <w:rPr>
                <w:rFonts w:cs="Calibri"/>
                <w:b/>
                <w:bCs/>
                <w:color w:val="FFFFFF"/>
              </w:rPr>
              <w:t>Purpose Description</w:t>
            </w:r>
          </w:p>
        </w:tc>
      </w:tr>
      <w:tr w:rsidRPr="00C64922" w:rsidR="00510672" w:rsidTr="004E29C8" w14:paraId="31B8A6E2" w14:textId="77777777">
        <w:trPr>
          <w:trHeight w:val="1277"/>
        </w:trPr>
        <w:tc>
          <w:tcPr>
            <w:tcW w:w="3487" w:type="dxa"/>
            <w:shd w:val="clear" w:color="auto" w:fill="FFFFFF"/>
            <w:hideMark/>
          </w:tcPr>
          <w:p w:rsidRPr="00D14360" w:rsidR="00510672" w:rsidP="00510672" w:rsidRDefault="00510672" w14:paraId="7E90FCF1" w14:textId="77777777">
            <w:pPr>
              <w:rPr>
                <w:rFonts w:cs="Calibri"/>
              </w:rPr>
            </w:pPr>
            <w:r w:rsidRPr="00D14360">
              <w:rPr>
                <w:rFonts w:cs="Calibri"/>
                <w:b/>
                <w:bCs/>
              </w:rPr>
              <w:t>Assessment Section</w:t>
            </w:r>
          </w:p>
          <w:p w:rsidRPr="00AE350D" w:rsidR="001941AF" w:rsidP="00510672" w:rsidRDefault="001941AF" w14:paraId="1B449B38" w14:textId="77777777">
            <w:pPr>
              <w:rPr>
                <w:rFonts w:cs="Calibri"/>
              </w:rPr>
            </w:pPr>
            <w:r w:rsidRPr="00D14360">
              <w:rPr>
                <w:rFonts w:cs="Calibri"/>
                <w:b/>
                <w:bCs/>
              </w:rPr>
              <w:t>﻿﻿</w:t>
            </w:r>
            <w:r w:rsidRPr="003A3D50">
              <w:rPr>
                <w:rFonts w:ascii="Calibri Light" w:hAnsi="Calibri Light" w:cs="Calibri Light"/>
                <w:sz w:val="18"/>
                <w:szCs w:val="18"/>
              </w:rPr>
              <w:t>51848-0</w:t>
            </w:r>
          </w:p>
          <w:p w:rsidRPr="00D14360" w:rsidR="00510672" w:rsidP="00510672" w:rsidRDefault="00510672" w14:paraId="32037BF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rsidRPr="00D14360" w:rsidR="00510672" w:rsidP="00510672" w:rsidRDefault="00510672" w14:paraId="4AB6F37E" w14:textId="77777777">
            <w:pPr>
              <w:rPr>
                <w:rFonts w:ascii="Calibri Light" w:hAnsi="Calibri Light" w:cs="Calibri Light"/>
                <w:b/>
                <w:bCs/>
              </w:rPr>
            </w:pPr>
          </w:p>
        </w:tc>
        <w:tc>
          <w:tcPr>
            <w:tcW w:w="5850" w:type="dxa"/>
            <w:shd w:val="clear" w:color="auto" w:fill="auto"/>
          </w:tcPr>
          <w:p w:rsidRPr="00D14360" w:rsidR="00510672" w:rsidP="00510672" w:rsidRDefault="00510672" w14:paraId="67A7F6EC" w14:textId="77777777">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Pr="00D14360" w:rsidR="00271771">
              <w:rPr>
                <w:rFonts w:ascii="Calibri Light" w:hAnsi="Calibri Light" w:cs="Calibri Light"/>
              </w:rPr>
              <w:t>cli</w:t>
            </w:r>
            <w:r w:rsidR="00271771">
              <w:rPr>
                <w:rFonts w:ascii="Calibri Light" w:hAnsi="Calibri Light" w:cs="Calibri Light"/>
              </w:rPr>
              <w:t>n</w:t>
            </w:r>
            <w:r w:rsidRPr="00D14360" w:rsidR="00271771">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Pr="00C64922" w:rsidR="00510672" w:rsidTr="004E29C8" w14:paraId="73E1D8B3" w14:textId="77777777">
        <w:trPr>
          <w:trHeight w:val="1790"/>
        </w:trPr>
        <w:tc>
          <w:tcPr>
            <w:tcW w:w="3487" w:type="dxa"/>
            <w:shd w:val="clear" w:color="auto" w:fill="FFFFFF"/>
          </w:tcPr>
          <w:p w:rsidRPr="00D14360" w:rsidR="00510672" w:rsidP="00510672" w:rsidRDefault="00510672" w14:paraId="13E6FC34" w14:textId="77777777">
            <w:pPr>
              <w:rPr>
                <w:rFonts w:cs="Calibri"/>
              </w:rPr>
            </w:pPr>
            <w:r w:rsidRPr="00D14360">
              <w:rPr>
                <w:rFonts w:cs="Calibri"/>
                <w:b/>
                <w:bCs/>
              </w:rPr>
              <w:t>Assessment and Plan Section</w:t>
            </w:r>
          </w:p>
          <w:p w:rsidRPr="00AE350D" w:rsidR="001941AF" w:rsidP="00510672" w:rsidRDefault="001941AF" w14:paraId="1F66110A"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29A85E5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rsidRPr="00D14360" w:rsidR="00510672" w:rsidP="00510672" w:rsidRDefault="00510672" w14:paraId="3B36E6F3" w14:textId="77777777">
            <w:pPr>
              <w:rPr>
                <w:rFonts w:ascii="Calibri Light" w:hAnsi="Calibri Light" w:cs="Calibri Light"/>
                <w:b/>
                <w:bCs/>
              </w:rPr>
            </w:pPr>
          </w:p>
        </w:tc>
        <w:tc>
          <w:tcPr>
            <w:tcW w:w="5850" w:type="dxa"/>
            <w:shd w:val="clear" w:color="auto" w:fill="auto"/>
          </w:tcPr>
          <w:p w:rsidRPr="00D14360" w:rsidR="00510672" w:rsidP="00510672" w:rsidRDefault="00510672" w14:paraId="4446C17B" w14:textId="77777777">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rsidRPr="00AE350D" w:rsidR="00B61192" w:rsidP="00510672" w:rsidRDefault="00B61192" w14:paraId="69797747" w14:textId="377B29C6">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rPr>
                <w:t>Chapter 4.3 Sections Defined in C-CDA</w:t>
              </w:r>
            </w:hyperlink>
          </w:p>
        </w:tc>
      </w:tr>
      <w:tr w:rsidRPr="00C64922" w:rsidR="00510672" w:rsidTr="004E29C8" w14:paraId="3FF5276C" w14:textId="77777777">
        <w:trPr>
          <w:trHeight w:val="350"/>
        </w:trPr>
        <w:tc>
          <w:tcPr>
            <w:tcW w:w="9337" w:type="dxa"/>
            <w:gridSpan w:val="2"/>
            <w:shd w:val="clear" w:color="auto" w:fill="FFFFFF"/>
          </w:tcPr>
          <w:p w:rsidRPr="00D14360" w:rsidR="00510672" w:rsidP="00D14360" w:rsidRDefault="00510672" w14:paraId="3A43392C" w14:textId="77777777">
            <w:pPr>
              <w:jc w:val="center"/>
              <w:rPr>
                <w:rFonts w:cs="Calibri"/>
                <w:b/>
                <w:bCs/>
                <w:i/>
                <w:iCs/>
                <w:color w:val="4F81BD"/>
              </w:rPr>
            </w:pPr>
            <w:r w:rsidRPr="00D14360">
              <w:rPr>
                <w:rFonts w:cs="Calibri"/>
                <w:b/>
                <w:bCs/>
                <w:i/>
                <w:iCs/>
                <w:color w:val="4F81BD"/>
              </w:rPr>
              <w:t>Specific to Inpatient Encounter Notes:</w:t>
            </w:r>
          </w:p>
        </w:tc>
      </w:tr>
      <w:tr w:rsidRPr="00C64922" w:rsidR="00510672" w:rsidTr="004E29C8" w14:paraId="42944416" w14:textId="77777777">
        <w:trPr>
          <w:trHeight w:val="315"/>
        </w:trPr>
        <w:tc>
          <w:tcPr>
            <w:tcW w:w="3487" w:type="dxa"/>
            <w:shd w:val="clear" w:color="auto" w:fill="FFFFFF"/>
          </w:tcPr>
          <w:p w:rsidRPr="00D14360" w:rsidR="00510672" w:rsidP="00510672" w:rsidRDefault="00510672" w14:paraId="3AF63D4A" w14:textId="77777777">
            <w:pPr>
              <w:rPr>
                <w:rFonts w:cs="Calibri"/>
              </w:rPr>
            </w:pPr>
            <w:r w:rsidRPr="00D14360">
              <w:rPr>
                <w:rFonts w:cs="Calibri"/>
                <w:b/>
                <w:bCs/>
              </w:rPr>
              <w:t>Discharge Diagnosis Section</w:t>
            </w:r>
          </w:p>
          <w:p w:rsidRPr="00AE350D" w:rsidR="001941AF" w:rsidP="00510672" w:rsidRDefault="001941AF" w14:paraId="139A1EAC" w14:textId="77777777">
            <w:pPr>
              <w:rPr>
                <w:rFonts w:cs="Calibri"/>
              </w:rPr>
            </w:pPr>
            <w:r w:rsidRPr="00D14360">
              <w:rPr>
                <w:rFonts w:cs="Calibri"/>
                <w:b/>
                <w:bCs/>
              </w:rPr>
              <w:t>﻿</w:t>
            </w:r>
            <w:r w:rsidRPr="003A3D50">
              <w:rPr>
                <w:rFonts w:ascii="Calibri Light" w:hAnsi="Calibri Light" w:cs="Calibri Light"/>
                <w:sz w:val="18"/>
                <w:szCs w:val="18"/>
              </w:rPr>
              <w:t>11535-2</w:t>
            </w:r>
          </w:p>
          <w:p w:rsidRPr="00D14360" w:rsidR="00510672" w:rsidP="00510672" w:rsidRDefault="00510672" w14:paraId="1A97575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rsidRPr="00D14360" w:rsidR="00510672" w:rsidP="00510672" w:rsidRDefault="00510672" w14:paraId="3AFEA0EA" w14:textId="77777777">
            <w:pPr>
              <w:rPr>
                <w:rFonts w:ascii="Calibri Light" w:hAnsi="Calibri Light" w:cs="Calibri Light"/>
                <w:b/>
                <w:bCs/>
              </w:rPr>
            </w:pPr>
          </w:p>
        </w:tc>
        <w:tc>
          <w:tcPr>
            <w:tcW w:w="5850" w:type="dxa"/>
            <w:shd w:val="clear" w:color="auto" w:fill="auto"/>
          </w:tcPr>
          <w:p w:rsidRPr="00D14360" w:rsidR="00510672" w:rsidP="00510672" w:rsidRDefault="00510672" w14:paraId="556FF198" w14:textId="77777777">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Pr="00C64922" w:rsidR="00510672" w:rsidTr="004E29C8" w14:paraId="4F3C6581" w14:textId="77777777">
        <w:trPr>
          <w:trHeight w:val="315"/>
        </w:trPr>
        <w:tc>
          <w:tcPr>
            <w:tcW w:w="9337" w:type="dxa"/>
            <w:gridSpan w:val="2"/>
            <w:shd w:val="clear" w:color="auto" w:fill="FFFFFF"/>
          </w:tcPr>
          <w:p w:rsidRPr="00D14360" w:rsidR="00510672" w:rsidP="00D14360" w:rsidRDefault="00510672" w14:paraId="4D04E119" w14:textId="77777777">
            <w:pPr>
              <w:spacing w:after="120"/>
              <w:jc w:val="center"/>
              <w:rPr>
                <w:rFonts w:cs="Calibri"/>
                <w:b/>
                <w:bCs/>
                <w:i/>
                <w:iCs/>
              </w:rPr>
            </w:pPr>
            <w:r w:rsidRPr="00D14360">
              <w:rPr>
                <w:rFonts w:cs="Calibri"/>
                <w:b/>
                <w:bCs/>
                <w:i/>
                <w:iCs/>
                <w:color w:val="4F81BD"/>
              </w:rPr>
              <w:t>Specific to Procedure and Operative Notes:</w:t>
            </w:r>
          </w:p>
        </w:tc>
      </w:tr>
      <w:tr w:rsidRPr="00C64922" w:rsidR="00510672" w:rsidTr="004E29C8" w14:paraId="2CCF2D08" w14:textId="77777777">
        <w:trPr>
          <w:trHeight w:val="315"/>
        </w:trPr>
        <w:tc>
          <w:tcPr>
            <w:tcW w:w="3487" w:type="dxa"/>
            <w:shd w:val="clear" w:color="auto" w:fill="FFFFFF"/>
            <w:hideMark/>
          </w:tcPr>
          <w:p w:rsidRPr="00AE350D" w:rsidR="001941AF" w:rsidP="00510672" w:rsidRDefault="00510672" w14:paraId="5B0EF581" w14:textId="77777777">
            <w:pPr>
              <w:rPr>
                <w:rFonts w:cs="Calibri"/>
                <w:b/>
                <w:bCs/>
              </w:rPr>
            </w:pPr>
            <w:r w:rsidRPr="00D14360">
              <w:rPr>
                <w:rFonts w:cs="Calibri"/>
                <w:b/>
                <w:bCs/>
              </w:rPr>
              <w:t>Postprocedure Diagnosis Section</w:t>
            </w:r>
            <w:r w:rsidRPr="00D14360" w:rsidR="001941AF">
              <w:rPr>
                <w:rFonts w:cs="Calibri"/>
                <w:b/>
                <w:bCs/>
              </w:rPr>
              <w:t>﻿</w:t>
            </w:r>
          </w:p>
          <w:p w:rsidRPr="00B64B82" w:rsidR="00510672" w:rsidP="00510672" w:rsidRDefault="001941AF" w14:paraId="67ED486D" w14:textId="77777777">
            <w:pPr>
              <w:rPr>
                <w:rFonts w:ascii="Calibri Light" w:hAnsi="Calibri Light" w:cs="Calibri Light"/>
                <w:sz w:val="18"/>
                <w:szCs w:val="18"/>
              </w:rPr>
            </w:pPr>
            <w:r w:rsidRPr="003A3D50">
              <w:rPr>
                <w:rFonts w:ascii="Calibri Light" w:hAnsi="Calibri Light" w:cs="Calibri Light"/>
                <w:sz w:val="18"/>
                <w:szCs w:val="18"/>
              </w:rPr>
              <w:t>59769-0</w:t>
            </w:r>
          </w:p>
          <w:p w:rsidRPr="00D14360" w:rsidR="00510672" w:rsidP="00510672" w:rsidRDefault="00510672" w14:paraId="15007363" w14:textId="77777777">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rsidRPr="00D14360" w:rsidR="00510672" w:rsidP="00D14360" w:rsidRDefault="00510672" w14:paraId="4D57651F" w14:textId="77777777">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Pr="00C64922" w:rsidR="00510672" w:rsidTr="004E29C8" w14:paraId="33C9DDE9" w14:textId="77777777">
        <w:trPr>
          <w:trHeight w:val="315"/>
        </w:trPr>
        <w:tc>
          <w:tcPr>
            <w:tcW w:w="3487" w:type="dxa"/>
            <w:shd w:val="clear" w:color="auto" w:fill="FFFFFF"/>
            <w:hideMark/>
          </w:tcPr>
          <w:p w:rsidRPr="00AE350D" w:rsidR="00510672" w:rsidP="00510672" w:rsidRDefault="00510672" w14:paraId="22FF4C6C" w14:textId="77777777">
            <w:pPr>
              <w:rPr>
                <w:rFonts w:cs="Calibri"/>
                <w:b/>
                <w:bCs/>
              </w:rPr>
            </w:pPr>
            <w:r w:rsidRPr="00D14360">
              <w:rPr>
                <w:rFonts w:cs="Calibri"/>
                <w:b/>
                <w:bCs/>
              </w:rPr>
              <w:t xml:space="preserve">Postoperative Diagnosis Section </w:t>
            </w:r>
          </w:p>
          <w:p w:rsidRPr="00AE350D" w:rsidR="001941AF" w:rsidP="00510672" w:rsidRDefault="001941AF" w14:paraId="37238DC6" w14:textId="77777777">
            <w:pPr>
              <w:rPr>
                <w:rFonts w:cs="Calibri"/>
              </w:rPr>
            </w:pPr>
            <w:r w:rsidRPr="00D14360">
              <w:rPr>
                <w:rFonts w:cs="Calibri"/>
                <w:b/>
                <w:bCs/>
              </w:rPr>
              <w:t>﻿</w:t>
            </w:r>
            <w:r w:rsidRPr="003A3D50">
              <w:rPr>
                <w:rFonts w:ascii="Calibri Light" w:hAnsi="Calibri Light" w:cs="Calibri Light"/>
                <w:sz w:val="18"/>
                <w:szCs w:val="18"/>
              </w:rPr>
              <w:t>10219-4</w:t>
            </w:r>
          </w:p>
          <w:p w:rsidRPr="00D14360" w:rsidR="00510672" w:rsidP="00510672" w:rsidRDefault="00510672" w14:paraId="6A02A3CB" w14:textId="77777777">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rsidRPr="00D14360" w:rsidR="00510672" w:rsidP="00D14360" w:rsidRDefault="00510672" w14:paraId="02528BCD" w14:textId="77777777">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rsidRPr="00C64922" w:rsidR="005D2703" w:rsidRDefault="005C79A1" w14:paraId="62531474" w14:textId="0DB3C50E">
      <w:pPr>
        <w:pStyle w:val="Caption"/>
      </w:pPr>
      <w:r>
        <w:t xml:space="preserve">  </w:t>
      </w:r>
      <w:bookmarkStart w:name="_Toc118898817" w:id="931"/>
      <w:bookmarkStart w:name="_Toc119940020" w:id="932"/>
      <w:bookmarkStart w:name="_Toc135313051" w:id="933"/>
      <w:r w:rsidRPr="00C64922" w:rsidR="005D2703">
        <w:t xml:space="preserve">Table </w:t>
      </w:r>
      <w:r>
        <w:fldChar w:fldCharType="begin"/>
      </w:r>
      <w:r>
        <w:instrText>SEQ Table \* ARABIC</w:instrText>
      </w:r>
      <w:r>
        <w:fldChar w:fldCharType="separate"/>
      </w:r>
      <w:r w:rsidR="00DC1072">
        <w:rPr>
          <w:noProof/>
        </w:rPr>
        <w:t>30</w:t>
      </w:r>
      <w:r>
        <w:fldChar w:fldCharType="end"/>
      </w:r>
      <w:r w:rsidRPr="00C64922" w:rsidR="005D2703">
        <w:t>: Assessment Information</w:t>
      </w:r>
      <w:bookmarkEnd w:id="931"/>
      <w:bookmarkEnd w:id="932"/>
      <w:bookmarkEnd w:id="933"/>
    </w:p>
    <w:p w:rsidRPr="00C64922" w:rsidR="00A10C4D" w:rsidP="00FD31AC" w:rsidRDefault="00A10C4D" w14:paraId="28448AB2" w14:textId="77777777">
      <w:pPr>
        <w:pStyle w:val="Heading3"/>
      </w:pPr>
      <w:bookmarkStart w:name="_Toc15469430" w:id="934"/>
      <w:bookmarkStart w:name="_Toc15479878" w:id="935"/>
      <w:bookmarkStart w:name="_Toc18495058" w:id="936"/>
      <w:bookmarkStart w:name="_Toc19870254" w:id="937"/>
      <w:bookmarkStart w:name="_Toc20480943" w:id="938"/>
      <w:bookmarkStart w:name="_Toc21529473" w:id="939"/>
      <w:bookmarkStart w:name="_Toc21691525" w:id="940"/>
      <w:bookmarkStart w:name="_Toc21845710" w:id="941"/>
      <w:bookmarkStart w:name="_Toc21851951" w:id="942"/>
      <w:bookmarkStart w:name="_Toc21871914" w:id="943"/>
      <w:bookmarkStart w:name="_Toc21872370" w:id="944"/>
      <w:bookmarkStart w:name="_Toc21880141" w:id="945"/>
      <w:bookmarkStart w:name="_Toc21889971" w:id="946"/>
      <w:bookmarkStart w:name="_Toc21894114" w:id="947"/>
      <w:bookmarkStart w:name="_Toc21898042" w:id="948"/>
      <w:bookmarkStart w:name="_Toc21926789" w:id="949"/>
      <w:bookmarkStart w:name="_Plan/Planning_Information" w:id="950"/>
      <w:bookmarkStart w:name="_Toc10702528" w:id="951"/>
      <w:bookmarkStart w:name="_Toc11043614" w:id="952"/>
      <w:bookmarkStart w:name="_Toc11045604" w:id="953"/>
      <w:bookmarkStart w:name="_Toc11391274" w:id="954"/>
      <w:bookmarkStart w:name="_Toc119939840" w:id="955"/>
      <w:bookmarkStart w:name="_Toc135312871" w:id="956"/>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C64922">
        <w:t>Plan/Planning Information</w:t>
      </w:r>
      <w:bookmarkEnd w:id="951"/>
      <w:bookmarkEnd w:id="952"/>
      <w:bookmarkEnd w:id="953"/>
      <w:bookmarkEnd w:id="954"/>
      <w:bookmarkEnd w:id="955"/>
      <w:bookmarkEnd w:id="956"/>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85"/>
        <w:gridCol w:w="5670"/>
      </w:tblGrid>
      <w:tr w:rsidRPr="009A5A51" w:rsidR="00510672" w:rsidTr="003A3D50" w14:paraId="1B7C3B01" w14:textId="77777777">
        <w:trPr>
          <w:cantSplit/>
          <w:trHeight w:val="315"/>
          <w:tblHeader/>
        </w:trPr>
        <w:tc>
          <w:tcPr>
            <w:tcW w:w="3685" w:type="dxa"/>
            <w:tcBorders>
              <w:bottom w:val="nil"/>
              <w:right w:val="nil"/>
            </w:tcBorders>
            <w:shd w:val="clear" w:color="auto" w:fill="4F81BD"/>
          </w:tcPr>
          <w:p w:rsidRPr="00D14360" w:rsidR="001941AF" w:rsidP="001941AF" w:rsidRDefault="001941AF" w14:paraId="68899F5C" w14:textId="77777777">
            <w:pPr>
              <w:rPr>
                <w:rFonts w:cs="Calibri"/>
                <w:color w:val="FFFFFF"/>
              </w:rPr>
            </w:pPr>
            <w:r w:rsidRPr="00D14360">
              <w:rPr>
                <w:rFonts w:cs="Calibri"/>
                <w:b/>
                <w:bCs/>
                <w:color w:val="FFFFFF"/>
              </w:rPr>
              <w:t>Sections defined in C-CDA R2.1</w:t>
            </w:r>
          </w:p>
          <w:p w:rsidRPr="00D14360" w:rsidR="001941AF" w:rsidP="001941AF" w:rsidRDefault="009171BA" w14:paraId="02B37E51" w14:textId="6BC36632">
            <w:pPr>
              <w:rPr>
                <w:rFonts w:cs="Calibri"/>
                <w:color w:val="FFFFFF"/>
              </w:rPr>
            </w:pPr>
            <w:r>
              <w:rPr>
                <w:rFonts w:ascii="Calibri Light" w:hAnsi="Calibri Light" w:cs="Calibri Light"/>
                <w:b/>
                <w:bCs/>
                <w:color w:val="FFFFFF"/>
              </w:rPr>
              <w:t>LOINC</w:t>
            </w:r>
          </w:p>
          <w:p w:rsidRPr="00D14360" w:rsidR="001941AF" w:rsidP="00D14360" w:rsidRDefault="001941AF" w14:paraId="3B01A080" w14:textId="77777777">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48771562" w14:textId="77777777">
            <w:pPr>
              <w:spacing w:after="120"/>
              <w:rPr>
                <w:rFonts w:cs="Calibri"/>
                <w:b/>
                <w:bCs/>
                <w:color w:val="FFFFFF"/>
              </w:rPr>
            </w:pPr>
            <w:r w:rsidRPr="00D14360">
              <w:rPr>
                <w:rFonts w:cs="Calibri"/>
                <w:b/>
                <w:bCs/>
                <w:color w:val="FFFFFF"/>
              </w:rPr>
              <w:t>Purpose Description</w:t>
            </w:r>
          </w:p>
        </w:tc>
      </w:tr>
      <w:tr w:rsidRPr="009A5A51" w:rsidR="00510672" w:rsidTr="004E29C8" w14:paraId="170DEAE2"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F04625" w14:textId="77777777">
            <w:pPr>
              <w:rPr>
                <w:rFonts w:cs="Calibri"/>
              </w:rPr>
            </w:pPr>
            <w:r w:rsidRPr="00D14360">
              <w:rPr>
                <w:rFonts w:cs="Calibri"/>
                <w:b/>
                <w:bCs/>
              </w:rPr>
              <w:t>Goals Section</w:t>
            </w:r>
          </w:p>
          <w:p w:rsidRPr="00AE350D" w:rsidR="00FC40CF" w:rsidP="00510672" w:rsidRDefault="00FC40CF" w14:paraId="27BFB66F" w14:textId="77777777">
            <w:pPr>
              <w:rPr>
                <w:rFonts w:cs="Calibri"/>
              </w:rPr>
            </w:pPr>
            <w:r w:rsidRPr="00D14360">
              <w:rPr>
                <w:rFonts w:cs="Calibri"/>
                <w:b/>
                <w:bCs/>
              </w:rPr>
              <w:t>﻿</w:t>
            </w:r>
            <w:r w:rsidRPr="003A3D50">
              <w:rPr>
                <w:rFonts w:ascii="Calibri Light" w:hAnsi="Calibri Light" w:cs="Calibri Light"/>
                <w:sz w:val="18"/>
                <w:szCs w:val="18"/>
              </w:rPr>
              <w:t>61146-7</w:t>
            </w:r>
          </w:p>
          <w:p w:rsidRPr="00D14360" w:rsidR="00510672" w:rsidP="00510672" w:rsidRDefault="00510672" w14:paraId="00C6949F"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rsidRPr="00D14360" w:rsidR="00510672" w:rsidP="00510672" w:rsidRDefault="00510672" w14:paraId="5D405880" w14:textId="77777777">
            <w:pPr>
              <w:rPr>
                <w:rFonts w:ascii="Calibri Light" w:hAnsi="Calibri Light" w:cs="Calibri Light"/>
                <w:b/>
                <w:bCs/>
              </w:rPr>
            </w:pPr>
          </w:p>
        </w:tc>
        <w:tc>
          <w:tcPr>
            <w:tcW w:w="5670" w:type="dxa"/>
            <w:tcBorders>
              <w:top w:val="single" w:color="4F81BD" w:sz="4" w:space="0"/>
              <w:bottom w:val="single" w:color="4F81BD" w:sz="4" w:space="0"/>
            </w:tcBorders>
            <w:shd w:val="clear" w:color="auto" w:fill="auto"/>
          </w:tcPr>
          <w:p w:rsidRPr="00D14360" w:rsidR="00510672" w:rsidP="00D14360" w:rsidRDefault="00510672" w14:paraId="088FFDF2" w14:textId="77777777">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Pr="009A5A51" w:rsidR="00510672" w:rsidTr="004E29C8" w14:paraId="45CC47A3" w14:textId="77777777">
        <w:trPr>
          <w:trHeight w:val="1340"/>
        </w:trPr>
        <w:tc>
          <w:tcPr>
            <w:tcW w:w="3685" w:type="dxa"/>
            <w:tcBorders>
              <w:right w:val="nil"/>
            </w:tcBorders>
            <w:shd w:val="clear" w:color="auto" w:fill="FFFFFF"/>
          </w:tcPr>
          <w:p w:rsidRPr="00D14360" w:rsidR="00510672" w:rsidP="00510672" w:rsidRDefault="00510672" w14:paraId="0BF89BE6" w14:textId="77777777">
            <w:pPr>
              <w:rPr>
                <w:rFonts w:cs="Calibri"/>
              </w:rPr>
            </w:pPr>
            <w:r w:rsidRPr="00D14360">
              <w:rPr>
                <w:rFonts w:cs="Calibri"/>
                <w:b/>
                <w:bCs/>
              </w:rPr>
              <w:t>Advance Directives Section</w:t>
            </w:r>
          </w:p>
          <w:p w:rsidRPr="00AE350D" w:rsidR="00FC40CF" w:rsidP="00510672" w:rsidRDefault="00FC40CF" w14:paraId="5B817815" w14:textId="77777777">
            <w:pPr>
              <w:rPr>
                <w:rFonts w:cs="Calibri"/>
              </w:rPr>
            </w:pPr>
            <w:r w:rsidRPr="00D14360">
              <w:rPr>
                <w:rFonts w:cs="Calibri"/>
                <w:b/>
                <w:bCs/>
              </w:rPr>
              <w:t>﻿</w:t>
            </w:r>
            <w:r w:rsidRPr="003A3D50">
              <w:rPr>
                <w:rFonts w:ascii="Calibri Light" w:hAnsi="Calibri Light" w:cs="Calibri Light"/>
                <w:sz w:val="18"/>
                <w:szCs w:val="18"/>
              </w:rPr>
              <w:t>42348-3</w:t>
            </w:r>
          </w:p>
          <w:p w:rsidRPr="00D14360" w:rsidR="00510672" w:rsidP="00510672" w:rsidRDefault="00510672" w14:paraId="10E899F2" w14:textId="77777777">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rsidRPr="00D14360" w:rsidR="00510672" w:rsidP="00510672" w:rsidRDefault="00510672" w14:paraId="466683FF" w14:textId="77777777">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rsidRPr="00D14360" w:rsidR="00510672" w:rsidP="00510672" w:rsidRDefault="00510672" w14:paraId="65E2B87C" w14:textId="77777777">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Pr="009A5A51" w:rsidR="00510672" w:rsidTr="004E29C8" w14:paraId="7D1FC5D3"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48E502D8" w14:textId="77777777">
            <w:pPr>
              <w:rPr>
                <w:rFonts w:cs="Calibri"/>
              </w:rPr>
            </w:pPr>
            <w:r w:rsidRPr="00D14360">
              <w:rPr>
                <w:rFonts w:cs="Calibri"/>
                <w:b/>
                <w:bCs/>
              </w:rPr>
              <w:t>Assessment and Plan Section</w:t>
            </w:r>
          </w:p>
          <w:p w:rsidRPr="00AE350D" w:rsidR="00FC40CF" w:rsidP="00510672" w:rsidRDefault="00FC40CF" w14:paraId="14AAEF04"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7CA0180F" w14:textId="77777777">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color="4F81BD" w:sz="4" w:space="0"/>
              <w:bottom w:val="single" w:color="4F81BD" w:sz="4" w:space="0"/>
            </w:tcBorders>
            <w:shd w:val="clear" w:color="auto" w:fill="auto"/>
          </w:tcPr>
          <w:p w:rsidRPr="00D14360" w:rsidR="00510672" w:rsidP="00D14360" w:rsidRDefault="00510672" w14:paraId="24C7ECB7" w14:textId="77777777">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rsidRPr="00AE350D" w:rsidR="00B61192" w:rsidRDefault="00B61192" w14:paraId="24D0E64C" w14:textId="4F3F047C">
            <w:r w:rsidRPr="00D14360">
              <w:rPr>
                <w:b/>
                <w:bCs/>
                <w:color w:val="000000"/>
                <w:shd w:val="clear" w:color="auto" w:fill="FFFFFF"/>
              </w:rPr>
              <w:t>Reference:</w:t>
            </w:r>
            <w:r w:rsidRPr="00D14360">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Pr="009A5A51" w:rsidR="00510672" w:rsidTr="004E29C8" w14:paraId="55B478B0" w14:textId="77777777">
        <w:trPr>
          <w:trHeight w:val="315"/>
        </w:trPr>
        <w:tc>
          <w:tcPr>
            <w:tcW w:w="3685" w:type="dxa"/>
            <w:tcBorders>
              <w:right w:val="nil"/>
            </w:tcBorders>
            <w:shd w:val="clear" w:color="auto" w:fill="FFFFFF"/>
          </w:tcPr>
          <w:p w:rsidRPr="00D14360" w:rsidR="00510672" w:rsidP="00510672" w:rsidRDefault="00510672" w14:paraId="46F53626" w14:textId="77777777">
            <w:pPr>
              <w:rPr>
                <w:rFonts w:cs="Calibri"/>
              </w:rPr>
            </w:pPr>
            <w:r w:rsidRPr="00D14360">
              <w:rPr>
                <w:rFonts w:cs="Calibri"/>
                <w:b/>
                <w:bCs/>
              </w:rPr>
              <w:t>Plan of Treatment Section</w:t>
            </w:r>
          </w:p>
          <w:p w:rsidRPr="00AE350D" w:rsidR="00FC40CF" w:rsidP="00510672" w:rsidRDefault="00FC40CF" w14:paraId="482B2B71" w14:textId="77777777">
            <w:pPr>
              <w:rPr>
                <w:rFonts w:cs="Calibri"/>
              </w:rPr>
            </w:pPr>
            <w:r w:rsidRPr="00D14360">
              <w:rPr>
                <w:rFonts w:cs="Calibri"/>
                <w:b/>
                <w:bCs/>
              </w:rPr>
              <w:t>﻿</w:t>
            </w:r>
            <w:r w:rsidRPr="003A3D50">
              <w:rPr>
                <w:rFonts w:ascii="Calibri Light" w:hAnsi="Calibri Light" w:cs="Calibri Light"/>
                <w:sz w:val="18"/>
                <w:szCs w:val="18"/>
              </w:rPr>
              <w:t>18776-5</w:t>
            </w:r>
          </w:p>
          <w:p w:rsidRPr="00D14360" w:rsidR="00510672" w:rsidP="00510672" w:rsidRDefault="00510672" w14:paraId="3B2E6D83" w14:textId="77777777">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rsidRPr="00D14360" w:rsidR="00510672" w:rsidP="00D14360" w:rsidRDefault="00510672" w14:paraId="7F2BFDCC" w14:textId="77777777">
            <w:pPr>
              <w:spacing w:after="120"/>
              <w:rPr>
                <w:rFonts w:ascii="Calibri Light" w:hAnsi="Calibri Light" w:cs="Calibri Light"/>
              </w:rPr>
            </w:pPr>
            <w:r w:rsidRPr="00D14360">
              <w:rPr>
                <w:rFonts w:ascii="Calibri Light" w:hAnsi="Calibri Light" w:cs="Calibri Light"/>
              </w:rPr>
              <w:t xml:space="preserve">This section, formerly </w:t>
            </w:r>
            <w:r w:rsidRPr="00D14360" w:rsidR="00271771">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Pr="009A5A51" w:rsidR="00510672" w:rsidTr="004E29C8" w14:paraId="7A65B857"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86E244" w14:textId="77777777">
            <w:pPr>
              <w:rPr>
                <w:rFonts w:cs="Calibri"/>
              </w:rPr>
            </w:pPr>
            <w:r w:rsidRPr="00D14360">
              <w:rPr>
                <w:rFonts w:cs="Calibri"/>
                <w:b/>
                <w:bCs/>
              </w:rPr>
              <w:t>Instructions Sections</w:t>
            </w:r>
          </w:p>
          <w:p w:rsidRPr="00AE350D" w:rsidR="00FC40CF" w:rsidP="00510672" w:rsidRDefault="00FC40CF" w14:paraId="5CA2F483" w14:textId="77777777">
            <w:pPr>
              <w:rPr>
                <w:rFonts w:cs="Calibri"/>
              </w:rPr>
            </w:pPr>
            <w:r w:rsidRPr="00D14360">
              <w:rPr>
                <w:rFonts w:cs="Calibri"/>
                <w:b/>
                <w:bCs/>
              </w:rPr>
              <w:t>﻿</w:t>
            </w:r>
            <w:r w:rsidRPr="003A3D50">
              <w:rPr>
                <w:rFonts w:ascii="Calibri Light" w:hAnsi="Calibri Light" w:cs="Calibri Light"/>
                <w:sz w:val="18"/>
                <w:szCs w:val="18"/>
              </w:rPr>
              <w:t>69730-0</w:t>
            </w:r>
          </w:p>
          <w:p w:rsidRPr="00D14360" w:rsidR="00510672" w:rsidP="00510672" w:rsidRDefault="00510672" w14:paraId="728B2D10" w14:textId="77777777">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color="4F81BD" w:sz="4" w:space="0"/>
              <w:bottom w:val="single" w:color="4F81BD" w:sz="4" w:space="0"/>
            </w:tcBorders>
            <w:shd w:val="clear" w:color="auto" w:fill="auto"/>
          </w:tcPr>
          <w:p w:rsidRPr="00D14360" w:rsidR="00510672" w:rsidP="00D14360" w:rsidRDefault="00510672" w14:paraId="604CB918" w14:textId="77777777">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Pr="009A5A51" w:rsidR="00510672" w:rsidTr="004E29C8" w14:paraId="48A756CF"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2B5DCDA7" w14:textId="77777777">
            <w:pPr>
              <w:spacing w:after="120"/>
              <w:jc w:val="center"/>
              <w:rPr>
                <w:rFonts w:cs="Calibri"/>
              </w:rPr>
            </w:pPr>
            <w:r w:rsidRPr="00D14360">
              <w:rPr>
                <w:rFonts w:cs="Calibri"/>
                <w:b/>
                <w:bCs/>
                <w:i/>
                <w:iCs/>
                <w:color w:val="4F81BD"/>
              </w:rPr>
              <w:t>Specific to Procedure and Operative Notes:</w:t>
            </w:r>
          </w:p>
        </w:tc>
      </w:tr>
      <w:tr w:rsidRPr="009A5A51" w:rsidR="00510672" w:rsidTr="004E29C8" w14:paraId="2FFFE1BA"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56BA268E" w14:textId="77777777">
            <w:pPr>
              <w:rPr>
                <w:rFonts w:cs="Calibri"/>
                <w:b/>
                <w:bCs/>
              </w:rPr>
            </w:pPr>
            <w:r w:rsidRPr="00D14360">
              <w:rPr>
                <w:rFonts w:cs="Calibri"/>
                <w:b/>
                <w:bCs/>
              </w:rPr>
              <w:t>Planned Procedures Section</w:t>
            </w:r>
          </w:p>
          <w:p w:rsidRPr="00AE350D" w:rsidR="00FC40CF" w:rsidP="00510672" w:rsidRDefault="00FC40CF" w14:paraId="3E65E9E1" w14:textId="77777777">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rsidRPr="00D14360" w:rsidR="00510672" w:rsidP="00510672" w:rsidRDefault="00510672" w14:paraId="66CA43D6" w14:textId="77777777">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color="4F81BD" w:sz="4" w:space="0"/>
              <w:left w:val="nil"/>
              <w:bottom w:val="single" w:color="4F81BD" w:sz="4" w:space="0"/>
            </w:tcBorders>
            <w:shd w:val="clear" w:color="auto" w:fill="auto"/>
          </w:tcPr>
          <w:p w:rsidRPr="00D14360" w:rsidR="00510672" w:rsidP="00D14360" w:rsidRDefault="00510672" w14:paraId="7899668B" w14:textId="77777777">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Pr="009A5A51" w:rsidR="00510672" w:rsidTr="004E29C8" w14:paraId="791B1194"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06836089" w14:textId="77777777">
            <w:pPr>
              <w:keepNext/>
              <w:spacing w:after="120"/>
              <w:ind w:firstLine="720"/>
              <w:jc w:val="center"/>
              <w:rPr>
                <w:rFonts w:cs="Calibri"/>
                <w:b/>
                <w:bCs/>
                <w:i/>
                <w:iCs/>
              </w:rPr>
            </w:pPr>
            <w:r w:rsidRPr="00D14360">
              <w:rPr>
                <w:rFonts w:cs="Calibri"/>
                <w:b/>
                <w:bCs/>
                <w:i/>
                <w:iCs/>
                <w:color w:val="4F81BD"/>
              </w:rPr>
              <w:t>Specific to Inpatient Encounter Notes:</w:t>
            </w:r>
          </w:p>
        </w:tc>
      </w:tr>
      <w:tr w:rsidRPr="009A5A51" w:rsidR="00510672" w:rsidTr="004E29C8" w14:paraId="6F0D0B99"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1E7E423E" w14:textId="77777777">
            <w:pPr>
              <w:rPr>
                <w:rFonts w:cs="Calibri"/>
              </w:rPr>
            </w:pPr>
            <w:r w:rsidRPr="00D14360">
              <w:rPr>
                <w:rFonts w:cs="Calibri"/>
                <w:b/>
                <w:bCs/>
              </w:rPr>
              <w:t>Hospital Discharge Instructions Section</w:t>
            </w:r>
          </w:p>
          <w:p w:rsidRPr="00AE350D" w:rsidR="00FC40CF" w:rsidP="00510672" w:rsidRDefault="00FC40CF" w14:paraId="6CC01884" w14:textId="77777777">
            <w:pPr>
              <w:rPr>
                <w:rFonts w:cs="Calibri"/>
              </w:rPr>
            </w:pPr>
            <w:r w:rsidRPr="00D14360">
              <w:rPr>
                <w:rFonts w:cs="Calibri"/>
                <w:b/>
                <w:bCs/>
              </w:rPr>
              <w:t>﻿</w:t>
            </w:r>
            <w:r w:rsidRPr="003A3D50">
              <w:rPr>
                <w:rFonts w:ascii="Calibri Light" w:hAnsi="Calibri Light" w:cs="Calibri Light"/>
                <w:sz w:val="18"/>
                <w:szCs w:val="18"/>
              </w:rPr>
              <w:t>8653-8</w:t>
            </w:r>
          </w:p>
          <w:p w:rsidRPr="00D14360" w:rsidR="00510672" w:rsidP="00510672" w:rsidRDefault="00510672" w14:paraId="2079718C" w14:textId="77777777">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color="4F81BD" w:sz="4" w:space="0"/>
              <w:bottom w:val="single" w:color="4F81BD" w:sz="4" w:space="0"/>
            </w:tcBorders>
            <w:shd w:val="clear" w:color="auto" w:fill="auto"/>
          </w:tcPr>
          <w:p w:rsidRPr="00D14360" w:rsidR="00510672" w:rsidP="00D14360" w:rsidRDefault="00510672" w14:paraId="6E05C96B" w14:textId="77777777">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rsidRPr="00C64922" w:rsidR="005D2703" w:rsidRDefault="005C79A1" w14:paraId="6282E4FD" w14:textId="51228BB3">
      <w:pPr>
        <w:pStyle w:val="Caption"/>
      </w:pPr>
      <w:r>
        <w:t xml:space="preserve">  </w:t>
      </w:r>
      <w:bookmarkStart w:name="_Toc118898818" w:id="957"/>
      <w:bookmarkStart w:name="_Toc119940021" w:id="958"/>
      <w:bookmarkStart w:name="_Toc135313052" w:id="959"/>
      <w:r w:rsidRPr="00C64922" w:rsidR="005D2703">
        <w:t xml:space="preserve">Table </w:t>
      </w:r>
      <w:r>
        <w:fldChar w:fldCharType="begin"/>
      </w:r>
      <w:r>
        <w:instrText>SEQ Table \* ARABIC</w:instrText>
      </w:r>
      <w:r>
        <w:fldChar w:fldCharType="separate"/>
      </w:r>
      <w:r w:rsidR="00DC1072">
        <w:rPr>
          <w:noProof/>
        </w:rPr>
        <w:t>31</w:t>
      </w:r>
      <w:r>
        <w:fldChar w:fldCharType="end"/>
      </w:r>
      <w:r w:rsidRPr="00C64922" w:rsidR="005D2703">
        <w:t>: Plan/Planning Information</w:t>
      </w:r>
      <w:bookmarkEnd w:id="957"/>
      <w:bookmarkEnd w:id="958"/>
      <w:bookmarkEnd w:id="959"/>
    </w:p>
    <w:p w:rsidRPr="00C64922" w:rsidR="00A10C4D" w:rsidP="00FD31AC" w:rsidRDefault="00A10C4D" w14:paraId="5297BA37" w14:textId="77777777">
      <w:pPr>
        <w:pStyle w:val="Heading3"/>
      </w:pPr>
      <w:bookmarkStart w:name="_Toc15469432" w:id="960"/>
      <w:bookmarkStart w:name="_Toc15479880" w:id="961"/>
      <w:bookmarkStart w:name="_Toc18495060" w:id="962"/>
      <w:bookmarkStart w:name="_Toc19870256" w:id="963"/>
      <w:bookmarkStart w:name="_Toc20480945" w:id="964"/>
      <w:bookmarkStart w:name="_Toc21529475" w:id="965"/>
      <w:bookmarkStart w:name="_Toc21691527" w:id="966"/>
      <w:bookmarkStart w:name="_Toc21845712" w:id="967"/>
      <w:bookmarkStart w:name="_Toc21851953" w:id="968"/>
      <w:bookmarkStart w:name="_Toc21871916" w:id="969"/>
      <w:bookmarkStart w:name="_Toc21872372" w:id="970"/>
      <w:bookmarkStart w:name="_Toc21880143" w:id="971"/>
      <w:bookmarkStart w:name="_Toc21889973" w:id="972"/>
      <w:bookmarkStart w:name="_Toc21894116" w:id="973"/>
      <w:bookmarkStart w:name="_Toc21898044" w:id="974"/>
      <w:bookmarkStart w:name="_Toc21926791" w:id="975"/>
      <w:bookmarkStart w:name="_Toc10702529" w:id="976"/>
      <w:bookmarkStart w:name="_Toc11043615" w:id="977"/>
      <w:bookmarkStart w:name="_Toc11045605" w:id="978"/>
      <w:bookmarkStart w:name="_Toc11391275" w:id="979"/>
      <w:bookmarkStart w:name="_Toc119939841" w:id="980"/>
      <w:bookmarkStart w:name="_Toc135312872" w:id="981"/>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r w:rsidRPr="00C64922">
        <w:t>Other Information</w:t>
      </w:r>
      <w:bookmarkEnd w:id="976"/>
      <w:bookmarkEnd w:id="977"/>
      <w:bookmarkEnd w:id="978"/>
      <w:bookmarkEnd w:id="979"/>
      <w:bookmarkEnd w:id="980"/>
      <w:bookmarkEnd w:id="981"/>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870"/>
        <w:gridCol w:w="5490"/>
      </w:tblGrid>
      <w:tr w:rsidRPr="00C64922" w:rsidR="00992A23" w:rsidTr="003A3D50" w14:paraId="2364AAB8" w14:textId="77777777">
        <w:trPr>
          <w:cantSplit/>
          <w:trHeight w:val="315"/>
          <w:tblHeader/>
        </w:trPr>
        <w:tc>
          <w:tcPr>
            <w:tcW w:w="3870" w:type="dxa"/>
            <w:tcBorders>
              <w:bottom w:val="nil"/>
              <w:right w:val="nil"/>
            </w:tcBorders>
            <w:shd w:val="clear" w:color="auto" w:fill="4F81BD"/>
          </w:tcPr>
          <w:p w:rsidRPr="00D14360" w:rsidR="001941AF" w:rsidRDefault="00510672" w14:paraId="21CFB6EF" w14:textId="77777777">
            <w:pPr>
              <w:rPr>
                <w:rFonts w:cs="Calibri"/>
                <w:color w:val="FFFFFF"/>
              </w:rPr>
            </w:pPr>
            <w:r w:rsidRPr="00D14360">
              <w:rPr>
                <w:rFonts w:cs="Calibri"/>
                <w:b/>
                <w:bCs/>
                <w:color w:val="FFFFFF"/>
              </w:rPr>
              <w:t>Sections defined in C-CDA R2.1</w:t>
            </w:r>
          </w:p>
          <w:p w:rsidRPr="00AE350D" w:rsidR="001941AF" w:rsidRDefault="009171BA" w14:paraId="38A9B854" w14:textId="6FF4DDA0">
            <w:pPr>
              <w:rPr>
                <w:rFonts w:cs="Calibri"/>
                <w:color w:val="FFFFFF"/>
              </w:rPr>
            </w:pPr>
            <w:r>
              <w:rPr>
                <w:rFonts w:ascii="Calibri Light" w:hAnsi="Calibri Light" w:cs="Calibri Light"/>
                <w:b/>
                <w:bCs/>
                <w:color w:val="FFFFFF"/>
              </w:rPr>
              <w:t>LOINC</w:t>
            </w:r>
          </w:p>
          <w:p w:rsidRPr="00D14360" w:rsidR="001941AF" w:rsidRDefault="001941AF" w14:paraId="62114F9F" w14:textId="77777777">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rsidRPr="00D14360" w:rsidR="00510672" w:rsidP="00D14360" w:rsidRDefault="00510672" w14:paraId="4D28702F" w14:textId="77777777">
            <w:pPr>
              <w:spacing w:after="120"/>
              <w:rPr>
                <w:rFonts w:cs="Calibri"/>
                <w:b/>
                <w:bCs/>
                <w:color w:val="FFFFFF"/>
              </w:rPr>
            </w:pPr>
            <w:r w:rsidRPr="00D14360">
              <w:rPr>
                <w:rFonts w:cs="Calibri"/>
                <w:b/>
                <w:bCs/>
                <w:color w:val="FFFFFF"/>
              </w:rPr>
              <w:t>Purpose Description</w:t>
            </w:r>
          </w:p>
        </w:tc>
      </w:tr>
      <w:tr w:rsidRPr="00C64922" w:rsidR="00992A23" w:rsidTr="004E29C8" w14:paraId="1A8CA99A" w14:textId="77777777">
        <w:trPr>
          <w:cantSplit/>
          <w:trHeight w:val="3248"/>
        </w:trPr>
        <w:tc>
          <w:tcPr>
            <w:tcW w:w="3870" w:type="dxa"/>
            <w:tcBorders>
              <w:top w:val="single" w:color="4F81BD" w:sz="4" w:space="0"/>
              <w:bottom w:val="single" w:color="4F81BD" w:sz="4" w:space="0"/>
              <w:right w:val="nil"/>
            </w:tcBorders>
            <w:shd w:val="clear" w:color="auto" w:fill="FFFFFF"/>
          </w:tcPr>
          <w:p w:rsidRPr="00D14360" w:rsidR="00510672" w:rsidP="00510672" w:rsidRDefault="00510672" w14:paraId="67F6210B" w14:textId="77777777">
            <w:pPr>
              <w:rPr>
                <w:rFonts w:cs="Calibri"/>
                <w:b/>
                <w:bCs/>
              </w:rPr>
            </w:pPr>
            <w:r w:rsidRPr="00D14360">
              <w:rPr>
                <w:rFonts w:cs="Calibri"/>
                <w:b/>
                <w:bCs/>
              </w:rPr>
              <w:t>Encounters Section</w:t>
            </w:r>
          </w:p>
          <w:p w:rsidRPr="00D14360" w:rsidR="00FC40CF" w:rsidP="00510672" w:rsidRDefault="00FC40CF" w14:paraId="685E98C8" w14:textId="77777777">
            <w:pPr>
              <w:rPr>
                <w:rFonts w:ascii="Calibri Light" w:hAnsi="Calibri Light" w:cs="Calibri Light"/>
                <w:b/>
                <w:bCs/>
                <w:sz w:val="18"/>
                <w:szCs w:val="18"/>
              </w:rPr>
            </w:pPr>
            <w:r w:rsidRPr="00D14360">
              <w:rPr>
                <w:rFonts w:ascii="Calibri Light" w:hAnsi="Calibri Light" w:cs="Calibri Light"/>
                <w:sz w:val="18"/>
                <w:szCs w:val="18"/>
              </w:rPr>
              <w:t xml:space="preserve">﻿46240-8 </w:t>
            </w:r>
          </w:p>
          <w:p w:rsidRPr="00D14360" w:rsidR="00A45A90" w:rsidP="00510672" w:rsidRDefault="00510672" w14:paraId="10181F2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510672" w:rsidP="00510672" w:rsidRDefault="00510672" w14:paraId="0870D8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rsidRPr="00D14360" w:rsidR="00A45A90" w:rsidP="00510672" w:rsidRDefault="00510672" w14:paraId="6C1FB769"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510672" w:rsidP="00992A23" w:rsidRDefault="00510672" w14:paraId="17CC200C"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rsidRPr="00D14360" w:rsidR="00510672" w:rsidP="00510672" w:rsidRDefault="00510672" w14:paraId="0CF62B3A" w14:textId="77777777">
            <w:pPr>
              <w:rPr>
                <w:b/>
                <w:bCs/>
              </w:rPr>
            </w:pPr>
            <w:r w:rsidRPr="00D14360">
              <w:rPr>
                <w:rFonts w:ascii="Calibri Light" w:hAnsi="Calibri Light" w:cs="Calibri Light"/>
                <w:sz w:val="18"/>
                <w:szCs w:val="18"/>
              </w:rPr>
              <w:t>2.16.840.1.113883.10.20.22.2.18:2015-08-01</w:t>
            </w:r>
          </w:p>
          <w:p w:rsidRPr="00D14360" w:rsidR="00510672" w:rsidP="00510672" w:rsidRDefault="00510672" w14:paraId="5AE512C1" w14:textId="77777777">
            <w:pPr>
              <w:rPr>
                <w:rFonts w:ascii="Calibri Light" w:hAnsi="Calibri Light" w:cs="Calibri Light"/>
                <w:b/>
                <w:bCs/>
              </w:rPr>
            </w:pPr>
          </w:p>
        </w:tc>
        <w:tc>
          <w:tcPr>
            <w:tcW w:w="5490" w:type="dxa"/>
            <w:tcBorders>
              <w:top w:val="single" w:color="4F81BD" w:sz="4" w:space="0"/>
              <w:bottom w:val="single" w:color="4F81BD" w:sz="4" w:space="0"/>
            </w:tcBorders>
            <w:shd w:val="clear" w:color="auto" w:fill="auto"/>
          </w:tcPr>
          <w:p w:rsidRPr="00D14360" w:rsidR="00510672" w:rsidP="00510672" w:rsidRDefault="00510672" w14:paraId="210D6948" w14:textId="77777777">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Pr="00C64922" w:rsidR="00992A23" w:rsidTr="004E29C8" w14:paraId="5466586E" w14:textId="77777777">
        <w:trPr>
          <w:cantSplit/>
          <w:trHeight w:val="315"/>
        </w:trPr>
        <w:tc>
          <w:tcPr>
            <w:tcW w:w="3870" w:type="dxa"/>
            <w:tcBorders>
              <w:right w:val="nil"/>
            </w:tcBorders>
            <w:shd w:val="clear" w:color="auto" w:fill="FFFFFF"/>
          </w:tcPr>
          <w:p w:rsidRPr="00D14360" w:rsidR="00510672" w:rsidP="00510672" w:rsidRDefault="00510672" w14:paraId="21534680" w14:textId="77777777">
            <w:pPr>
              <w:rPr>
                <w:rFonts w:cs="Calibri"/>
              </w:rPr>
            </w:pPr>
            <w:r w:rsidRPr="00D14360">
              <w:rPr>
                <w:rFonts w:cs="Calibri"/>
                <w:b/>
                <w:bCs/>
              </w:rPr>
              <w:t>Payers Section</w:t>
            </w:r>
          </w:p>
          <w:p w:rsidRPr="00D14360" w:rsidR="00FC40CF" w:rsidP="00510672" w:rsidRDefault="00FC40CF" w14:paraId="12C44FE7" w14:textId="77777777">
            <w:pPr>
              <w:rPr>
                <w:rFonts w:ascii="Calibri Light" w:hAnsi="Calibri Light" w:cs="Calibri Light"/>
                <w:b/>
                <w:bCs/>
                <w:sz w:val="18"/>
                <w:szCs w:val="18"/>
              </w:rPr>
            </w:pPr>
            <w:r w:rsidRPr="00D14360">
              <w:rPr>
                <w:rFonts w:ascii="Calibri Light" w:hAnsi="Calibri Light" w:cs="Calibri Light"/>
                <w:sz w:val="18"/>
                <w:szCs w:val="18"/>
              </w:rPr>
              <w:t xml:space="preserve">﻿48768-6 </w:t>
            </w:r>
          </w:p>
          <w:p w:rsidRPr="00D14360" w:rsidR="00510672" w:rsidP="00510672" w:rsidRDefault="00510672" w14:paraId="103A1BA0" w14:textId="77777777">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rsidRPr="00D14360" w:rsidR="00510672" w:rsidP="00510672" w:rsidRDefault="00510672" w14:paraId="20428046" w14:textId="77777777">
            <w:pPr>
              <w:rPr>
                <w:rFonts w:ascii="Calibri Light" w:hAnsi="Calibri Light" w:cs="Calibri Light"/>
                <w:b/>
                <w:bCs/>
              </w:rPr>
            </w:pPr>
          </w:p>
        </w:tc>
        <w:tc>
          <w:tcPr>
            <w:tcW w:w="5490" w:type="dxa"/>
            <w:shd w:val="clear" w:color="auto" w:fill="auto"/>
          </w:tcPr>
          <w:p w:rsidRPr="00D14360" w:rsidR="00510672" w:rsidP="00510672" w:rsidRDefault="00F55EA9" w14:paraId="323FCB48"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contains data on the patient’s payers, "third</w:t>
            </w:r>
            <w:r w:rsidR="00320567">
              <w:rPr>
                <w:rFonts w:ascii="Calibri Light" w:hAnsi="Calibri Light" w:cs="Calibri Light"/>
              </w:rPr>
              <w:t xml:space="preserve"> </w:t>
            </w:r>
            <w:r w:rsidRPr="00D14360" w:rsidR="00510672">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rsidRPr="00C64922" w:rsidR="00B66ADE" w:rsidP="005D2703" w:rsidRDefault="005C79A1" w14:paraId="755B548A" w14:textId="23C594B5">
      <w:pPr>
        <w:pStyle w:val="Caption"/>
      </w:pPr>
      <w:r>
        <w:t xml:space="preserve">  </w:t>
      </w:r>
      <w:bookmarkStart w:name="_Toc118898819" w:id="982"/>
      <w:bookmarkStart w:name="_Toc119940022" w:id="983"/>
      <w:bookmarkStart w:name="_Toc135313053" w:id="984"/>
      <w:r w:rsidRPr="00C64922" w:rsidR="005D2703">
        <w:t xml:space="preserve">Table </w:t>
      </w:r>
      <w:r>
        <w:fldChar w:fldCharType="begin"/>
      </w:r>
      <w:r>
        <w:instrText>SEQ Table \* ARABIC</w:instrText>
      </w:r>
      <w:r>
        <w:fldChar w:fldCharType="separate"/>
      </w:r>
      <w:r w:rsidR="00DC1072">
        <w:rPr>
          <w:noProof/>
        </w:rPr>
        <w:t>32</w:t>
      </w:r>
      <w:r>
        <w:fldChar w:fldCharType="end"/>
      </w:r>
      <w:r w:rsidRPr="00C64922" w:rsidR="005D2703">
        <w:t>: Other Information</w:t>
      </w:r>
      <w:bookmarkEnd w:id="982"/>
      <w:bookmarkEnd w:id="983"/>
      <w:bookmarkEnd w:id="984"/>
    </w:p>
    <w:p w:rsidRPr="00C64922" w:rsidR="00A10C4D" w:rsidP="003E2C96" w:rsidRDefault="00A10C4D" w14:paraId="4BC73781" w14:textId="77777777">
      <w:pPr>
        <w:pStyle w:val="Heading2"/>
      </w:pPr>
      <w:bookmarkStart w:name="_Toc10702530" w:id="985"/>
      <w:bookmarkStart w:name="_Toc11043616" w:id="986"/>
      <w:bookmarkStart w:name="_Toc11045606" w:id="987"/>
      <w:bookmarkStart w:name="_Toc11391276" w:id="988"/>
      <w:bookmarkStart w:name="_Toc119939842" w:id="989"/>
      <w:bookmarkStart w:name="_Toc135312873" w:id="990"/>
      <w:r w:rsidRPr="00C64922">
        <w:t>Supplemental C-CDA Section Templates</w:t>
      </w:r>
      <w:bookmarkEnd w:id="985"/>
      <w:bookmarkEnd w:id="986"/>
      <w:bookmarkEnd w:id="987"/>
      <w:bookmarkEnd w:id="988"/>
      <w:bookmarkEnd w:id="989"/>
      <w:bookmarkEnd w:id="990"/>
    </w:p>
    <w:p w:rsidR="00B66ADE" w:rsidP="005D2703" w:rsidRDefault="00C6312A" w14:paraId="34A935FE" w14:textId="6D63367F">
      <w:pPr>
        <w:spacing w:after="120"/>
        <w:rPr>
          <w:rFonts w:cs="Calibri"/>
        </w:rPr>
      </w:pPr>
      <w:r>
        <w:rPr>
          <w:rFonts w:cs="Calibri"/>
        </w:rPr>
        <w:t xml:space="preserve">Several </w:t>
      </w:r>
      <w:r w:rsidRPr="00D14360" w:rsidR="00B66ADE">
        <w:rPr>
          <w:rFonts w:cs="Calibri"/>
        </w:rPr>
        <w:t xml:space="preserve">section templates </w:t>
      </w:r>
      <w:r>
        <w:rPr>
          <w:rFonts w:cs="Calibri"/>
        </w:rPr>
        <w:t>have been developed specifically to</w:t>
      </w:r>
      <w:r w:rsidRPr="00D14360">
        <w:rPr>
          <w:rFonts w:cs="Calibri"/>
        </w:rPr>
        <w:t xml:space="preserve"> </w:t>
      </w:r>
      <w:r w:rsidRPr="00D14360" w:rsidR="00B66ADE">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w:history="1" r:id="rId34">
        <w:r w:rsidRPr="0095785D">
          <w:rPr>
            <w:rStyle w:val="Hyperlink"/>
            <w:rFonts w:cs="Calibri"/>
          </w:rPr>
          <w:t>https://www.hl7.org/implement/standards/product_brief.cfm?product_id=492</w:t>
        </w:r>
      </w:hyperlink>
      <w:r>
        <w:rPr>
          <w:rFonts w:cs="Calibri"/>
        </w:rPr>
        <w:t>. These guides are developed with</w:t>
      </w:r>
      <w:r w:rsidRPr="00D14360" w:rsidR="00B66ADE">
        <w:rPr>
          <w:rFonts w:cs="Calibri"/>
        </w:rPr>
        <w:t xml:space="preserve"> the intention of eventually replacing earlier version of the templates in C-CDA or eventually being added to be set of templates considered a part of the C-CDA set of templates.</w:t>
      </w:r>
    </w:p>
    <w:p w:rsidR="00C6312A" w:rsidP="005D2703" w:rsidRDefault="00C6312A" w14:paraId="24DBF05F" w14:textId="3A131DA8">
      <w:pPr>
        <w:spacing w:after="120"/>
        <w:rPr>
          <w:rFonts w:cs="Calibri"/>
        </w:rPr>
      </w:pPr>
      <w:r>
        <w:rPr>
          <w:rFonts w:cs="Calibri"/>
        </w:rPr>
        <w:t>At the time of this publication, the following Supplemental Implementation Guides are published alongside the C-CDA specification:</w:t>
      </w:r>
    </w:p>
    <w:p w:rsidRPr="006B3468" w:rsidR="00C6312A" w:rsidRDefault="00000000" w14:paraId="0A659A97" w14:textId="122E9928">
      <w:pPr>
        <w:pStyle w:val="ListParagraph"/>
        <w:numPr>
          <w:ilvl w:val="0"/>
          <w:numId w:val="41"/>
        </w:numPr>
        <w:spacing w:after="120"/>
        <w:rPr>
          <w:rFonts w:cs="Calibri"/>
        </w:rPr>
      </w:pPr>
      <w:hyperlink w:history="1" r:id="rId35">
        <w:r w:rsidRPr="006B3468" w:rsidR="00C6312A">
          <w:rPr>
            <w:rStyle w:val="Hyperlink"/>
            <w:rFonts w:cs="Calibri"/>
          </w:rPr>
          <w:t>C-CDA R2.1; Advance Directives Templates, Release 1 – US Realm</w:t>
        </w:r>
      </w:hyperlink>
    </w:p>
    <w:p w:rsidRPr="00786AF4" w:rsidR="00C6312A" w:rsidRDefault="00000000" w14:paraId="62AD8DF9" w14:textId="20B6401E">
      <w:pPr>
        <w:pStyle w:val="ListParagraph"/>
        <w:numPr>
          <w:ilvl w:val="0"/>
          <w:numId w:val="41"/>
        </w:numPr>
        <w:spacing w:after="120"/>
        <w:rPr>
          <w:rFonts w:cs="Calibri"/>
        </w:rPr>
      </w:pPr>
      <w:hyperlink w:history="1" r:id="rId36">
        <w:r w:rsidRPr="007770C6" w:rsidR="00C6312A">
          <w:rPr>
            <w:rStyle w:val="Hyperlink"/>
            <w:rFonts w:cs="Calibri"/>
          </w:rPr>
          <w:t>HL7 CDA® R2 Implementation Guide: C-CDA R2.1 Supplemental Templates for Nutrition, Release 1 - US Realm</w:t>
        </w:r>
      </w:hyperlink>
    </w:p>
    <w:p w:rsidRPr="00786AF4" w:rsidR="00C6312A" w:rsidRDefault="00000000" w14:paraId="4688B6AD" w14:textId="0AC6754D">
      <w:pPr>
        <w:pStyle w:val="ListParagraph"/>
        <w:numPr>
          <w:ilvl w:val="0"/>
          <w:numId w:val="41"/>
        </w:numPr>
        <w:spacing w:after="120"/>
        <w:rPr>
          <w:rFonts w:cs="Calibri"/>
        </w:rPr>
      </w:pPr>
      <w:hyperlink w:history="1" r:id="rId37">
        <w:r w:rsidRPr="007770C6" w:rsidR="00C6312A">
          <w:rPr>
            <w:rStyle w:val="Hyperlink"/>
            <w:rFonts w:cs="Calibri"/>
          </w:rPr>
          <w:t>HL7 CDA® R2 Implementation Guide: C-CDA R2.1 Supplemental Templates for Pregnancy Status, Release 1 – US Realm</w:t>
        </w:r>
      </w:hyperlink>
    </w:p>
    <w:p w:rsidRPr="00786AF4" w:rsidR="00C6312A" w:rsidRDefault="00000000" w14:paraId="06DE9CEC" w14:textId="7A8EB980">
      <w:pPr>
        <w:pStyle w:val="ListParagraph"/>
        <w:numPr>
          <w:ilvl w:val="0"/>
          <w:numId w:val="41"/>
        </w:numPr>
        <w:spacing w:after="120"/>
        <w:rPr>
          <w:rFonts w:cs="Calibri"/>
        </w:rPr>
      </w:pPr>
      <w:hyperlink w:history="1" r:id="rId38">
        <w:r w:rsidRPr="007770C6" w:rsidR="00C6312A">
          <w:rPr>
            <w:rStyle w:val="Hyperlink"/>
            <w:rFonts w:cs="Calibri"/>
          </w:rPr>
          <w:t>HL7 CDA® R2 Implementation Guide: C-CDA R2.1 Supplemental Templates for Occupational Data for Health Release 1, STU Release 1.1 – US Realm</w:t>
        </w:r>
      </w:hyperlink>
    </w:p>
    <w:p w:rsidRPr="00786AF4" w:rsidR="00C6312A" w:rsidRDefault="00000000" w14:paraId="63BFC42A" w14:textId="506F5BFC">
      <w:pPr>
        <w:pStyle w:val="ListParagraph"/>
        <w:numPr>
          <w:ilvl w:val="0"/>
          <w:numId w:val="41"/>
        </w:numPr>
        <w:spacing w:after="120"/>
        <w:rPr>
          <w:rFonts w:cs="Calibri"/>
        </w:rPr>
      </w:pPr>
      <w:hyperlink w:history="1" r:id="rId39">
        <w:r w:rsidRPr="007770C6" w:rsidR="00C6312A">
          <w:rPr>
            <w:rStyle w:val="Hyperlink"/>
            <w:rFonts w:cs="Calibri"/>
          </w:rPr>
          <w:t>HL7 CDA® R2 Implementation Guide: C-CDA R2.1 Supplemental Templates for Infectious Disease, Release 1 – US Realm</w:t>
        </w:r>
      </w:hyperlink>
    </w:p>
    <w:p w:rsidRPr="00D14360" w:rsidR="00A10C4D" w:rsidP="005D2703" w:rsidRDefault="00A10C4D" w14:paraId="0255F2B4" w14:textId="32D65BFA">
      <w:pPr>
        <w:pStyle w:val="Caption"/>
        <w:rPr>
          <w:rFonts w:cs="Calibri"/>
          <w:color w:val="000000"/>
        </w:rPr>
      </w:pPr>
    </w:p>
    <w:p w:rsidRPr="00C64922" w:rsidR="00A10C4D" w:rsidP="003E2C96" w:rsidRDefault="00A10C4D" w14:paraId="364C89FB" w14:textId="77777777">
      <w:pPr>
        <w:pStyle w:val="Heading2"/>
      </w:pPr>
      <w:bookmarkStart w:name="_New_and_Additional" w:id="991"/>
      <w:bookmarkStart w:name="_Toc10702531" w:id="992"/>
      <w:bookmarkStart w:name="_Toc11043617" w:id="993"/>
      <w:bookmarkStart w:name="_Toc11045607" w:id="994"/>
      <w:bookmarkStart w:name="_Toc11391277" w:id="995"/>
      <w:bookmarkStart w:name="_Ref21896281" w:id="996"/>
      <w:bookmarkStart w:name="_Ref21896290" w:id="997"/>
      <w:bookmarkStart w:name="_Toc119939843" w:id="998"/>
      <w:bookmarkStart w:name="_Toc135312874" w:id="999"/>
      <w:bookmarkEnd w:id="991"/>
      <w:r w:rsidRPr="00C64922">
        <w:t>New and Additional C-CDA Section Templates (Defined in this Companion Guide)</w:t>
      </w:r>
      <w:bookmarkEnd w:id="992"/>
      <w:bookmarkEnd w:id="993"/>
      <w:bookmarkEnd w:id="994"/>
      <w:bookmarkEnd w:id="995"/>
      <w:bookmarkEnd w:id="996"/>
      <w:bookmarkEnd w:id="997"/>
      <w:bookmarkEnd w:id="998"/>
      <w:bookmarkEnd w:id="999"/>
    </w:p>
    <w:p w:rsidR="00955DB4" w:rsidP="005D2703" w:rsidRDefault="00955DB4" w14:paraId="31562A91" w14:textId="77777777">
      <w:pPr>
        <w:spacing w:after="120"/>
        <w:rPr>
          <w:rFonts w:cs="Calibri"/>
        </w:rPr>
      </w:pPr>
      <w:r w:rsidRPr="00D14360">
        <w:rPr>
          <w:rFonts w:cs="Calibri"/>
        </w:rPr>
        <w:t xml:space="preserve">The following table defines </w:t>
      </w:r>
      <w:r w:rsidR="004261FA">
        <w:rPr>
          <w:rFonts w:cs="Calibri"/>
        </w:rPr>
        <w:t xml:space="preserve">new </w:t>
      </w:r>
      <w:r w:rsidRPr="00D14360" w:rsidR="00B66ADE">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71"/>
        <w:gridCol w:w="5670"/>
      </w:tblGrid>
      <w:tr w:rsidRPr="00C64922" w:rsidR="00337D72" w:rsidTr="003A3D50" w14:paraId="3E294FA4" w14:textId="77777777">
        <w:trPr>
          <w:trHeight w:val="315"/>
          <w:tblHeader/>
        </w:trPr>
        <w:tc>
          <w:tcPr>
            <w:tcW w:w="3671" w:type="dxa"/>
            <w:tcBorders>
              <w:bottom w:val="nil"/>
              <w:right w:val="nil"/>
            </w:tcBorders>
            <w:shd w:val="clear" w:color="auto" w:fill="4F81BD"/>
          </w:tcPr>
          <w:p w:rsidRPr="00D14360" w:rsidR="00510672" w:rsidP="00D14360" w:rsidRDefault="00510672" w14:paraId="51ABD8FD" w14:textId="77777777">
            <w:pPr>
              <w:ind w:left="360"/>
              <w:rPr>
                <w:rFonts w:cs="Calibri"/>
                <w:color w:val="FFFFFF"/>
              </w:rPr>
            </w:pPr>
            <w:bookmarkStart w:name="_Toc10702532" w:id="1000"/>
            <w:bookmarkStart w:name="_Toc11043618" w:id="1001"/>
            <w:bookmarkStart w:name="_Toc11045608" w:id="1002"/>
            <w:r w:rsidRPr="00D14360">
              <w:rPr>
                <w:rFonts w:cs="Calibri"/>
                <w:b/>
                <w:bCs/>
                <w:color w:val="FFFFFF"/>
              </w:rPr>
              <w:t>Section Name</w:t>
            </w:r>
          </w:p>
          <w:p w:rsidRPr="00D14360" w:rsidR="001F3C83" w:rsidP="001E14C1" w:rsidRDefault="001F3C83" w14:paraId="48B0335B" w14:textId="09902B2C">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D14360" w:rsidRDefault="001F3C83" w14:paraId="2AAF14E8" w14:textId="77777777">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19C1E2DF" w14:textId="77777777">
            <w:pPr>
              <w:spacing w:after="120"/>
              <w:rPr>
                <w:rFonts w:cs="Calibri"/>
                <w:b/>
                <w:bCs/>
                <w:color w:val="FFFFFF"/>
              </w:rPr>
            </w:pPr>
            <w:r w:rsidRPr="00D14360">
              <w:rPr>
                <w:rFonts w:cs="Calibri"/>
                <w:b/>
                <w:bCs/>
                <w:color w:val="FFFFFF"/>
              </w:rPr>
              <w:t>Purpose Description</w:t>
            </w:r>
          </w:p>
        </w:tc>
      </w:tr>
      <w:tr w:rsidRPr="00C64922" w:rsidR="00337D72" w:rsidTr="004E29C8" w14:paraId="29CE69E2" w14:textId="77777777">
        <w:tc>
          <w:tcPr>
            <w:tcW w:w="3671" w:type="dxa"/>
            <w:tcBorders>
              <w:top w:val="single" w:color="4F81BD" w:sz="4" w:space="0"/>
              <w:bottom w:val="single" w:color="4F81BD" w:sz="4" w:space="0"/>
              <w:right w:val="nil"/>
            </w:tcBorders>
            <w:shd w:val="clear" w:color="auto" w:fill="FFFFFF"/>
            <w:hideMark/>
          </w:tcPr>
          <w:p w:rsidRPr="00D14360" w:rsidR="00510672" w:rsidP="00510672" w:rsidRDefault="00510672" w14:paraId="51E11D1F" w14:textId="77777777">
            <w:pPr>
              <w:rPr>
                <w:rFonts w:cs="Calibri"/>
                <w:b/>
                <w:bCs/>
              </w:rPr>
            </w:pPr>
            <w:r w:rsidRPr="00D14360">
              <w:rPr>
                <w:rFonts w:cs="Calibri"/>
                <w:b/>
                <w:bCs/>
              </w:rPr>
              <w:t xml:space="preserve">Care Teams Section </w:t>
            </w:r>
          </w:p>
          <w:p w:rsidRPr="00B64B82" w:rsidR="000624B1" w:rsidP="00510672" w:rsidRDefault="000624B1" w14:paraId="4427003C" w14:textId="77777777">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rsidRPr="003A3D50" w:rsidR="00510672" w:rsidP="00510672" w:rsidRDefault="00510672" w14:paraId="2740CCB3" w14:textId="77777777">
            <w:pPr>
              <w:rPr>
                <w:rFonts w:ascii="Calibri Light" w:hAnsi="Calibri Light" w:cs="Calibri Light"/>
                <w:sz w:val="18"/>
                <w:szCs w:val="16"/>
              </w:rPr>
            </w:pPr>
            <w:r w:rsidRPr="003A3D50">
              <w:rPr>
                <w:rFonts w:ascii="Calibri Light" w:hAnsi="Calibri Light" w:cs="Calibri Light"/>
                <w:sz w:val="18"/>
                <w:szCs w:val="16"/>
              </w:rPr>
              <w:t>Entries optional:</w:t>
            </w:r>
          </w:p>
          <w:p w:rsidRPr="00D14360" w:rsidR="00510672" w:rsidP="00510672" w:rsidRDefault="00510672" w14:paraId="7BF9ACC4" w14:textId="666EC08A">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color="4F81BD" w:sz="4" w:space="0"/>
              <w:bottom w:val="single" w:color="4F81BD" w:sz="4" w:space="0"/>
            </w:tcBorders>
            <w:shd w:val="clear" w:color="auto" w:fill="auto"/>
          </w:tcPr>
          <w:p w:rsidRPr="00EB5081" w:rsidR="00EB5081" w:rsidP="00EB5081" w:rsidRDefault="00EB5081" w14:paraId="309B75ED" w14:textId="77777777">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rsidRPr="00EB5081" w:rsidR="00EB5081" w:rsidP="00EB5081" w:rsidRDefault="00EB5081" w14:paraId="5707D74B" w14:textId="77777777">
            <w:pPr>
              <w:rPr>
                <w:rFonts w:ascii="Calibri Light" w:hAnsi="Calibri Light" w:cs="Calibri Light"/>
                <w:szCs w:val="21"/>
              </w:rPr>
            </w:pPr>
          </w:p>
          <w:p w:rsidRPr="00EB5081" w:rsidR="00EB5081" w:rsidP="00EB5081" w:rsidRDefault="00EB5081" w14:paraId="62DB3C0C" w14:textId="77777777">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rsidRPr="00EB5081" w:rsidR="00EB5081" w:rsidP="00EB5081" w:rsidRDefault="00EB5081" w14:paraId="0F9B9678" w14:textId="77777777">
            <w:pPr>
              <w:rPr>
                <w:rFonts w:ascii="Calibri Light" w:hAnsi="Calibri Light" w:cs="Calibri Light"/>
                <w:szCs w:val="21"/>
              </w:rPr>
            </w:pPr>
          </w:p>
          <w:p w:rsidRPr="00EB5081" w:rsidR="00EB5081" w:rsidP="00EB5081" w:rsidRDefault="00EB5081" w14:paraId="5EE8219B" w14:textId="77777777">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rsidRPr="00EB5081" w:rsidR="00EB5081" w:rsidP="00EB5081" w:rsidRDefault="00EB5081" w14:paraId="0A5E1100" w14:textId="77777777">
            <w:pPr>
              <w:rPr>
                <w:rFonts w:ascii="Calibri Light" w:hAnsi="Calibri Light" w:cs="Calibri Light"/>
                <w:szCs w:val="21"/>
              </w:rPr>
            </w:pPr>
          </w:p>
          <w:p w:rsidRPr="00D14360" w:rsidR="00510672" w:rsidP="00EB5081" w:rsidRDefault="00EB5081" w14:paraId="6BDA1E6F" w14:textId="55BEF0BC">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Pr="00267314" w:rsidR="00337D72" w:rsidTr="003A3D50" w14:paraId="6F75AD12" w14:textId="77777777">
        <w:trPr>
          <w:trHeight w:val="917"/>
        </w:trPr>
        <w:tc>
          <w:tcPr>
            <w:tcW w:w="3671" w:type="dxa"/>
            <w:tcBorders>
              <w:right w:val="nil"/>
            </w:tcBorders>
            <w:shd w:val="clear" w:color="auto" w:fill="FFFFFF"/>
          </w:tcPr>
          <w:p w:rsidRPr="00D14360" w:rsidR="00510672" w:rsidP="00510672" w:rsidRDefault="00510672" w14:paraId="6EC0C9C2" w14:textId="77777777">
            <w:pPr>
              <w:rPr>
                <w:rFonts w:cs="Calibri"/>
              </w:rPr>
            </w:pPr>
            <w:r w:rsidRPr="00D14360">
              <w:rPr>
                <w:rFonts w:cs="Calibri"/>
                <w:b/>
                <w:bCs/>
              </w:rPr>
              <w:t>Notes Section</w:t>
            </w:r>
          </w:p>
          <w:p w:rsidRPr="003A3D50" w:rsidR="00B774F1" w:rsidP="00510672" w:rsidRDefault="00FC2615" w14:paraId="7508FC54" w14:textId="49A26B3D">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rsidRPr="00B64B82" w:rsidR="00510672" w:rsidP="00510672" w:rsidRDefault="00510672" w14:paraId="74C50F3C" w14:textId="77777777">
            <w:pPr>
              <w:rPr>
                <w:rFonts w:ascii="Calibri Light" w:hAnsi="Calibri Light" w:cs="Calibri Light"/>
                <w:sz w:val="18"/>
                <w:szCs w:val="16"/>
              </w:rPr>
            </w:pPr>
            <w:r w:rsidRPr="003A3D50">
              <w:rPr>
                <w:rFonts w:ascii="Calibri Light" w:hAnsi="Calibri Light" w:cs="Calibri Light"/>
                <w:sz w:val="18"/>
                <w:szCs w:val="16"/>
              </w:rPr>
              <w:t>Entries required:</w:t>
            </w:r>
          </w:p>
          <w:p w:rsidRPr="00D14360" w:rsidR="00510672" w:rsidP="00510672" w:rsidRDefault="00510672" w14:paraId="46E66037" w14:textId="77777777">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rsidR="00320567" w:rsidP="00510672" w:rsidRDefault="00510672" w14:paraId="0F05FBB8" w14:textId="77777777">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rsidRPr="00D14360" w:rsidR="00510672" w:rsidP="00510672" w:rsidRDefault="00510672" w14:paraId="73967E3C" w14:textId="77777777">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rsidRPr="00C64922" w:rsidR="005D2703" w:rsidRDefault="005C79A1" w14:paraId="107D6D53" w14:textId="00F1D99B">
      <w:pPr>
        <w:pStyle w:val="Caption"/>
      </w:pPr>
      <w:r>
        <w:t xml:space="preserve">  </w:t>
      </w:r>
      <w:bookmarkStart w:name="_Toc118898820" w:id="1003"/>
      <w:bookmarkStart w:name="_Toc119940023" w:id="1004"/>
      <w:bookmarkStart w:name="_Toc135313054" w:id="1005"/>
      <w:r w:rsidRPr="00C64922" w:rsidR="005D2703">
        <w:t xml:space="preserve">Table </w:t>
      </w:r>
      <w:r>
        <w:fldChar w:fldCharType="begin"/>
      </w:r>
      <w:r>
        <w:instrText>SEQ Table \* ARABIC</w:instrText>
      </w:r>
      <w:r>
        <w:fldChar w:fldCharType="separate"/>
      </w:r>
      <w:r w:rsidR="00DC1072">
        <w:rPr>
          <w:noProof/>
        </w:rPr>
        <w:t>33</w:t>
      </w:r>
      <w:r>
        <w:fldChar w:fldCharType="end"/>
      </w:r>
      <w:r w:rsidRPr="00C64922" w:rsidR="005D2703">
        <w:t>: New and Additional C-CDA Sections</w:t>
      </w:r>
      <w:bookmarkEnd w:id="1003"/>
      <w:bookmarkEnd w:id="1004"/>
      <w:bookmarkEnd w:id="1005"/>
    </w:p>
    <w:p w:rsidRPr="00C64922" w:rsidR="00A10C4D" w:rsidP="003E2C96" w:rsidRDefault="00A10C4D" w14:paraId="36D7BE47" w14:textId="77777777">
      <w:pPr>
        <w:pStyle w:val="Heading2"/>
      </w:pPr>
      <w:bookmarkStart w:name="_Toc11391278" w:id="1006"/>
      <w:bookmarkStart w:name="_Toc119939844" w:id="1007"/>
      <w:bookmarkStart w:name="_Toc135312875" w:id="1008"/>
      <w:r w:rsidRPr="00C64922">
        <w:t>Sections Defined in Other Implementation Guides</w:t>
      </w:r>
      <w:bookmarkEnd w:id="1000"/>
      <w:bookmarkEnd w:id="1001"/>
      <w:bookmarkEnd w:id="1002"/>
      <w:bookmarkEnd w:id="1006"/>
      <w:bookmarkEnd w:id="1007"/>
      <w:bookmarkEnd w:id="1008"/>
    </w:p>
    <w:p w:rsidRPr="00D14360" w:rsidR="00A10C4D" w:rsidP="00B505D2" w:rsidRDefault="00A10C4D" w14:paraId="0DAB7B51" w14:textId="77777777">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Pr="00D14360" w:rsidR="00632AAF">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rsidRPr="00D14360" w:rsidR="00A10C4D" w:rsidP="00B505D2" w:rsidRDefault="00A10C4D" w14:paraId="06A69DE2" w14:textId="77777777">
      <w:pPr>
        <w:spacing w:after="120"/>
        <w:rPr>
          <w:rFonts w:cs="Calibri"/>
          <w:color w:val="000000"/>
        </w:rPr>
      </w:pPr>
      <w:r w:rsidRPr="00D14360">
        <w:rPr>
          <w:rFonts w:cs="Calibri"/>
          <w:bCs/>
          <w:color w:val="000000"/>
        </w:rPr>
        <w:t>N</w:t>
      </w:r>
      <w:r w:rsidRPr="00D14360" w:rsidR="007A0641">
        <w:rPr>
          <w:rFonts w:cs="Calibri"/>
          <w:bCs/>
          <w:color w:val="000000"/>
        </w:rPr>
        <w:t>OTE</w:t>
      </w:r>
      <w:r w:rsidRPr="00D14360">
        <w:rPr>
          <w:rFonts w:cs="Calibri"/>
          <w:bCs/>
          <w:color w:val="000000"/>
        </w:rPr>
        <w:t>:</w:t>
      </w:r>
      <w:r w:rsidRPr="00D14360">
        <w:rPr>
          <w:rFonts w:cs="Calibri"/>
          <w:color w:val="000000"/>
        </w:rPr>
        <w:t xml:space="preserve"> The</w:t>
      </w:r>
      <w:r w:rsidRPr="00D14360" w:rsidR="00AF5D50">
        <w:rPr>
          <w:rFonts w:cs="Calibri"/>
          <w:color w:val="000000"/>
        </w:rPr>
        <w:t xml:space="preserve"> HL</w:t>
      </w:r>
      <w:r w:rsidRPr="00D14360" w:rsidR="007A0641">
        <w:rPr>
          <w:rFonts w:cs="Calibri"/>
          <w:color w:val="000000"/>
        </w:rPr>
        <w:t>7</w:t>
      </w:r>
      <w:r w:rsidRPr="00D14360" w:rsidR="00AF5D50">
        <w:rPr>
          <w:rFonts w:cs="Calibri"/>
          <w:color w:val="000000"/>
        </w:rPr>
        <w:t xml:space="preserve"> CDA Release 2 Implementation Guide: Additional CDA R2 Templates – Clinical Documents for Payers Set 1, Release 1 – US Realm</w:t>
      </w:r>
      <w:r w:rsidRPr="00D14360" w:rsidR="00AF5D50">
        <w:rPr>
          <w:rStyle w:val="FootnoteReference"/>
          <w:rFonts w:cs="Calibri"/>
          <w:color w:val="000000"/>
        </w:rPr>
        <w:footnoteReference w:id="92"/>
      </w:r>
      <w:r w:rsidRPr="00D14360" w:rsidR="00AF5D5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Pr="003A3D50" w:rsidR="009B30E1">
        <w:rPr>
          <w:rFonts w:cs="Calibri"/>
          <w:color w:val="000000"/>
        </w:rPr>
        <w:t>.</w:t>
      </w:r>
      <w:r w:rsidRPr="00D14360">
        <w:rPr>
          <w:rStyle w:val="FootnoteReference"/>
          <w:rFonts w:cs="Calibri"/>
          <w:color w:val="000000"/>
        </w:rPr>
        <w:footnoteReference w:id="93"/>
      </w:r>
      <w:r w:rsidRPr="00D14360">
        <w:rPr>
          <w:rFonts w:cs="Calibri"/>
          <w:color w:val="000000"/>
        </w:rPr>
        <w:t xml:space="preserve"> </w:t>
      </w:r>
      <w:r w:rsidRPr="00D14360">
        <w:rPr>
          <w:rFonts w:cs="Calibri"/>
          <w:color w:val="000000"/>
        </w:rPr>
        <w:t xml:space="preserve">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rsidRPr="00D14360" w:rsidR="00A10C4D" w:rsidP="00B505D2" w:rsidRDefault="00A10C4D" w14:paraId="41039735" w14:textId="77777777">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rsidRPr="00D14360" w:rsidR="00A10C4D" w:rsidP="00B505D2" w:rsidRDefault="00A10C4D" w14:paraId="41CC9742" w14:textId="77777777">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10"/>
        <w:gridCol w:w="5864"/>
      </w:tblGrid>
      <w:tr w:rsidRPr="00C64922" w:rsidR="000F01AD" w:rsidTr="00486FB8" w14:paraId="0F0399D4" w14:textId="77777777">
        <w:trPr>
          <w:cantSplit/>
          <w:trHeight w:val="315"/>
          <w:tblHeader/>
        </w:trPr>
        <w:tc>
          <w:tcPr>
            <w:tcW w:w="3510" w:type="dxa"/>
            <w:tcBorders>
              <w:bottom w:val="nil"/>
              <w:right w:val="nil"/>
            </w:tcBorders>
            <w:shd w:val="clear" w:color="auto" w:fill="4F81BD"/>
          </w:tcPr>
          <w:p w:rsidRPr="00D14360" w:rsidR="00510672" w:rsidP="003A3D50" w:rsidRDefault="00510672" w14:paraId="60D391FF" w14:textId="77777777">
            <w:pPr>
              <w:ind w:left="360" w:hanging="360"/>
              <w:rPr>
                <w:rFonts w:cs="Calibri"/>
                <w:color w:val="FFFFFF"/>
              </w:rPr>
            </w:pPr>
            <w:r w:rsidRPr="00D14360">
              <w:rPr>
                <w:rFonts w:cs="Calibri"/>
                <w:b/>
                <w:bCs/>
                <w:color w:val="FFFFFF"/>
              </w:rPr>
              <w:t>Section Name</w:t>
            </w:r>
          </w:p>
          <w:p w:rsidRPr="00D14360" w:rsidR="001F3C83" w:rsidP="003A3D50" w:rsidRDefault="001F3C83" w14:paraId="2F94C75E" w14:textId="114CC5FF">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3A3D50" w:rsidRDefault="001F3C83" w14:paraId="79B131EB" w14:textId="77777777">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rsidRPr="00D14360" w:rsidR="00510672" w:rsidP="00D14360" w:rsidRDefault="00510672" w14:paraId="1DD4FD3C" w14:textId="77777777">
            <w:pPr>
              <w:spacing w:after="120"/>
              <w:rPr>
                <w:rFonts w:cs="Calibri"/>
                <w:b/>
                <w:bCs/>
                <w:color w:val="FFFFFF"/>
              </w:rPr>
            </w:pPr>
            <w:r w:rsidRPr="00D14360">
              <w:rPr>
                <w:rFonts w:cs="Calibri"/>
                <w:b/>
                <w:bCs/>
                <w:color w:val="FFFFFF"/>
              </w:rPr>
              <w:t>Purpose Description</w:t>
            </w:r>
          </w:p>
        </w:tc>
      </w:tr>
      <w:tr w:rsidRPr="00C64922" w:rsidR="000F01AD" w:rsidTr="004E29C8" w14:paraId="73A277A8" w14:textId="77777777">
        <w:trPr>
          <w:cantSplit/>
          <w:trHeight w:val="2384"/>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183101E1" w14:textId="77777777">
            <w:pPr>
              <w:rPr>
                <w:rFonts w:cs="Calibri"/>
                <w:b/>
                <w:bCs/>
              </w:rPr>
            </w:pPr>
            <w:r w:rsidRPr="00D14360">
              <w:rPr>
                <w:rFonts w:cs="Calibri"/>
                <w:b/>
                <w:bCs/>
              </w:rPr>
              <w:t>Measure Section QDM</w:t>
            </w:r>
            <w:r w:rsidRPr="00D14360">
              <w:rPr>
                <w:rStyle w:val="FootnoteReference"/>
                <w:rFonts w:cs="Calibri"/>
                <w:b/>
                <w:bCs/>
              </w:rPr>
              <w:footnoteReference w:id="95"/>
            </w:r>
          </w:p>
          <w:p w:rsidRPr="00D14360" w:rsidR="001F3C83" w:rsidP="00510672" w:rsidRDefault="001F3C83" w14:paraId="2B21E07E" w14:textId="77777777">
            <w:pPr>
              <w:rPr>
                <w:rFonts w:ascii="Calibri Light" w:hAnsi="Calibri Light" w:cs="Calibri Light"/>
                <w:b/>
                <w:bCs/>
                <w:sz w:val="18"/>
                <w:szCs w:val="18"/>
              </w:rPr>
            </w:pPr>
            <w:r w:rsidRPr="00D14360">
              <w:rPr>
                <w:rFonts w:ascii="Calibri Light" w:hAnsi="Calibri Light" w:cs="Calibri Light"/>
                <w:sz w:val="18"/>
                <w:szCs w:val="18"/>
              </w:rPr>
              <w:t>55186-1</w:t>
            </w:r>
          </w:p>
          <w:p w:rsidRPr="00D14360" w:rsidR="00510672" w:rsidP="00510672" w:rsidRDefault="00510672" w14:paraId="4DAE0DC0" w14:textId="77777777">
            <w:pPr>
              <w:rPr>
                <w:rFonts w:ascii="Calibri Light" w:hAnsi="Calibri Light" w:cs="Calibri Light"/>
                <w:b/>
                <w:bCs/>
                <w:sz w:val="18"/>
                <w:szCs w:val="18"/>
              </w:rPr>
            </w:pPr>
            <w:r w:rsidRPr="00D14360">
              <w:rPr>
                <w:rFonts w:ascii="Calibri Light" w:hAnsi="Calibri Light" w:cs="Calibri Light"/>
                <w:sz w:val="18"/>
                <w:szCs w:val="18"/>
              </w:rPr>
              <w:t>2.16.840.1.113883.10.20.24.2.3</w:t>
            </w:r>
          </w:p>
          <w:p w:rsidRPr="00D14360" w:rsidR="00510672" w:rsidP="00510672" w:rsidRDefault="00510672" w14:paraId="29525FA2" w14:textId="77777777">
            <w:pPr>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D14360" w:rsidRDefault="00510672" w14:paraId="582B9E5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rsidR="00320567" w:rsidP="00D14360" w:rsidRDefault="00320567" w14:paraId="1C6778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rsidRPr="00D14360" w:rsidR="00510672" w:rsidP="00D14360" w:rsidRDefault="00510672" w14:paraId="487961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Pr="00C64922" w:rsidR="000F01AD" w:rsidTr="004E29C8" w14:paraId="4BC4C1FF" w14:textId="77777777">
        <w:trPr>
          <w:cantSplit/>
          <w:trHeight w:val="315"/>
        </w:trPr>
        <w:tc>
          <w:tcPr>
            <w:tcW w:w="3510" w:type="dxa"/>
            <w:tcBorders>
              <w:right w:val="nil"/>
            </w:tcBorders>
            <w:shd w:val="clear" w:color="auto" w:fill="FFFFFF"/>
          </w:tcPr>
          <w:p w:rsidRPr="00D14360" w:rsidR="00510672" w:rsidP="00510672" w:rsidRDefault="00510672" w14:paraId="3AD56E01" w14:textId="77777777">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rsidRPr="00D14360" w:rsidR="000624B1" w:rsidP="00510672" w:rsidRDefault="000624B1" w14:paraId="28E9ED83" w14:textId="77777777">
            <w:pPr>
              <w:rPr>
                <w:rFonts w:ascii="Calibri Light" w:hAnsi="Calibri Light" w:cs="Calibri Light"/>
                <w:b/>
                <w:bCs/>
                <w:sz w:val="18"/>
                <w:szCs w:val="18"/>
              </w:rPr>
            </w:pPr>
            <w:r w:rsidRPr="00D14360">
              <w:rPr>
                <w:rFonts w:ascii="Calibri Light" w:hAnsi="Calibri Light" w:cs="Calibri Light"/>
                <w:sz w:val="18"/>
                <w:szCs w:val="18"/>
              </w:rPr>
              <w:t>47420-5</w:t>
            </w:r>
          </w:p>
          <w:p w:rsidRPr="00D14360" w:rsidR="00510672" w:rsidP="00510672" w:rsidRDefault="00510672" w14:paraId="3149899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rsidRPr="00D14360" w:rsidR="00510672" w:rsidP="00510672" w:rsidRDefault="00510672" w14:paraId="6D2F4462" w14:textId="77777777">
            <w:pPr>
              <w:rPr>
                <w:rFonts w:cs="Calibri"/>
                <w:b/>
                <w:bCs/>
                <w:color w:val="000000"/>
              </w:rPr>
            </w:pPr>
          </w:p>
          <w:p w:rsidRPr="00D14360" w:rsidR="00510672" w:rsidP="00510672" w:rsidRDefault="00510672" w14:paraId="495F5318" w14:textId="77777777">
            <w:pPr>
              <w:rPr>
                <w:rFonts w:cs="Calibri"/>
                <w:b/>
                <w:bCs/>
              </w:rPr>
            </w:pPr>
          </w:p>
        </w:tc>
        <w:tc>
          <w:tcPr>
            <w:tcW w:w="5864" w:type="dxa"/>
            <w:shd w:val="clear" w:color="auto" w:fill="auto"/>
          </w:tcPr>
          <w:p w:rsidRPr="00D14360" w:rsidR="00510672" w:rsidP="00510672" w:rsidRDefault="00510672" w14:paraId="6903A458" w14:textId="77777777">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C64922" w:rsidR="000F01AD" w:rsidTr="004E29C8" w14:paraId="32EF5F69" w14:textId="77777777">
        <w:trPr>
          <w:cantSplit/>
          <w:trHeight w:val="1727"/>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56534168" w14:textId="77777777">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98"/>
            </w:r>
          </w:p>
          <w:p w:rsidRPr="00D14360" w:rsidR="000624B1" w:rsidP="00D14360" w:rsidRDefault="000624B1" w14:paraId="53011097"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rsidRPr="00D14360" w:rsidR="00510672" w:rsidP="00D14360" w:rsidRDefault="00510672" w14:paraId="6AE65A94"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rsidRPr="00D14360" w:rsidR="00510672" w:rsidP="00D14360" w:rsidRDefault="00510672" w14:paraId="222DC4EC" w14:textId="77777777">
            <w:pPr>
              <w:autoSpaceDE w:val="0"/>
              <w:autoSpaceDN w:val="0"/>
              <w:adjustRightInd w:val="0"/>
              <w:rPr>
                <w:rFonts w:cs="Calibri"/>
                <w:b/>
                <w:bCs/>
                <w:color w:val="000000"/>
              </w:rPr>
            </w:pPr>
          </w:p>
          <w:p w:rsidRPr="00D14360" w:rsidR="00510672" w:rsidP="00D14360" w:rsidRDefault="00510672" w14:paraId="50E84D9A" w14:textId="77777777">
            <w:pPr>
              <w:autoSpaceDE w:val="0"/>
              <w:autoSpaceDN w:val="0"/>
              <w:adjustRightInd w:val="0"/>
              <w:rPr>
                <w:rFonts w:cs="Calibri"/>
                <w:b/>
                <w:bCs/>
                <w:color w:val="000000"/>
              </w:rPr>
            </w:pPr>
          </w:p>
          <w:p w:rsidRPr="00D14360" w:rsidR="00510672" w:rsidP="00D14360" w:rsidRDefault="00510672" w14:paraId="7AF5EBCD" w14:textId="77777777">
            <w:pPr>
              <w:spacing w:after="120"/>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510672" w:rsidRDefault="00510672" w14:paraId="47641607" w14:textId="77777777">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rsidR="00320567" w:rsidP="00D14360" w:rsidRDefault="00320567" w14:paraId="65ADDC70" w14:textId="77777777">
            <w:pPr>
              <w:autoSpaceDE w:val="0"/>
              <w:autoSpaceDN w:val="0"/>
              <w:adjustRightInd w:val="0"/>
              <w:rPr>
                <w:rFonts w:ascii="Calibri Light" w:hAnsi="Calibri Light" w:cs="Calibri Light"/>
                <w:color w:val="000000"/>
              </w:rPr>
            </w:pPr>
          </w:p>
          <w:p w:rsidRPr="00D14360" w:rsidR="00510672" w:rsidP="00D14360" w:rsidRDefault="00510672" w14:paraId="59EEA2F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Pr="00C64922" w:rsidR="000F01AD" w:rsidTr="004E29C8" w14:paraId="26545E23" w14:textId="77777777">
        <w:trPr>
          <w:cantSplit/>
          <w:trHeight w:val="1781"/>
        </w:trPr>
        <w:tc>
          <w:tcPr>
            <w:tcW w:w="3510" w:type="dxa"/>
            <w:tcBorders>
              <w:right w:val="nil"/>
            </w:tcBorders>
            <w:shd w:val="clear" w:color="auto" w:fill="FFFFFF"/>
          </w:tcPr>
          <w:p w:rsidRPr="00D14360" w:rsidR="00510672" w:rsidP="00510672" w:rsidRDefault="00510672" w14:paraId="242C0C06" w14:textId="77777777">
            <w:pPr>
              <w:rPr>
                <w:rFonts w:cs="Calibri"/>
                <w:color w:val="000000"/>
              </w:rPr>
            </w:pPr>
            <w:r w:rsidRPr="00D14360">
              <w:rPr>
                <w:rFonts w:cs="Calibri"/>
                <w:b/>
                <w:bCs/>
                <w:color w:val="000000"/>
              </w:rPr>
              <w:t>Social History Section (CDP1)</w:t>
            </w:r>
            <w:r w:rsidRPr="00D14360">
              <w:rPr>
                <w:rStyle w:val="FootnoteReference"/>
                <w:rFonts w:cs="Calibri"/>
                <w:b/>
                <w:bCs/>
                <w:color w:val="000000"/>
              </w:rPr>
              <w:footnoteReference w:id="99"/>
            </w:r>
          </w:p>
          <w:p w:rsidRPr="00D14360" w:rsidR="000624B1" w:rsidP="00510672" w:rsidRDefault="00510672" w14:paraId="48D60398" w14:textId="77777777">
            <w:pPr>
              <w:rPr>
                <w:rFonts w:cs="Calibri"/>
                <w:color w:val="000000"/>
              </w:rPr>
            </w:pPr>
            <w:r w:rsidRPr="00D14360">
              <w:rPr>
                <w:rFonts w:cs="Calibri"/>
                <w:b/>
                <w:bCs/>
                <w:color w:val="000000"/>
              </w:rPr>
              <w:t>﻿</w:t>
            </w:r>
            <w:r w:rsidRPr="003A3D50" w:rsidR="000624B1">
              <w:rPr>
                <w:rFonts w:ascii="Calibri Light" w:hAnsi="Calibri Light" w:cs="Calibri Light"/>
                <w:color w:val="000000"/>
                <w:sz w:val="18"/>
                <w:szCs w:val="18"/>
              </w:rPr>
              <w:t>29762-2</w:t>
            </w:r>
          </w:p>
          <w:p w:rsidRPr="00D14360" w:rsidR="00510672" w:rsidP="00510672" w:rsidRDefault="00510672" w14:paraId="5554A7A6" w14:textId="77777777">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rsidRPr="00D14360" w:rsidR="00510672" w:rsidP="00D14360" w:rsidRDefault="00510672" w14:paraId="2BB0657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rsidR="00320567" w:rsidP="00D14360" w:rsidRDefault="00320567" w14:paraId="29308D99" w14:textId="77777777">
            <w:pPr>
              <w:autoSpaceDE w:val="0"/>
              <w:autoSpaceDN w:val="0"/>
              <w:adjustRightInd w:val="0"/>
              <w:rPr>
                <w:rFonts w:ascii="Calibri Light" w:hAnsi="Calibri Light" w:cs="Calibri Light"/>
                <w:color w:val="000000"/>
              </w:rPr>
            </w:pPr>
          </w:p>
          <w:p w:rsidRPr="00D14360" w:rsidR="00510672" w:rsidP="00D14360" w:rsidRDefault="00510672" w14:paraId="46B4EF7D"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Pr="00C64922" w:rsidR="000F01AD" w:rsidTr="004E29C8" w14:paraId="43A22FE3"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DAC2262" w14:textId="77777777">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rsidRPr="00D14360" w:rsidR="000624B1" w:rsidP="00510672" w:rsidRDefault="00510672" w14:paraId="1FAFCFE3" w14:textId="77777777">
            <w:pPr>
              <w:rPr>
                <w:rFonts w:cs="Calibri"/>
                <w:color w:val="000000"/>
              </w:rPr>
            </w:pPr>
            <w:r w:rsidRPr="00D14360">
              <w:rPr>
                <w:rFonts w:cs="Calibri"/>
                <w:b/>
                <w:bCs/>
                <w:color w:val="000000"/>
              </w:rPr>
              <w:t>﻿</w:t>
            </w:r>
            <w:r w:rsidRPr="003A3D50" w:rsidR="000624B1">
              <w:rPr>
                <w:rFonts w:cs="Calibri"/>
                <w:color w:val="000000"/>
                <w:sz w:val="18"/>
                <w:szCs w:val="18"/>
              </w:rPr>
              <w:t>77599-9</w:t>
            </w:r>
          </w:p>
          <w:p w:rsidRPr="00D14360" w:rsidR="00510672" w:rsidP="00510672" w:rsidRDefault="00510672" w14:paraId="36C6F97A" w14:textId="77777777">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color="4F81BD" w:sz="4" w:space="0"/>
              <w:bottom w:val="single" w:color="4F81BD" w:sz="4" w:space="0"/>
            </w:tcBorders>
            <w:shd w:val="clear" w:color="auto" w:fill="auto"/>
          </w:tcPr>
          <w:p w:rsidRPr="00D14360" w:rsidR="00510672" w:rsidP="00D14360" w:rsidRDefault="00510672" w14:paraId="0A5D9823" w14:textId="77777777">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Pr="00C64922" w:rsidR="000F01AD" w:rsidTr="004E29C8" w14:paraId="2E22DD42" w14:textId="77777777">
        <w:trPr>
          <w:cantSplit/>
          <w:trHeight w:val="315"/>
        </w:trPr>
        <w:tc>
          <w:tcPr>
            <w:tcW w:w="3510" w:type="dxa"/>
            <w:tcBorders>
              <w:right w:val="nil"/>
            </w:tcBorders>
            <w:shd w:val="clear" w:color="auto" w:fill="FFFFFF"/>
          </w:tcPr>
          <w:p w:rsidRPr="00D14360" w:rsidR="00510672" w:rsidP="00510672" w:rsidRDefault="00510672" w14:paraId="4013E1A5" w14:textId="77777777">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rsidRPr="00D14360" w:rsidR="001F3C83" w:rsidP="00510672" w:rsidRDefault="00510672" w14:paraId="55C44A09" w14:textId="77777777">
            <w:pPr>
              <w:rPr>
                <w:rFonts w:cs="Calibri"/>
                <w:color w:val="000000"/>
              </w:rPr>
            </w:pPr>
            <w:r w:rsidRPr="00D14360">
              <w:rPr>
                <w:rFonts w:cs="Calibri"/>
                <w:b/>
                <w:bCs/>
                <w:color w:val="000000"/>
              </w:rPr>
              <w:t>﻿</w:t>
            </w:r>
            <w:r w:rsidRPr="003A3D50" w:rsidR="001F3C83">
              <w:rPr>
                <w:rFonts w:cs="Calibri"/>
                <w:color w:val="000000"/>
                <w:sz w:val="18"/>
                <w:szCs w:val="18"/>
              </w:rPr>
              <w:t>77598-1</w:t>
            </w:r>
          </w:p>
          <w:p w:rsidRPr="00D14360" w:rsidR="00510672" w:rsidP="00510672" w:rsidRDefault="00510672" w14:paraId="665925F7" w14:textId="77777777">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rsidRPr="00D14360" w:rsidR="00510672" w:rsidP="00D14360" w:rsidRDefault="00510672" w14:paraId="051267C0" w14:textId="77777777">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Pr="00C64922" w:rsidR="000F01AD" w:rsidTr="004E29C8" w14:paraId="1A42A38D"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A8F02C6" w14:textId="77777777">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4"/>
            </w:r>
          </w:p>
          <w:p w:rsidRPr="00D14360" w:rsidR="000624B1" w:rsidP="00510672" w:rsidRDefault="00510672" w14:paraId="2B6A1895" w14:textId="77777777">
            <w:pPr>
              <w:rPr>
                <w:rFonts w:cs="Calibri"/>
                <w:color w:val="000000"/>
              </w:rPr>
            </w:pPr>
            <w:r w:rsidRPr="00D14360">
              <w:rPr>
                <w:rFonts w:cs="Calibri"/>
                <w:b/>
                <w:bCs/>
                <w:color w:val="000000"/>
              </w:rPr>
              <w:t>﻿</w:t>
            </w:r>
            <w:r w:rsidRPr="003A3D50" w:rsidR="000624B1">
              <w:rPr>
                <w:rFonts w:cs="Calibri"/>
                <w:color w:val="000000"/>
                <w:sz w:val="18"/>
                <w:szCs w:val="18"/>
              </w:rPr>
              <w:t>77597-3</w:t>
            </w:r>
          </w:p>
          <w:p w:rsidRPr="00D14360" w:rsidR="00510672" w:rsidP="00510672" w:rsidRDefault="00510672" w14:paraId="203DDDE1" w14:textId="77777777">
            <w:pPr>
              <w:rPr>
                <w:rFonts w:cs="Calibri"/>
                <w:b/>
                <w:bCs/>
                <w:color w:val="000000"/>
              </w:rPr>
            </w:pPr>
            <w:r w:rsidRPr="00D14360">
              <w:rPr>
                <w:rFonts w:ascii="Calibri Light" w:hAnsi="Calibri Light" w:cs="Calibri Light"/>
                <w:color w:val="000000"/>
              </w:rPr>
              <w:t>2.16.840.1.113883.10.20.35.2.3</w:t>
            </w:r>
          </w:p>
        </w:tc>
        <w:tc>
          <w:tcPr>
            <w:tcW w:w="5864" w:type="dxa"/>
            <w:tcBorders>
              <w:top w:val="single" w:color="4F81BD" w:sz="4" w:space="0"/>
              <w:bottom w:val="single" w:color="4F81BD" w:sz="4" w:space="0"/>
            </w:tcBorders>
            <w:shd w:val="clear" w:color="auto" w:fill="auto"/>
          </w:tcPr>
          <w:p w:rsidR="00510672" w:rsidP="00D14360" w:rsidRDefault="00510672" w14:paraId="0075BABD" w14:textId="77777777">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rsidRPr="00D14360" w:rsidR="00916D2D" w:rsidP="00D14360" w:rsidRDefault="00916D2D" w14:paraId="3F898867" w14:textId="77777777">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rsidRPr="00D14360" w:rsidR="00A10C4D" w:rsidP="005D2703" w:rsidRDefault="005C79A1" w14:paraId="098905C8" w14:textId="49547651">
      <w:pPr>
        <w:pStyle w:val="Caption"/>
        <w:rPr>
          <w:rFonts w:cs="Calibri"/>
          <w:color w:val="000000"/>
        </w:rPr>
      </w:pPr>
      <w:bookmarkStart w:name="_21cj21opks9l" w:colFirst="0" w:colLast="0" w:id="1009"/>
      <w:bookmarkEnd w:id="1009"/>
      <w:r>
        <w:t xml:space="preserve">  </w:t>
      </w:r>
      <w:bookmarkStart w:name="_Toc118898821" w:id="1010"/>
      <w:bookmarkStart w:name="_Toc119940024" w:id="1011"/>
      <w:bookmarkStart w:name="_Toc135313055" w:id="1012"/>
      <w:r w:rsidRPr="00C64922" w:rsidR="005D2703">
        <w:t xml:space="preserve">Table </w:t>
      </w:r>
      <w:r>
        <w:fldChar w:fldCharType="begin"/>
      </w:r>
      <w:r>
        <w:instrText>SEQ Table \* ARABIC</w:instrText>
      </w:r>
      <w:r>
        <w:fldChar w:fldCharType="separate"/>
      </w:r>
      <w:r w:rsidR="00DC1072">
        <w:rPr>
          <w:noProof/>
        </w:rPr>
        <w:t>34</w:t>
      </w:r>
      <w:r>
        <w:fldChar w:fldCharType="end"/>
      </w:r>
      <w:r w:rsidRPr="00C64922" w:rsidR="005D2703">
        <w:t>: Sections defined in other Implantation Guides</w:t>
      </w:r>
      <w:bookmarkEnd w:id="1010"/>
      <w:bookmarkEnd w:id="1011"/>
      <w:bookmarkEnd w:id="1012"/>
    </w:p>
    <w:p w:rsidRPr="00D14360" w:rsidR="00A10C4D" w:rsidP="00B505D2" w:rsidRDefault="00A10C4D" w14:paraId="68AF8DEA" w14:textId="77777777">
      <w:pPr>
        <w:pStyle w:val="Default"/>
        <w:spacing w:after="120"/>
        <w:rPr>
          <w:sz w:val="22"/>
          <w:szCs w:val="22"/>
        </w:rPr>
      </w:pPr>
    </w:p>
    <w:p w:rsidRPr="00D14360" w:rsidR="00DD51B1" w:rsidP="00B505D2" w:rsidRDefault="00DD51B1" w14:paraId="1AFA8E15" w14:textId="77777777">
      <w:pPr>
        <w:spacing w:after="120"/>
        <w:rPr>
          <w:rFonts w:eastAsia="Calibri" w:cs="Calibri"/>
          <w:color w:val="000000"/>
        </w:rPr>
      </w:pPr>
    </w:p>
    <w:p w:rsidRPr="00D14360" w:rsidR="00DD51B1" w:rsidP="00B505D2" w:rsidRDefault="00DD51B1" w14:paraId="19296AB0" w14:textId="77777777">
      <w:pPr>
        <w:widowControl w:val="0"/>
        <w:pBdr>
          <w:top w:val="nil"/>
          <w:left w:val="nil"/>
          <w:bottom w:val="nil"/>
          <w:right w:val="nil"/>
          <w:between w:val="nil"/>
        </w:pBdr>
        <w:spacing w:after="120"/>
        <w:rPr>
          <w:rFonts w:eastAsia="Calibri" w:cs="Calibri"/>
          <w:color w:val="000000"/>
        </w:rPr>
        <w:sectPr w:rsidRPr="00D14360" w:rsidR="00DD51B1" w:rsidSect="002525D3">
          <w:headerReference w:type="even" r:id="rId40"/>
          <w:footerReference w:type="even" r:id="rId41"/>
          <w:headerReference w:type="first" r:id="rId42"/>
          <w:footerReference w:type="first" r:id="rId43"/>
          <w:pgSz w:w="12240" w:h="15840" w:orient="portrait"/>
          <w:pgMar w:top="1440" w:right="1440" w:bottom="1440" w:left="1440" w:header="720" w:footer="720" w:gutter="0"/>
          <w:cols w:space="720"/>
          <w:docGrid w:linePitch="299"/>
        </w:sectPr>
      </w:pPr>
    </w:p>
    <w:p w:rsidRPr="00C64922" w:rsidR="00DD51B1" w:rsidP="005C79A1" w:rsidRDefault="00DD51B1" w14:paraId="64EE981C" w14:textId="77777777">
      <w:pPr>
        <w:pStyle w:val="Heading1"/>
      </w:pPr>
      <w:bookmarkStart w:name="_Representation_of_Discrete" w:id="1013"/>
      <w:bookmarkStart w:name="_Toc10707498" w:id="1014"/>
      <w:bookmarkStart w:name="_Toc11043621" w:id="1015"/>
      <w:bookmarkStart w:name="_Toc11045610" w:id="1016"/>
      <w:bookmarkStart w:name="_Toc11391279" w:id="1017"/>
      <w:bookmarkStart w:name="_Ref98770158" w:id="1018"/>
      <w:bookmarkStart w:name="_Ref98770160" w:id="1019"/>
      <w:bookmarkStart w:name="_Ref98770340" w:id="1020"/>
      <w:bookmarkStart w:name="_Ref98770342" w:id="1021"/>
      <w:bookmarkStart w:name="_Toc119939845" w:id="1022"/>
      <w:bookmarkStart w:name="_Toc135312876" w:id="1023"/>
      <w:bookmarkEnd w:id="1013"/>
      <w:r w:rsidRPr="00C64922">
        <w:t>Representation of Discrete Data</w:t>
      </w:r>
      <w:bookmarkEnd w:id="1014"/>
      <w:bookmarkEnd w:id="1015"/>
      <w:bookmarkEnd w:id="1016"/>
      <w:bookmarkEnd w:id="1017"/>
      <w:bookmarkEnd w:id="1018"/>
      <w:bookmarkEnd w:id="1019"/>
      <w:bookmarkEnd w:id="1020"/>
      <w:bookmarkEnd w:id="1021"/>
      <w:bookmarkEnd w:id="1022"/>
      <w:bookmarkEnd w:id="1023"/>
    </w:p>
    <w:p w:rsidRPr="00D14360" w:rsidR="00CB0108" w:rsidP="00B505D2" w:rsidRDefault="00CB0108" w14:paraId="304E5086" w14:textId="429DD1CD">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Pr="00D14360" w:rsidR="003B368E">
        <w:rPr>
          <w:rFonts w:eastAsia="Calibri" w:cs="Calibri"/>
          <w:color w:val="000000"/>
        </w:rPr>
        <w:t xml:space="preserve">Health IT </w:t>
      </w:r>
      <w:r w:rsidRPr="00D14360">
        <w:rPr>
          <w:rFonts w:eastAsia="Calibri" w:cs="Calibri"/>
          <w:color w:val="000000"/>
        </w:rPr>
        <w:t>infra</w:t>
      </w:r>
      <w:r w:rsidRPr="00D14360" w:rsidR="003B368E">
        <w:rPr>
          <w:rFonts w:eastAsia="Calibri" w:cs="Calibri"/>
          <w:color w:val="000000"/>
        </w:rPr>
        <w:t>structure can only be realized w</w:t>
      </w:r>
      <w:r w:rsidR="00C14E97">
        <w:rPr>
          <w:rFonts w:eastAsia="Calibri" w:cs="Calibri"/>
          <w:color w:val="000000"/>
        </w:rPr>
        <w:t>hen</w:t>
      </w:r>
      <w:r w:rsidRPr="00D14360" w:rsidR="003B368E">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rsidRPr="00C64922" w:rsidR="00DD51B1" w:rsidP="003E2C96" w:rsidRDefault="00DD51B1" w14:paraId="4774032A" w14:textId="77777777">
      <w:pPr>
        <w:pStyle w:val="Heading2"/>
      </w:pPr>
      <w:bookmarkStart w:name="_Toc10707499" w:id="1024"/>
      <w:bookmarkStart w:name="_Toc11043622" w:id="1025"/>
      <w:bookmarkStart w:name="_Toc11045611" w:id="1026"/>
      <w:bookmarkStart w:name="_Toc11391280" w:id="1027"/>
      <w:bookmarkStart w:name="_Toc119939846" w:id="1028"/>
      <w:bookmarkStart w:name="_Toc135312877" w:id="1029"/>
      <w:r w:rsidRPr="00C64922">
        <w:t>General Entry-Level Guidance</w:t>
      </w:r>
      <w:bookmarkEnd w:id="1024"/>
      <w:bookmarkEnd w:id="1025"/>
      <w:bookmarkEnd w:id="1026"/>
      <w:bookmarkEnd w:id="1027"/>
      <w:bookmarkEnd w:id="1028"/>
      <w:bookmarkEnd w:id="1029"/>
    </w:p>
    <w:p w:rsidRPr="00D14360" w:rsidR="00317567" w:rsidP="00317567" w:rsidRDefault="00317567" w14:paraId="48AA3DF8" w14:textId="7777777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rsidRPr="00C64922" w:rsidR="00DD51B1" w:rsidP="00FD31AC" w:rsidRDefault="00DD51B1" w14:paraId="46183985" w14:textId="77777777">
      <w:pPr>
        <w:pStyle w:val="Heading3"/>
      </w:pPr>
      <w:bookmarkStart w:name="_Toc10707501" w:id="1030"/>
      <w:bookmarkStart w:name="_Toc11043624" w:id="1031"/>
      <w:bookmarkStart w:name="_Toc11045613" w:id="1032"/>
      <w:bookmarkStart w:name="_Toc11391281" w:id="1033"/>
      <w:bookmarkStart w:name="_Toc119939847" w:id="1034"/>
      <w:bookmarkStart w:name="_Toc135312878" w:id="1035"/>
      <w:r w:rsidRPr="00C64922">
        <w:t>Narrative Text Linking (Referencing)</w:t>
      </w:r>
      <w:bookmarkEnd w:id="1030"/>
      <w:bookmarkEnd w:id="1031"/>
      <w:bookmarkEnd w:id="1032"/>
      <w:bookmarkEnd w:id="1033"/>
      <w:bookmarkEnd w:id="1034"/>
      <w:bookmarkEnd w:id="1035"/>
      <w:r w:rsidRPr="00C64922">
        <w:t xml:space="preserve"> </w:t>
      </w:r>
    </w:p>
    <w:p w:rsidRPr="00D14360" w:rsidR="008F2473" w:rsidP="003A3D50" w:rsidRDefault="008F2473" w14:paraId="2A6388C5" w14:textId="77777777">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rsidRPr="00D14360" w:rsidR="00DD51B1" w:rsidP="003A3D50" w:rsidRDefault="00DD51B1" w14:paraId="4782C528" w14:textId="77777777">
      <w:pPr>
        <w:pStyle w:val="NormalWeb"/>
        <w:spacing w:before="0" w:beforeAutospacing="0" w:after="0" w:afterAutospacing="0"/>
        <w:rPr>
          <w:rFonts w:cs="Calibri"/>
          <w:color w:val="000000"/>
          <w:szCs w:val="22"/>
        </w:rPr>
      </w:pPr>
    </w:p>
    <w:p w:rsidRPr="00C64922" w:rsidR="00C558B5" w:rsidP="00510672" w:rsidRDefault="005C79A1" w14:paraId="7ED27654" w14:textId="48BE9184">
      <w:pPr>
        <w:pStyle w:val="Caption"/>
        <w:keepNext/>
        <w:spacing w:after="0"/>
      </w:pPr>
      <w:r>
        <w:t xml:space="preserve">  </w:t>
      </w:r>
      <w:bookmarkStart w:name="_Toc118898742" w:id="1036"/>
      <w:bookmarkStart w:name="_Toc119939944" w:id="1037"/>
      <w:bookmarkStart w:name="_Toc135312976" w:id="1038"/>
      <w:r w:rsidRPr="00C64922" w:rsidR="00C558B5">
        <w:t xml:space="preserve">Example </w:t>
      </w:r>
      <w:r>
        <w:fldChar w:fldCharType="begin"/>
      </w:r>
      <w:r>
        <w:instrText>SEQ Example \* ARABIC</w:instrText>
      </w:r>
      <w:r>
        <w:fldChar w:fldCharType="separate"/>
      </w:r>
      <w:r w:rsidR="00DC1072">
        <w:rPr>
          <w:noProof/>
        </w:rPr>
        <w:t>21</w:t>
      </w:r>
      <w:r>
        <w:fldChar w:fldCharType="end"/>
      </w:r>
      <w:r w:rsidRPr="00C64922" w:rsidR="00C558B5">
        <w:t>: Narrative Text with Links to Machine Processable Data</w:t>
      </w:r>
      <w:bookmarkEnd w:id="1036"/>
      <w:bookmarkEnd w:id="1037"/>
      <w:bookmarkEnd w:id="103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9A0515" w:rsidTr="004E29C8" w14:paraId="7A43AD09" w14:textId="77777777">
        <w:tc>
          <w:tcPr>
            <w:tcW w:w="9360" w:type="dxa"/>
            <w:shd w:val="clear" w:color="auto" w:fill="auto"/>
          </w:tcPr>
          <w:p w:rsidRPr="00D14360" w:rsidR="00486FB8" w:rsidP="00486FB8" w:rsidRDefault="00486FB8" w14:paraId="6B127CCF" w14:textId="77777777">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rsidRPr="00D14360" w:rsidR="00486FB8" w:rsidP="00486FB8" w:rsidRDefault="00486FB8" w14:paraId="3F4AFAA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rsidRPr="00D14360" w:rsidR="00486FB8" w:rsidP="00486FB8" w:rsidRDefault="00486FB8" w14:paraId="3A7D957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rsidRPr="00D14360" w:rsidR="00486FB8" w:rsidP="00486FB8" w:rsidRDefault="00486FB8" w14:paraId="7EDC62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rsidRPr="00D14360" w:rsidR="00486FB8" w:rsidP="00486FB8" w:rsidRDefault="00486FB8" w14:paraId="67C936D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2D4A84E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rsidRPr="00D14360" w:rsidR="00486FB8" w:rsidP="00486FB8" w:rsidRDefault="00486FB8" w14:paraId="1ED8F90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rsidRPr="00D14360" w:rsidR="00486FB8" w:rsidP="00486FB8" w:rsidRDefault="00486FB8" w14:paraId="04D6E9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43BB1B9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rsidRPr="00D14360" w:rsidR="00486FB8" w:rsidP="00486FB8" w:rsidRDefault="00486FB8" w14:paraId="7C1E3FF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rsidRPr="00D14360" w:rsidR="00486FB8" w:rsidP="00486FB8" w:rsidRDefault="00486FB8" w14:paraId="2F8854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rsidRPr="00D14360" w:rsidR="00486FB8" w:rsidP="00486FB8" w:rsidRDefault="00486FB8" w14:paraId="1C110DD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rsidRPr="00D14360" w:rsidR="00486FB8" w:rsidP="00486FB8" w:rsidRDefault="00486FB8" w14:paraId="554D01B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rsidRPr="00D14360" w:rsidR="00486FB8" w:rsidP="00486FB8" w:rsidRDefault="00486FB8" w14:paraId="0647B90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0892ECF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rsidRPr="00D14360" w:rsidR="00486FB8" w:rsidP="00486FB8" w:rsidRDefault="00486FB8" w14:paraId="0799468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rsidRPr="00D14360" w:rsidR="00486FB8" w:rsidP="00486FB8" w:rsidRDefault="00486FB8" w14:paraId="1E345702"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rsidRPr="00D14360" w:rsidR="00486FB8" w:rsidP="00486FB8" w:rsidRDefault="00486FB8" w14:paraId="58FA9BA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rsidRPr="00D14360" w:rsidR="00486FB8" w:rsidP="00486FB8" w:rsidRDefault="00486FB8" w14:paraId="21322AC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rsidRPr="00D14360" w:rsidR="00486FB8" w:rsidP="00486FB8" w:rsidRDefault="00486FB8" w14:paraId="1CA0480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rsidRPr="00D14360" w:rsidR="00486FB8" w:rsidP="00486FB8" w:rsidRDefault="00486FB8" w14:paraId="4BF8C4D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rsidRPr="00D14360" w:rsidR="00486FB8" w:rsidP="00486FB8" w:rsidRDefault="00486FB8" w14:paraId="21A3FC5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rsidRPr="00D14360" w:rsidR="00486FB8" w:rsidP="00486FB8" w:rsidRDefault="00486FB8" w14:paraId="2B15659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6EE6F13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rsidRPr="00D14360" w:rsidR="00486FB8" w:rsidP="00486FB8" w:rsidRDefault="00486FB8" w14:paraId="2CC2023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rsidRPr="00D14360" w:rsidR="00486FB8" w:rsidP="00486FB8" w:rsidRDefault="00486FB8" w14:paraId="29DBA31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6A0B87A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rsidRPr="00D14360" w:rsidR="00486FB8" w:rsidP="00486FB8" w:rsidRDefault="00486FB8" w14:paraId="576038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rsidRPr="00D14360" w:rsidR="00486FB8" w:rsidP="00486FB8" w:rsidRDefault="00486FB8" w14:paraId="2176E62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rsidRPr="00D14360" w:rsidR="00486FB8" w:rsidP="00486FB8" w:rsidRDefault="00486FB8" w14:paraId="696922E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rsidRPr="00D14360" w:rsidR="00486FB8" w:rsidP="00486FB8" w:rsidRDefault="00486FB8" w14:paraId="016C56C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rsidRPr="00486FB8" w:rsidR="00486FB8" w:rsidP="00486FB8" w:rsidRDefault="00486FB8" w14:paraId="344AC56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rsidRPr="00486FB8" w:rsidR="00486FB8" w:rsidP="00486FB8" w:rsidRDefault="00486FB8" w14:paraId="3382B19E"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rsidRPr="00486FB8" w:rsidR="00486FB8" w:rsidP="00486FB8" w:rsidRDefault="00486FB8" w14:paraId="37E4D327"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rsidRPr="00486FB8" w:rsidR="00486FB8" w:rsidP="00486FB8" w:rsidRDefault="00486FB8" w14:paraId="60854BB5"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rsidRPr="00486FB8" w:rsidR="00486FB8" w:rsidP="00486FB8" w:rsidRDefault="00486FB8" w14:paraId="74B63A50"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rsidRPr="00486FB8" w:rsidR="00486FB8" w:rsidP="00486FB8" w:rsidRDefault="00486FB8" w14:paraId="0DE80DEB"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rsidRPr="00D14360" w:rsidR="00486FB8" w:rsidP="00486FB8" w:rsidRDefault="00486FB8" w14:paraId="1A6AB7C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rsidRPr="00D14360" w:rsidR="00486FB8" w:rsidP="00486FB8" w:rsidRDefault="00486FB8" w14:paraId="0B192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rsidRPr="00D14360" w:rsidR="00486FB8" w:rsidP="00486FB8" w:rsidRDefault="00486FB8" w14:paraId="5F976E2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rsidRPr="00D14360" w:rsidR="00486FB8" w:rsidP="00486FB8" w:rsidRDefault="00486FB8" w14:paraId="4F6A4CC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3C102A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rsidRPr="00D14360" w:rsidR="00486FB8" w:rsidP="00486FB8" w:rsidRDefault="00486FB8" w14:paraId="532886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rsidRPr="00D14360" w:rsidR="00486FB8" w:rsidP="00486FB8" w:rsidRDefault="00486FB8" w14:paraId="54AA018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rsidRPr="00D14360" w:rsidR="00486FB8" w:rsidP="00486FB8" w:rsidRDefault="00486FB8" w14:paraId="190942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rsidRPr="00D14360" w:rsidR="00486FB8" w:rsidP="00486FB8" w:rsidRDefault="00486FB8" w14:paraId="1352AE1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rsidRPr="00D14360" w:rsidR="00486FB8" w:rsidP="00486FB8" w:rsidRDefault="00486FB8" w14:paraId="65EEA41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rsidRPr="00D14360" w:rsidR="00486FB8" w:rsidP="00486FB8" w:rsidRDefault="00486FB8" w14:paraId="0F19F57A" w14:textId="2B88E8DA">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71EB0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rsidRPr="00D14360" w:rsidR="00486FB8" w:rsidP="00486FB8" w:rsidRDefault="00486FB8" w14:paraId="6115F71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rsidRPr="00D14360" w:rsidR="00486FB8" w:rsidP="00486FB8" w:rsidRDefault="00486FB8" w14:paraId="22B4A63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rsidRPr="00D14360" w:rsidR="00486FB8" w:rsidP="00486FB8" w:rsidRDefault="00486FB8" w14:paraId="075A42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2CA9DE9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rsidR="009A0515" w:rsidP="00486FB8" w:rsidRDefault="00486FB8" w14:paraId="2F73B10A" w14:textId="26AB0F9A">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00E92D58" w:rsidP="00E92D58" w:rsidRDefault="00E92D58" w14:paraId="21860AB0" w14:textId="284012A2">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rsidR="00E92D58" w:rsidP="00486FB8" w:rsidRDefault="00E92D58" w14:paraId="0B8251BA" w14:textId="77777777">
            <w:pPr>
              <w:pStyle w:val="NormalWeb"/>
              <w:spacing w:before="0" w:beforeAutospacing="0" w:after="0" w:afterAutospacing="0"/>
              <w:rPr>
                <w:rFonts w:ascii="Courier New" w:hAnsi="Courier New" w:cs="Courier New"/>
                <w:color w:val="000000"/>
                <w:sz w:val="16"/>
                <w:szCs w:val="16"/>
              </w:rPr>
            </w:pPr>
          </w:p>
          <w:p w:rsidRPr="00D14360" w:rsidR="00E92D58" w:rsidP="00486FB8" w:rsidRDefault="00E92D58" w14:paraId="0BCE0933" w14:textId="6A4D383F">
            <w:pPr>
              <w:pStyle w:val="NormalWeb"/>
              <w:spacing w:before="0" w:beforeAutospacing="0" w:after="0" w:afterAutospacing="0"/>
              <w:rPr>
                <w:rFonts w:ascii="Courier New" w:hAnsi="Courier New" w:cs="Courier New"/>
                <w:sz w:val="16"/>
                <w:szCs w:val="16"/>
              </w:rPr>
            </w:pPr>
          </w:p>
        </w:tc>
      </w:tr>
    </w:tbl>
    <w:p w:rsidRPr="00D14360" w:rsidR="00DD51B1" w:rsidP="009F743D" w:rsidRDefault="00DD51B1" w14:paraId="1152255D" w14:textId="497B7949">
      <w:pPr>
        <w:pStyle w:val="NormalWeb"/>
        <w:spacing w:before="240" w:beforeAutospacing="0" w:after="120" w:afterAutospacing="0"/>
        <w:rPr>
          <w:rFonts w:cs="Calibri"/>
        </w:rPr>
      </w:pPr>
      <w:r w:rsidRPr="00D14360">
        <w:rPr>
          <w:rFonts w:cs="Calibri"/>
          <w:color w:val="000000"/>
        </w:rPr>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Pr="00D14360" w:rsidR="005D2703">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Pr="00D14360" w:rsidR="00632AAF">
        <w:rPr>
          <w:rFonts w:cs="Calibri"/>
          <w:color w:val="000000"/>
        </w:rPr>
        <w:t>e</w:t>
      </w:r>
      <w:r w:rsidRPr="00D14360">
        <w:rPr>
          <w:rFonts w:cs="Calibri"/>
          <w:color w:val="000000"/>
        </w:rPr>
        <w:t xml:space="preserve"> HL7 </w:t>
      </w:r>
      <w:r w:rsidR="009A0717">
        <w:rPr>
          <w:rFonts w:cs="Calibri"/>
          <w:color w:val="000000"/>
        </w:rPr>
        <w:t>GitHub</w:t>
      </w:r>
      <w:r w:rsidRPr="00D14360" w:rsidR="009A0717">
        <w:rPr>
          <w:rFonts w:cs="Calibri"/>
          <w:color w:val="000000"/>
        </w:rPr>
        <w:t xml:space="preserve"> </w:t>
      </w:r>
      <w:r w:rsidRPr="00D14360" w:rsidR="009B30E1">
        <w:rPr>
          <w:rFonts w:cs="Calibri"/>
          <w:color w:val="000000"/>
        </w:rPr>
        <w:t>.</w:t>
      </w:r>
      <w:r w:rsidRPr="00D14360" w:rsidR="005D2703">
        <w:rPr>
          <w:rStyle w:val="FootnoteReference"/>
          <w:rFonts w:cs="Calibri"/>
          <w:color w:val="000000"/>
        </w:rPr>
        <w:footnoteReference w:id="106"/>
      </w:r>
    </w:p>
    <w:p w:rsidR="008F2473" w:rsidP="00FD31AC" w:rsidRDefault="008F2473" w14:paraId="17701444" w14:textId="77777777">
      <w:pPr>
        <w:pStyle w:val="Heading3"/>
      </w:pPr>
      <w:bookmarkStart w:name="_DisplayName_Representation" w:id="1039"/>
      <w:bookmarkStart w:name="_Toc11043625" w:id="1040"/>
      <w:bookmarkStart w:name="_Toc11045614" w:id="1041"/>
      <w:bookmarkStart w:name="_Toc11391282" w:id="1042"/>
      <w:bookmarkStart w:name="_Toc119939848" w:id="1043"/>
      <w:bookmarkStart w:name="_Toc135312879" w:id="1044"/>
      <w:bookmarkStart w:name="_Toc10707502" w:id="1045"/>
      <w:bookmarkEnd w:id="1039"/>
      <w:r>
        <w:t>OriginalText</w:t>
      </w:r>
      <w:bookmarkEnd w:id="1040"/>
      <w:bookmarkEnd w:id="1041"/>
      <w:bookmarkEnd w:id="1042"/>
      <w:bookmarkEnd w:id="1043"/>
      <w:bookmarkEnd w:id="1044"/>
    </w:p>
    <w:p w:rsidRPr="00D14360" w:rsidR="008F2473" w:rsidP="008F2473" w:rsidRDefault="008F2473" w14:paraId="41C62003" w14:textId="77777777">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rsidRPr="00D14360" w:rsidR="008F2473" w:rsidP="007770C6" w:rsidRDefault="008F2473" w14:paraId="326AF8E9" w14:textId="345DD43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4E29C8" w14:paraId="710A72C9" w14:textId="77777777">
        <w:trPr>
          <w:trHeight w:val="576"/>
        </w:trPr>
        <w:tc>
          <w:tcPr>
            <w:tcW w:w="683" w:type="dxa"/>
            <w:tcBorders>
              <w:right w:val="nil"/>
            </w:tcBorders>
            <w:shd w:val="clear" w:color="auto" w:fill="C6D9F1"/>
          </w:tcPr>
          <w:p w:rsidRPr="00C64922" w:rsidR="008F2473" w:rsidP="008F2473" w:rsidRDefault="00634398" w14:paraId="4CDBCE66" w14:textId="77777777">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2789EB09" w14:textId="77777777">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rsidRPr="00D14360" w:rsidR="008F2473" w:rsidP="007770C6" w:rsidRDefault="008F2473" w14:paraId="38E283E7" w14:textId="1A64F590">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rsidR="008F2473" w:rsidP="008F2473" w:rsidRDefault="008F2473" w14:paraId="64EB0A8F" w14:textId="77777777">
      <w:pPr>
        <w:pStyle w:val="BodyText"/>
        <w:spacing w:after="120"/>
        <w:ind w:right="528"/>
      </w:pPr>
      <w:r w:rsidRPr="00D14360">
        <w:t xml:space="preserve">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w:t>
      </w:r>
      <w:r w:rsidRPr="00D14360">
        <w:t>However, the HL7 CDA standard recommends use of narrative text linking to minimize mismatch errors where the human readable narrative information is not identical to the original text.</w:t>
      </w:r>
    </w:p>
    <w:p w:rsidR="00992A23" w:rsidP="003A3D50" w:rsidRDefault="005C79A1" w14:paraId="28010164" w14:textId="274D20ED">
      <w:pPr>
        <w:pStyle w:val="Caption"/>
        <w:keepNext/>
        <w:spacing w:after="0"/>
      </w:pPr>
      <w:r>
        <w:t xml:space="preserve">  </w:t>
      </w:r>
      <w:bookmarkStart w:name="_Toc118898743" w:id="1046"/>
      <w:bookmarkStart w:name="_Toc119939945" w:id="1047"/>
      <w:bookmarkStart w:name="_Toc135312977" w:id="1048"/>
      <w:r w:rsidR="00992A23">
        <w:t xml:space="preserve">Example </w:t>
      </w:r>
      <w:r>
        <w:fldChar w:fldCharType="begin"/>
      </w:r>
      <w:r>
        <w:instrText>SEQ Example \* ARABIC</w:instrText>
      </w:r>
      <w:r>
        <w:fldChar w:fldCharType="separate"/>
      </w:r>
      <w:r w:rsidR="00DC1072">
        <w:rPr>
          <w:noProof/>
        </w:rPr>
        <w:t>22</w:t>
      </w:r>
      <w:r>
        <w:fldChar w:fldCharType="end"/>
      </w:r>
      <w:r w:rsidR="00992A23">
        <w:t xml:space="preserve">: originalText </w:t>
      </w:r>
      <w:r w:rsidR="00771195">
        <w:t xml:space="preserve">used to record the term actually selected </w:t>
      </w:r>
      <w:r w:rsidR="00596CA4">
        <w:t xml:space="preserve">from the </w:t>
      </w:r>
      <w:r w:rsidR="00771195">
        <w:t>EHR</w:t>
      </w:r>
      <w:bookmarkEnd w:id="1046"/>
      <w:bookmarkEnd w:id="1047"/>
      <w:bookmarkEnd w:id="104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Pr="00463F27" w:rsidR="00463F27" w:rsidTr="004E29C8" w14:paraId="5907F069" w14:textId="77777777">
        <w:tc>
          <w:tcPr>
            <w:tcW w:w="9468" w:type="dxa"/>
            <w:shd w:val="clear" w:color="auto" w:fill="auto"/>
          </w:tcPr>
          <w:p w:rsidRPr="00463F27" w:rsidR="000C7953" w:rsidP="00463F27" w:rsidRDefault="000C7953" w14:paraId="499F3351" w14:textId="14A5F4C2">
            <w:pPr>
              <w:spacing w:before="25"/>
              <w:ind w:left="108"/>
              <w:rPr>
                <w:rFonts w:ascii="Courier New" w:hAnsi="Courier New"/>
                <w:sz w:val="16"/>
              </w:rPr>
            </w:pPr>
            <w:r w:rsidRPr="00463F27">
              <w:rPr>
                <w:rFonts w:ascii="Courier New" w:hAnsi="Courier New"/>
                <w:sz w:val="16"/>
              </w:rPr>
              <w:t>&lt;code code</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rsidRPr="00463F27" w:rsidR="000C7953" w:rsidP="00463F27" w:rsidRDefault="000C7953" w14:paraId="7B808A08" w14:textId="6A416892">
            <w:pPr>
              <w:spacing w:before="27"/>
              <w:ind w:left="108" w:right="2633" w:firstLine="384"/>
              <w:rPr>
                <w:rFonts w:ascii="Courier New" w:hAnsi="Courier New"/>
                <w:sz w:val="16"/>
              </w:rPr>
            </w:pPr>
            <w:r w:rsidRPr="00463F27">
              <w:rPr>
                <w:rFonts w:ascii="Courier New" w:hAnsi="Courier New"/>
                <w:sz w:val="16"/>
              </w:rPr>
              <w:t>displayName</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Pr="00463F27" w:rsidR="00947B4B">
              <w:rPr>
                <w:rFonts w:ascii="Courier New" w:hAnsi="Courier New"/>
                <w:sz w:val="16"/>
              </w:rPr>
              <w:t xml:space="preserve"> </w:t>
            </w:r>
            <w:r w:rsidRPr="00463F27">
              <w:rPr>
                <w:rFonts w:ascii="Courier New" w:hAnsi="Courier New"/>
                <w:sz w:val="16"/>
              </w:rPr>
              <w:t>codeSystem</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Pr="00463F27" w:rsidR="00947B4B">
              <w:rPr>
                <w:rFonts w:ascii="Courier New" w:hAnsi="Courier New"/>
                <w:sz w:val="16"/>
              </w:rPr>
              <w:t>&gt;</w:t>
            </w:r>
          </w:p>
          <w:p w:rsidRPr="00463F27" w:rsidR="000C7953" w:rsidP="00463F27" w:rsidRDefault="000C7953" w14:paraId="0D3C4C6C" w14:textId="73646007">
            <w:pPr>
              <w:spacing w:before="1"/>
              <w:ind w:left="492"/>
              <w:rPr>
                <w:rFonts w:ascii="Courier New" w:hAnsi="Courier New"/>
                <w:sz w:val="16"/>
              </w:rPr>
            </w:pPr>
            <w:r w:rsidRPr="00463F27">
              <w:rPr>
                <w:rFonts w:ascii="Courier New" w:hAnsi="Courier New"/>
                <w:sz w:val="16"/>
              </w:rPr>
              <w:t>&lt;originalText&gt;&lt;reference value</w:t>
            </w:r>
            <w:r w:rsidRPr="00463F27" w:rsidR="00947B4B">
              <w:rPr>
                <w:rFonts w:ascii="Courier New" w:hAnsi="Courier New"/>
                <w:sz w:val="16"/>
              </w:rPr>
              <w:t>=</w:t>
            </w:r>
            <w:r w:rsidR="00947B4B">
              <w:rPr>
                <w:rFonts w:ascii="Courier New" w:hAnsi="Courier New"/>
                <w:sz w:val="16"/>
              </w:rPr>
              <w:t>"</w:t>
            </w:r>
            <w:r w:rsidRPr="00463F27" w:rsidR="00947B4B">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Pr="00463F27" w:rsidR="00947B4B">
              <w:rPr>
                <w:rFonts w:ascii="Courier New" w:hAnsi="Courier New"/>
                <w:sz w:val="16"/>
              </w:rPr>
              <w:t>/&gt;&lt;/</w:t>
            </w:r>
            <w:r w:rsidRPr="00463F27">
              <w:rPr>
                <w:rFonts w:ascii="Courier New" w:hAnsi="Courier New"/>
                <w:sz w:val="16"/>
              </w:rPr>
              <w:t>originalText&gt;</w:t>
            </w:r>
          </w:p>
          <w:p w:rsidRPr="00463F27" w:rsidR="000C7953" w:rsidP="00463F27" w:rsidRDefault="000C7953" w14:paraId="5D4C73EB" w14:textId="77777777">
            <w:pPr>
              <w:spacing w:before="27"/>
              <w:ind w:right="2633"/>
              <w:rPr>
                <w:rFonts w:ascii="Courier New" w:hAnsi="Courier New"/>
                <w:sz w:val="16"/>
              </w:rPr>
            </w:pPr>
            <w:r w:rsidRPr="00463F27">
              <w:rPr>
                <w:rFonts w:ascii="Courier New"/>
                <w:sz w:val="16"/>
              </w:rPr>
              <w:t>&lt;/code&gt;</w:t>
            </w:r>
          </w:p>
        </w:tc>
      </w:tr>
    </w:tbl>
    <w:p w:rsidR="000C7953" w:rsidP="008F2473" w:rsidRDefault="000C7953" w14:paraId="209ED785" w14:textId="77777777">
      <w:pPr>
        <w:pStyle w:val="BodyText"/>
        <w:spacing w:after="120"/>
        <w:ind w:right="528"/>
      </w:pPr>
    </w:p>
    <w:p w:rsidR="00C12940" w:rsidP="00771195" w:rsidRDefault="005C79A1" w14:paraId="08BEC7F6" w14:textId="5B34ECFE">
      <w:pPr>
        <w:pStyle w:val="Caption"/>
        <w:keepNext/>
        <w:spacing w:after="0"/>
      </w:pPr>
      <w:r>
        <w:t xml:space="preserve">  </w:t>
      </w:r>
      <w:bookmarkStart w:name="_Toc118898744" w:id="1049"/>
      <w:bookmarkStart w:name="_Toc119939946" w:id="1050"/>
      <w:bookmarkStart w:name="_Toc135312978" w:id="1051"/>
      <w:r w:rsidR="00771195">
        <w:t xml:space="preserve">Example </w:t>
      </w:r>
      <w:r>
        <w:fldChar w:fldCharType="begin"/>
      </w:r>
      <w:r>
        <w:instrText>SEQ Example \* ARABIC</w:instrText>
      </w:r>
      <w:r>
        <w:fldChar w:fldCharType="separate"/>
      </w:r>
      <w:r w:rsidR="00DC1072">
        <w:rPr>
          <w:noProof/>
        </w:rPr>
        <w:t>23</w:t>
      </w:r>
      <w:r>
        <w:fldChar w:fldCharType="end"/>
      </w:r>
      <w:r w:rsidR="00771195">
        <w:t xml:space="preserve">: </w:t>
      </w:r>
      <w:r w:rsidRPr="00867241" w:rsidR="00771195">
        <w:t xml:space="preserve">originalText </w:t>
      </w:r>
      <w:r w:rsidR="003709A6">
        <w:t xml:space="preserve">linking </w:t>
      </w:r>
      <w:r w:rsidRPr="00867241" w:rsidR="00771195">
        <w:t>the coded concept used in the machine entry to the narrative</w:t>
      </w:r>
      <w:bookmarkEnd w:id="1049"/>
      <w:bookmarkEnd w:id="1050"/>
      <w:bookmarkEnd w:id="1051"/>
      <w:r w:rsidRPr="00867241" w:rsidR="00771195">
        <w:t xml:space="preserve"> </w:t>
      </w:r>
    </w:p>
    <w:p w:rsidRPr="00AD08FB" w:rsidR="00771195" w:rsidP="003B0179" w:rsidRDefault="00C12940" w14:paraId="1A09D627" w14:textId="77777777">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Pr="00AD08FB" w:rsidR="00771195">
        <w:rPr>
          <w:rFonts w:ascii="Calibri Light" w:hAnsi="Calibri Light" w:cs="Calibri Light"/>
        </w:rPr>
        <w:t xml:space="preserve">that was actually stated by the clinician or what was actually in </w:t>
      </w:r>
      <w:r w:rsidRPr="00AD08FB" w:rsidR="00596CA4">
        <w:rPr>
          <w:rFonts w:ascii="Calibri Light" w:hAnsi="Calibri Light" w:cs="Calibri Light"/>
        </w:rPr>
        <w:t xml:space="preserve">the </w:t>
      </w:r>
      <w:r w:rsidRPr="00AD08FB" w:rsidR="00771195">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00771195" w:rsidTr="004E29C8" w14:paraId="7C633F15" w14:textId="77777777">
        <w:tc>
          <w:tcPr>
            <w:tcW w:w="9468" w:type="dxa"/>
            <w:shd w:val="clear" w:color="auto" w:fill="auto"/>
          </w:tcPr>
          <w:p w:rsidRPr="000D078F" w:rsidR="00771195" w:rsidP="000D078F" w:rsidRDefault="00771195" w14:paraId="066948F9" w14:textId="59DACBC9">
            <w:pPr>
              <w:spacing w:before="25"/>
              <w:ind w:left="108"/>
              <w:rPr>
                <w:rFonts w:ascii="Courier New" w:hAnsi="Courier New"/>
                <w:sz w:val="16"/>
              </w:rPr>
            </w:pPr>
            <w:r w:rsidRPr="000D078F">
              <w:rPr>
                <w:rFonts w:ascii="Courier New" w:hAnsi="Courier New"/>
                <w:sz w:val="16"/>
              </w:rPr>
              <w:t>&lt;code code</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rsidRPr="000D078F" w:rsidR="00771195" w:rsidP="000D078F" w:rsidRDefault="00771195" w14:paraId="102131C8" w14:textId="434C44BE">
            <w:pPr>
              <w:spacing w:before="27"/>
              <w:ind w:left="108" w:right="2633" w:firstLine="384"/>
              <w:rPr>
                <w:rFonts w:ascii="Courier New" w:hAnsi="Courier New"/>
                <w:sz w:val="16"/>
              </w:rPr>
            </w:pPr>
            <w:r w:rsidRPr="000D078F">
              <w:rPr>
                <w:rFonts w:ascii="Courier New" w:hAnsi="Courier New"/>
                <w:sz w:val="16"/>
              </w:rPr>
              <w:t>displayName</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Pr="000D078F" w:rsidR="00947B4B">
              <w:rPr>
                <w:rFonts w:ascii="Courier New" w:hAnsi="Courier New"/>
                <w:sz w:val="16"/>
              </w:rPr>
              <w:t xml:space="preserve"> </w:t>
            </w:r>
            <w:r w:rsidRPr="000D078F">
              <w:rPr>
                <w:rFonts w:ascii="Courier New" w:hAnsi="Courier New"/>
                <w:sz w:val="16"/>
              </w:rPr>
              <w:t>codeSystem</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Pr="000D078F" w:rsidR="00947B4B">
              <w:rPr>
                <w:rFonts w:ascii="Courier New" w:hAnsi="Courier New"/>
                <w:sz w:val="16"/>
              </w:rPr>
              <w:t>&gt;</w:t>
            </w:r>
          </w:p>
          <w:p w:rsidRPr="000D078F" w:rsidR="00771195" w:rsidP="000D078F" w:rsidRDefault="00771195" w14:paraId="647F7768" w14:textId="79E2BB71">
            <w:pPr>
              <w:spacing w:before="1"/>
              <w:ind w:left="492"/>
              <w:rPr>
                <w:rFonts w:ascii="Courier New" w:hAnsi="Courier New"/>
                <w:sz w:val="16"/>
              </w:rPr>
            </w:pPr>
            <w:r w:rsidRPr="000D078F">
              <w:rPr>
                <w:rFonts w:ascii="Courier New" w:hAnsi="Courier New"/>
                <w:sz w:val="16"/>
              </w:rPr>
              <w:t>&lt;originalText&gt;&lt;reference value</w:t>
            </w:r>
            <w:r w:rsidRPr="000D078F" w:rsidR="00947B4B">
              <w:rPr>
                <w:rFonts w:ascii="Courier New" w:hAnsi="Courier New"/>
                <w:sz w:val="16"/>
              </w:rPr>
              <w:t>=</w:t>
            </w:r>
            <w:r w:rsidR="00947B4B">
              <w:rPr>
                <w:rFonts w:ascii="Courier New" w:hAnsi="Courier New"/>
                <w:sz w:val="16"/>
              </w:rPr>
              <w:t>"</w:t>
            </w:r>
            <w:r w:rsidRPr="000D078F" w:rsidR="00947B4B">
              <w:rPr>
                <w:rFonts w:ascii="Courier New" w:hAnsi="Courier New"/>
                <w:sz w:val="16"/>
              </w:rPr>
              <w:t>#</w:t>
            </w:r>
            <w:r w:rsidRPr="000D078F">
              <w:rPr>
                <w:rFonts w:ascii="Courier New" w:hAnsi="Courier New"/>
                <w:sz w:val="16"/>
              </w:rPr>
              <w:t>Problem_1</w:t>
            </w:r>
            <w:r w:rsidR="00947B4B">
              <w:rPr>
                <w:rFonts w:ascii="Courier New" w:hAnsi="Courier New"/>
                <w:sz w:val="16"/>
              </w:rPr>
              <w:t>"</w:t>
            </w:r>
            <w:r w:rsidRPr="000D078F" w:rsidR="00947B4B">
              <w:rPr>
                <w:rFonts w:ascii="Courier New" w:hAnsi="Courier New"/>
                <w:sz w:val="16"/>
              </w:rPr>
              <w:t>/&gt;&lt;/</w:t>
            </w:r>
            <w:r w:rsidRPr="000D078F">
              <w:rPr>
                <w:rFonts w:ascii="Courier New" w:hAnsi="Courier New"/>
                <w:sz w:val="16"/>
              </w:rPr>
              <w:t>originalText&gt;</w:t>
            </w:r>
          </w:p>
          <w:p w:rsidR="00771195" w:rsidP="000D078F" w:rsidRDefault="00771195" w14:paraId="0914C200" w14:textId="77777777">
            <w:pPr>
              <w:pStyle w:val="BodyText"/>
              <w:spacing w:after="120"/>
              <w:ind w:right="528"/>
            </w:pPr>
            <w:r w:rsidRPr="000D078F">
              <w:rPr>
                <w:rFonts w:ascii="Courier New"/>
                <w:sz w:val="16"/>
              </w:rPr>
              <w:t>&lt;/code&gt;</w:t>
            </w:r>
          </w:p>
        </w:tc>
      </w:tr>
    </w:tbl>
    <w:p w:rsidRPr="00D14360" w:rsidR="00771195" w:rsidP="008F2473" w:rsidRDefault="00771195" w14:paraId="0677F49B" w14:textId="77777777">
      <w:pPr>
        <w:pStyle w:val="BodyText"/>
        <w:spacing w:after="120"/>
        <w:ind w:right="528"/>
      </w:pPr>
    </w:p>
    <w:p w:rsidRPr="00D14360" w:rsidR="001E070E" w:rsidP="008F2473" w:rsidRDefault="008F2473" w14:paraId="42EF880B" w14:textId="77777777">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rsidR="008F2473" w:rsidP="008F2473" w:rsidRDefault="008F2473" w14:paraId="7A42EE80" w14:textId="18D9DC5C">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0F01AD" w:rsidTr="004E29C8" w14:paraId="4187B4C6" w14:textId="77777777">
        <w:trPr>
          <w:trHeight w:val="576"/>
        </w:trPr>
        <w:tc>
          <w:tcPr>
            <w:tcW w:w="683" w:type="dxa"/>
            <w:tcBorders>
              <w:right w:val="nil"/>
            </w:tcBorders>
            <w:shd w:val="clear" w:color="auto" w:fill="C6D9F1"/>
          </w:tcPr>
          <w:p w:rsidRPr="00C64922" w:rsidR="008F2473" w:rsidP="008F2473" w:rsidRDefault="00634398" w14:paraId="74C4A2E7" w14:textId="77777777">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36AA623E" w14:textId="77777777">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rsidRPr="00A765D9" w:rsidR="008F2473" w:rsidP="008F2473" w:rsidRDefault="008F2473" w14:paraId="0E2ED804" w14:textId="77777777">
      <w:pPr>
        <w:pStyle w:val="NormalWeb"/>
        <w:spacing w:before="0" w:beforeAutospacing="0" w:after="120" w:afterAutospacing="0"/>
        <w:ind w:hanging="475"/>
      </w:pPr>
    </w:p>
    <w:p w:rsidRPr="00D14360" w:rsidR="008F2473" w:rsidP="008F2473" w:rsidRDefault="008F2473" w14:paraId="3621BAE4" w14:textId="77777777">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08"/>
      </w:r>
      <w:r w:rsidRPr="00D14360">
        <w:t>. In CDA this can be accomplished through translationCode.</w:t>
      </w:r>
    </w:p>
    <w:p w:rsidRPr="00D14360" w:rsidR="008F2473" w:rsidP="008F2473" w:rsidRDefault="008F2473" w14:paraId="470B8176" w14:textId="77777777">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rsidRPr="00D14360" w:rsidR="008F2473" w:rsidP="0054522C" w:rsidRDefault="008F2473" w14:paraId="1F727465" w14:textId="77777777">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Pr="00D14360" w:rsidR="00596CA4">
        <w:t>Interoperability</w:t>
      </w:r>
      <w:r w:rsidRPr="00D14360">
        <w:t xml:space="preserve"> Standards Advisory.</w:t>
      </w:r>
      <w:r w:rsidRPr="00D14360">
        <w:rPr>
          <w:rStyle w:val="FootnoteReference"/>
        </w:rPr>
        <w:footnoteReference w:id="110"/>
      </w:r>
      <w:r w:rsidRPr="00D14360">
        <w:t xml:space="preserve"> </w:t>
      </w:r>
    </w:p>
    <w:p w:rsidRPr="00D14360" w:rsidR="008F2473" w:rsidP="0054522C" w:rsidRDefault="008F2473" w14:paraId="04E80915" w14:textId="77777777">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rsidRPr="00D14360" w:rsidR="008F2473" w:rsidP="0054522C" w:rsidRDefault="008F2473" w14:paraId="54B11B8E" w14:textId="77777777">
      <w:pPr>
        <w:pStyle w:val="BodyText"/>
        <w:numPr>
          <w:ilvl w:val="0"/>
          <w:numId w:val="29"/>
        </w:numPr>
        <w:ind w:left="1080" w:right="533"/>
      </w:pPr>
      <w:r w:rsidRPr="00D14360">
        <w:t xml:space="preserve">A code that represents the meaning for the originalText drawn from custom interface terminologies or another (local) code system according to agreement of the trading partners </w:t>
      </w:r>
      <w:r w:rsidRPr="00D14360">
        <w:t>MAY be populated in translation.Code</w:t>
      </w:r>
    </w:p>
    <w:p w:rsidRPr="00D14360" w:rsidR="008F2473" w:rsidP="0054522C" w:rsidRDefault="008F2473" w14:paraId="297B07E1" w14:textId="77777777">
      <w:pPr>
        <w:pStyle w:val="BodyText"/>
        <w:numPr>
          <w:ilvl w:val="0"/>
          <w:numId w:val="29"/>
        </w:numPr>
        <w:ind w:left="1080" w:right="533"/>
      </w:pPr>
      <w:r w:rsidRPr="00D14360">
        <w:t>When a code is populated in translation.Code, it SHALL be more specific than the best available standard code system code</w:t>
      </w:r>
    </w:p>
    <w:p w:rsidRPr="00D14360" w:rsidR="008F2473" w:rsidP="0054522C" w:rsidRDefault="008F2473" w14:paraId="6FEA0ECA" w14:textId="77777777">
      <w:pPr>
        <w:pStyle w:val="BodyText"/>
        <w:numPr>
          <w:ilvl w:val="0"/>
          <w:numId w:val="29"/>
        </w:numPr>
        <w:ind w:left="1080" w:right="533"/>
      </w:pPr>
      <w:r w:rsidRPr="00D14360">
        <w:t>A code populated in translation.Code SHALL NOT be broader than the code populated in the Code property</w:t>
      </w:r>
    </w:p>
    <w:p w:rsidRPr="00D14360" w:rsidR="008F2473" w:rsidP="008F2473" w:rsidRDefault="008F2473" w14:paraId="0146433D" w14:textId="77777777">
      <w:pPr>
        <w:pStyle w:val="BodyText"/>
        <w:spacing w:after="120"/>
        <w:ind w:left="1080" w:right="528"/>
      </w:pPr>
    </w:p>
    <w:p w:rsidR="008F2473" w:rsidP="008F2473" w:rsidRDefault="005C79A1" w14:paraId="7F8E2557" w14:textId="74569149">
      <w:pPr>
        <w:pStyle w:val="Caption"/>
        <w:keepNext/>
        <w:spacing w:after="0"/>
      </w:pPr>
      <w:r>
        <w:t xml:space="preserve">  </w:t>
      </w:r>
      <w:bookmarkStart w:name="_Toc118898745" w:id="1052"/>
      <w:bookmarkStart w:name="_Toc119939947" w:id="1053"/>
      <w:bookmarkStart w:name="_Toc135312979" w:id="1054"/>
      <w:r w:rsidR="008F2473">
        <w:t xml:space="preserve">Example </w:t>
      </w:r>
      <w:r>
        <w:fldChar w:fldCharType="begin"/>
      </w:r>
      <w:r>
        <w:instrText>SEQ Example \* ARABIC</w:instrText>
      </w:r>
      <w:r>
        <w:fldChar w:fldCharType="separate"/>
      </w:r>
      <w:r w:rsidR="00DC1072">
        <w:rPr>
          <w:noProof/>
        </w:rPr>
        <w:t>24</w:t>
      </w:r>
      <w:r>
        <w:fldChar w:fldCharType="end"/>
      </w:r>
      <w:r w:rsidR="00BA5010">
        <w:rPr>
          <w:noProof/>
        </w:rPr>
        <w:t>:</w:t>
      </w:r>
      <w:r w:rsidR="008F2473">
        <w:t xml:space="preserve"> </w:t>
      </w:r>
      <w:r w:rsidRPr="00B9757F" w:rsidR="008F2473">
        <w:t>TranslationCode, with originalText and local coded term</w:t>
      </w:r>
      <w:bookmarkEnd w:id="1052"/>
      <w:bookmarkEnd w:id="1053"/>
      <w:bookmarkEnd w:id="105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8F2473" w:rsidTr="004E29C8" w14:paraId="0FD017DC" w14:textId="77777777">
        <w:tc>
          <w:tcPr>
            <w:tcW w:w="9350" w:type="dxa"/>
            <w:shd w:val="clear" w:color="auto" w:fill="auto"/>
          </w:tcPr>
          <w:p w:rsidRPr="00D14360" w:rsidR="00596CA4" w:rsidP="003A3D50" w:rsidRDefault="00596CA4" w14:paraId="0B3B84EE" w14:textId="0A3DCA53">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&lt;value xsi:type="CD" code="254838004" displayName="Carcinoma of Breast</w:t>
            </w:r>
            <w:r w:rsidR="003A1CC8">
              <w:rPr>
                <w:rFonts w:ascii="Courier New" w:hAnsi="Courier New" w:eastAsia="Cambria" w:cs="Courier New"/>
                <w:sz w:val="16"/>
                <w:szCs w:val="16"/>
              </w:rPr>
              <w:t>"</w:t>
            </w:r>
          </w:p>
          <w:p w:rsidRPr="00D14360" w:rsidR="00596CA4" w:rsidP="003A3D50" w:rsidRDefault="00596CA4" w14:paraId="056742F4"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codeSystem="2.16.840.1.113883.6.96" codeSystemName="SNOMED CT" &gt;</w:t>
            </w:r>
          </w:p>
          <w:p w:rsidRPr="00D14360" w:rsidR="00596CA4" w:rsidP="003A3D50" w:rsidRDefault="00596CA4" w14:paraId="65804FB9"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&lt;originalText&gt;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&lt;reference value="#problem1"&gt;&lt;/reference&gt;Carcinoma of right breast, stage 2, estrogen receptor</w:t>
            </w:r>
          </w:p>
          <w:p w:rsidRPr="00D14360" w:rsidR="00596CA4" w:rsidP="003A3D50" w:rsidRDefault="00596CA4" w14:paraId="067F582F"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positive&lt;/originalText&gt;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 User Selected Term Coding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code="40780512" displayName="Carcinoma of right breast, stage 2, estrogen receptor</w:t>
            </w:r>
          </w:p>
          <w:p w:rsidRPr="00D14360" w:rsidR="00596CA4" w:rsidP="003A3D50" w:rsidRDefault="00596CA4" w14:paraId="5E66ACBC"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 codeSystem="2.16.840.1.113883.3.247.1.1" </w:t>
            </w:r>
          </w:p>
          <w:p w:rsidRPr="00D14360" w:rsidR="00596CA4" w:rsidP="003A3D50" w:rsidRDefault="00596CA4" w14:paraId="23FD81D7"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codeSystemName="EHRorInterfaceTerminologyCodeSystem"/&gt;</w:t>
            </w:r>
          </w:p>
          <w:p w:rsidRPr="00D14360" w:rsidR="00596CA4" w:rsidP="003A3D50" w:rsidRDefault="00596CA4" w14:paraId="4F6ACAE7" w14:textId="7F8797C2">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 “Secondary</w:t>
            </w:r>
            <w:r w:rsidR="003A1CC8">
              <w:rPr>
                <w:rFonts w:ascii="Courier New" w:hAnsi="Courier New" w:eastAsia="Cambria" w:cs="Courier New"/>
                <w:sz w:val="16"/>
                <w:szCs w:val="16"/>
              </w:rPr>
              <w:t>"</w:t>
            </w:r>
            <w:r w:rsidRPr="00D14360" w:rsidR="003A1CC8">
              <w:rPr>
                <w:rFonts w:ascii="Courier New" w:hAnsi="Courier New" w:eastAsia="Cambria" w:cs="Courier New"/>
                <w:sz w:val="16"/>
                <w:szCs w:val="16"/>
              </w:rPr>
              <w:t xml:space="preserve"> </w:t>
            </w:r>
            <w:r w:rsidRPr="00D14360">
              <w:rPr>
                <w:rFonts w:ascii="Courier New" w:hAnsi="Courier New" w:eastAsia="Cambria" w:cs="Courier New"/>
                <w:sz w:val="16"/>
                <w:szCs w:val="16"/>
              </w:rPr>
              <w:t>Codes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code="174.9" codeSystem="2.16.840.1.113883.6.103" codeSystemName="ICD-9CM"</w:t>
            </w:r>
          </w:p>
          <w:p w:rsidRPr="00D14360" w:rsidR="00596CA4" w:rsidP="003A3D50" w:rsidRDefault="00596CA4" w14:paraId="4EF6E9CB"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displayName="Malignant neoplasm of breast (female), unspecified site"/&gt;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code="C50.911" codeSystem="2.16.840.1.113883.6.90" codeSystemName="ICD-10-CM" </w:t>
            </w:r>
          </w:p>
          <w:p w:rsidRPr="00D14360" w:rsidR="00596CA4" w:rsidP="003A3D50" w:rsidRDefault="00596CA4" w14:paraId="7173DD78"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displayName="Malignant neoplasm of unspecified site of right female breast"/&gt;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code="416053008" codeSystem="2.16.840.1.113883.6.96" codeSystemName="SNOMED CT" </w:t>
            </w:r>
          </w:p>
          <w:p w:rsidRPr="00D14360" w:rsidR="008F2473" w:rsidP="003A3D50" w:rsidRDefault="00596CA4" w14:paraId="050444CD"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displayName="Estrogen receptor positive tumor"/&gt;</w:t>
            </w:r>
            <w:r w:rsidRPr="00D14360">
              <w:rPr>
                <w:rFonts w:ascii="Courier New" w:hAnsi="Courier New" w:eastAsia="Cambria" w:cs="Courier New"/>
                <w:sz w:val="16"/>
                <w:szCs w:val="16"/>
              </w:rPr>
              <w:br/>
            </w:r>
            <w:r w:rsidRPr="00D14360">
              <w:rPr>
                <w:rFonts w:ascii="Courier New" w:hAnsi="Courier New" w:eastAsia="Cambria" w:cs="Courier New"/>
                <w:sz w:val="16"/>
                <w:szCs w:val="16"/>
              </w:rPr>
              <w:t>&lt;/value&gt;</w:t>
            </w:r>
          </w:p>
        </w:tc>
      </w:tr>
    </w:tbl>
    <w:p w:rsidRPr="008F2473" w:rsidR="008F2473" w:rsidP="003A3D50" w:rsidRDefault="008F2473" w14:paraId="3D300CEB" w14:textId="77777777"/>
    <w:p w:rsidRPr="00C64922" w:rsidR="00DD51B1" w:rsidP="00FD31AC" w:rsidRDefault="008F2473" w14:paraId="776C5D79" w14:textId="77777777">
      <w:pPr>
        <w:pStyle w:val="Heading3"/>
      </w:pPr>
      <w:bookmarkStart w:name="_Ref21849133" w:id="1055"/>
      <w:bookmarkStart w:name="_Ref21849136" w:id="1056"/>
      <w:bookmarkStart w:name="_Toc119939849" w:id="1057"/>
      <w:bookmarkStart w:name="_Toc135312880" w:id="1058"/>
      <w:r>
        <w:t>DisplayName Representation</w:t>
      </w:r>
      <w:bookmarkEnd w:id="1055"/>
      <w:bookmarkEnd w:id="1056"/>
      <w:bookmarkEnd w:id="1057"/>
      <w:bookmarkEnd w:id="1058"/>
      <w:r w:rsidRPr="00C64922" w:rsidR="00DD51B1">
        <w:t xml:space="preserve"> </w:t>
      </w:r>
    </w:p>
    <w:p w:rsidRPr="007770C6" w:rsidR="00630186" w:rsidP="003A3D50" w:rsidRDefault="00630186" w14:paraId="134ADD73" w14:textId="77777777">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104FF" w:rsidTr="004E29C8" w14:paraId="19C1D5A6" w14:textId="77777777">
        <w:trPr>
          <w:trHeight w:val="576"/>
        </w:trPr>
        <w:tc>
          <w:tcPr>
            <w:tcW w:w="683" w:type="dxa"/>
            <w:tcBorders>
              <w:right w:val="nil"/>
            </w:tcBorders>
            <w:shd w:val="clear" w:color="auto" w:fill="C6D9F1"/>
          </w:tcPr>
          <w:p w:rsidRPr="00C64922" w:rsidR="00A104FF" w:rsidP="001E5BB1" w:rsidRDefault="00634398" w14:paraId="3A1E4D3C" w14:textId="77777777">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00A104FF" w:rsidP="001E5BB1" w:rsidRDefault="00A104FF" w14:paraId="3785C313" w14:textId="77777777">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rsidRPr="00E93A1E" w:rsidR="000A1C87" w:rsidP="001E5BB1" w:rsidRDefault="000A1C87" w14:paraId="2199864C" w14:textId="77777777">
            <w:pPr>
              <w:pStyle w:val="BodyText"/>
              <w:rPr>
                <w:color w:val="000000"/>
              </w:rPr>
            </w:pPr>
            <w:r w:rsidRPr="00E93A1E">
              <w:rPr>
                <w:color w:val="000000"/>
              </w:rPr>
              <w:t>Note: Testability requires fuzzy match capabilities.</w:t>
            </w:r>
          </w:p>
        </w:tc>
      </w:tr>
    </w:tbl>
    <w:p w:rsidRPr="003A3D50" w:rsidR="00A104FF" w:rsidP="00630186" w:rsidRDefault="00A104FF" w14:paraId="3C2DF215" w14:textId="77777777">
      <w:pPr>
        <w:pStyle w:val="Default"/>
        <w:rPr>
          <w:color w:val="auto"/>
        </w:rPr>
      </w:pPr>
    </w:p>
    <w:p w:rsidRPr="007770C6" w:rsidR="00630186" w:rsidP="00630186" w:rsidRDefault="00630186" w14:paraId="49ACF2FC" w14:textId="77777777">
      <w:pPr>
        <w:pStyle w:val="Default"/>
        <w:rPr>
          <w:color w:val="auto"/>
          <w:sz w:val="20"/>
        </w:rPr>
      </w:pPr>
      <w:r w:rsidRPr="007770C6">
        <w:rPr>
          <w:color w:val="auto"/>
          <w:sz w:val="20"/>
        </w:rPr>
        <w:t xml:space="preserve">The guidance for the use of the ‘displayName’ element are: </w:t>
      </w:r>
    </w:p>
    <w:p w:rsidRPr="007770C6" w:rsidR="00630186" w:rsidP="003A3D50" w:rsidRDefault="00630186" w14:paraId="0AF281D8" w14:textId="77777777">
      <w:pPr>
        <w:pStyle w:val="Default"/>
        <w:ind w:left="720"/>
        <w:rPr>
          <w:color w:val="auto"/>
          <w:sz w:val="20"/>
        </w:rPr>
      </w:pPr>
      <w:r w:rsidRPr="007770C6">
        <w:rPr>
          <w:color w:val="auto"/>
          <w:sz w:val="20"/>
        </w:rPr>
        <w:t xml:space="preserve">• display name is included as a courtesy to an unaided human interpreter of a coded value. </w:t>
      </w:r>
    </w:p>
    <w:p w:rsidRPr="007770C6" w:rsidR="00630186" w:rsidP="003A3D50" w:rsidRDefault="00630186" w14:paraId="146BFC36" w14:textId="77777777">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rsidRPr="007770C6" w:rsidR="00630186" w:rsidP="003A3D50" w:rsidRDefault="00630186" w14:paraId="0DB754B3" w14:textId="77777777">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rsidRPr="007770C6" w:rsidR="00630186" w:rsidP="003A3D50" w:rsidRDefault="00630186" w14:paraId="4D390987" w14:textId="77777777">
      <w:pPr>
        <w:pStyle w:val="Default"/>
        <w:ind w:left="720"/>
        <w:rPr>
          <w:color w:val="auto"/>
          <w:sz w:val="20"/>
        </w:rPr>
      </w:pPr>
      <w:r w:rsidRPr="007770C6">
        <w:rPr>
          <w:color w:val="auto"/>
          <w:sz w:val="20"/>
        </w:rPr>
        <w:t xml:space="preserve">• </w:t>
      </w:r>
      <w:r w:rsidRPr="007770C6" w:rsidR="008F2473">
        <w:rPr>
          <w:color w:val="auto"/>
          <w:sz w:val="20"/>
        </w:rPr>
        <w:t>display name element must accurately represent the concept associated with the @code attribute of the associated code or value element.</w:t>
      </w:r>
      <w:r w:rsidRPr="007770C6">
        <w:rPr>
          <w:color w:val="auto"/>
          <w:sz w:val="20"/>
        </w:rPr>
        <w:t xml:space="preserve"> </w:t>
      </w:r>
    </w:p>
    <w:p w:rsidRPr="003A3D50" w:rsidR="00630186" w:rsidP="00630186" w:rsidRDefault="00630186" w14:paraId="202F6A38" w14:textId="77777777">
      <w:pPr>
        <w:pStyle w:val="Default"/>
        <w:rPr>
          <w:color w:val="auto"/>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3A3D50" w14:paraId="7194D937" w14:textId="77777777">
        <w:trPr>
          <w:trHeight w:val="576"/>
        </w:trPr>
        <w:tc>
          <w:tcPr>
            <w:tcW w:w="683" w:type="dxa"/>
            <w:tcBorders>
              <w:right w:val="nil"/>
            </w:tcBorders>
            <w:shd w:val="clear" w:color="auto" w:fill="C6D9F1"/>
          </w:tcPr>
          <w:p w:rsidRPr="00C64922" w:rsidR="008F2473" w:rsidP="00DF16F7" w:rsidRDefault="00634398" w14:paraId="560AA894" w14:textId="7777777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8F2473" w:rsidP="00DF16F7" w:rsidRDefault="008F2473" w14:paraId="71F2257B" w14:textId="0F5A9940">
            <w:pPr>
              <w:pStyle w:val="BodyText"/>
              <w:rPr>
                <w:color w:val="000000"/>
              </w:rPr>
            </w:pPr>
            <w:r w:rsidRPr="00D14360">
              <w:rPr>
                <w:color w:val="000000"/>
              </w:rPr>
              <w:t>The displayName attribute MAY be included</w:t>
            </w:r>
            <w:r w:rsidR="003E704F">
              <w:rPr>
                <w:color w:val="000000"/>
              </w:rPr>
              <w:t xml:space="preserve"> </w:t>
            </w:r>
            <w:r w:rsidRPr="00D14360" w:rsidR="00596CA4">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Pr="00C64922" w:rsidR="007A42C5" w:rsidTr="004E29C8" w14:paraId="401FC4B7" w14:textId="77777777">
        <w:trPr>
          <w:trHeight w:val="576"/>
        </w:trPr>
        <w:tc>
          <w:tcPr>
            <w:tcW w:w="683" w:type="dxa"/>
            <w:tcBorders>
              <w:right w:val="nil"/>
            </w:tcBorders>
            <w:shd w:val="clear" w:color="auto" w:fill="C6D9F1"/>
          </w:tcPr>
          <w:p w:rsidR="007A42C5" w:rsidP="00DF16F7" w:rsidRDefault="00634398" w14:paraId="765E04CB" w14:textId="7777777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7A42C5" w:rsidP="00DF16F7" w:rsidRDefault="007A42C5" w14:paraId="0FEADCA8" w14:textId="7777777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rsidRPr="003A3D50" w:rsidR="00630186" w:rsidP="00630186" w:rsidRDefault="00630186" w14:paraId="1DCA765A" w14:textId="77777777">
      <w:pPr>
        <w:pStyle w:val="Default"/>
        <w:rPr>
          <w:color w:val="auto"/>
        </w:rPr>
      </w:pPr>
    </w:p>
    <w:p w:rsidRPr="007770C6" w:rsidR="00630186" w:rsidP="00630186" w:rsidRDefault="00630186" w14:paraId="7B2B1450" w14:textId="77777777">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rsidRPr="007770C6" w:rsidR="00630186" w:rsidP="00630186" w:rsidRDefault="00630186" w14:paraId="3EB7350D" w14:textId="77777777">
      <w:pPr>
        <w:pStyle w:val="Default"/>
        <w:rPr>
          <w:color w:val="auto"/>
          <w:sz w:val="20"/>
        </w:rPr>
      </w:pPr>
    </w:p>
    <w:p w:rsidR="00DD51B1" w:rsidP="003A3D50" w:rsidRDefault="00630186" w14:paraId="157B1475" w14:textId="1F4C75F5">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rsidRPr="00D14360" w:rsidR="005C79A1" w:rsidP="003A3D50" w:rsidRDefault="005C79A1" w14:paraId="5355EB2E"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0149D212" w14:textId="77777777">
        <w:trPr>
          <w:trHeight w:val="576"/>
        </w:trPr>
        <w:tc>
          <w:tcPr>
            <w:tcW w:w="683" w:type="dxa"/>
            <w:tcBorders>
              <w:right w:val="nil"/>
            </w:tcBorders>
            <w:shd w:val="clear" w:color="auto" w:fill="C6D9F1"/>
          </w:tcPr>
          <w:p w:rsidRPr="00C64922" w:rsidR="00510672" w:rsidP="00510672" w:rsidRDefault="00634398" w14:paraId="2DCC9316" w14:textId="2E2D450B">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2B57F0" w14:paraId="1C3390E1" w14:textId="77777777">
            <w:pPr>
              <w:pStyle w:val="BodyText"/>
            </w:pPr>
            <w:r w:rsidRPr="00D14360">
              <w:rPr>
                <w:color w:val="000000"/>
              </w:rPr>
              <w:t>C-CDA Content Creators SHOULD include a human readable representation of the concept associated with the code as defined by the code system</w:t>
            </w:r>
            <w:r w:rsidRPr="00D14360" w:rsidR="001F3C83">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Pr="00C64922" w:rsidR="00510672" w:rsidTr="004E29C8" w14:paraId="47217505" w14:textId="77777777">
        <w:trPr>
          <w:trHeight w:val="576"/>
        </w:trPr>
        <w:tc>
          <w:tcPr>
            <w:tcW w:w="683" w:type="dxa"/>
            <w:tcBorders>
              <w:right w:val="nil"/>
            </w:tcBorders>
            <w:shd w:val="clear" w:color="auto" w:fill="C6D9F1"/>
          </w:tcPr>
          <w:p w:rsidRPr="00C64922" w:rsidR="00510672" w:rsidP="00510672" w:rsidRDefault="00634398" w14:paraId="080CB736" w14:textId="77777777">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510672" w:rsidP="00510672" w:rsidRDefault="00510672" w14:paraId="6ADD4EB5" w14:textId="77777777">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rsidR="00916D2D" w:rsidP="00916D2D" w:rsidRDefault="00DD51B1" w14:paraId="69931B67" w14:textId="118AF5F1">
      <w:pPr>
        <w:pStyle w:val="Caption"/>
        <w:rPr>
          <w:rFonts w:cs="Calibri"/>
          <w:b/>
          <w:bCs/>
          <w:color w:val="000000"/>
          <w:sz w:val="22"/>
          <w:szCs w:val="22"/>
        </w:rPr>
      </w:pPr>
      <w:r w:rsidRPr="00D14360">
        <w:rPr>
          <w:rFonts w:cs="Calibri"/>
          <w:b/>
          <w:bCs/>
          <w:color w:val="000000"/>
          <w:sz w:val="22"/>
          <w:szCs w:val="22"/>
        </w:rPr>
        <w:t xml:space="preserve"> </w:t>
      </w:r>
    </w:p>
    <w:p w:rsidR="005C79A1" w:rsidP="005C79A1" w:rsidRDefault="005C79A1" w14:paraId="1B09CC7C" w14:textId="46C3DE0F"/>
    <w:p w:rsidR="005C79A1" w:rsidP="003A3D50" w:rsidRDefault="005C79A1" w14:paraId="5F36A08C" w14:textId="77777777">
      <w:pPr>
        <w:pStyle w:val="Caption"/>
        <w:spacing w:after="0"/>
      </w:pPr>
    </w:p>
    <w:p w:rsidRPr="00D14360" w:rsidR="00916D2D" w:rsidP="003A3D50" w:rsidRDefault="005C79A1" w14:paraId="4B8F2F69" w14:textId="7D416999">
      <w:pPr>
        <w:pStyle w:val="Caption"/>
        <w:spacing w:after="0"/>
        <w:rPr>
          <w:rFonts w:cs="Calibri"/>
          <w:b/>
          <w:bCs/>
          <w:color w:val="000000"/>
          <w:sz w:val="22"/>
          <w:szCs w:val="22"/>
        </w:rPr>
      </w:pPr>
      <w:r>
        <w:t xml:space="preserve">  </w:t>
      </w:r>
      <w:bookmarkStart w:name="_Toc118898746" w:id="1059"/>
      <w:bookmarkStart w:name="_Toc119939948" w:id="1060"/>
      <w:bookmarkStart w:name="_Toc135312980" w:id="1061"/>
      <w:r w:rsidR="00916D2D">
        <w:t xml:space="preserve">Example </w:t>
      </w:r>
      <w:r>
        <w:fldChar w:fldCharType="begin"/>
      </w:r>
      <w:r>
        <w:instrText>SEQ Example \* ARABIC</w:instrText>
      </w:r>
      <w:r>
        <w:fldChar w:fldCharType="separate"/>
      </w:r>
      <w:r w:rsidR="00DC1072">
        <w:rPr>
          <w:noProof/>
        </w:rPr>
        <w:t>25</w:t>
      </w:r>
      <w:r>
        <w:fldChar w:fldCharType="end"/>
      </w:r>
      <w:r w:rsidR="00916D2D">
        <w:t xml:space="preserve">: </w:t>
      </w:r>
      <w:r w:rsidRPr="00C22A66" w:rsidR="00916D2D">
        <w:t>Code Display Name Representation</w:t>
      </w:r>
      <w:bookmarkEnd w:id="1059"/>
      <w:bookmarkEnd w:id="1060"/>
      <w:bookmarkEnd w:id="106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4E29C8" w14:paraId="08F0A433" w14:textId="77777777">
        <w:tc>
          <w:tcPr>
            <w:tcW w:w="9350" w:type="dxa"/>
            <w:shd w:val="clear" w:color="auto" w:fill="auto"/>
          </w:tcPr>
          <w:p w:rsidRPr="00D14360" w:rsidR="009A0515" w:rsidP="00D14360" w:rsidRDefault="009A0515" w14:paraId="4F1AA5B0" w14:textId="1B936ED4">
            <w:pPr>
              <w:spacing w:before="25"/>
              <w:ind w:left="108"/>
              <w:rPr>
                <w:rFonts w:ascii="Courier New" w:hAnsi="Courier New"/>
                <w:sz w:val="16"/>
              </w:rPr>
            </w:pPr>
            <w:r w:rsidRPr="00D14360">
              <w:rPr>
                <w:rFonts w:ascii="Courier New" w:hAnsi="Courier New"/>
                <w:sz w:val="16"/>
              </w:rPr>
              <w:t>&lt;code code</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rsidRPr="00D14360" w:rsidR="009A0515" w:rsidP="00D14360" w:rsidRDefault="009A0515" w14:paraId="4C5322E9" w14:textId="4EE4A159">
            <w:pPr>
              <w:spacing w:before="27"/>
              <w:ind w:left="108" w:right="2633" w:firstLine="384"/>
              <w:rPr>
                <w:rFonts w:ascii="Courier New" w:hAnsi="Courier New"/>
                <w:sz w:val="16"/>
              </w:rPr>
            </w:pPr>
            <w:r w:rsidRPr="00D14360">
              <w:rPr>
                <w:rFonts w:ascii="Courier New" w:hAnsi="Courier New"/>
                <w:sz w:val="16"/>
              </w:rPr>
              <w:t>displayName</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Pr="00D14360" w:rsidR="00947B4B">
              <w:rPr>
                <w:rFonts w:ascii="Courier New" w:hAnsi="Courier New"/>
                <w:sz w:val="16"/>
              </w:rPr>
              <w:t xml:space="preserve"> </w:t>
            </w:r>
            <w:r w:rsidRPr="00D14360">
              <w:rPr>
                <w:rFonts w:ascii="Courier New" w:hAnsi="Courier New"/>
                <w:sz w:val="16"/>
              </w:rPr>
              <w:t>codeSystem</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Pr="00D14360" w:rsidR="00947B4B">
              <w:rPr>
                <w:rFonts w:ascii="Courier New" w:hAnsi="Courier New"/>
                <w:sz w:val="16"/>
              </w:rPr>
              <w:t>&gt;</w:t>
            </w:r>
          </w:p>
          <w:p w:rsidRPr="00D14360" w:rsidR="009A0515" w:rsidP="00D14360" w:rsidRDefault="009A0515" w14:paraId="2C6F138C" w14:textId="3540DE30">
            <w:pPr>
              <w:spacing w:before="1"/>
              <w:ind w:left="492"/>
              <w:rPr>
                <w:rFonts w:ascii="Courier New" w:hAnsi="Courier New"/>
                <w:sz w:val="16"/>
              </w:rPr>
            </w:pPr>
            <w:r w:rsidRPr="00D14360">
              <w:rPr>
                <w:rFonts w:ascii="Courier New" w:hAnsi="Courier New"/>
                <w:sz w:val="16"/>
              </w:rPr>
              <w:t>&lt;originalText&gt;&lt;reference value</w:t>
            </w:r>
            <w:r w:rsidRPr="00D14360" w:rsidR="00947B4B">
              <w:rPr>
                <w:rFonts w:ascii="Courier New" w:hAnsi="Courier New"/>
                <w:sz w:val="16"/>
              </w:rPr>
              <w:t>=</w:t>
            </w:r>
            <w:r w:rsidR="00947B4B">
              <w:rPr>
                <w:rFonts w:ascii="Courier New" w:hAnsi="Courier New"/>
                <w:sz w:val="16"/>
              </w:rPr>
              <w:t>"</w:t>
            </w:r>
            <w:r w:rsidRPr="00D14360" w:rsidR="00947B4B">
              <w:rPr>
                <w:rFonts w:ascii="Courier New" w:hAnsi="Courier New"/>
                <w:sz w:val="16"/>
              </w:rPr>
              <w:t>#</w:t>
            </w:r>
            <w:r w:rsidRPr="00D14360">
              <w:rPr>
                <w:rFonts w:ascii="Courier New" w:hAnsi="Courier New"/>
                <w:sz w:val="16"/>
              </w:rPr>
              <w:t>PROBLEM1</w:t>
            </w:r>
            <w:r w:rsidR="00947B4B">
              <w:rPr>
                <w:rFonts w:ascii="Courier New" w:hAnsi="Courier New"/>
                <w:sz w:val="16"/>
              </w:rPr>
              <w:t>"</w:t>
            </w:r>
            <w:r w:rsidRPr="00D14360" w:rsidR="00947B4B">
              <w:rPr>
                <w:rFonts w:ascii="Courier New" w:hAnsi="Courier New"/>
                <w:sz w:val="16"/>
              </w:rPr>
              <w:t>/&gt;&lt;/</w:t>
            </w:r>
            <w:r w:rsidRPr="00D14360">
              <w:rPr>
                <w:rFonts w:ascii="Courier New" w:hAnsi="Courier New"/>
                <w:sz w:val="16"/>
              </w:rPr>
              <w:t>originalText&gt;</w:t>
            </w:r>
          </w:p>
          <w:p w:rsidRPr="00D14360" w:rsidR="009A0515" w:rsidP="00D14360" w:rsidRDefault="009A0515" w14:paraId="3C4D9F9A" w14:textId="77777777">
            <w:pPr>
              <w:keepNext/>
              <w:spacing w:before="25"/>
              <w:ind w:left="108"/>
              <w:rPr>
                <w:rFonts w:ascii="Courier New"/>
                <w:sz w:val="16"/>
              </w:rPr>
            </w:pPr>
            <w:r w:rsidRPr="00D14360">
              <w:rPr>
                <w:rFonts w:ascii="Courier New"/>
                <w:sz w:val="16"/>
              </w:rPr>
              <w:t>&lt;/code&gt;</w:t>
            </w:r>
          </w:p>
        </w:tc>
      </w:tr>
    </w:tbl>
    <w:p w:rsidRPr="00C64922" w:rsidR="00DD51B1" w:rsidP="00FD31AC" w:rsidRDefault="00FE6CC3" w14:paraId="12D7F66C" w14:textId="2AE424DE">
      <w:pPr>
        <w:pStyle w:val="Heading3"/>
      </w:pPr>
      <w:bookmarkStart w:name="_Toc21529485" w:id="1062"/>
      <w:bookmarkStart w:name="_Toc21691537" w:id="1063"/>
      <w:bookmarkStart w:name="_Toc21845722" w:id="1064"/>
      <w:bookmarkStart w:name="_Toc21851963" w:id="1065"/>
      <w:bookmarkStart w:name="_Toc21871926" w:id="1066"/>
      <w:bookmarkStart w:name="_Toc21872382" w:id="1067"/>
      <w:bookmarkStart w:name="_Toc21880153" w:id="1068"/>
      <w:bookmarkStart w:name="_Toc21889983" w:id="1069"/>
      <w:bookmarkStart w:name="_Toc21894126" w:id="1070"/>
      <w:bookmarkStart w:name="_Toc21898054" w:id="1071"/>
      <w:bookmarkStart w:name="_Toc21926801" w:id="1072"/>
      <w:bookmarkStart w:name="_bookmark55" w:id="1073"/>
      <w:bookmarkStart w:name="_Toc19870266" w:id="1074"/>
      <w:bookmarkStart w:name="_Toc20480955" w:id="1075"/>
      <w:bookmarkStart w:name="_Toc21529486" w:id="1076"/>
      <w:bookmarkStart w:name="_Toc21691538" w:id="1077"/>
      <w:bookmarkStart w:name="_Toc21845723" w:id="1078"/>
      <w:bookmarkStart w:name="_Toc21851964" w:id="1079"/>
      <w:bookmarkStart w:name="_Toc21871927" w:id="1080"/>
      <w:bookmarkStart w:name="_Toc21872383" w:id="1081"/>
      <w:bookmarkStart w:name="_Toc21880154" w:id="1082"/>
      <w:bookmarkStart w:name="_Toc21889984" w:id="1083"/>
      <w:bookmarkStart w:name="_Toc21894127" w:id="1084"/>
      <w:bookmarkStart w:name="_Toc21898055" w:id="1085"/>
      <w:bookmarkStart w:name="_Toc21926802" w:id="1086"/>
      <w:bookmarkStart w:name="_Toc19870267" w:id="1087"/>
      <w:bookmarkStart w:name="_Toc20480956" w:id="1088"/>
      <w:bookmarkStart w:name="_Toc21529487" w:id="1089"/>
      <w:bookmarkStart w:name="_Toc21691539" w:id="1090"/>
      <w:bookmarkStart w:name="_Toc21845724" w:id="1091"/>
      <w:bookmarkStart w:name="_Toc21851965" w:id="1092"/>
      <w:bookmarkStart w:name="_Toc21871928" w:id="1093"/>
      <w:bookmarkStart w:name="_Toc21872384" w:id="1094"/>
      <w:bookmarkStart w:name="_Toc21880155" w:id="1095"/>
      <w:bookmarkStart w:name="_Toc21889985" w:id="1096"/>
      <w:bookmarkStart w:name="_Toc21894128" w:id="1097"/>
      <w:bookmarkStart w:name="_Toc21898056" w:id="1098"/>
      <w:bookmarkStart w:name="_Toc21926803" w:id="1099"/>
      <w:bookmarkStart w:name="_Toc19870271" w:id="1100"/>
      <w:bookmarkStart w:name="_Toc20480960" w:id="1101"/>
      <w:bookmarkStart w:name="_Toc21529491" w:id="1102"/>
      <w:bookmarkStart w:name="_Toc21691543" w:id="1103"/>
      <w:bookmarkStart w:name="_Toc21845728" w:id="1104"/>
      <w:bookmarkStart w:name="_Toc21851969" w:id="1105"/>
      <w:bookmarkStart w:name="_Toc21871932" w:id="1106"/>
      <w:bookmarkStart w:name="_Toc21872388" w:id="1107"/>
      <w:bookmarkStart w:name="_Toc21880159" w:id="1108"/>
      <w:bookmarkStart w:name="_Toc21889989" w:id="1109"/>
      <w:bookmarkStart w:name="_Toc21894132" w:id="1110"/>
      <w:bookmarkStart w:name="_Toc21898060" w:id="1111"/>
      <w:bookmarkStart w:name="_Toc21926807" w:id="1112"/>
      <w:bookmarkStart w:name="_Toc19870272" w:id="1113"/>
      <w:bookmarkStart w:name="_Toc20480961" w:id="1114"/>
      <w:bookmarkStart w:name="_Toc21529492" w:id="1115"/>
      <w:bookmarkStart w:name="_Toc21691544" w:id="1116"/>
      <w:bookmarkStart w:name="_Toc21845729" w:id="1117"/>
      <w:bookmarkStart w:name="_Toc21851970" w:id="1118"/>
      <w:bookmarkStart w:name="_Toc21871933" w:id="1119"/>
      <w:bookmarkStart w:name="_Toc21872389" w:id="1120"/>
      <w:bookmarkStart w:name="_Toc21880160" w:id="1121"/>
      <w:bookmarkStart w:name="_Toc21889990" w:id="1122"/>
      <w:bookmarkStart w:name="_Toc21894133" w:id="1123"/>
      <w:bookmarkStart w:name="_Toc21898061" w:id="1124"/>
      <w:bookmarkStart w:name="_Toc21926808" w:id="1125"/>
      <w:bookmarkStart w:name="_Toc19870273" w:id="1126"/>
      <w:bookmarkStart w:name="_Toc20480962" w:id="1127"/>
      <w:bookmarkStart w:name="_Toc21529493" w:id="1128"/>
      <w:bookmarkStart w:name="_Toc21691545" w:id="1129"/>
      <w:bookmarkStart w:name="_Toc21845730" w:id="1130"/>
      <w:bookmarkStart w:name="_Toc21851971" w:id="1131"/>
      <w:bookmarkStart w:name="_Toc21871934" w:id="1132"/>
      <w:bookmarkStart w:name="_Toc21872390" w:id="1133"/>
      <w:bookmarkStart w:name="_Toc21880161" w:id="1134"/>
      <w:bookmarkStart w:name="_Toc21889991" w:id="1135"/>
      <w:bookmarkStart w:name="_Toc21894134" w:id="1136"/>
      <w:bookmarkStart w:name="_Toc21898062" w:id="1137"/>
      <w:bookmarkStart w:name="_Toc21926809" w:id="1138"/>
      <w:bookmarkStart w:name="_Toc19870274" w:id="1139"/>
      <w:bookmarkStart w:name="_Toc20480963" w:id="1140"/>
      <w:bookmarkStart w:name="_Toc21529494" w:id="1141"/>
      <w:bookmarkStart w:name="_Toc21691546" w:id="1142"/>
      <w:bookmarkStart w:name="_Toc21845731" w:id="1143"/>
      <w:bookmarkStart w:name="_Toc21851972" w:id="1144"/>
      <w:bookmarkStart w:name="_Toc21871935" w:id="1145"/>
      <w:bookmarkStart w:name="_Toc21872391" w:id="1146"/>
      <w:bookmarkStart w:name="_Toc21880162" w:id="1147"/>
      <w:bookmarkStart w:name="_Toc21889992" w:id="1148"/>
      <w:bookmarkStart w:name="_Toc21894135" w:id="1149"/>
      <w:bookmarkStart w:name="_Toc21898063" w:id="1150"/>
      <w:bookmarkStart w:name="_Toc21926810" w:id="1151"/>
      <w:bookmarkStart w:name="_Toc19870275" w:id="1152"/>
      <w:bookmarkStart w:name="_Toc20480964" w:id="1153"/>
      <w:bookmarkStart w:name="_Toc21529495" w:id="1154"/>
      <w:bookmarkStart w:name="_Toc21691547" w:id="1155"/>
      <w:bookmarkStart w:name="_Toc21845732" w:id="1156"/>
      <w:bookmarkStart w:name="_Toc21851973" w:id="1157"/>
      <w:bookmarkStart w:name="_Toc21871936" w:id="1158"/>
      <w:bookmarkStart w:name="_Toc21872392" w:id="1159"/>
      <w:bookmarkStart w:name="_Toc21880163" w:id="1160"/>
      <w:bookmarkStart w:name="_Toc21889993" w:id="1161"/>
      <w:bookmarkStart w:name="_Toc21894136" w:id="1162"/>
      <w:bookmarkStart w:name="_Toc21898064" w:id="1163"/>
      <w:bookmarkStart w:name="_Toc21926811" w:id="1164"/>
      <w:bookmarkStart w:name="_Toc19870276" w:id="1165"/>
      <w:bookmarkStart w:name="_Toc20480965" w:id="1166"/>
      <w:bookmarkStart w:name="_Toc21529496" w:id="1167"/>
      <w:bookmarkStart w:name="_Toc21691548" w:id="1168"/>
      <w:bookmarkStart w:name="_Toc21845733" w:id="1169"/>
      <w:bookmarkStart w:name="_Toc21851974" w:id="1170"/>
      <w:bookmarkStart w:name="_Toc21871937" w:id="1171"/>
      <w:bookmarkStart w:name="_Toc21872393" w:id="1172"/>
      <w:bookmarkStart w:name="_Toc21880164" w:id="1173"/>
      <w:bookmarkStart w:name="_Toc21889994" w:id="1174"/>
      <w:bookmarkStart w:name="_Toc21894137" w:id="1175"/>
      <w:bookmarkStart w:name="_Toc21898065" w:id="1176"/>
      <w:bookmarkStart w:name="_Toc21926812" w:id="1177"/>
      <w:bookmarkStart w:name="_Toc19870280" w:id="1178"/>
      <w:bookmarkStart w:name="_Toc20480969" w:id="1179"/>
      <w:bookmarkStart w:name="_Toc21529500" w:id="1180"/>
      <w:bookmarkStart w:name="_Toc21691552" w:id="1181"/>
      <w:bookmarkStart w:name="_Toc21845737" w:id="1182"/>
      <w:bookmarkStart w:name="_Toc21851978" w:id="1183"/>
      <w:bookmarkStart w:name="_Toc21871941" w:id="1184"/>
      <w:bookmarkStart w:name="_Toc21872397" w:id="1185"/>
      <w:bookmarkStart w:name="_Toc21880168" w:id="1186"/>
      <w:bookmarkStart w:name="_Toc21889998" w:id="1187"/>
      <w:bookmarkStart w:name="_Toc21894141" w:id="1188"/>
      <w:bookmarkStart w:name="_Toc21898069" w:id="1189"/>
      <w:bookmarkStart w:name="_Toc21926816" w:id="1190"/>
      <w:bookmarkStart w:name="_Toc19870281" w:id="1191"/>
      <w:bookmarkStart w:name="_Toc20480970" w:id="1192"/>
      <w:bookmarkStart w:name="_Toc21529501" w:id="1193"/>
      <w:bookmarkStart w:name="_Toc21691553" w:id="1194"/>
      <w:bookmarkStart w:name="_Toc21845738" w:id="1195"/>
      <w:bookmarkStart w:name="_Toc21851979" w:id="1196"/>
      <w:bookmarkStart w:name="_Toc21871942" w:id="1197"/>
      <w:bookmarkStart w:name="_Toc21872398" w:id="1198"/>
      <w:bookmarkStart w:name="_Toc21880169" w:id="1199"/>
      <w:bookmarkStart w:name="_Toc21889999" w:id="1200"/>
      <w:bookmarkStart w:name="_Toc21894142" w:id="1201"/>
      <w:bookmarkStart w:name="_Toc21898070" w:id="1202"/>
      <w:bookmarkStart w:name="_Toc21926817" w:id="1203"/>
      <w:bookmarkStart w:name="_Toc19870282" w:id="1204"/>
      <w:bookmarkStart w:name="_Toc20480971" w:id="1205"/>
      <w:bookmarkStart w:name="_Toc21529502" w:id="1206"/>
      <w:bookmarkStart w:name="_Toc21691554" w:id="1207"/>
      <w:bookmarkStart w:name="_Toc21845739" w:id="1208"/>
      <w:bookmarkStart w:name="_Toc21851980" w:id="1209"/>
      <w:bookmarkStart w:name="_Toc21871943" w:id="1210"/>
      <w:bookmarkStart w:name="_Toc21872399" w:id="1211"/>
      <w:bookmarkStart w:name="_Toc21880170" w:id="1212"/>
      <w:bookmarkStart w:name="_Toc21890000" w:id="1213"/>
      <w:bookmarkStart w:name="_Toc21894143" w:id="1214"/>
      <w:bookmarkStart w:name="_Toc21898071" w:id="1215"/>
      <w:bookmarkStart w:name="_Toc21926818" w:id="1216"/>
      <w:bookmarkStart w:name="_Toc19870283" w:id="1217"/>
      <w:bookmarkStart w:name="_Toc20480972" w:id="1218"/>
      <w:bookmarkStart w:name="_Toc21529503" w:id="1219"/>
      <w:bookmarkStart w:name="_Toc21691555" w:id="1220"/>
      <w:bookmarkStart w:name="_Toc21845740" w:id="1221"/>
      <w:bookmarkStart w:name="_Toc21851981" w:id="1222"/>
      <w:bookmarkStart w:name="_Toc21871944" w:id="1223"/>
      <w:bookmarkStart w:name="_Toc21872400" w:id="1224"/>
      <w:bookmarkStart w:name="_Toc21880171" w:id="1225"/>
      <w:bookmarkStart w:name="_Toc21890001" w:id="1226"/>
      <w:bookmarkStart w:name="_Toc21894144" w:id="1227"/>
      <w:bookmarkStart w:name="_Toc21898072" w:id="1228"/>
      <w:bookmarkStart w:name="_Toc21926819" w:id="1229"/>
      <w:bookmarkStart w:name="_Toc19870284" w:id="1230"/>
      <w:bookmarkStart w:name="_Toc20480973" w:id="1231"/>
      <w:bookmarkStart w:name="_Toc21529504" w:id="1232"/>
      <w:bookmarkStart w:name="_Toc21691556" w:id="1233"/>
      <w:bookmarkStart w:name="_Toc21845741" w:id="1234"/>
      <w:bookmarkStart w:name="_Toc21851982" w:id="1235"/>
      <w:bookmarkStart w:name="_Toc21871945" w:id="1236"/>
      <w:bookmarkStart w:name="_Toc21872401" w:id="1237"/>
      <w:bookmarkStart w:name="_Toc21880172" w:id="1238"/>
      <w:bookmarkStart w:name="_Toc21890002" w:id="1239"/>
      <w:bookmarkStart w:name="_Toc21894145" w:id="1240"/>
      <w:bookmarkStart w:name="_Toc21898073" w:id="1241"/>
      <w:bookmarkStart w:name="_Toc21926820" w:id="1242"/>
      <w:bookmarkStart w:name="_Toc19870285" w:id="1243"/>
      <w:bookmarkStart w:name="_Toc20480974" w:id="1244"/>
      <w:bookmarkStart w:name="_Toc21529505" w:id="1245"/>
      <w:bookmarkStart w:name="_Toc21691557" w:id="1246"/>
      <w:bookmarkStart w:name="_Toc21845742" w:id="1247"/>
      <w:bookmarkStart w:name="_Toc21851983" w:id="1248"/>
      <w:bookmarkStart w:name="_Toc21871946" w:id="1249"/>
      <w:bookmarkStart w:name="_Toc21872402" w:id="1250"/>
      <w:bookmarkStart w:name="_Toc21880173" w:id="1251"/>
      <w:bookmarkStart w:name="_Toc21890003" w:id="1252"/>
      <w:bookmarkStart w:name="_Toc21894146" w:id="1253"/>
      <w:bookmarkStart w:name="_Toc21898074" w:id="1254"/>
      <w:bookmarkStart w:name="_Toc21926821" w:id="1255"/>
      <w:bookmarkStart w:name="_Toc19870286" w:id="1256"/>
      <w:bookmarkStart w:name="_Toc20480975" w:id="1257"/>
      <w:bookmarkStart w:name="_Toc21529506" w:id="1258"/>
      <w:bookmarkStart w:name="_Toc21691558" w:id="1259"/>
      <w:bookmarkStart w:name="_Toc21845743" w:id="1260"/>
      <w:bookmarkStart w:name="_Toc21851984" w:id="1261"/>
      <w:bookmarkStart w:name="_Toc21871947" w:id="1262"/>
      <w:bookmarkStart w:name="_Toc21872403" w:id="1263"/>
      <w:bookmarkStart w:name="_Toc21880174" w:id="1264"/>
      <w:bookmarkStart w:name="_Toc21890004" w:id="1265"/>
      <w:bookmarkStart w:name="_Toc21894147" w:id="1266"/>
      <w:bookmarkStart w:name="_Toc21898075" w:id="1267"/>
      <w:bookmarkStart w:name="_Toc21926822" w:id="1268"/>
      <w:bookmarkStart w:name="_Toc19870287" w:id="1269"/>
      <w:bookmarkStart w:name="_Toc20480976" w:id="1270"/>
      <w:bookmarkStart w:name="_Toc21529507" w:id="1271"/>
      <w:bookmarkStart w:name="_Toc21691559" w:id="1272"/>
      <w:bookmarkStart w:name="_Toc21845744" w:id="1273"/>
      <w:bookmarkStart w:name="_Toc21851985" w:id="1274"/>
      <w:bookmarkStart w:name="_Toc21871948" w:id="1275"/>
      <w:bookmarkStart w:name="_Toc21872404" w:id="1276"/>
      <w:bookmarkStart w:name="_Toc21880175" w:id="1277"/>
      <w:bookmarkStart w:name="_Toc21890005" w:id="1278"/>
      <w:bookmarkStart w:name="_Toc21894148" w:id="1279"/>
      <w:bookmarkStart w:name="_Toc21898076" w:id="1280"/>
      <w:bookmarkStart w:name="_Toc21926823" w:id="1281"/>
      <w:bookmarkStart w:name="_Toc19870288" w:id="1282"/>
      <w:bookmarkStart w:name="_Toc20480977" w:id="1283"/>
      <w:bookmarkStart w:name="_Toc21529508" w:id="1284"/>
      <w:bookmarkStart w:name="_Toc21691560" w:id="1285"/>
      <w:bookmarkStart w:name="_Toc21845745" w:id="1286"/>
      <w:bookmarkStart w:name="_Toc21851986" w:id="1287"/>
      <w:bookmarkStart w:name="_Toc21871949" w:id="1288"/>
      <w:bookmarkStart w:name="_Toc21872405" w:id="1289"/>
      <w:bookmarkStart w:name="_Toc21880176" w:id="1290"/>
      <w:bookmarkStart w:name="_Toc21890006" w:id="1291"/>
      <w:bookmarkStart w:name="_Toc21894149" w:id="1292"/>
      <w:bookmarkStart w:name="_Toc21898077" w:id="1293"/>
      <w:bookmarkStart w:name="_Toc21926824" w:id="1294"/>
      <w:bookmarkStart w:name="_Toc19870289" w:id="1295"/>
      <w:bookmarkStart w:name="_Toc20480978" w:id="1296"/>
      <w:bookmarkStart w:name="_Toc21529509" w:id="1297"/>
      <w:bookmarkStart w:name="_Toc21691561" w:id="1298"/>
      <w:bookmarkStart w:name="_Toc21845746" w:id="1299"/>
      <w:bookmarkStart w:name="_Toc21851987" w:id="1300"/>
      <w:bookmarkStart w:name="_Toc21871950" w:id="1301"/>
      <w:bookmarkStart w:name="_Toc21872406" w:id="1302"/>
      <w:bookmarkStart w:name="_Toc21880177" w:id="1303"/>
      <w:bookmarkStart w:name="_Toc21890007" w:id="1304"/>
      <w:bookmarkStart w:name="_Toc21894150" w:id="1305"/>
      <w:bookmarkStart w:name="_Toc21898078" w:id="1306"/>
      <w:bookmarkStart w:name="_Toc21926825" w:id="1307"/>
      <w:bookmarkStart w:name="_Generating_Unique_Identifiers" w:id="1308"/>
      <w:bookmarkStart w:name="_Toc11043627" w:id="1309"/>
      <w:bookmarkStart w:name="_Toc11045616" w:id="1310"/>
      <w:bookmarkStart w:name="_Toc11391284" w:id="1311"/>
      <w:bookmarkStart w:name="_Ref21850999" w:id="1312"/>
      <w:bookmarkStart w:name="_Ref21851002" w:id="1313"/>
      <w:bookmarkStart w:name="_Toc119939850" w:id="1314"/>
      <w:bookmarkStart w:name="_Toc135312881" w:id="1315"/>
      <w:bookmarkStart w:name="_Toc10707503" w:id="1316"/>
      <w:bookmarkEnd w:id="1045"/>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r>
        <w:t xml:space="preserve">Use of Consistent </w:t>
      </w:r>
      <w:r w:rsidRPr="00C64922" w:rsidR="00DD51B1">
        <w:t>Identifiers</w:t>
      </w:r>
      <w:bookmarkEnd w:id="1309"/>
      <w:bookmarkEnd w:id="1310"/>
      <w:bookmarkEnd w:id="1311"/>
      <w:bookmarkEnd w:id="1312"/>
      <w:bookmarkEnd w:id="1313"/>
      <w:bookmarkEnd w:id="1314"/>
      <w:bookmarkEnd w:id="1315"/>
      <w:r w:rsidRPr="00C64922" w:rsidR="00DD51B1">
        <w:t xml:space="preserve"> </w:t>
      </w:r>
      <w:bookmarkEnd w:id="1316"/>
    </w:p>
    <w:p w:rsidRPr="003A3D50" w:rsidR="00FE6CC3" w:rsidP="00FE6CC3" w:rsidRDefault="00FE6CC3" w14:paraId="02154210" w14:textId="3D65A0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rsidRPr="003A3D50" w:rsidR="00FE6CC3" w:rsidP="00FE6CC3" w:rsidRDefault="00FE6CC3" w14:paraId="04941577" w14:textId="77777777">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rsidRPr="003A3D50" w:rsidR="00FE6CC3" w:rsidP="00FE6CC3" w:rsidRDefault="00FE6CC3" w14:paraId="40082BCF" w14:textId="77777777">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rsidRPr="003A3D50" w:rsidR="00FE6CC3" w:rsidP="00FE6CC3" w:rsidRDefault="00FE6CC3" w14:paraId="148569CD" w14:textId="77777777">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rsidRPr="003A3D50" w:rsidR="00FE6CC3" w:rsidP="00FE6CC3" w:rsidRDefault="00FE6CC3" w14:paraId="5D389E36" w14:textId="77777777">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rsidRPr="003A3D50" w:rsidR="00FE6CC3" w:rsidP="00FE6CC3" w:rsidRDefault="00FE6CC3" w14:paraId="601A550F" w14:textId="77777777">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Pr="00596CA4" w:rsid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Pr="00596CA4" w:rsid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rsidRPr="003A3D50" w:rsidR="00FE6CC3" w:rsidP="00FE6CC3" w:rsidRDefault="00FE6CC3" w14:paraId="6D3DF950" w14:textId="77777777">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rsidRPr="003A3D50" w:rsidR="00FE6CC3" w:rsidP="00FE6CC3" w:rsidRDefault="00FE6CC3" w14:paraId="7D925C3C" w14:textId="77777777">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rsidRPr="003A3D50" w:rsidR="00FE6CC3" w:rsidP="00FE6CC3" w:rsidRDefault="00FE6CC3" w14:paraId="72E95278" w14:textId="77777777">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rsidRPr="003A3D50" w:rsidR="00FE6CC3" w:rsidP="00FE6CC3" w:rsidRDefault="00FE6CC3" w14:paraId="7C0DBC5A" w14:textId="77777777">
      <w:pPr>
        <w:rPr>
          <w:rFonts w:cs="Calibri"/>
          <w:color w:val="000000"/>
        </w:rPr>
      </w:pPr>
      <w:r w:rsidRPr="003A3D50">
        <w:rPr>
          <w:rFonts w:cs="Calibri"/>
          <w:color w:val="000000"/>
        </w:rPr>
        <w:t xml:space="preserve">A vendor may use any approach for generating valid GUIDs.  </w:t>
      </w:r>
    </w:p>
    <w:p w:rsidRPr="00FE6CC3" w:rsidR="00FE6CC3" w:rsidP="00FE6CC3" w:rsidRDefault="00FE6CC3" w14:paraId="35FFC527" w14:textId="77777777">
      <w:pPr>
        <w:rPr>
          <w:rFonts w:ascii="Calibri Light" w:hAnsi="Calibri Light" w:cs="Calibri Light"/>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E6CC3" w:rsidTr="004E29C8" w14:paraId="601097D8" w14:textId="77777777">
        <w:trPr>
          <w:trHeight w:val="576"/>
        </w:trPr>
        <w:tc>
          <w:tcPr>
            <w:tcW w:w="683" w:type="dxa"/>
            <w:tcBorders>
              <w:right w:val="nil"/>
            </w:tcBorders>
            <w:shd w:val="clear" w:color="auto" w:fill="C6D9F1"/>
          </w:tcPr>
          <w:p w:rsidRPr="00C64922" w:rsidR="00FE6CC3" w:rsidP="00FE6CC3" w:rsidRDefault="00634398" w14:paraId="303B37C5" w14:textId="77777777">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5A615D" w:rsidR="00FE6CC3" w:rsidP="00FE6CC3" w:rsidRDefault="00FE6CC3" w14:paraId="6AD748CC" w14:textId="77777777">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rsidRPr="00FE6CC3" w:rsidR="00FE6CC3" w:rsidP="00FE6CC3" w:rsidRDefault="00FE6CC3" w14:paraId="779E1C4C" w14:textId="77777777">
      <w:pPr>
        <w:rPr>
          <w:rFonts w:ascii="Calibri Light" w:hAnsi="Calibri Light" w:cs="Calibri Light"/>
          <w:color w:val="000000"/>
        </w:rPr>
      </w:pPr>
      <w:r w:rsidRPr="00FE6CC3">
        <w:rPr>
          <w:rFonts w:ascii="Calibri Light" w:hAnsi="Calibri Light" w:cs="Calibri Light"/>
          <w:color w:val="000000"/>
        </w:rPr>
        <w:t xml:space="preserve">  </w:t>
      </w:r>
    </w:p>
    <w:p w:rsidRPr="00C64922" w:rsidR="00DD51B1" w:rsidP="00FD31AC" w:rsidRDefault="00DD51B1" w14:paraId="07B07FDB" w14:textId="77777777">
      <w:pPr>
        <w:pStyle w:val="Heading3"/>
      </w:pPr>
      <w:bookmarkStart w:name="_Toc21691574" w:id="1317"/>
      <w:bookmarkStart w:name="_Toc21845759" w:id="1318"/>
      <w:bookmarkStart w:name="_Toc21852000" w:id="1319"/>
      <w:bookmarkStart w:name="_Toc21871963" w:id="1320"/>
      <w:bookmarkStart w:name="_Toc21872419" w:id="1321"/>
      <w:bookmarkStart w:name="_Toc21880190" w:id="1322"/>
      <w:bookmarkStart w:name="_Toc21890020" w:id="1323"/>
      <w:bookmarkStart w:name="_Toc21894163" w:id="1324"/>
      <w:bookmarkStart w:name="_Toc21898091" w:id="1325"/>
      <w:bookmarkStart w:name="_Toc21926838" w:id="1326"/>
      <w:bookmarkStart w:name="_Toc11043628" w:id="1327"/>
      <w:bookmarkStart w:name="_Toc11045617" w:id="1328"/>
      <w:bookmarkStart w:name="_Toc11391285" w:id="1329"/>
      <w:bookmarkStart w:name="_Toc119939851" w:id="1330"/>
      <w:bookmarkStart w:name="_Toc135312882" w:id="1331"/>
      <w:bookmarkStart w:name="_Toc10707504" w:id="1332"/>
      <w:bookmarkEnd w:id="1317"/>
      <w:bookmarkEnd w:id="1318"/>
      <w:bookmarkEnd w:id="1319"/>
      <w:bookmarkEnd w:id="1320"/>
      <w:bookmarkEnd w:id="1321"/>
      <w:bookmarkEnd w:id="1322"/>
      <w:bookmarkEnd w:id="1323"/>
      <w:bookmarkEnd w:id="1324"/>
      <w:bookmarkEnd w:id="1325"/>
      <w:bookmarkEnd w:id="1326"/>
      <w:r w:rsidRPr="00C64922">
        <w:t>Use of nullFlavor and Handling Missing Information</w:t>
      </w:r>
      <w:bookmarkEnd w:id="1327"/>
      <w:bookmarkEnd w:id="1328"/>
      <w:bookmarkEnd w:id="1329"/>
      <w:bookmarkEnd w:id="1330"/>
      <w:bookmarkEnd w:id="1331"/>
      <w:r w:rsidRPr="00C64922">
        <w:t xml:space="preserve"> </w:t>
      </w:r>
      <w:bookmarkEnd w:id="1332"/>
    </w:p>
    <w:p w:rsidRPr="00D14360" w:rsidR="00DD51B1" w:rsidP="00B505D2" w:rsidRDefault="00282D01" w14:paraId="1925ABEF" w14:textId="77777777">
      <w:pPr>
        <w:pStyle w:val="NormalWeb"/>
        <w:spacing w:before="0" w:beforeAutospacing="0" w:after="120" w:afterAutospacing="0"/>
        <w:rPr>
          <w:rFonts w:cs="Calibri"/>
          <w:szCs w:val="22"/>
        </w:rPr>
      </w:pPr>
      <w:r w:rsidRPr="00D14360">
        <w:rPr>
          <w:rFonts w:cs="Calibri"/>
          <w:color w:val="000000"/>
          <w:szCs w:val="22"/>
        </w:rPr>
        <w:t>Chapter</w:t>
      </w:r>
      <w:r w:rsidRPr="00D14360" w:rsidR="00DD51B1">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rsidRPr="00D14360" w:rsidR="00DD51B1" w:rsidP="00B505D2" w:rsidRDefault="00DD51B1" w14:paraId="5541AC37" w14:textId="77777777">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rsidRPr="00D14360" w:rsidR="00DD51B1" w:rsidP="00B505D2" w:rsidRDefault="00DD51B1" w14:paraId="5378A341" w14:textId="77777777">
      <w:pPr>
        <w:pStyle w:val="NormalWeb"/>
        <w:spacing w:before="0" w:beforeAutospacing="0" w:after="120" w:afterAutospacing="0"/>
        <w:rPr>
          <w:rFonts w:cs="Calibri"/>
          <w:color w:val="000000"/>
          <w:sz w:val="22"/>
          <w:szCs w:val="22"/>
        </w:rPr>
      </w:pPr>
      <w:r w:rsidRPr="00D14360">
        <w:rPr>
          <w:rFonts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rsidRPr="00C64922" w:rsidR="00C558B5" w:rsidP="00510672" w:rsidRDefault="005C79A1" w14:paraId="561BD652" w14:textId="1078166B">
      <w:pPr>
        <w:pStyle w:val="Caption"/>
        <w:keepNext/>
        <w:spacing w:after="0"/>
      </w:pPr>
      <w:r>
        <w:t xml:space="preserve">  </w:t>
      </w:r>
      <w:bookmarkStart w:name="_Toc118898747" w:id="1333"/>
      <w:bookmarkStart w:name="_Toc119939949" w:id="1334"/>
      <w:bookmarkStart w:name="_Toc135312981" w:id="1335"/>
      <w:r w:rsidRPr="00C64922" w:rsidR="00C558B5">
        <w:t xml:space="preserve">Example </w:t>
      </w:r>
      <w:r>
        <w:fldChar w:fldCharType="begin"/>
      </w:r>
      <w:r>
        <w:instrText>SEQ Example \* ARABIC</w:instrText>
      </w:r>
      <w:r>
        <w:fldChar w:fldCharType="separate"/>
      </w:r>
      <w:r w:rsidR="00DC1072">
        <w:rPr>
          <w:noProof/>
        </w:rPr>
        <w:t>26</w:t>
      </w:r>
      <w:r>
        <w:fldChar w:fldCharType="end"/>
      </w:r>
      <w:r w:rsidRPr="00C64922" w:rsidR="00C558B5">
        <w:t>: Tobacco Use – Current Smoker with an unknown stop date</w:t>
      </w:r>
      <w:bookmarkEnd w:id="1333"/>
      <w:bookmarkEnd w:id="1334"/>
      <w:bookmarkEnd w:id="133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7E718F5F" w14:textId="77777777">
        <w:tc>
          <w:tcPr>
            <w:tcW w:w="9350" w:type="dxa"/>
            <w:shd w:val="clear" w:color="auto" w:fill="auto"/>
          </w:tcPr>
          <w:p w:rsidRPr="00D14360" w:rsidR="00486FB8" w:rsidP="00486FB8" w:rsidRDefault="00486FB8" w14:paraId="04F9DC3D"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rsidRPr="00D14360" w:rsidR="00486FB8" w:rsidP="00486FB8" w:rsidRDefault="00486FB8" w14:paraId="0082B87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rsidRPr="00D14360" w:rsidR="00486FB8" w:rsidP="00486FB8" w:rsidRDefault="00486FB8" w14:paraId="31EBC928"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rsidRPr="00D14360" w:rsidR="00486FB8" w:rsidP="00486FB8" w:rsidRDefault="00486FB8" w14:paraId="3D90DD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rsidRPr="00D14360" w:rsidR="00486FB8" w:rsidP="00486FB8" w:rsidRDefault="00486FB8" w14:paraId="7980C312" w14:textId="7411C964">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status"/&gt;</w:t>
            </w:r>
          </w:p>
          <w:p w:rsidRPr="00D14360" w:rsidR="00486FB8" w:rsidP="00486FB8" w:rsidRDefault="00486FB8" w14:paraId="5BC87DF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rsidRPr="00D14360" w:rsidR="00486FB8" w:rsidP="00486FB8" w:rsidRDefault="00486FB8" w14:paraId="3595C4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rsidRPr="00D14360" w:rsidR="00486FB8" w:rsidP="00486FB8" w:rsidRDefault="00486FB8" w14:paraId="4D92C7F6"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rsidRPr="00D14360" w:rsidR="00486FB8" w:rsidP="00486FB8" w:rsidRDefault="00486FB8" w14:paraId="130E0043" w14:textId="74B69AEC">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Pr="00D14360" w:rsidR="00947B4B">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Pr="00D14360" w:rsidR="00947B4B">
              <w:rPr>
                <w:rFonts w:ascii="Courier New" w:hAnsi="Courier New" w:cs="Courier New"/>
                <w:color w:val="000000"/>
                <w:sz w:val="16"/>
              </w:rPr>
              <w:t>/&gt;</w:t>
            </w:r>
          </w:p>
          <w:p w:rsidRPr="00D14360" w:rsidR="00486FB8" w:rsidP="00486FB8" w:rsidRDefault="00486FB8" w14:paraId="1B2CC04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rsidRPr="00D14360" w:rsidR="00486FB8" w:rsidP="00486FB8" w:rsidRDefault="00486FB8" w14:paraId="1ED9A855"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rsidRPr="00D14360" w:rsidR="009A0515" w:rsidP="00D14360" w:rsidRDefault="00486FB8" w14:paraId="1F1B895E"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rsidRPr="00C64922" w:rsidR="00C558B5" w:rsidP="00C558B5" w:rsidRDefault="00C558B5" w14:paraId="65962080" w14:textId="77777777">
      <w:pPr>
        <w:pStyle w:val="Caption"/>
        <w:keepNext/>
      </w:pPr>
    </w:p>
    <w:p w:rsidRPr="00C64922" w:rsidR="00C558B5" w:rsidP="00510672" w:rsidRDefault="005C79A1" w14:paraId="4B69CB68" w14:textId="7909A275">
      <w:pPr>
        <w:pStyle w:val="Caption"/>
        <w:keepNext/>
        <w:spacing w:after="0"/>
      </w:pPr>
      <w:r>
        <w:t xml:space="preserve">  </w:t>
      </w:r>
      <w:bookmarkStart w:name="_Toc118898748" w:id="1336"/>
      <w:bookmarkStart w:name="_Toc119939950" w:id="1337"/>
      <w:bookmarkStart w:name="_Toc135312982" w:id="1338"/>
      <w:r w:rsidRPr="00C64922" w:rsidR="00C558B5">
        <w:t xml:space="preserve">Example </w:t>
      </w:r>
      <w:r>
        <w:fldChar w:fldCharType="begin"/>
      </w:r>
      <w:r>
        <w:instrText>SEQ Example \* ARABIC</w:instrText>
      </w:r>
      <w:r>
        <w:fldChar w:fldCharType="separate"/>
      </w:r>
      <w:r w:rsidR="00DC1072">
        <w:rPr>
          <w:noProof/>
        </w:rPr>
        <w:t>27</w:t>
      </w:r>
      <w:r>
        <w:fldChar w:fldCharType="end"/>
      </w:r>
      <w:r w:rsidRPr="00C64922" w:rsidR="00C558B5">
        <w:t>: Tobacco Use –  Smoker where cessation date was not asked</w:t>
      </w:r>
      <w:bookmarkEnd w:id="1336"/>
      <w:bookmarkEnd w:id="1337"/>
      <w:bookmarkEnd w:id="133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343C08AA" w14:textId="77777777">
        <w:tc>
          <w:tcPr>
            <w:tcW w:w="9350" w:type="dxa"/>
            <w:shd w:val="clear" w:color="auto" w:fill="auto"/>
          </w:tcPr>
          <w:p w:rsidRPr="00D14360" w:rsidR="00486FB8" w:rsidP="00486FB8" w:rsidRDefault="00486FB8" w14:paraId="34AD26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rsidRPr="00D14360" w:rsidR="00486FB8" w:rsidP="00486FB8" w:rsidRDefault="00486FB8" w14:paraId="71B4890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rsidRPr="00D14360" w:rsidR="00486FB8" w:rsidP="00486FB8" w:rsidRDefault="00486FB8" w14:paraId="35F91C32"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rsidRPr="00D14360" w:rsidR="00486FB8" w:rsidP="00486FB8" w:rsidRDefault="00486FB8" w14:paraId="30BB776B"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rsidRPr="00D14360" w:rsidR="00486FB8" w:rsidP="00486FB8" w:rsidRDefault="00486FB8" w14:paraId="22E101C4" w14:textId="6967F17E">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status"/&gt;</w:t>
            </w:r>
          </w:p>
          <w:p w:rsidRPr="00D14360" w:rsidR="00486FB8" w:rsidP="00486FB8" w:rsidRDefault="00486FB8" w14:paraId="2D0D7107"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rsidRPr="00D14360" w:rsidR="00486FB8" w:rsidP="00486FB8" w:rsidRDefault="00486FB8" w14:paraId="77B5F58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rsidRPr="00D14360" w:rsidR="00486FB8" w:rsidP="00486FB8" w:rsidRDefault="00486FB8" w14:paraId="1A9A248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rsidRPr="00D14360" w:rsidR="00486FB8" w:rsidP="00486FB8" w:rsidRDefault="00486FB8" w14:paraId="2677FDBA" w14:textId="00A1D2F5">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644D824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rsidRPr="00D14360" w:rsidR="00486FB8" w:rsidP="00486FB8" w:rsidRDefault="00486FB8" w14:paraId="0C8B3F4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rsidRPr="00D14360" w:rsidR="009A0515" w:rsidP="00D14360" w:rsidRDefault="00486FB8" w14:paraId="5508233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rsidRPr="00D14360" w:rsidR="00DD51B1" w:rsidP="009F743D" w:rsidRDefault="00DD51B1" w14:paraId="7E253C1E" w14:textId="77777777">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Pr="00D14360" w:rsidR="00282D01">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rsidRPr="00D14360" w:rsidR="00DD51B1" w:rsidP="00B505D2" w:rsidRDefault="00DD51B1" w14:paraId="75804D58" w14:textId="34B38E0B">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Pr="00D14360" w:rsidR="001E0229">
        <w:rPr>
          <w:rFonts w:cs="Calibri"/>
          <w:color w:val="000000"/>
          <w:szCs w:val="22"/>
        </w:rPr>
        <w:t xml:space="preserve"> </w:t>
      </w:r>
      <w:r w:rsidRPr="00D14360">
        <w:rPr>
          <w:rFonts w:cs="Calibri"/>
          <w:color w:val="000000"/>
          <w:szCs w:val="22"/>
        </w:rPr>
        <w:t>(</w:t>
      </w:r>
      <w:r w:rsidRPr="003A3D50" w:rsidR="00FC40CF">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pat</w:t>
      </w:r>
      <w:r w:rsidR="00632AAF">
        <w:rPr>
          <w:rFonts w:cs="Calibri"/>
          <w:color w:val="000000"/>
          <w:szCs w:val="22"/>
        </w:rPr>
        <w:t>i</w:t>
      </w:r>
      <w:r w:rsidR="00596CA4">
        <w:rPr>
          <w:rFonts w:cs="Calibri"/>
          <w:color w:val="000000"/>
          <w:szCs w:val="22"/>
        </w:rPr>
        <w:t>ent’s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rsidRPr="00C64922" w:rsidR="00DD51B1" w:rsidP="00FD31AC" w:rsidRDefault="00DD51B1" w14:paraId="56243250" w14:textId="77777777">
      <w:pPr>
        <w:pStyle w:val="Heading3"/>
      </w:pPr>
      <w:bookmarkStart w:name="_Unknown_Data_in" w:id="1339"/>
      <w:bookmarkStart w:name="_Toc10707505" w:id="1340"/>
      <w:bookmarkStart w:name="_Toc11043629" w:id="1341"/>
      <w:bookmarkStart w:name="_Toc11045618" w:id="1342"/>
      <w:bookmarkStart w:name="_Toc11391286" w:id="1343"/>
      <w:bookmarkStart w:name="_Toc119939852" w:id="1344"/>
      <w:bookmarkStart w:name="_Toc135312883" w:id="1345"/>
      <w:bookmarkEnd w:id="1339"/>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40"/>
      <w:bookmarkEnd w:id="1341"/>
      <w:bookmarkEnd w:id="1342"/>
      <w:bookmarkEnd w:id="1343"/>
      <w:bookmarkEnd w:id="1344"/>
      <w:bookmarkEnd w:id="1345"/>
      <w:r w:rsidRPr="00C64922">
        <w:t xml:space="preserve"> </w:t>
      </w:r>
    </w:p>
    <w:p w:rsidR="00DD51B1" w:rsidP="00B505D2" w:rsidRDefault="00DD51B1" w14:paraId="45AAFEF4" w14:textId="773CD1D0">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F5E15" w:rsidTr="004E29C8" w14:paraId="57B97F33" w14:textId="77777777">
        <w:trPr>
          <w:trHeight w:val="576"/>
        </w:trPr>
        <w:tc>
          <w:tcPr>
            <w:tcW w:w="683" w:type="dxa"/>
            <w:tcBorders>
              <w:right w:val="nil"/>
            </w:tcBorders>
            <w:shd w:val="clear" w:color="auto" w:fill="C6D9F1"/>
          </w:tcPr>
          <w:p w:rsidRPr="00C64922" w:rsidR="00CF5E15" w:rsidP="0007159E" w:rsidRDefault="00CF5E15" w14:paraId="7AC1FEAC" w14:textId="77777777">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CF5E15" w:rsidP="00CF5E15" w:rsidRDefault="00CF5E15" w14:paraId="3B2E3A2D" w14:textId="6926BDD2">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rsidRPr="00D14360" w:rsidR="00CF5E15" w:rsidP="00CF5E15" w:rsidRDefault="00CF5E15" w14:paraId="777AA6BD" w14:textId="77777777">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rsidRPr="00D14360" w:rsidR="00CF5E15" w:rsidP="00CF5E15" w:rsidRDefault="00CF5E15" w14:paraId="375B8B0F" w14:textId="77777777">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rsidRPr="005A615D" w:rsidR="00CF5E15" w:rsidP="00CF5E15" w:rsidRDefault="00CF5E15" w14:paraId="7F541513" w14:textId="4DF29597">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rsidRPr="00D14360" w:rsidR="00CF5E15" w:rsidP="00B505D2" w:rsidRDefault="00CF5E15" w14:paraId="734A0C2D" w14:textId="77777777">
      <w:pPr>
        <w:pStyle w:val="NormalWeb"/>
        <w:spacing w:before="0" w:beforeAutospacing="0" w:after="120" w:afterAutospacing="0"/>
        <w:rPr>
          <w:rFonts w:cs="Calibri"/>
          <w:color w:val="000000"/>
          <w:szCs w:val="22"/>
        </w:rPr>
      </w:pPr>
    </w:p>
    <w:p w:rsidRPr="00D14360" w:rsidR="00DD51B1" w:rsidP="00C558B5" w:rsidRDefault="00DD51B1" w14:paraId="2926F95B" w14:textId="77777777">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rsidRPr="00D14360" w:rsidR="00DD51B1" w:rsidP="00B505D2" w:rsidRDefault="00DD51B1" w14:paraId="5738E71B" w14:textId="77777777">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Pr="00D14360" w:rsidR="004E07FB">
        <w:rPr>
          <w:rFonts w:cs="Calibri"/>
          <w:color w:val="000000"/>
          <w:szCs w:val="22"/>
        </w:rPr>
        <w:t>:</w:t>
      </w:r>
      <w:r w:rsidRPr="00D14360">
        <w:rPr>
          <w:rFonts w:cs="Calibri"/>
          <w:color w:val="000000"/>
          <w:szCs w:val="22"/>
        </w:rPr>
        <w:t xml:space="preserve"> </w:t>
      </w:r>
    </w:p>
    <w:p w:rsidRPr="00D14360" w:rsidR="00DD51B1" w:rsidP="003A3D50" w:rsidRDefault="00DD51B1" w14:paraId="3D06E8DA" w14:textId="77777777">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rsidRPr="00D14360" w:rsidR="00DD51B1" w:rsidP="00B505D2" w:rsidRDefault="00DD51B1" w14:paraId="4D1FB834" w14:textId="77777777">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Pr="00D14360" w:rsidR="001E0229">
        <w:rPr>
          <w:rFonts w:cs="Calibri"/>
          <w:color w:val="000000"/>
          <w:szCs w:val="22"/>
        </w:rPr>
        <w:t>.</w:t>
      </w:r>
      <w:r w:rsidRPr="00D14360">
        <w:rPr>
          <w:rFonts w:cs="Calibri"/>
          <w:color w:val="000000"/>
          <w:szCs w:val="22"/>
        </w:rPr>
        <w:t>”</w:t>
      </w:r>
      <w:r w:rsidRPr="00D14360" w:rsidR="001E0229">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rsidRPr="00C64922" w:rsidR="00C558B5" w:rsidP="00510672" w:rsidRDefault="005C79A1" w14:paraId="54EA87E5" w14:textId="71F6B8C6">
      <w:pPr>
        <w:pStyle w:val="Caption"/>
        <w:keepNext/>
        <w:spacing w:after="0"/>
      </w:pPr>
      <w:r>
        <w:t xml:space="preserve">  </w:t>
      </w:r>
      <w:bookmarkStart w:name="_Toc118898749" w:id="1346"/>
      <w:bookmarkStart w:name="_Toc119939951" w:id="1347"/>
      <w:bookmarkStart w:name="_Toc135312983" w:id="1348"/>
      <w:r w:rsidRPr="00C64922" w:rsidR="00C558B5">
        <w:t xml:space="preserve">Example </w:t>
      </w:r>
      <w:r>
        <w:fldChar w:fldCharType="begin"/>
      </w:r>
      <w:r>
        <w:instrText>SEQ Example \* ARABIC</w:instrText>
      </w:r>
      <w:r>
        <w:fldChar w:fldCharType="separate"/>
      </w:r>
      <w:r w:rsidR="00DC1072">
        <w:rPr>
          <w:noProof/>
        </w:rPr>
        <w:t>28</w:t>
      </w:r>
      <w:r>
        <w:fldChar w:fldCharType="end"/>
      </w:r>
      <w:r w:rsidRPr="00C64922" w:rsidR="00C558B5">
        <w:t>: No Information Problems Section</w:t>
      </w:r>
      <w:bookmarkEnd w:id="1346"/>
      <w:bookmarkEnd w:id="1347"/>
      <w:bookmarkEnd w:id="134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62546B" w:rsidTr="004E29C8" w14:paraId="1CC1BD70" w14:textId="77777777">
        <w:tc>
          <w:tcPr>
            <w:tcW w:w="9350" w:type="dxa"/>
            <w:shd w:val="clear" w:color="auto" w:fill="auto"/>
          </w:tcPr>
          <w:p w:rsidRPr="00D14360" w:rsidR="00486FB8" w:rsidP="00486FB8" w:rsidRDefault="00486FB8" w14:paraId="446C305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rsidRPr="00D14360" w:rsidR="00486FB8" w:rsidP="00486FB8" w:rsidRDefault="00486FB8" w14:paraId="05872C6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rsidRPr="00D14360" w:rsidR="00486FB8" w:rsidP="00486FB8" w:rsidRDefault="00486FB8" w14:paraId="2DBF717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rsidRPr="00D14360" w:rsidR="00486FB8" w:rsidP="00486FB8" w:rsidRDefault="00486FB8" w14:paraId="2470BA5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rsidRPr="00D14360" w:rsidR="00486FB8" w:rsidP="00486FB8" w:rsidRDefault="00486FB8" w14:paraId="13A9B3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rsidRPr="00D14360" w:rsidR="00486FB8" w:rsidP="00486FB8" w:rsidRDefault="00486FB8" w14:paraId="704BFD8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rsidRPr="00D14360" w:rsidR="00486FB8" w:rsidP="00486FB8" w:rsidRDefault="00486FB8" w14:paraId="2E49C34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rsidRPr="00D14360" w:rsidR="00486FB8" w:rsidP="00486FB8" w:rsidRDefault="00486FB8" w14:paraId="5ED5BD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rsidRPr="00D14360" w:rsidR="00486FB8" w:rsidP="00486FB8" w:rsidRDefault="00486FB8" w14:paraId="48E626B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rsidRPr="00D14360" w:rsidR="00486FB8" w:rsidP="00486FB8" w:rsidRDefault="00486FB8" w14:paraId="40672C5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rsidRPr="00D14360" w:rsidR="00486FB8" w:rsidP="00486FB8" w:rsidRDefault="00486FB8" w14:paraId="511CEF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rsidRPr="00D14360" w:rsidR="0062546B" w:rsidP="00486FB8" w:rsidRDefault="00486FB8" w14:paraId="5E2A6DC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rsidRPr="00C64922" w:rsidR="00DD51B1" w:rsidP="00FD31AC" w:rsidRDefault="00DD51B1" w14:paraId="4F8D453B" w14:textId="77777777">
      <w:pPr>
        <w:pStyle w:val="Heading3"/>
      </w:pPr>
      <w:bookmarkStart w:name="_Representing_“no_known”" w:id="1349"/>
      <w:bookmarkStart w:name="_Representing_“no_known" w:id="1350"/>
      <w:bookmarkStart w:name="_Toc11043630" w:id="1351"/>
      <w:bookmarkStart w:name="_Toc11045619" w:id="1352"/>
      <w:bookmarkStart w:name="_Toc11391287" w:id="1353"/>
      <w:bookmarkStart w:name="_Ref21896139" w:id="1354"/>
      <w:bookmarkStart w:name="_Ref21896147" w:id="1355"/>
      <w:bookmarkStart w:name="_Toc119939853" w:id="1356"/>
      <w:bookmarkStart w:name="_Toc135312884" w:id="1357"/>
      <w:bookmarkStart w:name="_Toc10707506" w:id="1358"/>
      <w:bookmarkEnd w:id="1349"/>
      <w:bookmarkEnd w:id="1350"/>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51"/>
      <w:bookmarkEnd w:id="1352"/>
      <w:bookmarkEnd w:id="1353"/>
      <w:bookmarkEnd w:id="1354"/>
      <w:bookmarkEnd w:id="1355"/>
      <w:bookmarkEnd w:id="1356"/>
      <w:bookmarkEnd w:id="1357"/>
      <w:r w:rsidRPr="00C64922">
        <w:t xml:space="preserve"> </w:t>
      </w:r>
      <w:bookmarkEnd w:id="1358"/>
    </w:p>
    <w:p w:rsidRPr="00D14360" w:rsidR="00A765D9" w:rsidP="00A765D9" w:rsidRDefault="00A765D9" w14:paraId="79A5D693" w14:textId="77777777">
      <w:pPr>
        <w:rPr>
          <w:color w:val="000000"/>
        </w:rPr>
      </w:pPr>
      <w:r w:rsidRPr="00D14360">
        <w:rPr>
          <w:color w:val="000000"/>
        </w:rPr>
        <w:t>There is a distinction to be made between representing “no information” and representing “no known information</w:t>
      </w:r>
      <w:r w:rsidRPr="00D14360" w:rsidR="00D36DFA">
        <w:rPr>
          <w:color w:val="000000"/>
        </w:rPr>
        <w:t>.</w:t>
      </w:r>
      <w:r w:rsidRPr="00D14360">
        <w:rPr>
          <w:color w:val="000000"/>
        </w:rPr>
        <w:t>”  In the case of “no known information</w:t>
      </w:r>
      <w:r w:rsidRPr="00D14360" w:rsidR="00D36DFA">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rsidRPr="00D14360" w:rsidR="00DD51B1" w:rsidP="00B505D2" w:rsidRDefault="00DD51B1" w14:paraId="6A25C60D" w14:textId="77777777">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rsidRPr="00D14360" w:rsidR="00DD51B1" w:rsidP="00B505D2" w:rsidRDefault="00DD51B1" w14:paraId="462BDC48" w14:textId="77777777">
      <w:pPr>
        <w:pStyle w:val="NormalWeb"/>
        <w:spacing w:before="0" w:beforeAutospacing="0" w:after="120" w:afterAutospacing="0"/>
        <w:rPr>
          <w:rFonts w:cs="Calibri"/>
          <w:szCs w:val="22"/>
        </w:rPr>
      </w:pPr>
      <w:r w:rsidRPr="00D14360">
        <w:rPr>
          <w:rFonts w:cs="Calibri"/>
          <w:color w:val="000000"/>
          <w:szCs w:val="22"/>
        </w:rPr>
        <w:t>In cases where “</w:t>
      </w:r>
      <w:r w:rsidRPr="00D14360" w:rsidR="00A765D9">
        <w:rPr>
          <w:rFonts w:cs="Calibri"/>
          <w:color w:val="000000"/>
          <w:szCs w:val="22"/>
        </w:rPr>
        <w:t>n</w:t>
      </w:r>
      <w:r w:rsidRPr="00D14360">
        <w:rPr>
          <w:rFonts w:cs="Calibri"/>
          <w:color w:val="000000"/>
          <w:szCs w:val="22"/>
        </w:rPr>
        <w:t xml:space="preserve">o </w:t>
      </w:r>
      <w:r w:rsidRPr="00D14360" w:rsidR="00A765D9">
        <w:rPr>
          <w:rFonts w:cs="Calibri"/>
          <w:color w:val="000000"/>
          <w:szCs w:val="22"/>
        </w:rPr>
        <w:t>k</w:t>
      </w:r>
      <w:r w:rsidRPr="00D14360">
        <w:rPr>
          <w:rFonts w:cs="Calibri"/>
          <w:color w:val="000000"/>
          <w:szCs w:val="22"/>
        </w:rPr>
        <w:t xml:space="preserve">nown” information is being </w:t>
      </w:r>
      <w:r w:rsidRPr="00D14360" w:rsidR="00C23807">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Pr="00D14360" w:rsidR="00596CA4">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rsidR="004A69DF" w:rsidP="004A69DF" w:rsidRDefault="004A69DF" w14:paraId="1BAE7DCA" w14:textId="77777777">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rsidRPr="00D14360" w:rsidR="00B85A9E" w:rsidP="003A3D50" w:rsidRDefault="005C79A1" w14:paraId="101C7ABD" w14:textId="7468DEF3">
      <w:pPr>
        <w:pStyle w:val="Caption"/>
        <w:spacing w:after="0"/>
        <w:rPr>
          <w:rFonts w:cs="Calibri"/>
          <w:color w:val="000000"/>
          <w:szCs w:val="22"/>
        </w:rPr>
      </w:pPr>
      <w:r>
        <w:t xml:space="preserve">  </w:t>
      </w:r>
      <w:bookmarkStart w:name="_Toc118898750" w:id="1359"/>
      <w:bookmarkStart w:name="_Toc119939952" w:id="1360"/>
      <w:bookmarkStart w:name="_Toc135312984" w:id="1361"/>
      <w:r w:rsidR="00B85A9E">
        <w:t xml:space="preserve">Example </w:t>
      </w:r>
      <w:r>
        <w:fldChar w:fldCharType="begin"/>
      </w:r>
      <w:r>
        <w:instrText>SEQ Example \* ARABIC</w:instrText>
      </w:r>
      <w:r>
        <w:fldChar w:fldCharType="separate"/>
      </w:r>
      <w:r w:rsidR="00DC1072">
        <w:rPr>
          <w:noProof/>
        </w:rPr>
        <w:t>29</w:t>
      </w:r>
      <w:r>
        <w:fldChar w:fldCharType="end"/>
      </w:r>
      <w:r w:rsidR="00B85A9E">
        <w:t>: Allergy List</w:t>
      </w:r>
      <w:bookmarkEnd w:id="1359"/>
      <w:bookmarkEnd w:id="1360"/>
      <w:bookmarkEnd w:id="1361"/>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2B7F06" w:rsidTr="004E29C8" w14:paraId="556D46E4" w14:textId="77777777">
        <w:tc>
          <w:tcPr>
            <w:tcW w:w="9350" w:type="dxa"/>
          </w:tcPr>
          <w:p w:rsidRPr="00C64922" w:rsidR="002B7F06" w:rsidP="00486FB8" w:rsidRDefault="002B7F06" w14:paraId="2F9D5BA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rsidRPr="00C64922" w:rsidR="002B7F06" w:rsidP="00486FB8" w:rsidRDefault="002B7F06" w14:paraId="42D2224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rsidRPr="00C64922" w:rsidR="002B7F06" w:rsidP="00486FB8" w:rsidRDefault="002B7F06" w14:paraId="127B083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rsidRPr="00C64922" w:rsidR="002B7F06" w:rsidP="00486FB8" w:rsidRDefault="002B7F06" w14:paraId="14F705D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rsidRPr="00C64922" w:rsidR="002B7F06" w:rsidP="00486FB8" w:rsidRDefault="002B7F06" w14:paraId="63A6E29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rsidRPr="00C64922" w:rsidR="002B7F06" w:rsidP="00486FB8" w:rsidRDefault="002B7F06" w14:paraId="14508A0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rsidRPr="00C64922" w:rsidR="002B7F06" w:rsidP="00486FB8" w:rsidRDefault="002B7F06" w14:paraId="70CB5AE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rsidRPr="00C64922" w:rsidR="002B7F06" w:rsidP="00486FB8" w:rsidRDefault="002B7F06" w14:paraId="446BF4A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rsidRPr="00C64922" w:rsidR="002B7F06" w:rsidP="00486FB8" w:rsidRDefault="002B7F06" w14:paraId="7C95EB0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rsidRPr="00C64922" w:rsidR="002B7F06" w:rsidP="00486FB8" w:rsidRDefault="002B7F06" w14:paraId="1E658FF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rsidRPr="00C64922" w:rsidR="002B7F06" w:rsidP="00486FB8" w:rsidRDefault="002B7F06" w14:paraId="39516B8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rsidRPr="00C64922" w:rsidR="002B7F06" w:rsidP="00486FB8" w:rsidRDefault="002B7F06" w14:paraId="0396B7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rsidRPr="00C64922" w:rsidR="002B7F06" w:rsidP="00486FB8" w:rsidRDefault="002B7F06" w14:paraId="48017F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rsidRPr="00C64922" w:rsidR="002B7F06" w:rsidP="00486FB8" w:rsidRDefault="002B7F06" w14:paraId="7C8141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rsidRPr="00C64922" w:rsidR="002B7F06" w:rsidP="00486FB8" w:rsidRDefault="002B7F06" w14:paraId="05C51AF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rsidRPr="00C64922" w:rsidR="002B7F06" w:rsidP="00486FB8" w:rsidRDefault="002B7F06" w14:paraId="75A8BEC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rsidRPr="00C64922" w:rsidR="002B7F06" w:rsidP="00486FB8" w:rsidRDefault="002B7F06" w14:paraId="65AB25C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rsidRPr="00C64922" w:rsidR="002B7F06" w:rsidP="00486FB8" w:rsidRDefault="002B7F06" w14:paraId="71D5A6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rsidRPr="00C64922" w:rsidR="002B7F06" w:rsidP="00486FB8" w:rsidRDefault="002B7F06" w14:paraId="2C5D86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rsidRPr="00C64922" w:rsidR="002B7F06" w:rsidP="00486FB8" w:rsidRDefault="002B7F06" w14:paraId="1AEE4E6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rsidRPr="00C64922" w:rsidR="002B7F06" w:rsidP="00486FB8" w:rsidRDefault="002B7F06" w14:paraId="4343107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rsidRPr="00C64922" w:rsidR="002B7F06" w:rsidP="00486FB8" w:rsidRDefault="002B7F06" w14:paraId="7EDBD5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5290527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rsidRPr="00C64922" w:rsidR="002B7F06" w:rsidP="00486FB8" w:rsidRDefault="002B7F06" w14:paraId="05B94A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3063102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rsidRPr="00C64922" w:rsidR="002B7F06" w:rsidP="00486FB8" w:rsidRDefault="002B7F06" w14:paraId="636EC4B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rsidRPr="00C64922" w:rsidR="002B7F06" w:rsidP="00486FB8" w:rsidRDefault="002B7F06" w14:paraId="2B7E5F1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rsidRPr="00C64922" w:rsidR="002B7F06" w:rsidP="00486FB8" w:rsidRDefault="002B7F06" w14:paraId="2A1242A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rsidRPr="00C64922" w:rsidR="002B7F06" w:rsidP="00486FB8" w:rsidRDefault="002B7F06" w14:paraId="1992F57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rsidRPr="00C64922" w:rsidR="002B7F06" w:rsidP="00486FB8" w:rsidRDefault="002B7F06" w14:paraId="35DF2A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rsidRPr="00C64922" w:rsidR="002B7F06" w:rsidP="00486FB8" w:rsidRDefault="002B7F06" w14:paraId="4D649B3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rsidRPr="00C64922" w:rsidR="002B7F06" w:rsidP="00486FB8" w:rsidRDefault="002B7F06" w14:paraId="27A2544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rsidRPr="00C64922" w:rsidR="002B7F06" w:rsidP="00486FB8" w:rsidRDefault="002B7F06" w14:paraId="198831D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rsidRPr="00C64922" w:rsidR="002B7F06" w:rsidP="00486FB8" w:rsidRDefault="002B7F06" w14:paraId="18EBC25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rsidRPr="00C64922" w:rsidR="002B7F06" w:rsidP="00486FB8" w:rsidRDefault="002B7F06" w14:paraId="278C66C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rsidRPr="00C64922" w:rsidR="002B7F06" w:rsidP="00486FB8" w:rsidRDefault="002B7F06" w14:paraId="504F46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rsidRPr="00C64922" w:rsidR="002B7F06" w:rsidP="00486FB8" w:rsidRDefault="002B7F06" w14:paraId="0C42C43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786E7CD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rsidRPr="00C64922" w:rsidR="002B7F06" w:rsidP="00486FB8" w:rsidRDefault="002B7F06" w14:paraId="41B7746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35F8A3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rsidRPr="00C64922" w:rsidR="002B7F06" w:rsidP="00486FB8" w:rsidRDefault="002B7F06" w14:paraId="1E9BAB5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rsidRPr="00C64922" w:rsidR="002B7F06" w:rsidP="00486FB8" w:rsidRDefault="002B7F06" w14:paraId="5507E67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rsidRPr="00C64922" w:rsidR="002B7F06" w:rsidP="00486FB8" w:rsidRDefault="002B7F06" w14:paraId="2B214B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rsidRPr="00C64922" w:rsidR="002B7F06" w:rsidP="00486FB8" w:rsidRDefault="002B7F06" w14:paraId="374FF4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116DF75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rsidRPr="00C64922" w:rsidR="002B7F06" w:rsidP="00486FB8" w:rsidRDefault="002B7F06" w14:paraId="42B6B3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rsidRPr="00C64922" w:rsidR="002B7F06" w:rsidP="00486FB8" w:rsidRDefault="002B7F06" w14:paraId="7608692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rsidRPr="00C64922" w:rsidR="002B7F06" w:rsidP="00486FB8" w:rsidRDefault="002B7F06" w14:paraId="3BB61BF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rsidRPr="00C64922" w:rsidR="002B7F06" w:rsidP="00486FB8" w:rsidRDefault="002B7F06" w14:paraId="545C7C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rsidRPr="00C64922" w:rsidR="002B7F06" w:rsidP="00486FB8" w:rsidRDefault="002B7F06" w14:paraId="7B18483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rsidRPr="00C64922" w:rsidR="002B7F06" w:rsidP="00486FB8" w:rsidRDefault="002B7F06" w14:paraId="6D976E6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rsidRPr="00C64922" w:rsidR="002B7F06" w:rsidP="00486FB8" w:rsidRDefault="002B7F06" w14:paraId="65741C9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3279DAB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rsidRPr="00C64922" w:rsidR="002B7F06" w:rsidP="00486FB8" w:rsidRDefault="002B7F06" w14:paraId="07C7B29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rsidRPr="00C64922" w:rsidR="002B7F06" w:rsidP="00486FB8" w:rsidRDefault="002B7F06" w14:paraId="131AE8C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0A5FF9C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rsidRPr="00C64922" w:rsidR="002B7F06" w:rsidP="00486FB8" w:rsidRDefault="002B7F06" w14:paraId="1EFEDE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rsidRPr="00C64922" w:rsidR="002B7F06" w:rsidP="00486FB8" w:rsidRDefault="002B7F06" w14:paraId="329B60D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0DDFDAD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rsidRPr="00C64922" w:rsidR="002B7F06" w:rsidP="00486FB8" w:rsidRDefault="002B7F06" w14:paraId="5FDA90A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rsidRPr="00C64922" w:rsidR="002B7F06" w:rsidP="00486FB8" w:rsidRDefault="002B7F06" w14:paraId="5EEBC210"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rsidRPr="00C64922" w:rsidR="002B7F06" w:rsidP="00486FB8" w:rsidRDefault="002B7F06" w14:paraId="1580BB87"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rsidRPr="00C64922" w:rsidR="002B7F06" w:rsidP="00486FB8" w:rsidRDefault="002B7F06" w14:paraId="06A6EA1C"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rsidRPr="00C64922" w:rsidR="002B7F06" w:rsidP="00486FB8" w:rsidRDefault="002B7F06" w14:paraId="4C6FF3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rsidRPr="00C64922" w:rsidR="002B7F06" w:rsidP="00486FB8" w:rsidRDefault="002B7F06" w14:paraId="7DD428ED"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rsidRPr="00C64922" w:rsidR="002B7F06" w:rsidP="00486FB8" w:rsidRDefault="002B7F06" w14:paraId="4F3319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rsidRPr="00C64922" w:rsidR="002B7F06" w:rsidP="00486FB8" w:rsidRDefault="002B7F06" w14:paraId="765D01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rsidRPr="00C64922" w:rsidR="002B7F06" w:rsidP="00486FB8" w:rsidRDefault="002B7F06" w14:paraId="69069D6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rsidRPr="00C64922" w:rsidR="002B7F06" w:rsidP="00486FB8" w:rsidRDefault="002B7F06" w14:paraId="3DD1D45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rsidRPr="00C64922" w:rsidR="002B7F06" w:rsidP="00486FB8" w:rsidRDefault="002B7F06" w14:paraId="35CB9F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rsidRPr="00D14360" w:rsidR="002B7F06" w:rsidDel="00B85A9E" w:rsidP="00486FB8" w:rsidRDefault="002B7F06" w14:paraId="5FA4EEE2" w14:textId="77777777">
            <w:pPr>
              <w:pStyle w:val="NormalWeb"/>
              <w:spacing w:before="0" w:beforeAutospacing="0" w:after="0" w:afterAutospacing="0"/>
              <w:rPr>
                <w:rFonts w:ascii="Courier New" w:hAnsi="Courier New" w:cs="Courier New"/>
                <w:color w:val="000000"/>
                <w:sz w:val="16"/>
                <w:szCs w:val="16"/>
              </w:rPr>
            </w:pPr>
          </w:p>
        </w:tc>
      </w:tr>
    </w:tbl>
    <w:p w:rsidR="000C7953" w:rsidP="00B85A9E" w:rsidRDefault="000C7953" w14:paraId="5C457D28" w14:textId="77777777">
      <w:pPr>
        <w:pStyle w:val="NormalWeb"/>
        <w:spacing w:before="0" w:beforeAutospacing="0" w:after="120" w:afterAutospacing="0"/>
        <w:rPr>
          <w:rFonts w:ascii="Calibri Light" w:hAnsi="Calibri Light" w:cs="Calibri Light"/>
          <w:color w:val="000000"/>
          <w:szCs w:val="22"/>
        </w:rPr>
      </w:pPr>
      <w:bookmarkStart w:name="_Toc15469446" w:id="1362"/>
      <w:bookmarkStart w:name="_Toc15479894" w:id="1363"/>
      <w:bookmarkStart w:name="_Toc18495074" w:id="1364"/>
      <w:bookmarkStart w:name="_Toc19870305" w:id="1365"/>
      <w:bookmarkStart w:name="_Toc20480994" w:id="1366"/>
      <w:bookmarkEnd w:id="1362"/>
      <w:bookmarkEnd w:id="1363"/>
      <w:bookmarkEnd w:id="1364"/>
      <w:bookmarkEnd w:id="1365"/>
      <w:bookmarkEnd w:id="1366"/>
    </w:p>
    <w:p w:rsidRPr="003A3D50" w:rsidR="00B85A9E" w:rsidP="00B85A9E" w:rsidRDefault="00B85A9E" w14:paraId="70DF49AF" w14:textId="7ACD823B">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Pr="00863460" w:rsid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Pr="003A3D50" w:rsidR="00674F35">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rsidRPr="00C64922" w:rsidR="00B85A9E" w:rsidP="00B85A9E" w:rsidRDefault="005C79A1" w14:paraId="411ABCD4" w14:textId="1FA778AB">
      <w:pPr>
        <w:pStyle w:val="Caption"/>
        <w:keepNext/>
        <w:spacing w:after="0"/>
      </w:pPr>
      <w:r>
        <w:t xml:space="preserve">  </w:t>
      </w:r>
      <w:bookmarkStart w:name="_Toc118898751" w:id="1367"/>
      <w:bookmarkStart w:name="_Toc119939953" w:id="1368"/>
      <w:bookmarkStart w:name="_Toc135312985" w:id="1369"/>
      <w:r w:rsidRPr="00C64922" w:rsidR="00B85A9E">
        <w:t xml:space="preserve">Example </w:t>
      </w:r>
      <w:r>
        <w:fldChar w:fldCharType="begin"/>
      </w:r>
      <w:r>
        <w:instrText>SEQ Example \* ARABIC</w:instrText>
      </w:r>
      <w:r>
        <w:fldChar w:fldCharType="separate"/>
      </w:r>
      <w:r w:rsidR="00DC1072">
        <w:rPr>
          <w:noProof/>
        </w:rPr>
        <w:t>30</w:t>
      </w:r>
      <w:r>
        <w:fldChar w:fldCharType="end"/>
      </w:r>
      <w:r w:rsidRPr="00C64922" w:rsidR="00B85A9E">
        <w:t xml:space="preserve">: </w:t>
      </w:r>
      <w:r w:rsidR="00B85A9E">
        <w:t>Allergies Section with No Information</w:t>
      </w:r>
      <w:bookmarkEnd w:id="1367"/>
      <w:bookmarkEnd w:id="1368"/>
      <w:bookmarkEnd w:id="136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B85A9E" w:rsidTr="004E29C8" w14:paraId="40300C1A" w14:textId="77777777">
        <w:tc>
          <w:tcPr>
            <w:tcW w:w="9350" w:type="dxa"/>
            <w:shd w:val="clear" w:color="auto" w:fill="auto"/>
          </w:tcPr>
          <w:p w:rsidRPr="001E5BB1" w:rsidR="00486FB8" w:rsidP="00486FB8" w:rsidRDefault="00486FB8" w14:paraId="39CAED6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rsidRPr="001E5BB1" w:rsidR="00486FB8" w:rsidP="00486FB8" w:rsidRDefault="00486FB8" w14:paraId="390260D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rsidRPr="001E5BB1" w:rsidR="00486FB8" w:rsidP="00486FB8" w:rsidRDefault="00486FB8" w14:paraId="2B49B21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rsidRPr="001E5BB1" w:rsidR="00486FB8" w:rsidP="00486FB8" w:rsidRDefault="00486FB8" w14:paraId="454290C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rsidRPr="001E5BB1" w:rsidR="00486FB8" w:rsidP="00486FB8" w:rsidRDefault="00486FB8" w14:paraId="25B8C30A"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rsidRPr="001E5BB1" w:rsidR="00486FB8" w:rsidP="00486FB8" w:rsidRDefault="00486FB8" w14:paraId="3C1F189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rsidRPr="001E5BB1" w:rsidR="00486FB8" w:rsidP="00486FB8" w:rsidRDefault="00486FB8" w14:paraId="0FFE6CE3"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rsidRPr="001E5BB1" w:rsidR="00486FB8" w:rsidP="00486FB8" w:rsidRDefault="00486FB8" w14:paraId="2EA3FDC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rsidRPr="001E5BB1" w:rsidR="00486FB8" w:rsidP="00486FB8" w:rsidRDefault="00486FB8" w14:paraId="644AC54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rsidRPr="001E5BB1" w:rsidR="00486FB8" w:rsidP="00486FB8" w:rsidRDefault="00486FB8" w14:paraId="237F31C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rsidRPr="001E5BB1" w:rsidR="00486FB8" w:rsidP="00486FB8" w:rsidRDefault="00486FB8" w14:paraId="61A551DE"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rsidRPr="001E5BB1" w:rsidR="00486FB8" w:rsidP="00486FB8" w:rsidRDefault="00486FB8" w14:paraId="1E42A2C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rsidRPr="001E5BB1" w:rsidR="00486FB8" w:rsidP="00486FB8" w:rsidRDefault="00486FB8" w14:paraId="7D6C03DC"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rsidRPr="001E5BB1" w:rsidR="00B85A9E" w:rsidP="00486FB8" w:rsidRDefault="00486FB8" w14:paraId="33DCFF04"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rsidRPr="003A3D50" w:rsidR="00B85A9E" w:rsidP="00B85A9E" w:rsidRDefault="00B85A9E" w14:paraId="0E4D1E82" w14:textId="77777777">
      <w:pPr>
        <w:pStyle w:val="NormalWeb"/>
        <w:spacing w:before="0" w:beforeAutospacing="0" w:after="120" w:afterAutospacing="0"/>
        <w:rPr>
          <w:rFonts w:cs="Calibri"/>
          <w:szCs w:val="22"/>
        </w:rPr>
      </w:pPr>
    </w:p>
    <w:p w:rsidRPr="00B85A9E" w:rsidR="00771195" w:rsidP="00B85A9E" w:rsidRDefault="00771195" w14:paraId="3F982BA1" w14:textId="03358DE7">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w:t>
      </w:r>
      <w:r w:rsidR="004A4BB1">
        <w:rPr>
          <w:rFonts w:cs="Calibri"/>
          <w:color w:val="000000"/>
          <w:szCs w:val="22"/>
        </w:rPr>
        <w:t>.</w:t>
      </w:r>
      <w:r>
        <w:rPr>
          <w:rFonts w:cs="Calibri"/>
          <w:color w:val="000000"/>
          <w:szCs w:val="22"/>
        </w:rPr>
        <w:t xml:space="preserve"> When information is not present for these reasons, the text in the section.text element explains why. The exact meaning of the nullFlavor code can be used, or localized text that has the same semantic meaning can be used.</w:t>
      </w:r>
    </w:p>
    <w:p w:rsidR="00C12940" w:rsidP="00916D2D" w:rsidRDefault="005C79A1" w14:paraId="4BCEA77D" w14:textId="25B7EE33">
      <w:pPr>
        <w:pStyle w:val="Caption"/>
        <w:spacing w:after="0"/>
      </w:pPr>
      <w:r>
        <w:t xml:space="preserve">  </w:t>
      </w:r>
      <w:bookmarkStart w:name="_Toc118898752" w:id="1370"/>
      <w:bookmarkStart w:name="_Toc119939954" w:id="1371"/>
      <w:bookmarkStart w:name="_Toc135312986" w:id="1372"/>
      <w:r w:rsidR="00FB6C42">
        <w:t xml:space="preserve">Example </w:t>
      </w:r>
      <w:r>
        <w:fldChar w:fldCharType="begin"/>
      </w:r>
      <w:r>
        <w:instrText>SEQ Example \* ARABIC</w:instrText>
      </w:r>
      <w:r>
        <w:fldChar w:fldCharType="separate"/>
      </w:r>
      <w:r w:rsidR="00DC1072">
        <w:rPr>
          <w:noProof/>
        </w:rPr>
        <w:t>31</w:t>
      </w:r>
      <w:r>
        <w:fldChar w:fldCharType="end"/>
      </w:r>
      <w:r w:rsidR="00FB6C42">
        <w:t>:</w:t>
      </w:r>
      <w:r w:rsidR="00BA5010">
        <w:t xml:space="preserve"> </w:t>
      </w:r>
      <w:r w:rsidR="00C12940">
        <w:t>Excluding section due to business rules.</w:t>
      </w:r>
      <w:bookmarkEnd w:id="1370"/>
      <w:bookmarkEnd w:id="1371"/>
      <w:bookmarkEnd w:id="1372"/>
    </w:p>
    <w:p w:rsidRPr="00AD08FB" w:rsidR="00B85A9E" w:rsidP="003B0179" w:rsidRDefault="00596CA4" w14:paraId="51FC44BE" w14:textId="4737AC42">
      <w:pPr>
        <w:pStyle w:val="BodyText0"/>
        <w:ind w:left="990"/>
        <w:rPr>
          <w:rFonts w:ascii="Calibri Light" w:hAnsi="Calibri Light" w:cs="Calibri Light"/>
        </w:rPr>
      </w:pPr>
      <w:r w:rsidRPr="00AD08FB">
        <w:rPr>
          <w:rFonts w:ascii="Calibri Light" w:hAnsi="Calibri Light" w:cs="Calibri Light"/>
        </w:rPr>
        <w:t xml:space="preserve">Entire </w:t>
      </w:r>
      <w:r w:rsidRPr="00AD08FB" w:rsidR="00771195">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486FB8" w:rsidTr="003A3D50" w14:paraId="6F0037B8" w14:textId="77777777">
        <w:tc>
          <w:tcPr>
            <w:tcW w:w="9360" w:type="dxa"/>
          </w:tcPr>
          <w:p w:rsidRPr="002575E9" w:rsidR="000A1C87" w:rsidP="000A1C87" w:rsidRDefault="000A1C87" w14:paraId="55E62129" w14:textId="675D093F">
            <w:pPr>
              <w:rPr>
                <w:rFonts w:ascii="Courier New" w:hAnsi="Courier New" w:cs="Courier New"/>
                <w:sz w:val="16"/>
                <w:szCs w:val="16"/>
              </w:rPr>
            </w:pPr>
            <w:r w:rsidRPr="002575E9">
              <w:rPr>
                <w:rFonts w:ascii="Courier New" w:hAnsi="Courier New" w:cs="Courier New"/>
                <w:sz w:val="16"/>
                <w:szCs w:val="16"/>
              </w:rPr>
              <w:t>&lt;section nullFlavor</w:t>
            </w:r>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7893108F"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rsidRPr="002575E9" w:rsidR="000A1C87" w:rsidP="000A1C87" w:rsidRDefault="000A1C87" w14:paraId="3CEF490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rsidRPr="002575E9" w:rsidR="000A1C87" w:rsidP="000A1C87" w:rsidRDefault="000A1C87" w14:paraId="42D0FD16"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rsidRPr="002575E9" w:rsidR="000A1C87" w:rsidP="000A1C87" w:rsidRDefault="000A1C87" w14:paraId="668A1EA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rsidRPr="002575E9" w:rsidR="000A1C87" w:rsidP="000A1C87" w:rsidRDefault="000A1C87" w14:paraId="5BC657C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6321BA0A"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rsidRPr="002575E9" w:rsidR="000A1C87" w:rsidP="000A1C87" w:rsidRDefault="000A1C87" w14:paraId="1FEB088C"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6B3A07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041F4176" w14:textId="7777777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rsidRPr="002575E9" w:rsidR="000A1C87" w:rsidP="000A1C87" w:rsidRDefault="000A1C87" w14:paraId="3E1EEBA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3A3D50" w:rsidR="00486FB8" w:rsidP="000A1C87" w:rsidRDefault="000A1C87" w14:paraId="4342A6A7" w14:textId="77777777">
            <w:pPr>
              <w:rPr>
                <w:rFonts w:ascii="Courier New" w:hAnsi="Courier New" w:cs="Courier New"/>
                <w:sz w:val="16"/>
                <w:szCs w:val="16"/>
              </w:rPr>
            </w:pPr>
            <w:r w:rsidRPr="002575E9">
              <w:rPr>
                <w:rFonts w:ascii="Courier New" w:hAnsi="Courier New" w:cs="Courier New"/>
                <w:sz w:val="16"/>
                <w:szCs w:val="16"/>
              </w:rPr>
              <w:t>&lt;/section&gt;</w:t>
            </w:r>
          </w:p>
        </w:tc>
      </w:tr>
    </w:tbl>
    <w:p w:rsidRPr="00FB6C42" w:rsidR="00FB6C42" w:rsidP="00FB6C42" w:rsidRDefault="00FB6C42" w14:paraId="766692FD" w14:textId="77777777"/>
    <w:p w:rsidR="00B85A9E" w:rsidP="00B85A9E" w:rsidRDefault="00B85A9E" w14:paraId="5821EB92" w14:textId="77777777"/>
    <w:p w:rsidR="00FB6C42" w:rsidP="003A3D50" w:rsidRDefault="005C79A1" w14:paraId="28571D07" w14:textId="0D761A2C">
      <w:pPr>
        <w:pStyle w:val="Caption"/>
        <w:spacing w:after="0"/>
      </w:pPr>
      <w:r>
        <w:t xml:space="preserve">  </w:t>
      </w:r>
      <w:bookmarkStart w:name="_Toc118898753" w:id="1373"/>
      <w:bookmarkStart w:name="_Toc119939955" w:id="1374"/>
      <w:bookmarkStart w:name="_Toc135312987" w:id="1375"/>
      <w:r w:rsidR="00FB6C42">
        <w:t xml:space="preserve">Example </w:t>
      </w:r>
      <w:r>
        <w:fldChar w:fldCharType="begin"/>
      </w:r>
      <w:r>
        <w:instrText>SEQ Example \* ARABIC</w:instrText>
      </w:r>
      <w:r>
        <w:fldChar w:fldCharType="separate"/>
      </w:r>
      <w:r w:rsidR="00DC1072">
        <w:rPr>
          <w:noProof/>
        </w:rPr>
        <w:t>32</w:t>
      </w:r>
      <w:r>
        <w:fldChar w:fldCharType="end"/>
      </w:r>
      <w:r w:rsidR="00FB6C42">
        <w:t xml:space="preserve">: </w:t>
      </w:r>
      <w:r w:rsidRPr="00E63A5D" w:rsidR="00FB6C42">
        <w:t>Procedures Section with Excluded Information, example of locally selected wording</w:t>
      </w:r>
      <w:bookmarkEnd w:id="1373"/>
      <w:bookmarkEnd w:id="1374"/>
      <w:bookmarkEnd w:id="1375"/>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8E236E" w:rsidTr="004E29C8" w14:paraId="1EAAD031" w14:textId="77777777">
        <w:tc>
          <w:tcPr>
            <w:tcW w:w="9360" w:type="dxa"/>
            <w:shd w:val="clear" w:color="auto" w:fill="auto"/>
          </w:tcPr>
          <w:p w:rsidRPr="002575E9" w:rsidR="000A1C87" w:rsidP="000A1C87" w:rsidRDefault="000A1C87" w14:paraId="310158FB" w14:textId="4D725481">
            <w:pPr>
              <w:rPr>
                <w:rFonts w:ascii="Courier New" w:hAnsi="Courier New" w:cs="Courier New"/>
                <w:sz w:val="16"/>
                <w:szCs w:val="16"/>
              </w:rPr>
            </w:pPr>
            <w:r w:rsidRPr="002575E9">
              <w:rPr>
                <w:rFonts w:ascii="Courier New" w:hAnsi="Courier New" w:cs="Courier New"/>
                <w:sz w:val="16"/>
                <w:szCs w:val="16"/>
              </w:rPr>
              <w:t>&lt;section nullFlavor</w:t>
            </w:r>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1BBF5AF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rsidRPr="002575E9" w:rsidR="000A1C87" w:rsidP="000A1C87" w:rsidRDefault="000A1C87" w14:paraId="1710AD8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rsidRPr="002575E9" w:rsidR="000A1C87" w:rsidP="000A1C87" w:rsidRDefault="000A1C87" w14:paraId="75DD4BE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rsidRPr="002575E9" w:rsidR="000A1C87" w:rsidP="000A1C87" w:rsidRDefault="000A1C87" w14:paraId="45B52060"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rsidRPr="002575E9" w:rsidR="000A1C87" w:rsidP="000A1C87" w:rsidRDefault="000A1C87" w14:paraId="50A7E5B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54241AA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rsidRPr="002575E9" w:rsidR="000A1C87" w:rsidP="000A1C87" w:rsidRDefault="000A1C87" w14:paraId="081E967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87E1B8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38F2156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rsidRPr="002575E9" w:rsidR="000A1C87" w:rsidP="000A1C87" w:rsidRDefault="000A1C87" w14:paraId="3A2B0B3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00FB6C42" w:rsidP="000A1C87" w:rsidRDefault="000A1C87" w14:paraId="205958A7" w14:textId="77777777">
            <w:r w:rsidRPr="002575E9">
              <w:rPr>
                <w:rFonts w:ascii="Courier New" w:hAnsi="Courier New" w:cs="Courier New"/>
                <w:sz w:val="16"/>
                <w:szCs w:val="16"/>
              </w:rPr>
              <w:t>&lt;/section&gt;</w:t>
            </w:r>
          </w:p>
        </w:tc>
      </w:tr>
    </w:tbl>
    <w:p w:rsidR="00FB6C42" w:rsidP="00B85A9E" w:rsidRDefault="00FB6C42" w14:paraId="1A01B342" w14:textId="77777777"/>
    <w:p w:rsidRPr="00C64922" w:rsidR="00DD51B1" w:rsidP="00FD31AC" w:rsidRDefault="00DD51B1" w14:paraId="4E469B14" w14:textId="77777777">
      <w:pPr>
        <w:pStyle w:val="Heading3"/>
      </w:pPr>
      <w:bookmarkStart w:name="_Specifying_Time_Intervals" w:id="1376"/>
      <w:bookmarkStart w:name="_Toc11043631" w:id="1377"/>
      <w:bookmarkStart w:name="_Toc11045620" w:id="1378"/>
      <w:bookmarkStart w:name="_Toc11391288" w:id="1379"/>
      <w:bookmarkStart w:name="_Ref21896646" w:id="1380"/>
      <w:bookmarkStart w:name="_Ref21896653" w:id="1381"/>
      <w:bookmarkStart w:name="_Ref21896671" w:id="1382"/>
      <w:bookmarkStart w:name="_Ref98770253" w:id="1383"/>
      <w:bookmarkStart w:name="_Ref98770255" w:id="1384"/>
      <w:bookmarkStart w:name="_Toc119939854" w:id="1385"/>
      <w:bookmarkStart w:name="_Toc135312885" w:id="1386"/>
      <w:bookmarkStart w:name="_Toc10707507" w:id="1387"/>
      <w:bookmarkEnd w:id="1376"/>
      <w:r w:rsidRPr="00C64922">
        <w:t xml:space="preserve">Specifying </w:t>
      </w:r>
      <w:r w:rsidRPr="00C64922" w:rsidR="00317567">
        <w:t>T</w:t>
      </w:r>
      <w:r w:rsidRPr="00C64922">
        <w:t xml:space="preserve">ime </w:t>
      </w:r>
      <w:r w:rsidRPr="00C64922" w:rsidR="00317567">
        <w:t>I</w:t>
      </w:r>
      <w:r w:rsidRPr="00C64922">
        <w:t>ntervals for Sections</w:t>
      </w:r>
      <w:bookmarkEnd w:id="1377"/>
      <w:bookmarkEnd w:id="1378"/>
      <w:r w:rsidRPr="00C64922" w:rsidR="00317567">
        <w:t xml:space="preserve"> with Limits on the Included Discrete Data</w:t>
      </w:r>
      <w:bookmarkEnd w:id="1379"/>
      <w:bookmarkEnd w:id="1380"/>
      <w:bookmarkEnd w:id="1381"/>
      <w:bookmarkEnd w:id="1382"/>
      <w:bookmarkEnd w:id="1383"/>
      <w:bookmarkEnd w:id="1384"/>
      <w:bookmarkEnd w:id="1385"/>
      <w:bookmarkEnd w:id="1386"/>
      <w:r w:rsidRPr="00C64922">
        <w:t xml:space="preserve"> </w:t>
      </w:r>
      <w:bookmarkEnd w:id="1387"/>
    </w:p>
    <w:p w:rsidRPr="00D14360" w:rsidR="00DD51B1" w:rsidP="00CF4CB1" w:rsidRDefault="00646B0A" w14:paraId="05B83FA3" w14:textId="77777777">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Pr="00D14360" w:rsidR="00E93B79">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Pr="00D14360" w:rsidR="00E93B79">
        <w:rPr>
          <w:rFonts w:cs="Calibri"/>
          <w:color w:val="000000"/>
        </w:rPr>
        <w:t>.</w:t>
      </w:r>
      <w:r w:rsidRPr="00D14360" w:rsidR="00E93B79">
        <w:rPr>
          <w:rFonts w:eastAsia="Calibri" w:cs="Calibri"/>
          <w:color w:val="000000"/>
        </w:rPr>
        <w:t xml:space="preserve"> </w:t>
      </w:r>
      <w:r w:rsidRPr="00D14360" w:rsidR="00DD51B1">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Pr="00D14360" w:rsidR="00DD51B1">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rsidRPr="00D14360" w:rsidR="002964F7" w:rsidP="00B505D2" w:rsidRDefault="00DD51B1" w14:paraId="086DFCE0" w14:textId="77777777">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Pr="00D14360" w:rsidR="00646B0A">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rsidRPr="0083506C" w:rsidR="00DD51B1" w:rsidP="00B505D2" w:rsidRDefault="002964F7" w14:paraId="7E8ADABD" w14:textId="50CC7D8D">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history="1" w:anchor="_Declaring_Business_Rules">
        <w:r w:rsidRPr="00AD08FB" w:rsidR="00A64E29">
          <w:rPr>
            <w:rStyle w:val="Hyperlink"/>
            <w:rFonts w:cs="Calibri"/>
            <w:color w:val="000000"/>
            <w:u w:val="none"/>
          </w:rPr>
          <w:t xml:space="preserve"> </w:t>
        </w:r>
        <w:r w:rsidRPr="007770C6" w:rsidR="00A64E29">
          <w:rPr>
            <w:rStyle w:val="Hyperlink"/>
            <w:rFonts w:cs="Calibri"/>
          </w:rPr>
          <w:t>4.2.8 Declaring Business Rules that Limit Section Content</w:t>
        </w:r>
      </w:hyperlink>
      <w:r w:rsidRPr="00AD08FB" w:rsidR="00632AAF">
        <w:rPr>
          <w:rFonts w:cs="Calibri"/>
          <w:color w:val="000000"/>
        </w:rPr>
        <w:t>;</w:t>
      </w:r>
      <w:r w:rsidRPr="00AD08FB" w:rsidR="00632AAF">
        <w:rPr>
          <w:rFonts w:cs="Calibri"/>
        </w:rPr>
        <w:t xml:space="preserve"> </w:t>
      </w:r>
      <w:r w:rsidRPr="007770C6" w:rsidR="00632AAF">
        <w:rPr>
          <w:rFonts w:cs="Calibri"/>
          <w:color w:val="0000FF"/>
          <w:u w:val="single"/>
        </w:rPr>
        <w:t xml:space="preserve">5.2 </w:t>
      </w:r>
      <w:r w:rsidRPr="007770C6" w:rsidR="00486FB8">
        <w:rPr>
          <w:rFonts w:cs="Calibri"/>
          <w:color w:val="0000FF"/>
          <w:u w:val="single"/>
        </w:rPr>
        <w:fldChar w:fldCharType="begin"/>
      </w:r>
      <w:r w:rsidRPr="007770C6" w:rsidR="00486FB8">
        <w:rPr>
          <w:rFonts w:cs="Calibri"/>
          <w:color w:val="0000FF"/>
          <w:u w:val="single"/>
        </w:rPr>
        <w:instrText xml:space="preserve"> REF _Ref21879820 \h </w:instrText>
      </w:r>
      <w:r w:rsidRPr="007770C6" w:rsidR="00722CD5">
        <w:rPr>
          <w:rFonts w:cs="Calibri"/>
          <w:color w:val="0000FF"/>
          <w:u w:val="single"/>
        </w:rPr>
        <w:instrText xml:space="preserve"> \* MERGEFORMAT </w:instrText>
      </w:r>
      <w:r w:rsidRPr="007770C6" w:rsidR="00486FB8">
        <w:rPr>
          <w:rFonts w:cs="Calibri"/>
          <w:color w:val="0000FF"/>
          <w:u w:val="single"/>
        </w:rPr>
      </w:r>
      <w:r w:rsidRPr="007770C6" w:rsidR="00486FB8">
        <w:rPr>
          <w:rFonts w:cs="Calibri"/>
          <w:color w:val="0000FF"/>
          <w:u w:val="single"/>
        </w:rPr>
        <w:fldChar w:fldCharType="separate"/>
      </w:r>
      <w:r w:rsidRPr="00254B4A" w:rsidR="00DC1072">
        <w:rPr>
          <w:rFonts w:cs="Calibri"/>
          <w:color w:val="0000FF"/>
          <w:u w:val="single"/>
        </w:rPr>
        <w:t>Essential Entry-Level Guidance</w:t>
      </w:r>
      <w:r w:rsidRPr="007770C6" w:rsidR="00486FB8">
        <w:rPr>
          <w:rFonts w:cs="Calibri"/>
          <w:color w:val="0000FF"/>
          <w:u w:val="single"/>
        </w:rPr>
        <w:fldChar w:fldCharType="end"/>
      </w:r>
      <w:r w:rsidRPr="00AD08FB" w:rsidR="00486FB8">
        <w:rPr>
          <w:rFonts w:cs="Calibri"/>
          <w:color w:val="000000"/>
        </w:rPr>
        <w:t xml:space="preserve">; </w:t>
      </w:r>
      <w:r w:rsidRPr="00AD08FB" w:rsidR="00486FB8">
        <w:rPr>
          <w:rFonts w:cs="Calibri"/>
        </w:rPr>
        <w:t>Appendix A</w:t>
      </w:r>
      <w:r w:rsidRPr="005A615D" w:rsidDel="00A64E29" w:rsidR="00486FB8">
        <w:rPr>
          <w:rFonts w:cs="Calibri"/>
          <w:color w:val="000000"/>
        </w:rPr>
        <w:t xml:space="preserve"> </w:t>
      </w:r>
    </w:p>
    <w:p w:rsidRPr="00C64922" w:rsidR="00DD51B1" w:rsidP="00FD31AC" w:rsidRDefault="00DD51B1" w14:paraId="2FF67BCC" w14:textId="77777777">
      <w:pPr>
        <w:pStyle w:val="Heading3"/>
      </w:pPr>
      <w:bookmarkStart w:name="_Toc10707508" w:id="1388"/>
      <w:r w:rsidRPr="00C64922">
        <w:t xml:space="preserve"> </w:t>
      </w:r>
      <w:bookmarkStart w:name="_Toc11043632" w:id="1389"/>
      <w:bookmarkStart w:name="_Toc11045621" w:id="1390"/>
      <w:bookmarkStart w:name="_Toc11391289" w:id="1391"/>
      <w:bookmarkStart w:name="_Toc119939855" w:id="1392"/>
      <w:bookmarkStart w:name="_Toc135312886" w:id="1393"/>
      <w:r w:rsidRPr="00C64922">
        <w:t>Use of Open Templates for Entries</w:t>
      </w:r>
      <w:bookmarkEnd w:id="1388"/>
      <w:bookmarkEnd w:id="1389"/>
      <w:bookmarkEnd w:id="1390"/>
      <w:bookmarkEnd w:id="1391"/>
      <w:bookmarkEnd w:id="1392"/>
      <w:bookmarkEnd w:id="1393"/>
    </w:p>
    <w:p w:rsidRPr="00D14360" w:rsidR="00A64E29" w:rsidP="00A64E29" w:rsidRDefault="00DD51B1" w14:paraId="1DF813C2"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Pr="00D14360" w:rsidR="00A64E29">
        <w:rPr>
          <w:rFonts w:eastAsia="Calibri" w:cs="Calibri"/>
          <w:color w:val="000000"/>
        </w:rPr>
        <w:t xml:space="preserve">Within C-CDA, nearly all templates allow additional content and are described as </w:t>
      </w:r>
      <w:r w:rsidRPr="00D14360" w:rsidR="00A64E29">
        <w:rPr>
          <w:rFonts w:eastAsia="Calibri" w:cs="Calibri"/>
          <w:i/>
          <w:color w:val="000000"/>
        </w:rPr>
        <w:t>open</w:t>
      </w:r>
      <w:r w:rsidRPr="00D14360" w:rsidR="00A64E29">
        <w:rPr>
          <w:rFonts w:eastAsia="Calibri" w:cs="Calibri"/>
          <w:color w:val="000000"/>
        </w:rPr>
        <w:t xml:space="preserve"> templates.</w:t>
      </w:r>
    </w:p>
    <w:p w:rsidRPr="00D14360" w:rsidR="002964F7" w:rsidP="00C17A8E" w:rsidRDefault="00DD51B1" w14:paraId="511ABA5D"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rsidRPr="00C64922" w:rsidR="00DD51B1" w:rsidP="00C17A8E" w:rsidRDefault="002964F7" w14:paraId="096C672B" w14:textId="4EFE540B">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Pr="00D14360" w:rsidR="00282D01">
        <w:rPr>
          <w:rFonts w:eastAsia="Calibri" w:cs="Calibri"/>
          <w:color w:val="000000"/>
        </w:rPr>
        <w:t xml:space="preserve">Chapter </w:t>
      </w:r>
      <w:r w:rsidRPr="00D14360" w:rsidR="00DD51B1">
        <w:rPr>
          <w:rFonts w:eastAsia="Calibri" w:cs="Calibri"/>
          <w:color w:val="000000"/>
        </w:rPr>
        <w:t>4.2.</w:t>
      </w:r>
      <w:r w:rsidR="00C72DB3">
        <w:rPr>
          <w:rFonts w:eastAsia="Calibri" w:cs="Calibri"/>
          <w:color w:val="000000"/>
        </w:rPr>
        <w:t>7</w:t>
      </w:r>
      <w:r w:rsidRPr="00D14360" w:rsidR="00DD51B1">
        <w:rPr>
          <w:rFonts w:eastAsia="Calibri" w:cs="Calibri"/>
          <w:color w:val="000000"/>
        </w:rPr>
        <w:t xml:space="preserve"> of the C-CDA IG.</w:t>
      </w:r>
      <w:bookmarkStart w:name="_uordgkegkcj8" w:colFirst="0" w:colLast="0" w:id="1394"/>
      <w:bookmarkStart w:name="_yaq0ejagakfq" w:colFirst="0" w:colLast="0" w:id="1395"/>
      <w:bookmarkEnd w:id="1394"/>
      <w:bookmarkEnd w:id="1395"/>
    </w:p>
    <w:p w:rsidRPr="00C64922" w:rsidR="00DD51B1" w:rsidP="00FD31AC" w:rsidRDefault="00065389" w14:paraId="1EBE86E2" w14:textId="77777777">
      <w:pPr>
        <w:pStyle w:val="Heading3"/>
      </w:pPr>
      <w:bookmarkStart w:name="_hmn0fxsm52xx" w:colFirst="0" w:colLast="0" w:id="1396"/>
      <w:bookmarkStart w:name="_Detailed_Date/Time_Guidance" w:id="1397"/>
      <w:bookmarkStart w:name="_Toc10707509" w:id="1398"/>
      <w:bookmarkStart w:name="_Toc11043633" w:id="1399"/>
      <w:bookmarkStart w:name="_Toc11045622" w:id="1400"/>
      <w:bookmarkStart w:name="_Ref21885892" w:id="1401"/>
      <w:bookmarkStart w:name="_Ref21885898" w:id="1402"/>
      <w:bookmarkStart w:name="_Toc119939856" w:id="1403"/>
      <w:bookmarkStart w:name="_Toc135312887" w:id="1404"/>
      <w:bookmarkEnd w:id="1396"/>
      <w:bookmarkEnd w:id="1397"/>
      <w:r>
        <w:t xml:space="preserve">Detailed </w:t>
      </w:r>
      <w:r w:rsidR="00D70867">
        <w:t>Date/Time Guidance</w:t>
      </w:r>
      <w:bookmarkEnd w:id="1398"/>
      <w:bookmarkEnd w:id="1399"/>
      <w:bookmarkEnd w:id="1400"/>
      <w:bookmarkEnd w:id="1401"/>
      <w:bookmarkEnd w:id="1402"/>
      <w:bookmarkEnd w:id="1403"/>
      <w:bookmarkEnd w:id="1404"/>
    </w:p>
    <w:p w:rsidRPr="00D14360" w:rsidR="00317567" w:rsidP="00317567" w:rsidRDefault="00F00539" w14:paraId="0E4950AA" w14:textId="7777777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Pr="00D14360" w:rsidR="00A47431">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Pr="00D14360" w:rsidR="005051D9">
        <w:rPr>
          <w:rFonts w:cs="Calibri"/>
        </w:rPr>
        <w:t>.</w:t>
      </w:r>
      <w:r w:rsidRPr="00D14360" w:rsidR="00A47431">
        <w:rPr>
          <w:rStyle w:val="FootnoteReference"/>
          <w:rFonts w:cs="Calibri"/>
        </w:rPr>
        <w:footnoteReference w:id="111"/>
      </w:r>
    </w:p>
    <w:p w:rsidRPr="00D14360" w:rsidR="00A47431" w:rsidP="00317567" w:rsidRDefault="00A47431" w14:paraId="2DA844F4"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67592A8" w14:textId="77777777">
        <w:trPr>
          <w:trHeight w:val="576"/>
        </w:trPr>
        <w:tc>
          <w:tcPr>
            <w:tcW w:w="683" w:type="dxa"/>
            <w:tcBorders>
              <w:right w:val="nil"/>
            </w:tcBorders>
            <w:shd w:val="clear" w:color="auto" w:fill="C6D9F1"/>
          </w:tcPr>
          <w:p w:rsidRPr="00C64922" w:rsidR="009F6BA2" w:rsidP="00E42FA6" w:rsidRDefault="00634398" w14:paraId="2B6A0B26" w14:textId="1B068DC1">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E3A87B9" w14:textId="77777777">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Pr="00C64922" w:rsidR="009F6BA2" w:rsidTr="004E29C8" w14:paraId="78871303" w14:textId="77777777">
        <w:trPr>
          <w:trHeight w:val="576"/>
        </w:trPr>
        <w:tc>
          <w:tcPr>
            <w:tcW w:w="683" w:type="dxa"/>
            <w:tcBorders>
              <w:right w:val="nil"/>
            </w:tcBorders>
            <w:shd w:val="clear" w:color="auto" w:fill="C6D9F1"/>
          </w:tcPr>
          <w:p w:rsidRPr="00C64922" w:rsidR="009F6BA2" w:rsidP="00E42FA6" w:rsidRDefault="00634398" w14:paraId="278817B1" w14:textId="77777777">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2B01A0EB" w14:textId="77777777">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rsidRPr="00D14360" w:rsidR="00C23807" w:rsidP="000618FC" w:rsidRDefault="00C23807" w14:paraId="70F14A68" w14:textId="77777777">
      <w:pPr>
        <w:pStyle w:val="NormalWeb"/>
        <w:spacing w:before="0" w:beforeAutospacing="0" w:after="120" w:afterAutospacing="0"/>
        <w:ind w:hanging="475"/>
        <w:rPr>
          <w:rFonts w:cs="Calibri"/>
        </w:rPr>
      </w:pPr>
      <w:r w:rsidRPr="00D14360">
        <w:rPr>
          <w:rFonts w:cs="Calibri"/>
          <w:b/>
          <w:bCs/>
          <w:color w:val="000000"/>
          <w:sz w:val="22"/>
          <w:szCs w:val="22"/>
        </w:rPr>
        <w:t xml:space="preserve"> </w:t>
      </w:r>
    </w:p>
    <w:p w:rsidRPr="004E29C8" w:rsidR="00DD51B1" w:rsidP="004C76D9" w:rsidRDefault="00DD51B1" w14:paraId="73C05C68" w14:textId="77777777">
      <w:pPr>
        <w:pStyle w:val="Heading4"/>
        <w:rPr>
          <w:highlight w:val="yellow"/>
        </w:rPr>
      </w:pPr>
      <w:bookmarkStart w:name="_Toc11043634" w:id="1405"/>
      <w:r w:rsidRPr="004E29C8">
        <w:rPr>
          <w:highlight w:val="yellow"/>
        </w:rPr>
        <w:t xml:space="preserve">Timestamp </w:t>
      </w:r>
      <w:r w:rsidRPr="004E29C8" w:rsidR="002817F4">
        <w:rPr>
          <w:highlight w:val="yellow"/>
        </w:rPr>
        <w:t xml:space="preserve">Data </w:t>
      </w:r>
      <w:r w:rsidRPr="004E29C8">
        <w:rPr>
          <w:highlight w:val="yellow"/>
        </w:rPr>
        <w:t>Representation</w:t>
      </w:r>
      <w:bookmarkEnd w:id="1405"/>
    </w:p>
    <w:p w:rsidRPr="003A3D50" w:rsidR="005E1ED2" w:rsidP="005E1ED2" w:rsidRDefault="005E1ED2" w14:paraId="35A5FFE3" w14:textId="77777777">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rsidRPr="003A3D50" w:rsidR="005E1ED2" w:rsidP="005E1ED2" w:rsidRDefault="005E1ED2" w14:paraId="3C5675EA" w14:textId="77777777">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rsidRPr="003A3D50" w:rsidR="005E1ED2" w:rsidP="005E1ED2" w:rsidRDefault="005E1ED2" w14:paraId="5BF672AA" w14:textId="77777777">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0D078F" w:rsidTr="004E29C8" w14:paraId="6B66DF90" w14:textId="77777777">
        <w:trPr>
          <w:trHeight w:val="576"/>
        </w:trPr>
        <w:tc>
          <w:tcPr>
            <w:tcW w:w="683" w:type="dxa"/>
            <w:tcBorders>
              <w:right w:val="nil"/>
            </w:tcBorders>
            <w:shd w:val="clear" w:color="auto" w:fill="BDD6EE"/>
          </w:tcPr>
          <w:p w:rsidRPr="005F2EA2" w:rsidR="005E1ED2" w:rsidP="00463F27" w:rsidRDefault="00634398" w14:paraId="1899C9BD" w14:textId="7777777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5E1ED2" w:rsidP="008E236E" w:rsidRDefault="005E1ED2" w14:paraId="5EDD134D" w14:textId="77777777">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Pr="00DF5244" w:rsidR="00E83F3B">
              <w:rPr>
                <w:bCs/>
              </w:rPr>
              <w:t>:</w:t>
            </w:r>
          </w:p>
          <w:p w:rsidRPr="007770C6" w:rsidR="005E1ED2" w:rsidP="008E236E" w:rsidRDefault="005E1ED2" w14:paraId="623A614A" w14:textId="77777777">
            <w:pPr>
              <w:pStyle w:val="Default"/>
              <w:rPr>
                <w:sz w:val="20"/>
              </w:rPr>
            </w:pPr>
          </w:p>
          <w:p w:rsidRPr="007770C6" w:rsidR="005E1ED2" w:rsidP="003A3D50" w:rsidRDefault="005E1ED2" w14:paraId="74B3386F" w14:textId="7F428D8F">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rsidRPr="007770C6" w:rsidR="005E1ED2" w:rsidP="003A3D50" w:rsidRDefault="005E1ED2" w14:paraId="1A88F163" w14:textId="77777777">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3A3D50" w:rsidRDefault="005E1ED2" w14:paraId="12A12E92" w14:textId="77777777">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8E236E" w:rsidRDefault="005E1ED2" w14:paraId="4C845514" w14:textId="77777777">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rsidRPr="00DF5244" w:rsidR="005E1ED2" w:rsidP="008E236E" w:rsidRDefault="005E1ED2" w14:paraId="0BC0C965" w14:textId="77777777">
            <w:pPr>
              <w:pStyle w:val="BodyText"/>
              <w:rPr>
                <w:b/>
                <w:color w:val="000000"/>
              </w:rPr>
            </w:pPr>
            <w:r w:rsidRPr="00DF5244">
              <w:rPr>
                <w:bCs/>
              </w:rPr>
              <w:t xml:space="preserve"> </w:t>
            </w:r>
            <w:r w:rsidRPr="00DF5244">
              <w:rPr>
                <w:b/>
                <w:color w:val="000000"/>
              </w:rPr>
              <w:t>[CONF</w:t>
            </w:r>
            <w:r w:rsidRPr="00DF5244" w:rsidR="00A46C09">
              <w:rPr>
                <w:b/>
                <w:color w:val="000000"/>
              </w:rPr>
              <w:t>-072</w:t>
            </w:r>
            <w:r w:rsidRPr="00DF5244">
              <w:rPr>
                <w:b/>
                <w:color w:val="000000"/>
              </w:rPr>
              <w:t>]</w:t>
            </w:r>
          </w:p>
          <w:p w:rsidRPr="00DF5244" w:rsidR="005E1ED2" w:rsidP="008E236E" w:rsidRDefault="005E1ED2" w14:paraId="7DFAD518" w14:textId="77777777">
            <w:pPr>
              <w:pStyle w:val="BodyText"/>
              <w:rPr>
                <w:b/>
                <w:color w:val="000000"/>
              </w:rPr>
            </w:pPr>
          </w:p>
          <w:p w:rsidRPr="00CC7455" w:rsidR="005E1ED2" w:rsidP="00463F27" w:rsidRDefault="005E1ED2" w14:paraId="1ACDFCC5" w14:textId="7A524B23">
            <w:pPr>
              <w:pStyle w:val="BodyText"/>
              <w:rPr>
                <w:bCs/>
                <w:color w:val="000000"/>
              </w:rPr>
            </w:pPr>
            <w:r w:rsidRPr="007770C6">
              <w:rPr>
                <w:bCs/>
                <w:color w:val="000000"/>
              </w:rPr>
              <w:t>Note</w:t>
            </w:r>
            <w:r w:rsidRPr="007770C6" w:rsidR="00A46C09">
              <w:rPr>
                <w:bCs/>
                <w:color w:val="000000"/>
              </w:rPr>
              <w:t>: T</w:t>
            </w:r>
            <w:r w:rsidRPr="007770C6">
              <w:rPr>
                <w:bCs/>
                <w:color w:val="000000"/>
              </w:rPr>
              <w:t>his conformance does not apply to the birthTime element because use of a timezone offset could have an unintended negative effect when doing patient matching.</w:t>
            </w:r>
            <w:r w:rsidRPr="007770C6" w:rsidR="00CA5B48">
              <w:rPr>
                <w:bCs/>
                <w:color w:val="000000"/>
              </w:rPr>
              <w:t xml:space="preserve"> It also does not apply to the effectiveTime element of the Birth Sex Observation (2.16.840.1.113883.10.20.22.4.200:2016-06-01) template</w:t>
            </w:r>
            <w:r w:rsidRPr="007770C6" w:rsidR="002E1208">
              <w:rPr>
                <w:bCs/>
                <w:color w:val="000000"/>
              </w:rPr>
              <w:t>.</w:t>
            </w:r>
          </w:p>
        </w:tc>
      </w:tr>
    </w:tbl>
    <w:p w:rsidRPr="003A3D50" w:rsidR="005E1ED2" w:rsidP="005E1ED2" w:rsidRDefault="005E1ED2" w14:paraId="649B9AE2" w14:textId="77777777">
      <w:pPr>
        <w:spacing w:after="120"/>
        <w:rPr>
          <w:rFonts w:eastAsia="Calibri"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4E29C8" w:rsidTr="004E29C8" w14:paraId="2B68AFB9" w14:textId="77777777">
        <w:trPr>
          <w:cantSplit/>
          <w:trHeight w:val="576"/>
        </w:trPr>
        <w:tc>
          <w:tcPr>
            <w:tcW w:w="683" w:type="dxa"/>
            <w:tcBorders>
              <w:right w:val="nil"/>
            </w:tcBorders>
            <w:shd w:val="clear" w:color="auto" w:fill="BDD6EE"/>
          </w:tcPr>
          <w:p w:rsidRPr="005F2EA2" w:rsidR="005E1ED2" w:rsidP="00463F27" w:rsidRDefault="00634398" w14:paraId="4091CECE" w14:textId="7777777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992A23" w:rsidP="00463F27" w:rsidRDefault="005E1ED2" w14:paraId="34B79498" w14:textId="7777777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Pr="00DF5244" w:rsidR="00992A23">
              <w:rPr>
                <w:bCs/>
              </w:rPr>
              <w:t>:</w:t>
            </w:r>
          </w:p>
          <w:p w:rsidRPr="00DF5244" w:rsidR="005E1ED2" w:rsidP="00463F27" w:rsidRDefault="005E1ED2" w14:paraId="01CC6A4F" w14:textId="77777777">
            <w:pPr>
              <w:pStyle w:val="BodyText"/>
              <w:rPr>
                <w:bCs/>
              </w:rPr>
            </w:pPr>
            <w:r w:rsidRPr="00DF5244">
              <w:t xml:space="preserve">1. </w:t>
            </w:r>
            <w:r w:rsidRPr="00DF5244">
              <w:rPr>
                <w:b/>
                <w:bCs/>
              </w:rPr>
              <w:t xml:space="preserve">SHALL </w:t>
            </w:r>
            <w:r w:rsidRPr="00DF5244">
              <w:t xml:space="preserve">be precise to the day. </w:t>
            </w:r>
          </w:p>
          <w:p w:rsidRPr="007770C6" w:rsidR="005E1ED2" w:rsidP="00463F27" w:rsidRDefault="005E1ED2" w14:paraId="1A16F912" w14:textId="7777777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463F27" w:rsidRDefault="005E1ED2" w14:paraId="7E5DECFF" w14:textId="7777777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463F27" w:rsidRDefault="005E1ED2" w14:paraId="7459F216" w14:textId="7777777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rsidRPr="00992A23" w:rsidR="005E1ED2" w:rsidP="00463F27" w:rsidRDefault="005E1ED2" w14:paraId="39A93525" w14:textId="77777777">
            <w:pPr>
              <w:pStyle w:val="BodyText"/>
              <w:rPr>
                <w:b/>
                <w:color w:val="000000"/>
              </w:rPr>
            </w:pPr>
            <w:r w:rsidRPr="00DF5244">
              <w:rPr>
                <w:bCs/>
              </w:rPr>
              <w:t xml:space="preserve"> </w:t>
            </w:r>
            <w:r w:rsidRPr="00DF5244">
              <w:rPr>
                <w:b/>
                <w:color w:val="000000"/>
              </w:rPr>
              <w:t>[CONF-</w:t>
            </w:r>
            <w:r w:rsidRPr="00DF5244" w:rsidR="00A46C09">
              <w:rPr>
                <w:b/>
                <w:color w:val="000000"/>
              </w:rPr>
              <w:t>073</w:t>
            </w:r>
            <w:r w:rsidRPr="00DF5244">
              <w:rPr>
                <w:b/>
                <w:color w:val="000000"/>
              </w:rPr>
              <w:t>]</w:t>
            </w:r>
          </w:p>
        </w:tc>
      </w:tr>
    </w:tbl>
    <w:p w:rsidRPr="00C64922" w:rsidR="00DD51B1" w:rsidP="004C76D9" w:rsidRDefault="00DD51B1" w14:paraId="6A2A1988" w14:textId="77777777">
      <w:pPr>
        <w:pStyle w:val="Heading4"/>
      </w:pPr>
      <w:bookmarkStart w:name="_a2cbo8hsvgs5" w:colFirst="0" w:colLast="0" w:id="1406"/>
      <w:bookmarkStart w:name="_Date/Time_Precision" w:id="1407"/>
      <w:bookmarkStart w:name="_Toc11043635" w:id="1408"/>
      <w:bookmarkEnd w:id="1406"/>
      <w:bookmarkEnd w:id="1407"/>
      <w:r w:rsidRPr="00C64922">
        <w:t>Date/Time Precision</w:t>
      </w:r>
      <w:bookmarkEnd w:id="1408"/>
    </w:p>
    <w:p w:rsidR="002869E1" w:rsidP="00B505D2" w:rsidRDefault="00DD51B1" w14:paraId="6C2261A0" w14:textId="4E314E41">
      <w:pPr>
        <w:spacing w:after="120"/>
        <w:rPr>
          <w:rFonts w:eastAsia="Calibri" w:cs="Calibri"/>
        </w:rPr>
      </w:pPr>
      <w:r w:rsidRPr="00D14360">
        <w:rPr>
          <w:rFonts w:eastAsia="Calibri" w:cs="Calibri"/>
        </w:rPr>
        <w:t xml:space="preserve">When specifying dates and times, care should be taken to only </w:t>
      </w:r>
      <w:r w:rsidRPr="00D14360" w:rsidR="002817F4">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CF5E15" w:rsidTr="004E29C8" w14:paraId="79FD1471" w14:textId="77777777">
        <w:trPr>
          <w:trHeight w:val="576"/>
        </w:trPr>
        <w:tc>
          <w:tcPr>
            <w:tcW w:w="683" w:type="dxa"/>
            <w:tcBorders>
              <w:right w:val="nil"/>
            </w:tcBorders>
            <w:shd w:val="clear" w:color="auto" w:fill="BDD6EE"/>
          </w:tcPr>
          <w:p w:rsidRPr="005F2EA2" w:rsidR="00CF5E15" w:rsidP="0007159E" w:rsidRDefault="00CF5E15" w14:paraId="48D5BAA6" w14:textId="77777777">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CD76EA" w:rsidR="00CF5E15" w:rsidP="0007159E" w:rsidRDefault="00CF5E15" w14:paraId="6C6501A5" w14:textId="19464635">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rsidRPr="00D14360" w:rsidR="00CF5E15" w:rsidP="00B505D2" w:rsidRDefault="00CF5E15" w14:paraId="5493E56F" w14:textId="77777777">
      <w:pPr>
        <w:spacing w:after="120"/>
        <w:rPr>
          <w:rFonts w:eastAsia="Calibri" w:cs="Calibri"/>
        </w:rPr>
      </w:pPr>
    </w:p>
    <w:p w:rsidRPr="00D14360" w:rsidR="00DD51B1" w:rsidP="007770C6" w:rsidRDefault="002869E1" w14:paraId="24540C64" w14:textId="77777777">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Pr="00D14360" w:rsidR="00DD51B1">
        <w:rPr>
          <w:rFonts w:eastAsia="Calibri" w:cs="Calibri"/>
        </w:rPr>
        <w:t xml:space="preserve">Unless this is the exact </w:t>
      </w:r>
      <w:r w:rsidR="001E65C3">
        <w:rPr>
          <w:rFonts w:eastAsia="Calibri" w:cs="Calibri"/>
        </w:rPr>
        <w:t xml:space="preserve">tenth of a </w:t>
      </w:r>
      <w:r w:rsidRPr="00D14360" w:rsidR="00DD51B1">
        <w:rPr>
          <w:rFonts w:eastAsia="Calibri" w:cs="Calibri"/>
        </w:rPr>
        <w:t>millisecond that is intended to be represented, this date/time should be sent as “20160101” which is stating “sometime on January 1</w:t>
      </w:r>
      <w:r w:rsidRPr="00D14360" w:rsidR="00DD51B1">
        <w:rPr>
          <w:rFonts w:eastAsia="Calibri" w:cs="Calibri"/>
          <w:vertAlign w:val="superscript"/>
        </w:rPr>
        <w:t>st</w:t>
      </w:r>
      <w:r w:rsidRPr="00D14360" w:rsidR="00DD51B1">
        <w:rPr>
          <w:rFonts w:eastAsia="Calibri" w:cs="Calibri"/>
        </w:rPr>
        <w:t>, 2016</w:t>
      </w:r>
      <w:r w:rsidRPr="00D14360" w:rsidR="001E0229">
        <w:rPr>
          <w:rFonts w:eastAsia="Calibri" w:cs="Calibri"/>
        </w:rPr>
        <w:t>.</w:t>
      </w:r>
      <w:r w:rsidRPr="00D14360" w:rsidR="00DD51B1">
        <w:rPr>
          <w:rFonts w:eastAsia="Calibri" w:cs="Calibri"/>
        </w:rPr>
        <w:t>”  Similarly, “2016010109” is stating “sometime after 09:00am on January 1</w:t>
      </w:r>
      <w:r w:rsidRPr="00D14360" w:rsidR="00DD51B1">
        <w:rPr>
          <w:rFonts w:eastAsia="Calibri" w:cs="Calibri"/>
          <w:vertAlign w:val="superscript"/>
        </w:rPr>
        <w:t>st</w:t>
      </w:r>
      <w:r w:rsidRPr="00D14360" w:rsidR="00DD51B1">
        <w:rPr>
          <w:rFonts w:eastAsia="Calibri" w:cs="Calibri"/>
        </w:rPr>
        <w:t>, 2016, but before 10:00am</w:t>
      </w:r>
      <w:r w:rsidRPr="00D14360" w:rsidR="001E0229">
        <w:rPr>
          <w:rFonts w:eastAsia="Calibri" w:cs="Calibri"/>
        </w:rPr>
        <w:t>.</w:t>
      </w:r>
      <w:r w:rsidRPr="00D14360" w:rsidR="00DD51B1">
        <w:rPr>
          <w:rFonts w:eastAsia="Calibri" w:cs="Calibri"/>
        </w:rPr>
        <w:t>”</w:t>
      </w:r>
    </w:p>
    <w:p w:rsidRPr="00D14360" w:rsidR="005051D9" w:rsidP="009A0515" w:rsidRDefault="00DD51B1" w14:paraId="476C2FEB" w14:textId="77777777">
      <w:pPr>
        <w:spacing w:after="120"/>
        <w:rPr>
          <w:rFonts w:eastAsia="Calibri" w:cs="Calibri"/>
        </w:rPr>
      </w:pPr>
      <w:r w:rsidRPr="00D14360">
        <w:rPr>
          <w:rFonts w:eastAsia="Calibri" w:cs="Calibri"/>
        </w:rPr>
        <w:t xml:space="preserve">When </w:t>
      </w:r>
      <w:r w:rsidRPr="00D14360" w:rsidR="002817F4">
        <w:rPr>
          <w:rFonts w:eastAsia="Calibri" w:cs="Calibri"/>
        </w:rPr>
        <w:t>documenting</w:t>
      </w:r>
      <w:r w:rsidRPr="00D14360">
        <w:rPr>
          <w:rFonts w:eastAsia="Calibri" w:cs="Calibri"/>
        </w:rPr>
        <w:t xml:space="preserve"> an interval of date/times, care must also be taken in the interpretation of the high point of the interval</w:t>
      </w:r>
      <w:r w:rsidRPr="00D14360" w:rsidR="00282D01">
        <w:rPr>
          <w:rFonts w:eastAsia="Calibri" w:cs="Calibri"/>
        </w:rPr>
        <w:t>. Chapter</w:t>
      </w:r>
      <w:r w:rsidRPr="00D14360">
        <w:rPr>
          <w:rFonts w:eastAsia="Calibri" w:cs="Calibri"/>
        </w:rPr>
        <w:t xml:space="preserve"> 3.8.2 of the HL7 Abstract Data Types Specification reads</w:t>
      </w:r>
      <w:r w:rsidRPr="00D14360" w:rsidR="009862E4">
        <w:rPr>
          <w:rFonts w:eastAsia="Calibri" w:cs="Calibri"/>
        </w:rPr>
        <w:t>:</w:t>
      </w:r>
      <w:r w:rsidRPr="00D14360" w:rsidR="009A0515">
        <w:rPr>
          <w:rFonts w:eastAsia="Calibri" w:cs="Calibri"/>
        </w:rPr>
        <w:t xml:space="preserve"> </w:t>
      </w:r>
    </w:p>
    <w:p w:rsidRPr="00D14360" w:rsidR="00DD51B1" w:rsidRDefault="00DD51B1" w14:paraId="1C77312D" w14:textId="77777777">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Pr="00D14360" w:rsidR="005051D9">
        <w:rPr>
          <w:rFonts w:eastAsia="Calibri" w:cs="Calibri"/>
        </w:rPr>
        <w:t>.</w:t>
      </w:r>
      <w:r w:rsidRPr="00D14360" w:rsidR="009A0515">
        <w:rPr>
          <w:rStyle w:val="FootnoteReference"/>
          <w:rFonts w:eastAsia="Calibri" w:cs="Calibri"/>
        </w:rPr>
        <w:footnoteReference w:id="114"/>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B30E1" w:rsidTr="004E29C8" w14:paraId="13DF53BD" w14:textId="77777777">
        <w:trPr>
          <w:trHeight w:val="576"/>
        </w:trPr>
        <w:tc>
          <w:tcPr>
            <w:tcW w:w="683" w:type="dxa"/>
            <w:tcBorders>
              <w:right w:val="nil"/>
            </w:tcBorders>
            <w:shd w:val="clear" w:color="auto" w:fill="C6D9F1"/>
          </w:tcPr>
          <w:p w:rsidRPr="004E2323" w:rsidR="009B30E1" w:rsidP="00900EAD" w:rsidRDefault="00634398" w14:paraId="23A646EB" w14:textId="77777777">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0B6208" w:rsidR="009B30E1" w:rsidP="00900EAD" w:rsidRDefault="009B30E1" w14:paraId="3CFB685C" w14:textId="7FC196B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rsidRPr="00D14360" w:rsidR="009B30E1" w:rsidP="003A3D50" w:rsidRDefault="009B30E1" w14:paraId="799C239E" w14:textId="77777777">
      <w:pPr>
        <w:spacing w:after="120"/>
        <w:ind w:left="720"/>
        <w:rPr>
          <w:rFonts w:eastAsia="Calibri" w:cs="Calibri"/>
        </w:rPr>
      </w:pPr>
    </w:p>
    <w:p w:rsidRPr="00D14360" w:rsidR="00DD51B1" w:rsidP="00B505D2" w:rsidRDefault="00DD51B1" w14:paraId="760F59CF" w14:textId="77777777">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color="4F81BD" w:sz="4" w:space="0"/>
          <w:left w:val="single" w:color="4F81BD" w:sz="4" w:space="0"/>
          <w:bottom w:val="single" w:color="4F81BD" w:sz="4" w:space="0"/>
          <w:right w:val="single" w:color="4F81BD" w:sz="4" w:space="0"/>
        </w:tblBorders>
        <w:tblLayout w:type="fixed"/>
        <w:tblLook w:val="0600" w:firstRow="0" w:lastRow="0" w:firstColumn="0" w:lastColumn="0" w:noHBand="1" w:noVBand="1"/>
      </w:tblPr>
      <w:tblGrid>
        <w:gridCol w:w="4677"/>
        <w:gridCol w:w="4678"/>
      </w:tblGrid>
      <w:tr w:rsidRPr="00C64922" w:rsidR="00B33A01" w:rsidTr="004E29C8" w14:paraId="615CAF2B" w14:textId="77777777">
        <w:trPr>
          <w:cantSplit/>
          <w:tblHeader/>
        </w:trPr>
        <w:tc>
          <w:tcPr>
            <w:tcW w:w="4677" w:type="dxa"/>
            <w:shd w:val="clear" w:color="auto" w:fill="4F81BD"/>
            <w:vAlign w:val="bottom"/>
          </w:tcPr>
          <w:p w:rsidRPr="00D14360" w:rsidR="00DD51B1" w:rsidP="00D14360" w:rsidRDefault="00DD51B1" w14:paraId="45F54C51" w14:textId="77777777">
            <w:pPr>
              <w:spacing w:after="120"/>
              <w:rPr>
                <w:rFonts w:cs="Calibri"/>
                <w:b/>
                <w:color w:val="FFFFFF"/>
              </w:rPr>
            </w:pPr>
            <w:bookmarkStart w:name="_206ipza" w:colFirst="0" w:colLast="0" w:id="1409"/>
            <w:bookmarkEnd w:id="1409"/>
            <w:r w:rsidRPr="00D14360">
              <w:rPr>
                <w:rFonts w:cs="Calibri"/>
                <w:b/>
                <w:color w:val="FFFFFF"/>
              </w:rPr>
              <w:t>Date / Time Expression</w:t>
            </w:r>
          </w:p>
        </w:tc>
        <w:tc>
          <w:tcPr>
            <w:tcW w:w="4678" w:type="dxa"/>
            <w:shd w:val="clear" w:color="auto" w:fill="4F81BD"/>
            <w:vAlign w:val="bottom"/>
          </w:tcPr>
          <w:p w:rsidRPr="00D14360" w:rsidR="00DD51B1" w:rsidP="00D14360" w:rsidRDefault="00DD51B1" w14:paraId="6E7D8B7A" w14:textId="77777777">
            <w:pPr>
              <w:spacing w:after="120"/>
              <w:rPr>
                <w:rFonts w:cs="Calibri"/>
                <w:b/>
                <w:color w:val="FFFFFF"/>
              </w:rPr>
            </w:pPr>
            <w:r w:rsidRPr="00D14360">
              <w:rPr>
                <w:rFonts w:cs="Calibri"/>
                <w:b/>
                <w:color w:val="FFFFFF"/>
              </w:rPr>
              <w:t>Representation</w:t>
            </w:r>
          </w:p>
        </w:tc>
      </w:tr>
      <w:tr w:rsidRPr="00C64922" w:rsidR="00B33A01" w:rsidTr="004E29C8" w14:paraId="20FAD31A" w14:textId="77777777">
        <w:tc>
          <w:tcPr>
            <w:tcW w:w="4677" w:type="dxa"/>
            <w:shd w:val="clear" w:color="auto" w:fill="auto"/>
          </w:tcPr>
          <w:p w:rsidRPr="00D14360" w:rsidR="00DD51B1" w:rsidP="00D14360" w:rsidRDefault="00DD51B1" w14:paraId="3BB8FB88" w14:textId="77777777">
            <w:pPr>
              <w:spacing w:after="120"/>
              <w:rPr>
                <w:rFonts w:cs="Calibri"/>
                <w:b/>
              </w:rPr>
            </w:pPr>
            <w:r w:rsidRPr="00D14360">
              <w:rPr>
                <w:rFonts w:cs="Calibri"/>
                <w:b/>
              </w:rPr>
              <w:t>November 27, 1970</w:t>
            </w:r>
          </w:p>
        </w:tc>
        <w:tc>
          <w:tcPr>
            <w:tcW w:w="4678" w:type="dxa"/>
            <w:shd w:val="clear" w:color="auto" w:fill="auto"/>
          </w:tcPr>
          <w:p w:rsidRPr="00D14360" w:rsidR="00DD51B1" w:rsidP="00D14360" w:rsidRDefault="00DD51B1" w14:paraId="4296745C"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 value=“19701127”/&gt;</w:t>
            </w:r>
          </w:p>
        </w:tc>
      </w:tr>
      <w:tr w:rsidRPr="00C64922" w:rsidR="00B33A01" w:rsidTr="004E29C8" w14:paraId="5011F7F2" w14:textId="77777777">
        <w:tc>
          <w:tcPr>
            <w:tcW w:w="4677" w:type="dxa"/>
            <w:shd w:val="clear" w:color="auto" w:fill="auto"/>
          </w:tcPr>
          <w:p w:rsidRPr="00D14360" w:rsidR="00DD51B1" w:rsidP="00D14360" w:rsidRDefault="00DD51B1" w14:paraId="51815294" w14:textId="77777777">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rsidRPr="00D14360" w:rsidR="00DD51B1" w:rsidP="00D14360" w:rsidRDefault="00DD51B1" w14:paraId="6949D234"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 value=“19701127113052.3333</w:t>
            </w:r>
            <w:r w:rsidR="001E65C3">
              <w:rPr>
                <w:rFonts w:ascii="Courier New" w:hAnsi="Courier New" w:eastAsia="Courier New" w:cs="Courier New"/>
                <w:sz w:val="16"/>
                <w:szCs w:val="16"/>
              </w:rPr>
              <w:t>-0500</w:t>
            </w:r>
            <w:r w:rsidRPr="00D14360">
              <w:rPr>
                <w:rFonts w:ascii="Courier New" w:hAnsi="Courier New" w:eastAsia="Courier New" w:cs="Courier New"/>
                <w:sz w:val="16"/>
                <w:szCs w:val="16"/>
              </w:rPr>
              <w:t>”/&gt;</w:t>
            </w:r>
          </w:p>
        </w:tc>
      </w:tr>
      <w:tr w:rsidRPr="00C64922" w:rsidR="00B33A01" w:rsidTr="004E29C8" w14:paraId="06D48632" w14:textId="77777777">
        <w:tc>
          <w:tcPr>
            <w:tcW w:w="4677" w:type="dxa"/>
            <w:shd w:val="clear" w:color="auto" w:fill="auto"/>
          </w:tcPr>
          <w:p w:rsidRPr="00D14360" w:rsidR="00DD51B1" w:rsidP="00D14360" w:rsidRDefault="00DD51B1" w14:paraId="5C61DDB2" w14:textId="77777777">
            <w:pPr>
              <w:spacing w:after="120"/>
              <w:rPr>
                <w:rFonts w:cs="Calibri"/>
                <w:b/>
              </w:rPr>
            </w:pPr>
            <w:r w:rsidRPr="00D14360">
              <w:rPr>
                <w:rFonts w:cs="Calibri"/>
                <w:b/>
              </w:rPr>
              <w:t>The entire year of 1970</w:t>
            </w:r>
          </w:p>
        </w:tc>
        <w:tc>
          <w:tcPr>
            <w:tcW w:w="4678" w:type="dxa"/>
            <w:shd w:val="clear" w:color="auto" w:fill="auto"/>
          </w:tcPr>
          <w:p w:rsidRPr="00D14360" w:rsidR="00DD51B1" w:rsidP="00D14360" w:rsidRDefault="00DD51B1" w14:paraId="3182ED40"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value=“1970”/&gt;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value=“1971”/&gt;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&lt;/effectiveDate&gt;</w:t>
            </w:r>
          </w:p>
        </w:tc>
      </w:tr>
      <w:tr w:rsidRPr="00C64922" w:rsidR="00B33A01" w:rsidTr="004E29C8" w14:paraId="3DAA9B82" w14:textId="77777777">
        <w:tc>
          <w:tcPr>
            <w:tcW w:w="4677" w:type="dxa"/>
            <w:shd w:val="clear" w:color="auto" w:fill="auto"/>
          </w:tcPr>
          <w:p w:rsidRPr="00D14360" w:rsidR="00DD51B1" w:rsidP="00D14360" w:rsidRDefault="00DD51B1" w14:paraId="222CECC1" w14:textId="77777777">
            <w:pPr>
              <w:spacing w:after="120"/>
              <w:rPr>
                <w:rFonts w:cs="Calibri"/>
                <w:b/>
              </w:rPr>
            </w:pPr>
            <w:r w:rsidRPr="00D14360">
              <w:rPr>
                <w:rFonts w:cs="Calibri"/>
                <w:b/>
              </w:rPr>
              <w:t>The entire month of September 1987</w:t>
            </w:r>
          </w:p>
        </w:tc>
        <w:tc>
          <w:tcPr>
            <w:tcW w:w="4678" w:type="dxa"/>
            <w:shd w:val="clear" w:color="auto" w:fill="auto"/>
          </w:tcPr>
          <w:p w:rsidRPr="00D14360" w:rsidR="00DD51B1" w:rsidP="00D14360" w:rsidRDefault="00DD51B1" w14:paraId="3083719F" w14:textId="77777777">
            <w:pPr>
              <w:keepNext/>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value=“198709”/&gt;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value=“198710”/&gt;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&lt;/effectiveDate&gt;</w:t>
            </w:r>
          </w:p>
        </w:tc>
      </w:tr>
    </w:tbl>
    <w:p w:rsidRPr="00D14360" w:rsidR="00DD51B1" w:rsidP="008F2B18" w:rsidRDefault="005C79A1" w14:paraId="551C8D49" w14:textId="77389A23">
      <w:pPr>
        <w:pStyle w:val="Caption"/>
        <w:rPr>
          <w:rFonts w:cs="Calibri"/>
        </w:rPr>
      </w:pPr>
      <w:r>
        <w:t xml:space="preserve">  </w:t>
      </w:r>
      <w:bookmarkStart w:name="_Toc118898822" w:id="1410"/>
      <w:bookmarkStart w:name="_Toc119940025" w:id="1411"/>
      <w:bookmarkStart w:name="_Toc135313056" w:id="1412"/>
      <w:r w:rsidRPr="00C64922" w:rsidR="008F2B18">
        <w:t xml:space="preserve">Table </w:t>
      </w:r>
      <w:r>
        <w:fldChar w:fldCharType="begin"/>
      </w:r>
      <w:r>
        <w:instrText>SEQ Table \* ARABIC</w:instrText>
      </w:r>
      <w:r>
        <w:fldChar w:fldCharType="separate"/>
      </w:r>
      <w:r w:rsidR="00DC1072">
        <w:rPr>
          <w:noProof/>
        </w:rPr>
        <w:t>35</w:t>
      </w:r>
      <w:r>
        <w:fldChar w:fldCharType="end"/>
      </w:r>
      <w:r w:rsidRPr="00C64922" w:rsidR="008F2B18">
        <w:t>: Date/Time Examples</w:t>
      </w:r>
      <w:bookmarkEnd w:id="1410"/>
      <w:bookmarkEnd w:id="1411"/>
      <w:bookmarkEnd w:id="1412"/>
    </w:p>
    <w:p w:rsidRPr="00C64922" w:rsidR="00DD51B1" w:rsidP="00FD31AC" w:rsidRDefault="00DD51B1" w14:paraId="4365192A" w14:textId="0A8C7EC6">
      <w:pPr>
        <w:pStyle w:val="Heading3"/>
      </w:pPr>
      <w:bookmarkStart w:name="_cmv1r51daaag" w:colFirst="0" w:colLast="0" w:id="1413"/>
      <w:bookmarkStart w:name="_e4ejr5aejkd5" w:colFirst="0" w:colLast="0" w:id="1414"/>
      <w:bookmarkStart w:name="_Toc10707510" w:id="1415"/>
      <w:bookmarkStart w:name="_Toc11043636" w:id="1416"/>
      <w:bookmarkStart w:name="_Toc11045623" w:id="1417"/>
      <w:bookmarkStart w:name="_Toc11391291" w:id="1418"/>
      <w:bookmarkStart w:name="_Toc119939857" w:id="1419"/>
      <w:bookmarkStart w:name="_Toc135312888" w:id="1420"/>
      <w:bookmarkEnd w:id="1413"/>
      <w:bookmarkEnd w:id="1414"/>
      <w:r w:rsidRPr="00C64922">
        <w:t xml:space="preserve">Referencing Information </w:t>
      </w:r>
      <w:r w:rsidRPr="00C64922" w:rsidR="00313E94">
        <w:t>W</w:t>
      </w:r>
      <w:r w:rsidRPr="00C64922">
        <w:t xml:space="preserve">ithin a </w:t>
      </w:r>
      <w:r w:rsidRPr="00C64922" w:rsidR="00313E94">
        <w:t>D</w:t>
      </w:r>
      <w:r w:rsidRPr="00C64922">
        <w:t>ocument</w:t>
      </w:r>
      <w:bookmarkEnd w:id="1415"/>
      <w:bookmarkEnd w:id="1416"/>
      <w:bookmarkEnd w:id="1417"/>
      <w:bookmarkEnd w:id="1418"/>
      <w:bookmarkEnd w:id="1419"/>
      <w:bookmarkEnd w:id="1420"/>
    </w:p>
    <w:p w:rsidRPr="00D14360" w:rsidR="00DD51B1" w:rsidP="00B505D2" w:rsidRDefault="00313E94" w14:paraId="18832C76" w14:textId="77777777">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t>encounters, observations, procedures etc., as it is often necessary when authoring CDA documents to repeatedly reference other Acts of these types. For example, in a Care Plan it is necessary to repeatedly relate Health Concerns, Goals, Interventions and Outcomes.</w:t>
      </w:r>
    </w:p>
    <w:p w:rsidRPr="00D14360" w:rsidR="00313E94" w:rsidP="00B505D2" w:rsidRDefault="00313E94" w14:paraId="7B4D7A4A" w14:textId="77777777">
      <w:pPr>
        <w:spacing w:after="120"/>
        <w:rPr>
          <w:rFonts w:cs="Calibri"/>
        </w:rPr>
      </w:pPr>
      <w:r w:rsidRPr="00D14360">
        <w:rPr>
          <w:rFonts w:cs="Calibri"/>
        </w:rPr>
        <w:t xml:space="preserve">The </w:t>
      </w:r>
      <w:r w:rsidRPr="00D14360" w:rsidR="005051D9">
        <w:rPr>
          <w:rFonts w:cs="Calibri"/>
        </w:rPr>
        <w:t>ID</w:t>
      </w:r>
      <w:r w:rsidRPr="00D14360">
        <w:rPr>
          <w:rFonts w:cs="Calibri"/>
        </w:rPr>
        <w:t xml:space="preserve"> is required and must be the same </w:t>
      </w:r>
      <w:r w:rsidRPr="00D14360" w:rsidR="005051D9">
        <w:rPr>
          <w:rFonts w:cs="Calibri"/>
        </w:rPr>
        <w:t>ID</w:t>
      </w:r>
      <w:r w:rsidRPr="00D14360">
        <w:rPr>
          <w:rFonts w:cs="Calibri"/>
        </w:rPr>
        <w:t xml:space="preserve"> as the entry/id it is referencing. The </w:t>
      </w:r>
      <w:r w:rsidRPr="00D14360" w:rsidR="005051D9">
        <w:rPr>
          <w:rFonts w:cs="Calibri"/>
        </w:rPr>
        <w:t>ID</w:t>
      </w:r>
      <w:r w:rsidRPr="00D14360">
        <w:rPr>
          <w:rFonts w:cs="Calibri"/>
        </w:rPr>
        <w:t xml:space="preserve"> cannot be a null value. Act/Code is set to nullFlavor=“NP” (Not Present). This means the value is not present in the message (in act/Code).</w:t>
      </w:r>
    </w:p>
    <w:p w:rsidRPr="003A3D50" w:rsidR="00C23807" w:rsidP="001E070E" w:rsidRDefault="001E070E" w14:paraId="66595766" w14:textId="77777777">
      <w:pPr>
        <w:spacing w:after="120"/>
        <w:rPr>
          <w:rFonts w:cs="Calibri"/>
        </w:rPr>
      </w:pPr>
      <w:r w:rsidRPr="00D14360">
        <w:rPr>
          <w:rFonts w:cs="Calibri"/>
        </w:rPr>
        <w:t xml:space="preserve">The &lt;linkHtml&gt; tag, is a generic referencing mechanism that can be used to reference identifiers that are internal to a document. </w:t>
      </w:r>
      <w:r w:rsidRPr="00D14360" w:rsidR="00313E94">
        <w:rPr>
          <w:rFonts w:cs="Calibri"/>
        </w:rPr>
        <w:t xml:space="preserve">Note that security considerations need to be given to support for </w:t>
      </w:r>
      <w:r w:rsidRPr="00D14360" w:rsidR="009A5D9E">
        <w:rPr>
          <w:rFonts w:cs="Calibri"/>
        </w:rPr>
        <w:t>linking mechanisms. Not all stylesheets enable the linking features of the &lt;linkHtml&gt; tag to be operationalized.</w:t>
      </w:r>
      <w:r w:rsidRPr="00D14360" w:rsidR="00C23807">
        <w:rPr>
          <w:rFonts w:cs="Calibri"/>
          <w:b/>
          <w:bCs/>
          <w:color w:val="000000"/>
          <w:sz w:val="22"/>
          <w:szCs w:val="22"/>
        </w:rPr>
        <w:t xml:space="preserve"> </w:t>
      </w:r>
    </w:p>
    <w:p w:rsidRPr="00D14360" w:rsidR="00504F98" w:rsidP="008F2B18" w:rsidRDefault="00504F98" w14:paraId="0C7AE143" w14:textId="25393FFD">
      <w:pPr>
        <w:spacing w:after="120"/>
        <w:rPr>
          <w:rFonts w:cs="Calibri"/>
          <w:b/>
          <w:bCs/>
          <w:color w:val="000000"/>
        </w:rPr>
      </w:pPr>
      <w:r w:rsidRPr="00D14360">
        <w:rPr>
          <w:rFonts w:cs="Calibri"/>
          <w:b/>
          <w:bCs/>
          <w:color w:val="000000"/>
        </w:rPr>
        <w:t>Reference</w:t>
      </w:r>
      <w:r w:rsidRPr="003A3D50" w:rsidR="00486FB8">
        <w:rPr>
          <w:rFonts w:cs="Calibri"/>
          <w:color w:val="000000"/>
        </w:rPr>
        <w:t xml:space="preserve">: </w:t>
      </w:r>
      <w:r w:rsidRPr="007770C6" w:rsidR="00486FB8">
        <w:rPr>
          <w:rFonts w:cs="Calibri"/>
          <w:color w:val="0000FF"/>
          <w:u w:val="single"/>
        </w:rPr>
        <w:fldChar w:fldCharType="begin"/>
      </w:r>
      <w:r w:rsidRPr="007770C6" w:rsidR="00486FB8">
        <w:rPr>
          <w:rFonts w:cs="Calibri"/>
          <w:color w:val="0000FF"/>
          <w:u w:val="single"/>
        </w:rPr>
        <w:instrText xml:space="preserve"> REF _Ref21879943 \r \h  \* MERGEFORMAT </w:instrText>
      </w:r>
      <w:r w:rsidRPr="007770C6" w:rsidR="00486FB8">
        <w:rPr>
          <w:rFonts w:cs="Calibri"/>
          <w:color w:val="0000FF"/>
          <w:u w:val="single"/>
        </w:rPr>
      </w:r>
      <w:r w:rsidRPr="007770C6" w:rsidR="00486FB8">
        <w:rPr>
          <w:rFonts w:cs="Calibri"/>
          <w:color w:val="0000FF"/>
          <w:u w:val="single"/>
        </w:rPr>
        <w:fldChar w:fldCharType="separate"/>
      </w:r>
      <w:r w:rsidR="00DC1072">
        <w:rPr>
          <w:rFonts w:cs="Calibri"/>
          <w:color w:val="0000FF"/>
          <w:u w:val="single"/>
        </w:rPr>
        <w:t>4.1.6.1</w:t>
      </w:r>
      <w:r w:rsidRPr="007770C6" w:rsidR="00486FB8">
        <w:rPr>
          <w:rFonts w:cs="Calibri"/>
          <w:color w:val="0000FF"/>
          <w:u w:val="single"/>
        </w:rPr>
        <w:fldChar w:fldCharType="end"/>
      </w:r>
      <w:r w:rsidRPr="007770C6" w:rsidR="00486FB8">
        <w:rPr>
          <w:rFonts w:cs="Calibri"/>
          <w:b/>
          <w:bCs/>
          <w:color w:val="0000FF"/>
          <w:u w:val="single"/>
        </w:rPr>
        <w:t xml:space="preserve"> </w:t>
      </w:r>
      <w:r w:rsidRPr="007770C6" w:rsidR="00486FB8">
        <w:rPr>
          <w:rFonts w:cs="Calibri"/>
          <w:b/>
          <w:bCs/>
          <w:color w:val="0000FF"/>
          <w:u w:val="single"/>
        </w:rPr>
        <w:fldChar w:fldCharType="begin"/>
      </w:r>
      <w:r w:rsidRPr="007770C6" w:rsidR="00486FB8">
        <w:rPr>
          <w:rFonts w:cs="Calibri"/>
          <w:b/>
          <w:bCs/>
          <w:color w:val="0000FF"/>
          <w:u w:val="single"/>
        </w:rPr>
        <w:instrText xml:space="preserve"> REF _Ref21879946 \h  \* MERGEFORMAT </w:instrText>
      </w:r>
      <w:r w:rsidRPr="007770C6" w:rsidR="00486FB8">
        <w:rPr>
          <w:rFonts w:cs="Calibri"/>
          <w:b/>
          <w:bCs/>
          <w:color w:val="0000FF"/>
          <w:u w:val="single"/>
        </w:rPr>
      </w:r>
      <w:r w:rsidRPr="007770C6" w:rsidR="00486FB8">
        <w:rPr>
          <w:rFonts w:cs="Calibri"/>
          <w:b/>
          <w:bCs/>
          <w:color w:val="0000FF"/>
          <w:u w:val="single"/>
        </w:rPr>
        <w:fldChar w:fldCharType="separate"/>
      </w:r>
      <w:r w:rsidRPr="00254B4A" w:rsidR="00DC1072">
        <w:rPr>
          <w:rFonts w:cs="Calibri"/>
          <w:color w:val="0000FF"/>
          <w:u w:val="single"/>
        </w:rPr>
        <w:t>Tags for formatting Narrative Text</w:t>
      </w:r>
      <w:r w:rsidRPr="007770C6" w:rsidR="00486FB8">
        <w:rPr>
          <w:rFonts w:cs="Calibri"/>
          <w:b/>
          <w:bCs/>
          <w:color w:val="0000FF"/>
          <w:u w:val="single"/>
        </w:rPr>
        <w:fldChar w:fldCharType="end"/>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D60B8C7" w14:textId="77777777">
        <w:trPr>
          <w:trHeight w:val="576"/>
        </w:trPr>
        <w:tc>
          <w:tcPr>
            <w:tcW w:w="683" w:type="dxa"/>
            <w:tcBorders>
              <w:right w:val="nil"/>
            </w:tcBorders>
            <w:shd w:val="clear" w:color="auto" w:fill="C6D9F1"/>
          </w:tcPr>
          <w:p w:rsidRPr="00C64922" w:rsidR="009F6BA2" w:rsidP="00E42FA6" w:rsidRDefault="00634398" w14:paraId="61208ED2" w14:textId="77777777">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913F312" w14:textId="77777777">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Pr="00C64922" w:rsidR="009F6BA2" w:rsidTr="004E29C8" w14:paraId="3054EC84" w14:textId="77777777">
        <w:trPr>
          <w:trHeight w:val="576"/>
        </w:trPr>
        <w:tc>
          <w:tcPr>
            <w:tcW w:w="683" w:type="dxa"/>
            <w:tcBorders>
              <w:right w:val="nil"/>
            </w:tcBorders>
            <w:shd w:val="clear" w:color="auto" w:fill="C6D9F1"/>
          </w:tcPr>
          <w:p w:rsidRPr="00C64922" w:rsidR="009F6BA2" w:rsidP="00E42FA6" w:rsidRDefault="00634398" w14:paraId="129D8FD3" w14:textId="77777777">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B738C9" w14:paraId="41A349D9" w14:textId="40C0D655">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Pr="00D14360" w:rsidR="009F6BA2">
              <w:rPr>
                <w:b/>
                <w:color w:val="000000"/>
              </w:rPr>
              <w:t>[</w:t>
            </w:r>
            <w:r w:rsidR="00A46C09">
              <w:rPr>
                <w:b/>
                <w:color w:val="000000"/>
              </w:rPr>
              <w:t>BP-077</w:t>
            </w:r>
            <w:r w:rsidRPr="00D14360" w:rsidR="009F6BA2">
              <w:rPr>
                <w:b/>
                <w:color w:val="000000"/>
              </w:rPr>
              <w:t>]</w:t>
            </w:r>
          </w:p>
        </w:tc>
      </w:tr>
    </w:tbl>
    <w:p w:rsidRPr="00D14360" w:rsidR="009F6BA2" w:rsidP="009F6BA2" w:rsidRDefault="009F6BA2" w14:paraId="45023FE5" w14:textId="77777777">
      <w:pPr>
        <w:pStyle w:val="NormalWeb"/>
        <w:spacing w:before="0" w:beforeAutospacing="0" w:after="0" w:afterAutospacing="0"/>
        <w:ind w:hanging="475"/>
        <w:rPr>
          <w:rFonts w:cs="Calibri"/>
        </w:rPr>
      </w:pPr>
      <w:r w:rsidRPr="00D14360">
        <w:rPr>
          <w:rFonts w:cs="Calibri"/>
          <w:b/>
          <w:bCs/>
          <w:color w:val="000000"/>
          <w:sz w:val="22"/>
          <w:szCs w:val="22"/>
        </w:rPr>
        <w:t xml:space="preserve"> </w:t>
      </w:r>
    </w:p>
    <w:p w:rsidRPr="00C64922" w:rsidR="00DD51B1" w:rsidP="00FD31AC" w:rsidRDefault="00DD51B1" w14:paraId="025A1A06" w14:textId="4AE8354A">
      <w:pPr>
        <w:pStyle w:val="Heading3"/>
      </w:pPr>
      <w:bookmarkStart w:name="_7b55ou4anseo" w:colFirst="0" w:colLast="0" w:id="1421"/>
      <w:bookmarkStart w:name="_Toc10707511" w:id="1422"/>
      <w:bookmarkStart w:name="_Toc11043637" w:id="1423"/>
      <w:bookmarkStart w:name="_Toc11045624" w:id="1424"/>
      <w:bookmarkStart w:name="_Toc11391292" w:id="1425"/>
      <w:bookmarkStart w:name="_Toc119939858" w:id="1426"/>
      <w:bookmarkStart w:name="_Toc135312889" w:id="1427"/>
      <w:bookmarkEnd w:id="1421"/>
      <w:r w:rsidRPr="00C64922">
        <w:t xml:space="preserve">Referencing </w:t>
      </w:r>
      <w:r w:rsidRPr="00C64922" w:rsidR="00313E94">
        <w:t>I</w:t>
      </w:r>
      <w:r w:rsidRPr="00C64922">
        <w:t xml:space="preserve">nformation in </w:t>
      </w:r>
      <w:r w:rsidRPr="00C64922" w:rsidR="00313E94">
        <w:t>an</w:t>
      </w:r>
      <w:r w:rsidRPr="00C64922">
        <w:t xml:space="preserve"> </w:t>
      </w:r>
      <w:bookmarkEnd w:id="1422"/>
      <w:bookmarkEnd w:id="1423"/>
      <w:bookmarkEnd w:id="1424"/>
      <w:r w:rsidRPr="00C64922" w:rsidR="00313E94">
        <w:t>External Document</w:t>
      </w:r>
      <w:bookmarkEnd w:id="1425"/>
      <w:bookmarkEnd w:id="1426"/>
      <w:bookmarkEnd w:id="1427"/>
    </w:p>
    <w:p w:rsidRPr="00D14360" w:rsidR="00DD51B1" w:rsidP="00B505D2" w:rsidRDefault="009A5D9E" w14:paraId="55A505E3" w14:textId="77777777">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Pr="00D14360" w:rsidR="005051D9">
        <w:rPr>
          <w:rFonts w:cs="Calibri"/>
        </w:rPr>
        <w:t>ID</w:t>
      </w:r>
      <w:r w:rsidRPr="00D14360">
        <w:rPr>
          <w:rFonts w:cs="Calibri"/>
        </w:rPr>
        <w:t xml:space="preserve">s that persist and are used consistently and </w:t>
      </w:r>
      <w:r w:rsidRPr="00D14360" w:rsidR="008D72BE">
        <w:rPr>
          <w:rFonts w:cs="Calibri"/>
        </w:rPr>
        <w:t xml:space="preserve">meaningfully </w:t>
      </w:r>
      <w:r w:rsidRPr="00D14360">
        <w:rPr>
          <w:rFonts w:cs="Calibri"/>
        </w:rPr>
        <w:t>across systems</w:t>
      </w:r>
      <w:r w:rsidRPr="00D14360" w:rsidR="008D72BE">
        <w:rPr>
          <w:rFonts w:cs="Calibri"/>
        </w:rPr>
        <w:t xml:space="preserve">, exploration may expand in this area.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74780E90" w14:textId="77777777">
        <w:trPr>
          <w:cantSplit/>
        </w:trPr>
        <w:tc>
          <w:tcPr>
            <w:tcW w:w="683" w:type="dxa"/>
            <w:tcBorders>
              <w:right w:val="nil"/>
            </w:tcBorders>
            <w:shd w:val="clear" w:color="auto" w:fill="C6D9F1"/>
          </w:tcPr>
          <w:p w:rsidRPr="00C64922" w:rsidR="009F6BA2" w:rsidP="00E42FA6" w:rsidRDefault="00634398" w14:paraId="36DFA7AA" w14:textId="77777777">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D2FF934" w14:textId="77777777">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Pr="00C64922" w:rsidR="004E29C8" w:rsidTr="004E29C8" w14:paraId="7E5905E8" w14:textId="77777777">
        <w:trPr>
          <w:cantSplit/>
        </w:trPr>
        <w:tc>
          <w:tcPr>
            <w:tcW w:w="683" w:type="dxa"/>
            <w:tcBorders>
              <w:right w:val="nil"/>
            </w:tcBorders>
            <w:shd w:val="clear" w:color="auto" w:fill="C6D9F1"/>
          </w:tcPr>
          <w:p w:rsidRPr="00C64922" w:rsidR="009F6BA2" w:rsidP="00E42FA6" w:rsidRDefault="00634398" w14:paraId="3CD39FE0" w14:textId="77777777">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2B57F0" w14:paraId="1DA92E11" w14:textId="77777777">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rsidRPr="00D14360" w:rsidR="00C23807" w:rsidP="003A3D50" w:rsidRDefault="00C23807" w14:paraId="38449D47" w14:textId="77777777">
      <w:pPr>
        <w:pStyle w:val="NormalWeb"/>
        <w:tabs>
          <w:tab w:val="left" w:pos="2249"/>
        </w:tabs>
        <w:spacing w:before="0" w:beforeAutospacing="0" w:after="120" w:afterAutospacing="0"/>
        <w:rPr>
          <w:rFonts w:cs="Calibri"/>
          <w:b/>
          <w:bCs/>
          <w:color w:val="000000"/>
          <w:sz w:val="22"/>
          <w:szCs w:val="22"/>
        </w:rPr>
      </w:pPr>
    </w:p>
    <w:p w:rsidRPr="00C64922" w:rsidR="00D64DC5" w:rsidP="00FD31AC" w:rsidRDefault="00D64DC5" w14:paraId="3B527A58" w14:textId="49513D09">
      <w:pPr>
        <w:pStyle w:val="Heading3"/>
      </w:pPr>
      <w:bookmarkStart w:name="_Toc11391293" w:id="1428"/>
      <w:bookmarkStart w:name="_Toc119939859" w:id="1429"/>
      <w:bookmarkStart w:name="_Toc135312890" w:id="1430"/>
      <w:r w:rsidRPr="00C64922">
        <w:t>Understanding the ActStatus Model</w:t>
      </w:r>
      <w:r w:rsidRPr="00C64922" w:rsidR="005A2BA6">
        <w:t xml:space="preserve"> in C-CDA</w:t>
      </w:r>
      <w:bookmarkEnd w:id="1428"/>
      <w:bookmarkEnd w:id="1429"/>
      <w:bookmarkEnd w:id="1430"/>
    </w:p>
    <w:p w:rsidRPr="00D14360" w:rsidR="003C6188" w:rsidP="005A2BA6" w:rsidRDefault="005A2BA6" w14:paraId="662C5BBB" w14:textId="77777777">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Pr="00D14360" w:rsidR="005051D9">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Pr="00D14360" w:rsidR="003C6188">
        <w:rPr>
          <w:rFonts w:cs="Calibri"/>
        </w:rPr>
        <w:t xml:space="preserve"> Examples include the</w:t>
      </w:r>
      <w:r w:rsidRPr="00D14360">
        <w:rPr>
          <w:rFonts w:cs="Calibri"/>
        </w:rPr>
        <w:t xml:space="preserve"> </w:t>
      </w:r>
      <w:r w:rsidRPr="00D14360" w:rsidR="003C6188">
        <w:rPr>
          <w:rFonts w:cs="Calibri"/>
        </w:rPr>
        <w:t>P</w:t>
      </w:r>
      <w:r w:rsidRPr="00D14360">
        <w:rPr>
          <w:rFonts w:cs="Calibri"/>
        </w:rPr>
        <w:t xml:space="preserve">roblem </w:t>
      </w:r>
      <w:r w:rsidRPr="00D14360" w:rsidR="003C6188">
        <w:rPr>
          <w:rFonts w:cs="Calibri"/>
        </w:rPr>
        <w:t>C</w:t>
      </w:r>
      <w:r w:rsidRPr="00D14360">
        <w:rPr>
          <w:rFonts w:cs="Calibri"/>
        </w:rPr>
        <w:t>oncern</w:t>
      </w:r>
      <w:r w:rsidRPr="00D14360" w:rsidR="003C6188">
        <w:rPr>
          <w:rFonts w:cs="Calibri"/>
        </w:rPr>
        <w:t xml:space="preserve"> Entry and the M</w:t>
      </w:r>
      <w:r w:rsidRPr="00D14360">
        <w:rPr>
          <w:rFonts w:cs="Calibri"/>
        </w:rPr>
        <w:t xml:space="preserve">edication </w:t>
      </w:r>
      <w:r w:rsidRPr="00D14360" w:rsidR="003C6188">
        <w:rPr>
          <w:rFonts w:cs="Calibri"/>
        </w:rPr>
        <w:t>Activity.  Templates of this sort include a value set binding on the Act.statusCode element where the value set includes concepts from the HL7ActStatus</w:t>
      </w:r>
      <w:r w:rsidRPr="00D14360">
        <w:rPr>
          <w:rFonts w:cs="Calibri"/>
        </w:rPr>
        <w:t xml:space="preserve"> </w:t>
      </w:r>
      <w:r w:rsidRPr="00D14360" w:rsidR="003C6188">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rsidRPr="00D14360" w:rsidR="003C6188" w:rsidP="005A2BA6" w:rsidRDefault="003C6188" w14:paraId="4EC80600" w14:textId="77777777">
      <w:pPr>
        <w:rPr>
          <w:rFonts w:cs="Calibri"/>
        </w:rPr>
      </w:pPr>
    </w:p>
    <w:p w:rsidRPr="00D14360" w:rsidR="003C6188" w:rsidP="005A2BA6" w:rsidRDefault="003C6188" w14:paraId="6A9B0B82" w14:textId="77777777">
      <w:pPr>
        <w:rPr>
          <w:rFonts w:cs="Calibri"/>
        </w:rPr>
      </w:pPr>
      <w:r w:rsidRPr="00D14360">
        <w:rPr>
          <w:rFonts w:cs="Calibri"/>
        </w:rPr>
        <w:t>Determination of the Act.statusCode depends on the interplay between</w:t>
      </w:r>
      <w:r w:rsidRPr="00D14360" w:rsidR="0070534C">
        <w:rPr>
          <w:rFonts w:cs="Calibri"/>
        </w:rPr>
        <w:t xml:space="preserve"> an act’s various components including effectiveTime and other clinical status observations that may be pertinent for determining the status of the act within the available Act.statusCode state model.</w:t>
      </w:r>
    </w:p>
    <w:p w:rsidRPr="00D14360" w:rsidR="0070534C" w:rsidP="005A2BA6" w:rsidRDefault="0070534C" w14:paraId="59156E70" w14:textId="77777777">
      <w:pPr>
        <w:rPr>
          <w:rFonts w:cs="Calibri"/>
        </w:rPr>
      </w:pPr>
    </w:p>
    <w:p w:rsidRPr="00D14360" w:rsidR="005A2BA6" w:rsidP="005A2BA6" w:rsidRDefault="0070534C" w14:paraId="263AB454" w14:textId="77777777">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Pr="00D14360" w:rsidR="002964F7">
        <w:rPr>
          <w:rFonts w:cs="Calibri"/>
        </w:rPr>
        <w:t>ActStatus</w:t>
      </w:r>
      <w:r w:rsidRPr="00D14360">
        <w:rPr>
          <w:rFonts w:cs="Calibri"/>
        </w:rPr>
        <w:t xml:space="preserve"> row of the guidance table for each entry templates listed below.</w:t>
      </w:r>
    </w:p>
    <w:p w:rsidRPr="00C64922" w:rsidR="00D64DC5" w:rsidP="00FD31AC" w:rsidRDefault="00D64DC5" w14:paraId="3524B4BC" w14:textId="4C9F645A">
      <w:pPr>
        <w:pStyle w:val="Heading3"/>
      </w:pPr>
      <w:bookmarkStart w:name="_Toc11391294" w:id="1431"/>
      <w:bookmarkStart w:name="_Toc119939860" w:id="1432"/>
      <w:bookmarkStart w:name="_Toc135312891" w:id="1433"/>
      <w:r w:rsidRPr="00C64922">
        <w:t>How Negation Works in C-CDA Templates</w:t>
      </w:r>
      <w:bookmarkEnd w:id="1431"/>
      <w:bookmarkEnd w:id="1432"/>
      <w:bookmarkEnd w:id="1433"/>
    </w:p>
    <w:p w:rsidRPr="00D14360" w:rsidR="00C51AF9" w:rsidP="00C51AF9" w:rsidRDefault="00C51AF9" w14:paraId="5C366F4E" w14:textId="7B27FDC6">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rsidRPr="00D14360" w:rsidR="00C51AF9" w:rsidP="00C51AF9" w:rsidRDefault="00C51AF9" w14:paraId="2F58E977" w14:textId="77777777">
      <w:pPr>
        <w:rPr>
          <w:rFonts w:cs="Calibri"/>
        </w:rPr>
      </w:pPr>
    </w:p>
    <w:p w:rsidRPr="00D14360" w:rsidR="00C51AF9" w:rsidP="00C51AF9" w:rsidRDefault="00C51AF9" w14:paraId="010143D0" w14:textId="77777777">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Pr="00D14360" w:rsidR="00C07585">
        <w:rPr>
          <w:rFonts w:cs="Calibri"/>
        </w:rPr>
        <w:t>Ind</w:t>
      </w:r>
      <w:r w:rsidRPr="00D14360">
        <w:rPr>
          <w:rFonts w:cs="Calibri"/>
        </w:rPr>
        <w:t xml:space="preserve"> attributes were implemented to </w:t>
      </w:r>
      <w:r w:rsidRPr="00D14360" w:rsidR="00C07585">
        <w:rPr>
          <w:rFonts w:cs="Calibri"/>
        </w:rPr>
        <w:t>communicate</w:t>
      </w:r>
      <w:r w:rsidRPr="00D14360">
        <w:rPr>
          <w:rFonts w:cs="Calibri"/>
        </w:rPr>
        <w:t xml:space="preserve"> this </w:t>
      </w:r>
      <w:r w:rsidRPr="00D14360" w:rsidR="00C07585">
        <w:rPr>
          <w:rFonts w:cs="Calibri"/>
        </w:rPr>
        <w:t xml:space="preserve">design </w:t>
      </w:r>
      <w:r w:rsidRPr="00D14360">
        <w:rPr>
          <w:rFonts w:cs="Calibri"/>
        </w:rPr>
        <w:t xml:space="preserve">intention </w:t>
      </w:r>
      <w:r w:rsidRPr="00D14360" w:rsidR="00C07585">
        <w:rPr>
          <w:rFonts w:cs="Calibri"/>
        </w:rPr>
        <w:t>more clearly.  In CDA, the template definitions or companion guidance needs to describe the intention explicitly.</w:t>
      </w:r>
    </w:p>
    <w:p w:rsidRPr="00D14360" w:rsidR="009F6BA2" w:rsidP="00C51AF9" w:rsidRDefault="009F6BA2" w14:paraId="28934447"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19DFDC79" w14:textId="77777777">
        <w:trPr>
          <w:trHeight w:val="576"/>
        </w:trPr>
        <w:tc>
          <w:tcPr>
            <w:tcW w:w="683" w:type="dxa"/>
            <w:tcBorders>
              <w:right w:val="nil"/>
            </w:tcBorders>
            <w:shd w:val="clear" w:color="auto" w:fill="C6D9F1"/>
          </w:tcPr>
          <w:p w:rsidRPr="00C64922" w:rsidR="009F6BA2" w:rsidP="00E42FA6" w:rsidRDefault="00634398" w14:paraId="34AF16BC" w14:textId="77777777">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3C07FF74" w14:textId="77777777">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Pr="00C64922" w:rsidR="009F6BA2" w:rsidTr="004E29C8" w14:paraId="6501FAC3" w14:textId="77777777">
        <w:trPr>
          <w:trHeight w:val="576"/>
        </w:trPr>
        <w:tc>
          <w:tcPr>
            <w:tcW w:w="683" w:type="dxa"/>
            <w:tcBorders>
              <w:right w:val="nil"/>
            </w:tcBorders>
            <w:shd w:val="clear" w:color="auto" w:fill="C6D9F1"/>
          </w:tcPr>
          <w:p w:rsidRPr="00C64922" w:rsidR="009F6BA2" w:rsidP="00E42FA6" w:rsidRDefault="00634398" w14:paraId="3C19C927" w14:textId="77777777">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4446A3AD" w14:textId="77777777">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rsidRPr="00D14360" w:rsidR="009A0515" w:rsidP="00C51AF9" w:rsidRDefault="009A0515" w14:paraId="17FDFFA8" w14:textId="77777777">
      <w:pPr>
        <w:rPr>
          <w:rFonts w:cs="Calibri"/>
        </w:rPr>
      </w:pPr>
    </w:p>
    <w:p w:rsidRPr="00D14360" w:rsidR="00C07585" w:rsidP="00C51AF9" w:rsidRDefault="00504F98" w14:paraId="06458A54" w14:textId="00B94901">
      <w:pPr>
        <w:rPr>
          <w:rFonts w:cs="Calibri"/>
        </w:rPr>
      </w:pPr>
      <w:r w:rsidRPr="00D14360">
        <w:rPr>
          <w:rFonts w:cs="Calibri"/>
          <w:b/>
          <w:bCs/>
        </w:rPr>
        <w:t>Reference</w:t>
      </w:r>
      <w:r w:rsidRPr="00D14360">
        <w:rPr>
          <w:rFonts w:cs="Calibri"/>
        </w:rPr>
        <w:t>:</w:t>
      </w:r>
      <w:r w:rsidR="00294353">
        <w:rPr>
          <w:rFonts w:cs="Calibri"/>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_Ref21896139 \r \h </w:instrText>
      </w:r>
      <w:r w:rsidRPr="007770C6" w:rsidR="00294353">
        <w:rPr>
          <w:rFonts w:cs="Calibri"/>
          <w:color w:val="0000FF"/>
          <w:u w:val="single"/>
        </w:rPr>
      </w:r>
      <w:r w:rsidRPr="007770C6" w:rsidR="00294353">
        <w:rPr>
          <w:rFonts w:cs="Calibri"/>
          <w:color w:val="0000FF"/>
          <w:u w:val="single"/>
        </w:rPr>
        <w:fldChar w:fldCharType="separate"/>
      </w:r>
      <w:r w:rsidR="00DC1072">
        <w:rPr>
          <w:rFonts w:cs="Calibri"/>
          <w:color w:val="0000FF"/>
          <w:u w:val="single"/>
        </w:rPr>
        <w:t>5.1.7</w:t>
      </w:r>
      <w:r w:rsidRPr="007770C6" w:rsidR="00294353">
        <w:rPr>
          <w:rFonts w:cs="Calibri"/>
          <w:color w:val="0000FF"/>
          <w:u w:val="single"/>
        </w:rPr>
        <w:fldChar w:fldCharType="end"/>
      </w:r>
      <w:r w:rsidRPr="007770C6" w:rsidR="00294353">
        <w:rPr>
          <w:rFonts w:cs="Calibri"/>
          <w:color w:val="0000FF"/>
          <w:u w:val="single"/>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_Ref21896147 \h  \* MERGEFORMAT </w:instrText>
      </w:r>
      <w:r w:rsidRPr="007770C6" w:rsidR="00294353">
        <w:rPr>
          <w:rFonts w:cs="Calibri"/>
          <w:color w:val="0000FF"/>
          <w:u w:val="single"/>
        </w:rPr>
      </w:r>
      <w:r w:rsidRPr="007770C6" w:rsidR="00294353">
        <w:rPr>
          <w:rFonts w:cs="Calibri"/>
          <w:color w:val="0000FF"/>
          <w:u w:val="single"/>
        </w:rPr>
        <w:fldChar w:fldCharType="separate"/>
      </w:r>
      <w:r w:rsidRPr="00254B4A" w:rsidR="00DC1072">
        <w:rPr>
          <w:color w:val="0000FF"/>
          <w:u w:val="single"/>
        </w:rPr>
        <w:t>Representing “no known” Information Versus “no information”</w:t>
      </w:r>
      <w:r w:rsidRPr="007770C6" w:rsidR="00294353">
        <w:rPr>
          <w:rFonts w:cs="Calibri"/>
          <w:color w:val="0000FF"/>
          <w:u w:val="single"/>
        </w:rPr>
        <w:fldChar w:fldCharType="end"/>
      </w:r>
      <w:hyperlink w:history="1" w:anchor="_Representing_" r:id="rId45">
        <w:r w:rsidRPr="004F6FF6" w:rsidR="004F6FF6">
          <w:rPr>
            <w:rStyle w:val="Hyperlink"/>
            <w:rFonts w:cs="Calibri"/>
          </w:rPr>
          <w:t xml:space="preserve">  </w:t>
        </w:r>
      </w:hyperlink>
    </w:p>
    <w:p w:rsidRPr="00C64922" w:rsidR="00DD51B1" w:rsidP="003E2C96" w:rsidRDefault="00DD51B1" w14:paraId="34D87821" w14:textId="77777777">
      <w:pPr>
        <w:pStyle w:val="Heading2"/>
      </w:pPr>
      <w:bookmarkStart w:name="_ryhgvq8vnqo7" w:colFirst="0" w:colLast="0" w:id="1434"/>
      <w:bookmarkStart w:name="_Toc10707512" w:id="1435"/>
      <w:bookmarkStart w:name="_Toc11043638" w:id="1436"/>
      <w:bookmarkStart w:name="_Toc11045625" w:id="1437"/>
      <w:bookmarkStart w:name="_Toc11391295" w:id="1438"/>
      <w:bookmarkStart w:name="_Ref21879820" w:id="1439"/>
      <w:bookmarkStart w:name="_Toc119939861" w:id="1440"/>
      <w:bookmarkStart w:name="_Toc135312892" w:id="1441"/>
      <w:bookmarkStart w:name="_Hlk10868719" w:id="1442"/>
      <w:bookmarkEnd w:id="1434"/>
      <w:r w:rsidRPr="00C64922">
        <w:t>Essential Entry-Level Guidance</w:t>
      </w:r>
      <w:bookmarkEnd w:id="1435"/>
      <w:bookmarkEnd w:id="1436"/>
      <w:bookmarkEnd w:id="1437"/>
      <w:bookmarkEnd w:id="1438"/>
      <w:bookmarkEnd w:id="1439"/>
      <w:bookmarkEnd w:id="1440"/>
      <w:bookmarkEnd w:id="1441"/>
    </w:p>
    <w:p w:rsidRPr="00D14360" w:rsidR="006357E2" w:rsidP="00B505D2" w:rsidRDefault="00DD51B1" w14:paraId="6F856BFE" w14:textId="77777777">
      <w:pPr>
        <w:spacing w:after="120"/>
        <w:rPr>
          <w:rFonts w:eastAsia="Calibri" w:cs="Calibri"/>
        </w:rPr>
      </w:pPr>
      <w:r w:rsidRPr="00D14360">
        <w:rPr>
          <w:rFonts w:eastAsia="Calibri" w:cs="Calibri"/>
        </w:rPr>
        <w:t xml:space="preserve">The following guidance </w:t>
      </w:r>
      <w:r w:rsidRPr="00D14360" w:rsidR="002817F4">
        <w:rPr>
          <w:rFonts w:eastAsia="Calibri" w:cs="Calibri"/>
        </w:rPr>
        <w:t>is specific for individual entry templates. It has been gathered</w:t>
      </w:r>
      <w:r w:rsidRPr="00D14360">
        <w:rPr>
          <w:rFonts w:eastAsia="Calibri" w:cs="Calibri"/>
        </w:rPr>
        <w:t xml:space="preserve"> from </w:t>
      </w:r>
      <w:r w:rsidRPr="00D14360" w:rsidR="002817F4">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Pr="00D14360" w:rsidR="002817F4">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Pr="00D14360" w:rsidR="006357E2">
        <w:rPr>
          <w:rFonts w:eastAsia="Calibri" w:cs="Calibri"/>
        </w:rPr>
        <w:t xml:space="preserve"> </w:t>
      </w:r>
    </w:p>
    <w:p w:rsidRPr="00D14360" w:rsidR="00DD51B1" w:rsidP="00B505D2" w:rsidRDefault="006357E2" w14:paraId="6C8CDF97" w14:textId="3E0D3677">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rsidRPr="00D14360" w:rsidR="00713C8D" w:rsidP="00B505D2" w:rsidRDefault="00B63BC9" w14:paraId="736A887B" w14:textId="77777777">
      <w:pPr>
        <w:spacing w:after="120"/>
        <w:rPr>
          <w:rFonts w:cs="Calibri"/>
        </w:rPr>
      </w:pPr>
      <w:r w:rsidRPr="00D14360">
        <w:rPr>
          <w:rFonts w:eastAsia="Calibri" w:cs="Calibri"/>
        </w:rPr>
        <w:t>The</w:t>
      </w:r>
      <w:r w:rsidRPr="00D14360" w:rsidR="00713C8D">
        <w:rPr>
          <w:rFonts w:eastAsia="Calibri" w:cs="Calibri"/>
        </w:rPr>
        <w:t xml:space="preserve"> data classes </w:t>
      </w:r>
      <w:r w:rsidRPr="00D14360">
        <w:rPr>
          <w:rFonts w:eastAsia="Calibri" w:cs="Calibri"/>
        </w:rPr>
        <w:t xml:space="preserve">listed below </w:t>
      </w:r>
      <w:r w:rsidRPr="00D14360" w:rsidR="00713C8D">
        <w:rPr>
          <w:rFonts w:eastAsia="Calibri" w:cs="Calibri"/>
        </w:rPr>
        <w:t xml:space="preserve">include </w:t>
      </w:r>
      <w:r w:rsidRPr="00D14360" w:rsidR="002964F7">
        <w:rPr>
          <w:rFonts w:eastAsia="Calibri" w:cs="Calibri"/>
        </w:rPr>
        <w:t xml:space="preserve">guidance for </w:t>
      </w:r>
      <w:r w:rsidRPr="00D14360" w:rsidR="00713C8D">
        <w:rPr>
          <w:rFonts w:eastAsia="Calibri" w:cs="Calibri"/>
        </w:rPr>
        <w:t>relevant entry templates</w:t>
      </w:r>
      <w:r w:rsidRPr="00D14360">
        <w:rPr>
          <w:rFonts w:eastAsia="Calibri" w:cs="Calibri"/>
        </w:rPr>
        <w:t xml:space="preserve"> </w:t>
      </w:r>
      <w:r w:rsidRPr="00D14360" w:rsidR="002964F7">
        <w:rPr>
          <w:rFonts w:eastAsia="Calibri" w:cs="Calibri"/>
        </w:rPr>
        <w:t xml:space="preserve">used to </w:t>
      </w:r>
      <w:r w:rsidRPr="00D14360">
        <w:rPr>
          <w:rFonts w:eastAsia="Calibri" w:cs="Calibri"/>
        </w:rPr>
        <w:t>represen</w:t>
      </w:r>
      <w:r w:rsidRPr="00D14360" w:rsidR="002964F7">
        <w:rPr>
          <w:rFonts w:eastAsia="Calibri" w:cs="Calibri"/>
        </w:rPr>
        <w:t>t</w:t>
      </w:r>
      <w:r w:rsidRPr="00D14360">
        <w:rPr>
          <w:rFonts w:eastAsia="Calibri" w:cs="Calibri"/>
        </w:rPr>
        <w:t xml:space="preserve"> </w:t>
      </w:r>
      <w:r w:rsidRPr="00D14360" w:rsidR="002964F7">
        <w:rPr>
          <w:rFonts w:eastAsia="Calibri" w:cs="Calibri"/>
        </w:rPr>
        <w:t xml:space="preserve">types of </w:t>
      </w:r>
      <w:r w:rsidRPr="00D14360">
        <w:rPr>
          <w:rFonts w:eastAsia="Calibri" w:cs="Calibri"/>
        </w:rPr>
        <w:t xml:space="preserve">information </w:t>
      </w:r>
      <w:r w:rsidRPr="00D14360" w:rsidR="002964F7">
        <w:rPr>
          <w:rFonts w:eastAsia="Calibri" w:cs="Calibri"/>
        </w:rPr>
        <w:t>associated with that</w:t>
      </w:r>
      <w:r w:rsidRPr="00D14360">
        <w:rPr>
          <w:rFonts w:eastAsia="Calibri" w:cs="Calibri"/>
        </w:rPr>
        <w:t xml:space="preserve"> class</w:t>
      </w:r>
      <w:r w:rsidRPr="00D14360" w:rsidR="002964F7">
        <w:rPr>
          <w:rFonts w:eastAsia="Calibri" w:cs="Calibri"/>
        </w:rPr>
        <w:t xml:space="preserve"> of data</w:t>
      </w:r>
      <w:r w:rsidRPr="00D14360" w:rsidR="00713C8D">
        <w:rPr>
          <w:rFonts w:eastAsia="Calibri" w:cs="Calibri"/>
        </w:rPr>
        <w:t>.</w:t>
      </w:r>
    </w:p>
    <w:p w:rsidR="00DD51B1" w:rsidP="00FD31AC" w:rsidRDefault="00DD51B1" w14:paraId="5902D4C9" w14:textId="77777777">
      <w:pPr>
        <w:pStyle w:val="Heading3"/>
      </w:pPr>
      <w:bookmarkStart w:name="_km8yqnicttk0" w:colFirst="0" w:colLast="0" w:id="1443"/>
      <w:bookmarkStart w:name="_1jmzxjfucl8d" w:colFirst="0" w:colLast="0" w:id="1444"/>
      <w:bookmarkStart w:name="_spi1ej1osxpi" w:colFirst="0" w:colLast="0" w:id="1445"/>
      <w:bookmarkStart w:name="_Provenance" w:id="1446"/>
      <w:bookmarkStart w:name="_Toc10707513" w:id="1447"/>
      <w:bookmarkStart w:name="_Toc11043639" w:id="1448"/>
      <w:bookmarkStart w:name="_Toc11045626" w:id="1449"/>
      <w:bookmarkStart w:name="_Toc11391296" w:id="1450"/>
      <w:bookmarkStart w:name="_Toc119939862" w:id="1451"/>
      <w:bookmarkStart w:name="_Toc135312893" w:id="1452"/>
      <w:bookmarkEnd w:id="1443"/>
      <w:bookmarkEnd w:id="1444"/>
      <w:bookmarkEnd w:id="1445"/>
      <w:bookmarkEnd w:id="1446"/>
      <w:r w:rsidRPr="00C64922">
        <w:t>Provenance</w:t>
      </w:r>
      <w:bookmarkEnd w:id="1447"/>
      <w:bookmarkEnd w:id="1448"/>
      <w:bookmarkEnd w:id="1449"/>
      <w:bookmarkEnd w:id="1450"/>
      <w:bookmarkEnd w:id="1451"/>
      <w:bookmarkEnd w:id="1452"/>
    </w:p>
    <w:p w:rsidRPr="00D14360" w:rsidR="002869E1" w:rsidP="002A3D37" w:rsidRDefault="002869E1" w14:paraId="5CAA17D5" w14:textId="7777777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Pr="00D14360" w:rsidR="00EE6CF1">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3"/>
        <w:gridCol w:w="6929"/>
      </w:tblGrid>
      <w:tr w:rsidRPr="00C64922" w:rsidR="002A3D37" w:rsidTr="004E29C8" w14:paraId="27871F26" w14:textId="77777777">
        <w:trPr>
          <w:cantSplit/>
          <w:tblHeader/>
        </w:trPr>
        <w:tc>
          <w:tcPr>
            <w:tcW w:w="2313" w:type="dxa"/>
            <w:tcBorders>
              <w:bottom w:val="nil"/>
              <w:right w:val="nil"/>
            </w:tcBorders>
            <w:shd w:val="clear" w:color="auto" w:fill="4F81BD"/>
          </w:tcPr>
          <w:p w:rsidRPr="00D14360" w:rsidR="002A3D37" w:rsidP="002B406D" w:rsidRDefault="002A3D37" w14:paraId="0461270A" w14:textId="77777777">
            <w:pPr>
              <w:rPr>
                <w:rFonts w:cs="Calibri"/>
                <w:b/>
                <w:bCs/>
                <w:color w:val="FFFFFF"/>
              </w:rPr>
            </w:pPr>
            <w:r w:rsidRPr="00D14360">
              <w:rPr>
                <w:rFonts w:cs="Calibri"/>
                <w:b/>
                <w:bCs/>
                <w:color w:val="FFFFFF"/>
              </w:rPr>
              <w:t>Entry Template</w:t>
            </w:r>
          </w:p>
        </w:tc>
        <w:tc>
          <w:tcPr>
            <w:tcW w:w="6929" w:type="dxa"/>
            <w:shd w:val="clear" w:color="auto" w:fill="4F81BD"/>
          </w:tcPr>
          <w:p w:rsidRPr="00D14360" w:rsidR="002A3D37" w:rsidP="002B406D" w:rsidRDefault="002A3D37" w14:paraId="1E236A40" w14:textId="483F7CA1">
            <w:pPr>
              <w:rPr>
                <w:color w:val="FFFFFF"/>
              </w:rPr>
            </w:pPr>
            <w:r w:rsidRPr="00D14360">
              <w:rPr>
                <w:b/>
                <w:bCs/>
                <w:color w:val="FFFFFF"/>
              </w:rPr>
              <w:t>Provenance Author Participation</w:t>
            </w:r>
          </w:p>
          <w:p w:rsidRPr="00AE350D" w:rsidR="002A3D37" w:rsidP="002B406D" w:rsidRDefault="002A3D37" w14:paraId="4FAFD4E4" w14:textId="07AE7F29">
            <w:pPr>
              <w:rPr>
                <w:rFonts w:cs="Calibri"/>
                <w:bCs/>
                <w:color w:val="FFFFFF"/>
                <w:sz w:val="18"/>
                <w:szCs w:val="18"/>
              </w:rPr>
            </w:pPr>
            <w:r w:rsidRPr="00D14360">
              <w:rPr>
                <w:rFonts w:cs="Calibri"/>
                <w:b/>
                <w:bCs/>
                <w:color w:val="FFFFFF"/>
                <w:sz w:val="18"/>
                <w:szCs w:val="18"/>
              </w:rPr>
              <w:t>[</w:t>
            </w:r>
            <w:r w:rsidRPr="00AE350D" w:rsidR="00701C12">
              <w:rPr>
                <w:rFonts w:cs="Calibri"/>
                <w:b/>
                <w:bCs/>
                <w:color w:val="FFFFFF"/>
                <w:sz w:val="18"/>
                <w:szCs w:val="18"/>
              </w:rPr>
              <w:t>author: identifier urn:oid:2.16.840.1.113883.10.20.22.5.6</w:t>
            </w:r>
            <w:r w:rsidR="005D6CD1">
              <w:rPr>
                <w:rFonts w:cs="Calibri"/>
                <w:b/>
                <w:bCs/>
                <w:color w:val="FFFFFF"/>
                <w:sz w:val="18"/>
                <w:szCs w:val="18"/>
              </w:rPr>
              <w:t>:2019-10-01</w:t>
            </w:r>
            <w:r w:rsidRPr="00AE350D" w:rsidR="00701C12">
              <w:rPr>
                <w:rFonts w:cs="Calibri"/>
                <w:b/>
                <w:bCs/>
                <w:color w:val="FFFFFF"/>
                <w:sz w:val="18"/>
                <w:szCs w:val="18"/>
              </w:rPr>
              <w:t xml:space="preserve"> (open)]</w:t>
            </w:r>
          </w:p>
        </w:tc>
      </w:tr>
      <w:tr w:rsidRPr="00C64922" w:rsidR="002A3D37" w:rsidTr="004E29C8" w14:paraId="20F4FBC6" w14:textId="77777777">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05C2B300" w14:textId="77777777">
            <w:pPr>
              <w:rPr>
                <w:rFonts w:cs="Calibri"/>
                <w:b/>
                <w:bCs/>
              </w:rPr>
            </w:pPr>
            <w:r w:rsidRPr="00D14360">
              <w:rPr>
                <w:rFonts w:cs="Calibri"/>
                <w:b/>
                <w:bCs/>
              </w:rPr>
              <w:t>Reference Source</w:t>
            </w:r>
          </w:p>
        </w:tc>
        <w:tc>
          <w:tcPr>
            <w:tcW w:w="6929" w:type="dxa"/>
            <w:tcBorders>
              <w:top w:val="single" w:color="4F81BD" w:sz="4" w:space="0"/>
              <w:bottom w:val="single" w:color="4F81BD" w:sz="4" w:space="0"/>
            </w:tcBorders>
            <w:shd w:val="clear" w:color="auto" w:fill="auto"/>
          </w:tcPr>
          <w:p w:rsidRPr="00D14360" w:rsidR="002A3D37" w:rsidP="002B406D" w:rsidRDefault="002A3D37" w14:paraId="1959B156" w14:textId="19D9A19F">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A3D37" w:rsidTr="004E29C8" w14:paraId="4035FF6F" w14:textId="77777777">
        <w:trPr>
          <w:trHeight w:val="620"/>
        </w:trPr>
        <w:tc>
          <w:tcPr>
            <w:tcW w:w="2313" w:type="dxa"/>
            <w:tcBorders>
              <w:right w:val="nil"/>
            </w:tcBorders>
            <w:shd w:val="clear" w:color="auto" w:fill="FFFFFF"/>
          </w:tcPr>
          <w:p w:rsidRPr="00D14360" w:rsidR="002A3D37" w:rsidP="002B406D" w:rsidRDefault="002A3D37" w14:paraId="716B9200" w14:textId="77777777">
            <w:pPr>
              <w:rPr>
                <w:rFonts w:cs="Calibri"/>
                <w:b/>
                <w:bCs/>
              </w:rPr>
            </w:pPr>
            <w:r w:rsidRPr="00D14360">
              <w:rPr>
                <w:rFonts w:cs="Calibri"/>
                <w:b/>
                <w:bCs/>
              </w:rPr>
              <w:t>Purpose</w:t>
            </w:r>
          </w:p>
        </w:tc>
        <w:tc>
          <w:tcPr>
            <w:tcW w:w="6929" w:type="dxa"/>
            <w:shd w:val="clear" w:color="auto" w:fill="auto"/>
          </w:tcPr>
          <w:p w:rsidRPr="00D14360" w:rsidR="002A3D37" w:rsidP="002B406D" w:rsidRDefault="00CB74A7" w14:paraId="46CCF73F" w14:textId="77777777">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Pr="00C64922" w:rsidR="002A3D37" w:rsidTr="004E29C8" w14:paraId="26F85747" w14:textId="77777777">
        <w:trPr>
          <w:trHeight w:val="288"/>
        </w:trPr>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72950D1A" w14:textId="77777777">
            <w:pPr>
              <w:rPr>
                <w:rFonts w:cs="Calibri"/>
                <w:b/>
                <w:bCs/>
              </w:rPr>
            </w:pPr>
            <w:r w:rsidRPr="00D14360">
              <w:rPr>
                <w:rFonts w:cs="Calibri"/>
                <w:b/>
                <w:bCs/>
              </w:rPr>
              <w:t>ActStatu</w:t>
            </w:r>
            <w:r w:rsidRPr="00D14360" w:rsidR="00EF4804">
              <w:rPr>
                <w:rFonts w:cs="Calibri"/>
                <w:b/>
                <w:bCs/>
              </w:rPr>
              <w:t>s</w:t>
            </w:r>
          </w:p>
        </w:tc>
        <w:tc>
          <w:tcPr>
            <w:tcW w:w="6929" w:type="dxa"/>
            <w:tcBorders>
              <w:top w:val="single" w:color="4F81BD" w:sz="4" w:space="0"/>
              <w:bottom w:val="single" w:color="4F81BD" w:sz="4" w:space="0"/>
            </w:tcBorders>
            <w:shd w:val="clear" w:color="auto" w:fill="auto"/>
          </w:tcPr>
          <w:p w:rsidRPr="00D14360" w:rsidR="002A3D37" w:rsidP="00D14360" w:rsidRDefault="00CB74A7" w14:paraId="5B249F19"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Pr="00C64922" w:rsidR="002A3D37" w:rsidTr="004E29C8" w14:paraId="27DFFAA4" w14:textId="77777777">
        <w:trPr>
          <w:trHeight w:val="350"/>
        </w:trPr>
        <w:tc>
          <w:tcPr>
            <w:tcW w:w="2313" w:type="dxa"/>
            <w:tcBorders>
              <w:bottom w:val="single" w:color="4472C4" w:themeColor="accent1" w:sz="4" w:space="0"/>
              <w:right w:val="nil"/>
            </w:tcBorders>
            <w:shd w:val="clear" w:color="auto" w:fill="FFFFFF"/>
          </w:tcPr>
          <w:p w:rsidRPr="00D14360" w:rsidR="002A3D37" w:rsidP="002B406D" w:rsidRDefault="002A3D37" w14:paraId="2039066D" w14:textId="77777777">
            <w:pPr>
              <w:rPr>
                <w:rFonts w:cs="Calibri"/>
                <w:b/>
                <w:bCs/>
                <w:color w:val="000000"/>
              </w:rPr>
            </w:pPr>
            <w:r w:rsidRPr="00D14360">
              <w:rPr>
                <w:rFonts w:cs="Calibri"/>
                <w:b/>
                <w:bCs/>
                <w:color w:val="000000"/>
              </w:rPr>
              <w:t>Negation</w:t>
            </w:r>
          </w:p>
        </w:tc>
        <w:tc>
          <w:tcPr>
            <w:tcW w:w="6929" w:type="dxa"/>
            <w:tcBorders>
              <w:bottom w:val="single" w:color="4472C4" w:themeColor="accent1" w:sz="4" w:space="0"/>
            </w:tcBorders>
            <w:shd w:val="clear" w:color="auto" w:fill="auto"/>
          </w:tcPr>
          <w:p w:rsidRPr="00D14360" w:rsidR="002A3D37" w:rsidP="00D14360" w:rsidRDefault="00CB74A7" w14:paraId="46B84F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Pr="00C64922" w:rsidR="002A3D37" w:rsidTr="004E29C8" w14:paraId="6CDFD16F" w14:textId="77777777">
        <w:trPr>
          <w:trHeight w:val="1070"/>
        </w:trPr>
        <w:tc>
          <w:tcPr>
            <w:tcW w:w="2313" w:type="dxa"/>
            <w:tcBorders>
              <w:top w:val="single" w:color="4472C4" w:themeColor="accent1" w:sz="4" w:space="0"/>
              <w:bottom w:val="single" w:color="4472C4" w:themeColor="accent1" w:sz="4" w:space="0"/>
              <w:right w:val="nil"/>
            </w:tcBorders>
            <w:shd w:val="clear" w:color="auto" w:fill="FFFFFF"/>
          </w:tcPr>
          <w:p w:rsidRPr="00D14360" w:rsidR="002A3D37" w:rsidP="002B406D" w:rsidRDefault="002A3D37" w14:paraId="44E1AA88" w14:textId="77777777">
            <w:pPr>
              <w:rPr>
                <w:rFonts w:cs="Calibri"/>
                <w:b/>
                <w:bCs/>
              </w:rPr>
            </w:pPr>
            <w:r w:rsidRPr="00D14360">
              <w:rPr>
                <w:rFonts w:cs="Calibri"/>
                <w:b/>
                <w:bCs/>
              </w:rPr>
              <w:t>Other Considerations</w:t>
            </w:r>
          </w:p>
        </w:tc>
        <w:tc>
          <w:tcPr>
            <w:tcW w:w="6929" w:type="dxa"/>
            <w:tcBorders>
              <w:top w:val="single" w:color="4472C4" w:themeColor="accent1" w:sz="4" w:space="0"/>
              <w:bottom w:val="single" w:color="4472C4" w:themeColor="accent1" w:sz="4" w:space="0"/>
            </w:tcBorders>
            <w:shd w:val="clear" w:color="auto" w:fill="auto"/>
          </w:tcPr>
          <w:p w:rsidRPr="00D14360" w:rsidR="002A3D37" w:rsidP="00D14360" w:rsidRDefault="00CB74A7" w14:paraId="20580C62" w14:textId="77777777">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Pr="00C64922" w:rsidR="002A3D37" w:rsidTr="004E29C8" w14:paraId="595B388A" w14:textId="77777777">
        <w:trPr>
          <w:trHeight w:val="350"/>
        </w:trPr>
        <w:tc>
          <w:tcPr>
            <w:tcW w:w="2313" w:type="dxa"/>
            <w:tcBorders>
              <w:top w:val="single" w:color="4472C4" w:themeColor="accent1" w:sz="4" w:space="0"/>
              <w:bottom w:val="single" w:color="4F81BD" w:sz="4" w:space="0"/>
              <w:right w:val="nil"/>
            </w:tcBorders>
            <w:shd w:val="clear" w:color="auto" w:fill="FFFFFF"/>
          </w:tcPr>
          <w:p w:rsidRPr="00D14360" w:rsidR="002A3D37" w:rsidP="002B406D" w:rsidRDefault="00145288" w14:paraId="61727440" w14:textId="77777777">
            <w:pPr>
              <w:rPr>
                <w:rFonts w:cs="Calibri"/>
                <w:b/>
                <w:bCs/>
              </w:rPr>
            </w:pPr>
            <w:r w:rsidRPr="00D14360">
              <w:rPr>
                <w:rFonts w:cs="Calibri"/>
                <w:b/>
                <w:bCs/>
              </w:rPr>
              <w:t>Reference</w:t>
            </w:r>
          </w:p>
        </w:tc>
        <w:tc>
          <w:tcPr>
            <w:tcW w:w="6929" w:type="dxa"/>
            <w:tcBorders>
              <w:top w:val="single" w:color="4472C4" w:themeColor="accent1" w:sz="4" w:space="0"/>
              <w:bottom w:val="single" w:color="4F81BD" w:sz="4" w:space="0"/>
            </w:tcBorders>
            <w:shd w:val="clear" w:color="auto" w:fill="auto"/>
          </w:tcPr>
          <w:p w:rsidRPr="005A615D" w:rsidR="002A3D37" w:rsidP="00D14360" w:rsidRDefault="00CB74A7" w14:paraId="7EE2AEDC" w14:textId="7079710F">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Pr="00C64922" w:rsidR="0009537F" w:rsidTr="004E29C8" w14:paraId="7C5A8230" w14:textId="77777777">
        <w:trPr>
          <w:trHeight w:val="350"/>
        </w:trPr>
        <w:tc>
          <w:tcPr>
            <w:tcW w:w="2313" w:type="dxa"/>
            <w:tcBorders>
              <w:top w:val="single" w:color="4F81BD" w:sz="4" w:space="0"/>
              <w:bottom w:val="single" w:color="4F81BD" w:sz="4" w:space="0"/>
              <w:right w:val="nil"/>
            </w:tcBorders>
            <w:shd w:val="clear" w:color="auto" w:fill="FFFFFF"/>
          </w:tcPr>
          <w:p w:rsidRPr="00D14360" w:rsidR="0009537F" w:rsidP="002B406D" w:rsidRDefault="0009537F" w14:paraId="1B94E179" w14:textId="77777777">
            <w:pPr>
              <w:rPr>
                <w:rFonts w:cs="Calibri"/>
                <w:b/>
                <w:bCs/>
              </w:rPr>
            </w:pPr>
            <w:r>
              <w:rPr>
                <w:rFonts w:cs="Calibri"/>
                <w:b/>
                <w:bCs/>
              </w:rPr>
              <w:t>Example</w:t>
            </w:r>
          </w:p>
        </w:tc>
        <w:tc>
          <w:tcPr>
            <w:tcW w:w="6929" w:type="dxa"/>
            <w:tcBorders>
              <w:top w:val="single" w:color="4F81BD" w:sz="4" w:space="0"/>
              <w:bottom w:val="single" w:color="4F81BD" w:sz="4" w:space="0"/>
            </w:tcBorders>
            <w:shd w:val="clear" w:color="auto" w:fill="auto"/>
          </w:tcPr>
          <w:p w:rsidRPr="0083506C" w:rsidR="0009537F" w:rsidDel="00EE6CF1" w:rsidP="00D14360" w:rsidRDefault="0009537F" w14:paraId="399AA28B" w14:textId="06F40C9B">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33: Use of the Provenance </w:t>
            </w:r>
            <w:r w:rsidRPr="00254B4A" w:rsidR="00DC1072">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rsidRPr="00D14360" w:rsidR="002A3D37" w:rsidP="003A3D50" w:rsidRDefault="00A5789F" w14:paraId="37416785" w14:textId="20588EB3">
      <w:pPr>
        <w:pStyle w:val="Caption"/>
        <w:rPr>
          <w:rFonts w:cs="Calibri"/>
          <w:color w:val="000000"/>
          <w:shd w:val="clear" w:color="auto" w:fill="FFFFFF"/>
        </w:rPr>
      </w:pPr>
      <w:r>
        <w:t xml:space="preserve">  </w:t>
      </w:r>
      <w:bookmarkStart w:name="_Toc118898823" w:id="1453"/>
      <w:bookmarkStart w:name="_Toc119940026" w:id="1454"/>
      <w:bookmarkStart w:name="_Toc135313057" w:id="1455"/>
      <w:r w:rsidR="00594977">
        <w:t xml:space="preserve">Table </w:t>
      </w:r>
      <w:r>
        <w:fldChar w:fldCharType="begin"/>
      </w:r>
      <w:r>
        <w:instrText>SEQ Table \* ARABIC</w:instrText>
      </w:r>
      <w:r>
        <w:fldChar w:fldCharType="separate"/>
      </w:r>
      <w:r w:rsidR="00DC1072">
        <w:rPr>
          <w:noProof/>
        </w:rPr>
        <w:t>36</w:t>
      </w:r>
      <w:r>
        <w:fldChar w:fldCharType="end"/>
      </w:r>
      <w:r w:rsidR="00594977">
        <w:t>: Provenance Author Participation</w:t>
      </w:r>
      <w:r w:rsidR="00852DED">
        <w:t xml:space="preserve"> Template</w:t>
      </w:r>
      <w:bookmarkEnd w:id="1453"/>
      <w:bookmarkEnd w:id="1454"/>
      <w:bookmarkEnd w:id="1455"/>
    </w:p>
    <w:p w:rsidR="003511DF" w:rsidP="003511DF" w:rsidRDefault="00A5789F" w14:paraId="632D2B5C" w14:textId="0FE9BE74">
      <w:pPr>
        <w:pStyle w:val="Caption"/>
        <w:keepNext/>
        <w:spacing w:after="0"/>
      </w:pPr>
      <w:bookmarkStart w:name="_Ref21846420" w:id="1456"/>
      <w:r>
        <w:t xml:space="preserve">  </w:t>
      </w:r>
      <w:bookmarkStart w:name="_Toc118898754" w:id="1457"/>
      <w:bookmarkStart w:name="_Toc119939956" w:id="1458"/>
      <w:bookmarkStart w:name="_Toc135312988" w:id="1459"/>
      <w:r w:rsidR="003511DF">
        <w:t xml:space="preserve">Example </w:t>
      </w:r>
      <w:r>
        <w:fldChar w:fldCharType="begin"/>
      </w:r>
      <w:r>
        <w:instrText>SEQ Example \* ARABIC</w:instrText>
      </w:r>
      <w:r>
        <w:fldChar w:fldCharType="separate"/>
      </w:r>
      <w:r w:rsidR="00DC1072">
        <w:rPr>
          <w:noProof/>
        </w:rPr>
        <w:t>33</w:t>
      </w:r>
      <w:r>
        <w:fldChar w:fldCharType="end"/>
      </w:r>
      <w:r w:rsidR="003511DF">
        <w:t>: Use of the Provenance Author Participation</w:t>
      </w:r>
      <w:bookmarkEnd w:id="1456"/>
      <w:bookmarkEnd w:id="1457"/>
      <w:bookmarkEnd w:id="1458"/>
      <w:bookmarkEnd w:id="145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00A26AB6" w:rsidTr="004E29C8" w14:paraId="0C45F6C1" w14:textId="77777777">
        <w:tc>
          <w:tcPr>
            <w:tcW w:w="9242" w:type="dxa"/>
            <w:shd w:val="clear" w:color="auto" w:fill="auto"/>
          </w:tcPr>
          <w:p w:rsidRPr="00D14360" w:rsidR="00CB74A7" w:rsidP="003A3D50" w:rsidRDefault="00CB74A7" w14:paraId="56E564A7"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rsidRPr="00D14360" w:rsidR="00CB74A7" w:rsidP="003A3D50" w:rsidRDefault="00CB74A7" w14:paraId="39533AA7" w14:textId="763A871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Pr="005C79A1" w:rsidR="005C79A1">
              <w:rPr>
                <w:rFonts w:ascii="Wingdings" w:hAnsi="Wingdings" w:eastAsia="Wingdings" w:cs="Wingdings"/>
                <w:color w:val="000000"/>
                <w:sz w:val="16"/>
                <w:szCs w:val="16"/>
                <w:shd w:val="clear" w:color="auto" w:fill="FFFFFF"/>
              </w:rPr>
              <w:t>à</w:t>
            </w:r>
          </w:p>
          <w:p w:rsidRPr="00D14360" w:rsidR="00CB74A7" w:rsidP="003A3D50" w:rsidRDefault="00CB74A7" w14:paraId="48FDE64B" w14:textId="322D6A1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rsidRPr="00D14360" w:rsidR="00CB74A7" w:rsidP="003A3D50" w:rsidRDefault="00CB74A7" w14:paraId="4F78ABFA" w14:textId="608F41D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636A82C4" w14:textId="71C46FF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rsidRPr="00D14360" w:rsidR="00CB74A7" w:rsidP="003A3D50" w:rsidRDefault="00CB74A7" w14:paraId="0827771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rsidRPr="00D14360" w:rsidR="00CB74A7" w:rsidP="003A3D50" w:rsidRDefault="00CB74A7" w14:paraId="6D1077AF" w14:textId="08037F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rsidRPr="00D14360" w:rsidR="00CB74A7" w:rsidP="003A3D50" w:rsidRDefault="00CB74A7" w14:paraId="2BCC559C" w14:textId="738D63F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rsidRPr="00D14360" w:rsidR="00CB74A7" w:rsidP="003A3D50" w:rsidRDefault="00CB74A7" w14:paraId="58FCFDD7" w14:textId="415A4B6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rsidRPr="00D14360" w:rsidR="00CB74A7" w:rsidP="003A3D50" w:rsidRDefault="00CB74A7" w14:paraId="7CA2F579" w14:textId="22B14BF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rsidRPr="00D14360" w:rsidR="00CB74A7" w:rsidP="003A3D50" w:rsidRDefault="00CB74A7" w14:paraId="12B01108" w14:textId="4D4F3D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rsidRPr="00D14360" w:rsidR="00CB74A7" w:rsidP="003A3D50" w:rsidRDefault="00CB74A7" w14:paraId="078A0CF1" w14:textId="7B12F06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561F3365" w14:textId="46132DF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06038C3A" w14:textId="43E279C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rsidRPr="00D14360" w:rsidR="00CB74A7" w:rsidP="003A3D50" w:rsidRDefault="00CB74A7" w14:paraId="51273B13" w14:textId="0AF1ED76">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rsidRPr="00D14360" w:rsidR="00CB74A7" w:rsidP="003A3D50" w:rsidRDefault="00CB74A7" w14:paraId="691235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7AAD64C6" w14:textId="016D302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rsidRPr="00D14360" w:rsidR="00CB74A7" w:rsidP="003A3D50" w:rsidRDefault="00CB74A7" w14:paraId="68FFFF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3FFAEB22" w14:textId="6AD4E71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rsidRPr="00D14360" w:rsidR="00CB74A7" w:rsidP="003A3D50" w:rsidRDefault="00CB74A7" w14:paraId="181B5251" w14:textId="3CFD7B6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rsidRPr="00D14360" w:rsidR="00CB74A7" w:rsidP="003A3D50" w:rsidRDefault="00CB74A7" w14:paraId="6B31B4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6CE7ADB4" w14:textId="7846314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rsidRPr="00D14360" w:rsidR="00CB74A7" w:rsidP="003A3D50" w:rsidRDefault="00CB74A7" w14:paraId="0EFFCC9A" w14:textId="1C00F39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rsidRPr="00D14360" w:rsidR="00CB74A7" w:rsidP="003A3D50" w:rsidRDefault="00CB74A7" w14:paraId="0658ED51"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1C94E6D6" w14:textId="2B714F6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rsidRPr="00D14360" w:rsidR="00CB74A7" w:rsidP="003A3D50" w:rsidRDefault="00CB74A7" w14:paraId="1768723E" w14:textId="6CAB3B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rsidRPr="00D14360" w:rsidR="00CB74A7" w:rsidP="003A3D50" w:rsidRDefault="00CB74A7" w14:paraId="1CF3677A" w14:textId="14BE0F3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rsidRPr="00D14360" w:rsidR="00CB74A7" w:rsidP="003A3D50" w:rsidRDefault="00CB74A7" w14:paraId="40D57A94" w14:textId="43E74D3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r>
            <w:r w:rsidRPr="00D14360">
              <w:rPr>
                <w:rFonts w:ascii="Courier New" w:hAnsi="Courier New" w:cs="Courier New"/>
                <w:color w:val="000000"/>
                <w:sz w:val="16"/>
                <w:szCs w:val="16"/>
                <w:shd w:val="clear" w:color="auto" w:fill="FFFFFF"/>
              </w:rPr>
              <w:t xml:space="preserve">                       Observation.valueNegationInd --&gt;</w:t>
            </w:r>
          </w:p>
          <w:p w:rsidRPr="00D14360" w:rsidR="00CB74A7" w:rsidP="003A3D50" w:rsidRDefault="00CB74A7" w14:paraId="58CC4FA3" w14:textId="7331741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rsidRPr="00D14360" w:rsidR="00CB74A7" w:rsidP="003A3D50" w:rsidRDefault="00CB74A7" w14:paraId="3118122F" w14:textId="2131AA0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rsidRPr="00D14360" w:rsidR="00CB74A7" w:rsidP="003A3D50" w:rsidRDefault="00CB74A7" w14:paraId="037E531E" w14:textId="583CB74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rsidRPr="00D14360" w:rsidR="00CB74A7" w:rsidP="003A3D50" w:rsidRDefault="00CB74A7" w14:paraId="204768A9" w14:textId="534BF04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rsidRPr="00D14360" w:rsidR="00CB74A7" w:rsidP="003A3D50" w:rsidRDefault="00CB74A7" w14:paraId="6E86EF29" w14:textId="242B5E41">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4991FAF2" w14:textId="7A6F49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rsidRPr="00D14360" w:rsidR="00CB74A7" w:rsidP="003A3D50" w:rsidRDefault="00CB74A7" w14:paraId="0054E3E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3B86538" w14:textId="36AF7DD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rsidRPr="00D14360" w:rsidR="00CB74A7" w:rsidP="003A3D50" w:rsidRDefault="00CB74A7" w14:paraId="640FEDAF"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21E40B8" w14:textId="6B201EF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rsidRPr="00D14360" w:rsidR="00CB74A7" w:rsidP="003A3D50" w:rsidRDefault="00CB74A7" w14:paraId="6DA5AD21" w14:textId="2022C67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rsidRPr="00D14360" w:rsidR="00CB74A7" w:rsidP="003A3D50" w:rsidRDefault="00CB74A7" w14:paraId="07EFC67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149DD0A0" w14:textId="10ECAE2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55934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4A35BEC8" w14:textId="2449041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rsidRPr="00D14360" w:rsidR="00CB74A7" w:rsidP="003A3D50" w:rsidRDefault="00CB74A7" w14:paraId="0AE4E875" w14:textId="3A6828A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rsidRPr="00D14360" w:rsidR="00CB74A7" w:rsidP="003A3D50" w:rsidRDefault="00CB74A7" w14:paraId="0AB69644" w14:textId="05126D4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rsidRPr="00D14360" w:rsidR="00CB74A7" w:rsidP="003A3D50" w:rsidRDefault="00CB74A7" w14:paraId="19AF664D" w14:textId="29F9A5A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rsidRPr="00D14360" w:rsidR="00CB74A7" w:rsidP="003A3D50" w:rsidRDefault="00CB74A7" w14:paraId="78F46944" w14:textId="37517AB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rsidRPr="00D14360" w:rsidR="00CB74A7" w:rsidP="003A3D50" w:rsidRDefault="00CB74A7" w14:paraId="537758FA" w14:textId="068F49E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Pr="00D14360" w:rsidR="003A1CC8">
              <w:rPr>
                <w:rFonts w:ascii="Courier New" w:hAnsi="Courier New" w:cs="Courier New"/>
                <w:color w:val="000000"/>
                <w:sz w:val="16"/>
                <w:szCs w:val="16"/>
                <w:shd w:val="clear" w:color="auto" w:fill="FFFFFF"/>
              </w:rPr>
              <w:t>/&gt;</w:t>
            </w:r>
          </w:p>
          <w:p w:rsidRPr="00D14360" w:rsidR="00CB74A7" w:rsidP="003A3D50" w:rsidRDefault="00CB74A7" w14:paraId="249D51A7" w14:textId="4938919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rsidRPr="00D14360" w:rsidR="00CB74A7" w:rsidP="003A3D50" w:rsidRDefault="00CB74A7" w14:paraId="42523D8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rsidRPr="00D14360" w:rsidR="00CB74A7" w:rsidP="003A3D50" w:rsidRDefault="00CB74A7" w14:paraId="68100171" w14:textId="4BA66CD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rsidRPr="00D14360" w:rsidR="00CB74A7" w:rsidP="003A3D50" w:rsidRDefault="00CB74A7" w14:paraId="4914473C" w14:textId="2FC6A0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rsidRPr="00D14360" w:rsidR="00CB74A7" w:rsidP="003A3D50" w:rsidRDefault="00CB74A7" w14:paraId="29FD93F4"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rsidRPr="00D14360" w:rsidR="00CB74A7" w:rsidP="003A3D50" w:rsidRDefault="00CB74A7" w14:paraId="0021B2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27BF834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rsidRPr="00D14360" w:rsidR="00CB74A7" w:rsidP="003A3D50" w:rsidRDefault="00CB74A7" w14:paraId="791C590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rsidRPr="00D14360" w:rsidR="00CB74A7" w:rsidP="003A3D50" w:rsidRDefault="00CB74A7" w14:paraId="4F90D4D6"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rsidRPr="00D14360" w:rsidR="00CB74A7" w:rsidP="003A3D50" w:rsidRDefault="00CB74A7" w14:paraId="0241E77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355A86C5"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rsidRPr="00D14360" w:rsidR="00CB74A7" w:rsidP="003A3D50" w:rsidRDefault="00CB74A7" w14:paraId="6CF0FDA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rsidRPr="00D14360" w:rsidR="00CB74A7" w:rsidP="003A3D50" w:rsidRDefault="00CB74A7" w14:paraId="7440929D" w14:textId="563F453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rsidRPr="00D14360" w:rsidR="00CB74A7" w:rsidP="003A3D50" w:rsidRDefault="00CB74A7" w14:paraId="6C4576DC" w14:textId="1DAB187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C974F1">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rsidRPr="00D14360" w:rsidR="00CB74A7" w:rsidP="003A3D50" w:rsidRDefault="00CB74A7" w14:paraId="3FEDD06E" w14:textId="3019389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rsidRPr="00D14360" w:rsidR="00CB74A7" w:rsidP="003A3D50" w:rsidRDefault="00CB74A7" w14:paraId="2161E534" w14:textId="12F09D3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rsidRPr="00D14360" w:rsidR="00CB74A7" w:rsidP="003A3D50" w:rsidRDefault="00CB74A7" w14:paraId="43A2BC2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rsidRPr="00D14360" w:rsidR="00CB74A7" w:rsidP="003A3D50" w:rsidRDefault="00CB74A7" w14:paraId="551A04B4" w14:textId="42E718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rsidRPr="00D14360" w:rsidR="00CB74A7" w:rsidP="003A3D50" w:rsidRDefault="00CB74A7" w14:paraId="62335EF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rsidRPr="00D14360" w:rsidR="00CB74A7" w:rsidP="003A3D50" w:rsidRDefault="00CB74A7" w14:paraId="67CFAB1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rsidRPr="00D14360" w:rsidR="00CB74A7" w:rsidP="003A3D50" w:rsidRDefault="00CB74A7" w14:paraId="24E4288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rsidRPr="00D14360" w:rsidR="00CB74A7" w:rsidP="003A3D50" w:rsidRDefault="00CB74A7" w14:paraId="5FF40807" w14:textId="7DBA111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rsidRPr="00D14360" w:rsidR="00CB74A7" w:rsidP="003A3D50" w:rsidRDefault="00CB74A7" w14:paraId="2FE4E2D7" w14:textId="2A7963A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450BD6">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rsidRPr="00D14360" w:rsidR="00CB74A7" w:rsidP="003A3D50" w:rsidRDefault="00CB74A7" w14:paraId="7ADF13F7" w14:textId="603CAA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rsidRPr="00D14360" w:rsidR="00CB74A7" w:rsidP="003A3D50" w:rsidRDefault="00CB74A7" w14:paraId="5B0DDDF8" w14:textId="0681D5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rsidRPr="00D14360" w:rsidR="00CB74A7" w:rsidP="003A3D50" w:rsidRDefault="00CB74A7" w14:paraId="3E095B05" w14:textId="1A70988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7F5A6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rsidRPr="00D14360" w:rsidR="00CB74A7" w:rsidP="003A3D50" w:rsidRDefault="00CB74A7" w14:paraId="75F52A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rsidRPr="00D14360" w:rsidR="00CB74A7" w:rsidP="003A3D50" w:rsidRDefault="00CB74A7" w14:paraId="597E5A63"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rsidRPr="00D14360" w:rsidR="00CB74A7" w:rsidP="003A3D50" w:rsidRDefault="00CB74A7" w14:paraId="5F5E70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rsidRPr="00D14360" w:rsidR="00CB74A7" w:rsidP="003A3D50" w:rsidRDefault="00CB74A7" w14:paraId="4502D4A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rsidRPr="00D14360" w:rsidR="00CB74A7" w:rsidP="003A3D50" w:rsidRDefault="00CB74A7" w14:paraId="18A5D8A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rsidRPr="00D14360" w:rsidR="00CB74A7" w:rsidP="003A3D50" w:rsidRDefault="00CB74A7" w14:paraId="2D743B8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rsidRPr="00D14360" w:rsidR="00A26AB6" w:rsidP="00D14360" w:rsidRDefault="00CB74A7" w14:paraId="5F1D90B9" w14:textId="77777777">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rsidR="00A26AB6" w:rsidP="002A3D37" w:rsidRDefault="00A26AB6" w14:paraId="73181304" w14:textId="6C153ED6">
      <w:pPr>
        <w:spacing w:after="120"/>
        <w:rPr>
          <w:rFonts w:cs="Calibri"/>
          <w:color w:val="000000"/>
          <w:shd w:val="clear" w:color="auto" w:fill="FFFFFF"/>
        </w:rPr>
      </w:pPr>
    </w:p>
    <w:p w:rsidR="00556B2A" w:rsidP="004C76D9" w:rsidRDefault="00556B2A" w14:paraId="061895DA" w14:textId="745CAA35">
      <w:pPr>
        <w:pStyle w:val="Heading4"/>
        <w:rPr>
          <w:shd w:val="clear" w:color="auto" w:fill="FFFFFF"/>
        </w:rPr>
      </w:pPr>
      <w:r>
        <w:rPr>
          <w:shd w:val="clear" w:color="auto" w:fill="FFFFFF"/>
        </w:rPr>
        <w:t>Provenance mapping to FHIR</w:t>
      </w:r>
    </w:p>
    <w:p w:rsidRPr="00556B2A" w:rsidR="00556B2A" w:rsidP="00556B2A" w:rsidRDefault="00556B2A" w14:paraId="1AB800B6" w14:textId="77777777">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rsidRPr="00556B2A" w:rsidR="00556B2A" w:rsidP="00556B2A" w:rsidRDefault="00556B2A" w14:paraId="3BBABB02" w14:textId="4CF8FD73">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rsidRPr="00556B2A" w:rsidR="00556B2A" w:rsidP="00556B2A" w:rsidRDefault="00556B2A" w14:paraId="2AF9992D" w14:textId="20508DD5">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rsidRPr="00D14360" w:rsidR="00556B2A" w:rsidP="00556B2A" w:rsidRDefault="00556B2A" w14:paraId="21FA9CC1" w14:textId="74F5115D">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rsidRPr="00D24DBF" w:rsidR="007D3708" w:rsidP="00FD31AC" w:rsidRDefault="007D3708" w14:paraId="4336702A" w14:textId="77777777">
      <w:pPr>
        <w:pStyle w:val="Heading3"/>
      </w:pPr>
      <w:bookmarkStart w:name="_Toc11219057" w:id="1460"/>
      <w:bookmarkStart w:name="_Toc11391312" w:id="1461"/>
      <w:bookmarkStart w:name="_Toc119939863" w:id="1462"/>
      <w:bookmarkStart w:name="_Toc135312894" w:id="1463"/>
      <w:r w:rsidRPr="00D24DBF">
        <w:t>Section Time Range</w:t>
      </w:r>
      <w:bookmarkEnd w:id="1460"/>
      <w:bookmarkEnd w:id="1461"/>
      <w:bookmarkEnd w:id="1462"/>
      <w:bookmarkEnd w:id="1463"/>
    </w:p>
    <w:p w:rsidR="00632AAF" w:rsidP="00632AAF" w:rsidRDefault="00632AAF" w14:paraId="1A79C19E" w14:textId="54CAA0E0">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rsidRPr="003A3D50" w:rsidR="002E1208" w:rsidP="00632AAF" w:rsidRDefault="002E1208" w14:paraId="7C8A86F1" w14:textId="77777777">
      <w:pPr>
        <w:rPr>
          <w:rFonts w:cs="Calibri"/>
          <w:color w:val="000000"/>
        </w:rPr>
      </w:pPr>
    </w:p>
    <w:p w:rsidRPr="00C64922" w:rsidR="007D3708" w:rsidP="004C76D9" w:rsidRDefault="007D3708" w14:paraId="4C059361" w14:textId="77777777">
      <w:pPr>
        <w:pStyle w:val="Heading4"/>
      </w:pPr>
      <w:r w:rsidRPr="00C64922">
        <w:t>Section Time Range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00C6A58E" w14:textId="77777777">
        <w:trPr>
          <w:cantSplit/>
          <w:tblHeader/>
        </w:trPr>
        <w:tc>
          <w:tcPr>
            <w:tcW w:w="2312" w:type="dxa"/>
            <w:tcBorders>
              <w:bottom w:val="nil"/>
              <w:right w:val="nil"/>
            </w:tcBorders>
            <w:shd w:val="clear" w:color="auto" w:fill="4F81BD"/>
          </w:tcPr>
          <w:p w:rsidRPr="00D14360" w:rsidR="009F6BA2" w:rsidP="00E42FA6" w:rsidRDefault="009F6BA2" w14:paraId="0CF3C6EF"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23785E" w14:textId="77777777">
            <w:pPr>
              <w:rPr>
                <w:color w:val="FFFFFF"/>
              </w:rPr>
            </w:pPr>
            <w:r w:rsidRPr="00D14360">
              <w:rPr>
                <w:b/>
                <w:bCs/>
                <w:color w:val="FFFFFF"/>
              </w:rPr>
              <w:t xml:space="preserve">Section Time Range Observation </w:t>
            </w:r>
          </w:p>
          <w:p w:rsidRPr="00D14360" w:rsidR="009F6BA2" w:rsidP="00E42FA6" w:rsidRDefault="009F6BA2" w14:paraId="0ECD9B2C" w14:textId="77777777">
            <w:pPr>
              <w:rPr>
                <w:rFonts w:cs="Calibri"/>
                <w:bCs/>
                <w:color w:val="FFFFFF"/>
              </w:rPr>
            </w:pPr>
            <w:r w:rsidRPr="00D14360">
              <w:rPr>
                <w:bCs/>
                <w:color w:val="FFFFFF"/>
                <w:sz w:val="18"/>
              </w:rPr>
              <w:t>[observation: identifier urn:hl7ii:2.16.840.1.113883.10.20.22.4.201:2016-06-01 (open)]</w:t>
            </w:r>
          </w:p>
        </w:tc>
      </w:tr>
      <w:tr w:rsidRPr="00C64922" w:rsidR="009F6BA2" w:rsidTr="004E29C8" w14:paraId="421AD961" w14:textId="77777777">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FC9DF66"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E8C2957"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04A103A8" w14:textId="77777777">
        <w:trPr>
          <w:trHeight w:val="620"/>
        </w:trPr>
        <w:tc>
          <w:tcPr>
            <w:tcW w:w="2312" w:type="dxa"/>
            <w:tcBorders>
              <w:right w:val="nil"/>
            </w:tcBorders>
            <w:shd w:val="clear" w:color="auto" w:fill="FFFFFF"/>
          </w:tcPr>
          <w:p w:rsidRPr="00D14360" w:rsidR="009F6BA2" w:rsidP="00E42FA6" w:rsidRDefault="009F6BA2" w14:paraId="1B1231DC" w14:textId="77777777">
            <w:pPr>
              <w:rPr>
                <w:rFonts w:cs="Calibri"/>
                <w:b/>
                <w:bCs/>
              </w:rPr>
            </w:pPr>
            <w:r w:rsidRPr="00D14360">
              <w:rPr>
                <w:rFonts w:cs="Calibri"/>
                <w:b/>
                <w:bCs/>
              </w:rPr>
              <w:t>Purpose</w:t>
            </w:r>
          </w:p>
        </w:tc>
        <w:tc>
          <w:tcPr>
            <w:tcW w:w="6930" w:type="dxa"/>
            <w:shd w:val="clear" w:color="auto" w:fill="auto"/>
          </w:tcPr>
          <w:p w:rsidRPr="00D14360" w:rsidR="009F6BA2" w:rsidP="00E42FA6" w:rsidRDefault="009F6BA2" w14:paraId="240F93AC" w14:textId="77777777">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Pr="00C64922" w:rsidR="009F6BA2" w:rsidTr="004E29C8" w14:paraId="48D47561" w14:textId="77777777">
        <w:trPr>
          <w:trHeight w:val="107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3015F32A"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551E4F66"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Pr="00D14360" w:rsidR="009F6BA2" w:rsidP="00D14360" w:rsidRDefault="009F6BA2" w14:paraId="06D8DE4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Pr="00C64922" w:rsidR="009F6BA2" w:rsidTr="004E29C8" w14:paraId="02E84AFD"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19A7E26E" w14:textId="77777777">
            <w:pPr>
              <w:rPr>
                <w:rFonts w:cs="Calibri"/>
                <w:b/>
                <w:bCs/>
                <w:color w:val="000000"/>
              </w:rPr>
            </w:pPr>
            <w:r w:rsidRPr="00D14360">
              <w:rPr>
                <w:rFonts w:cs="Calibri"/>
                <w:b/>
                <w:bCs/>
                <w:color w:val="000000"/>
              </w:rPr>
              <w:t>Negation</w:t>
            </w:r>
          </w:p>
        </w:tc>
        <w:tc>
          <w:tcPr>
            <w:tcW w:w="6930" w:type="dxa"/>
            <w:tcBorders>
              <w:top w:val="single" w:color="4F81BD" w:sz="4" w:space="0"/>
              <w:bottom w:val="single" w:color="4472C4" w:themeColor="accent1" w:sz="4" w:space="0"/>
            </w:tcBorders>
            <w:shd w:val="clear" w:color="auto" w:fill="auto"/>
          </w:tcPr>
          <w:p w:rsidRPr="00D14360" w:rsidR="009F6BA2" w:rsidP="00D14360" w:rsidRDefault="009F6BA2" w14:paraId="58A667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9F6BA2" w:rsidTr="004E29C8" w14:paraId="15B15636" w14:textId="77777777">
        <w:trPr>
          <w:trHeight w:val="1340"/>
        </w:trPr>
        <w:tc>
          <w:tcPr>
            <w:tcW w:w="2312" w:type="dxa"/>
            <w:tcBorders>
              <w:top w:val="single" w:color="4472C4" w:themeColor="accent1" w:sz="4" w:space="0"/>
              <w:right w:val="nil"/>
            </w:tcBorders>
            <w:shd w:val="clear" w:color="auto" w:fill="FFFFFF"/>
          </w:tcPr>
          <w:p w:rsidRPr="00D14360" w:rsidR="009F6BA2" w:rsidP="00E42FA6" w:rsidRDefault="009F6BA2" w14:paraId="7496832B"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E42FA6" w:rsidRDefault="009F6BA2" w14:paraId="4D330F0B" w14:textId="77777777">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Pr="00D14360" w:rsidR="008634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rsidRPr="00D14360" w:rsidR="009F6BA2" w:rsidP="00D14360" w:rsidRDefault="009F6BA2" w14:paraId="3AD4EDBE" w14:textId="77777777">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Pr="00C64922" w:rsidR="009F6BA2" w:rsidTr="004E29C8" w14:paraId="68E9745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263D8F" w14:paraId="4F451455" w14:textId="77777777">
            <w:pPr>
              <w:rPr>
                <w:rFonts w:cs="Calibri"/>
                <w:b/>
                <w:bCs/>
              </w:rPr>
            </w:pPr>
            <w:r w:rsidRPr="00D14360">
              <w:rPr>
                <w:rFonts w:cs="Calibri"/>
                <w:b/>
                <w:bCs/>
              </w:rPr>
              <w:t>Reference</w:t>
            </w:r>
          </w:p>
        </w:tc>
        <w:tc>
          <w:tcPr>
            <w:tcW w:w="6930" w:type="dxa"/>
            <w:tcBorders>
              <w:top w:val="single" w:color="4F81BD" w:sz="4" w:space="0"/>
              <w:bottom w:val="single" w:color="4F81BD" w:sz="4" w:space="0"/>
            </w:tcBorders>
            <w:shd w:val="clear" w:color="auto" w:fill="auto"/>
          </w:tcPr>
          <w:p w:rsidRPr="00D14360" w:rsidR="009F6BA2" w:rsidP="00E42FA6" w:rsidRDefault="0051413C" w14:paraId="2829DBFE" w14:textId="77777777">
            <w:pPr>
              <w:rPr>
                <w:rFonts w:ascii="Calibri Light" w:hAnsi="Calibri Light" w:cs="Calibri Light"/>
                <w:szCs w:val="18"/>
              </w:rPr>
            </w:pPr>
            <w:r w:rsidRPr="00D14360">
              <w:rPr>
                <w:rFonts w:ascii="Calibri Light" w:hAnsi="Calibri Light" w:cs="Calibri Light"/>
              </w:rPr>
              <w:t xml:space="preserve">Appendix A for template definition </w:t>
            </w:r>
          </w:p>
        </w:tc>
      </w:tr>
      <w:tr w:rsidRPr="00C64922" w:rsidR="009F6BA2" w:rsidTr="004E29C8" w14:paraId="252E3431" w14:textId="77777777">
        <w:trPr>
          <w:trHeight w:val="350"/>
        </w:trPr>
        <w:tc>
          <w:tcPr>
            <w:tcW w:w="2312" w:type="dxa"/>
            <w:tcBorders>
              <w:right w:val="nil"/>
            </w:tcBorders>
            <w:shd w:val="clear" w:color="auto" w:fill="FFFFFF"/>
          </w:tcPr>
          <w:p w:rsidRPr="00D14360" w:rsidR="009F6BA2" w:rsidP="00E42FA6" w:rsidRDefault="009F6BA2" w14:paraId="5F20277B" w14:textId="77777777">
            <w:pPr>
              <w:rPr>
                <w:rFonts w:cs="Calibri"/>
                <w:b/>
                <w:bCs/>
              </w:rPr>
            </w:pPr>
            <w:r w:rsidRPr="00D14360">
              <w:rPr>
                <w:rFonts w:cs="Calibri"/>
                <w:b/>
                <w:bCs/>
              </w:rPr>
              <w:t>Example</w:t>
            </w:r>
          </w:p>
        </w:tc>
        <w:tc>
          <w:tcPr>
            <w:tcW w:w="6930" w:type="dxa"/>
            <w:shd w:val="clear" w:color="auto" w:fill="auto"/>
          </w:tcPr>
          <w:p w:rsidRPr="0083506C" w:rsidR="009F6BA2" w:rsidP="00E42FA6" w:rsidRDefault="0009537F" w14:paraId="6F9794A3" w14:textId="3E19A81B">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34: Section Time Range Template</w:t>
            </w:r>
            <w:r w:rsidRPr="00254B4A" w:rsidR="00DC1072">
              <w:rPr>
                <w:rFonts w:asciiTheme="majorHAnsi" w:hAnsiTheme="majorHAnsi" w:cstheme="majorHAnsi"/>
              </w:rPr>
              <w:t xml:space="preserve"> Example</w:t>
            </w:r>
            <w:r w:rsidRPr="005A615D">
              <w:rPr>
                <w:rFonts w:ascii="Calibri Light" w:hAnsi="Calibri Light" w:cs="Calibri Light"/>
              </w:rPr>
              <w:fldChar w:fldCharType="end"/>
            </w:r>
          </w:p>
        </w:tc>
      </w:tr>
    </w:tbl>
    <w:p w:rsidRPr="00C64922" w:rsidR="007D3708" w:rsidP="007D3708" w:rsidRDefault="00A5789F" w14:paraId="789502C1" w14:textId="00672EF1">
      <w:pPr>
        <w:pStyle w:val="Caption"/>
      </w:pPr>
      <w:r>
        <w:t xml:space="preserve">  </w:t>
      </w:r>
      <w:bookmarkStart w:name="_Toc118898824" w:id="1464"/>
      <w:bookmarkStart w:name="_Toc119940027" w:id="1465"/>
      <w:bookmarkStart w:name="_Toc135313058" w:id="1466"/>
      <w:r w:rsidRPr="00C64922" w:rsidR="007D3708">
        <w:t xml:space="preserve">Table </w:t>
      </w:r>
      <w:r>
        <w:fldChar w:fldCharType="begin"/>
      </w:r>
      <w:r>
        <w:instrText>SEQ Table \* ARABIC</w:instrText>
      </w:r>
      <w:r>
        <w:fldChar w:fldCharType="separate"/>
      </w:r>
      <w:r w:rsidR="00DC1072">
        <w:rPr>
          <w:noProof/>
        </w:rPr>
        <w:t>37</w:t>
      </w:r>
      <w:r>
        <w:fldChar w:fldCharType="end"/>
      </w:r>
      <w:r w:rsidRPr="00C64922" w:rsidR="007D3708">
        <w:t>: Section Time Range Observation</w:t>
      </w:r>
      <w:r w:rsidR="00852DED">
        <w:t xml:space="preserve"> Template</w:t>
      </w:r>
      <w:bookmarkEnd w:id="1464"/>
      <w:bookmarkEnd w:id="1465"/>
      <w:bookmarkEnd w:id="1466"/>
    </w:p>
    <w:p w:rsidRPr="00C64922" w:rsidR="007D3708" w:rsidP="007D3708" w:rsidRDefault="007D3708" w14:paraId="0797A6D8" w14:textId="77777777"/>
    <w:p w:rsidRPr="00C64922" w:rsidR="007D3708" w:rsidP="009F6BA2" w:rsidRDefault="00A5789F" w14:paraId="5FE86257" w14:textId="26292DC8">
      <w:pPr>
        <w:pStyle w:val="Caption"/>
        <w:keepNext/>
        <w:spacing w:after="0"/>
      </w:pPr>
      <w:bookmarkStart w:name="_Ref21846375" w:id="1467"/>
      <w:bookmarkStart w:name="Example20SectionTimeRangeTemplate" w:id="1468"/>
      <w:r>
        <w:t xml:space="preserve">  </w:t>
      </w:r>
      <w:bookmarkStart w:name="_Toc118898755" w:id="1469"/>
      <w:bookmarkStart w:name="_Toc119939957" w:id="1470"/>
      <w:bookmarkStart w:name="_Toc135312989" w:id="1471"/>
      <w:r w:rsidRPr="00C64922" w:rsidR="007D3708">
        <w:t xml:space="preserve">Example </w:t>
      </w:r>
      <w:r>
        <w:fldChar w:fldCharType="begin"/>
      </w:r>
      <w:r>
        <w:instrText>SEQ Example \* ARABIC</w:instrText>
      </w:r>
      <w:r>
        <w:fldChar w:fldCharType="separate"/>
      </w:r>
      <w:r w:rsidR="00DC1072">
        <w:rPr>
          <w:noProof/>
        </w:rPr>
        <w:t>34</w:t>
      </w:r>
      <w:r>
        <w:fldChar w:fldCharType="end"/>
      </w:r>
      <w:r w:rsidRPr="00C64922" w:rsidR="007D3708">
        <w:t>: Section Time Range Template Example</w:t>
      </w:r>
      <w:bookmarkEnd w:id="1467"/>
      <w:bookmarkEnd w:id="1469"/>
      <w:bookmarkEnd w:id="1470"/>
      <w:bookmarkEnd w:id="147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2009FECD" w14:textId="77777777">
        <w:trPr>
          <w:cantSplit/>
        </w:trPr>
        <w:tc>
          <w:tcPr>
            <w:tcW w:w="9350" w:type="dxa"/>
            <w:shd w:val="clear" w:color="auto" w:fill="auto"/>
          </w:tcPr>
          <w:bookmarkEnd w:id="1468"/>
          <w:p w:rsidRPr="00D14360" w:rsidR="007D3708" w:rsidP="00D14360" w:rsidRDefault="007D3708" w14:paraId="7111947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7D3708" w:rsidP="00D14360" w:rsidRDefault="007D3708" w14:paraId="4A78C86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FB640B" w14:paraId="16AC31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&lt;title&gt;Procedures&lt;/title&gt;</w:t>
            </w:r>
          </w:p>
          <w:p w:rsidRPr="00D14360" w:rsidR="007D3708" w:rsidP="00D14360" w:rsidRDefault="00FB640B" w14:paraId="6702CCF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717D46F0" w14:textId="557AF491">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&lt;content ID</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Proc_STR</w:t>
            </w:r>
            <w:r w:rsidR="00AB19EF">
              <w:rPr>
                <w:rFonts w:ascii="Courier New" w:hAnsi="Courier New" w:cs="Courier New"/>
                <w:color w:val="000000"/>
                <w:sz w:val="16"/>
                <w:szCs w:val="16"/>
              </w:rPr>
              <w:t>"</w:t>
            </w:r>
            <w:r w:rsidRPr="00D14360" w:rsidR="00AB19EF">
              <w:rPr>
                <w:rFonts w:ascii="Courier New" w:hAnsi="Courier New" w:cs="Courier New"/>
                <w:color w:val="000000"/>
                <w:sz w:val="16"/>
                <w:szCs w:val="16"/>
              </w:rPr>
              <w:t>&gt;</w:t>
            </w:r>
            <w:r w:rsidRPr="00D14360" w:rsidR="007D3708">
              <w:rPr>
                <w:rFonts w:ascii="Courier New" w:hAnsi="Courier New" w:cs="Courier New"/>
                <w:color w:val="000000"/>
                <w:sz w:val="16"/>
                <w:szCs w:val="16"/>
              </w:rPr>
              <w:t>Procedures performed between 08/15/2012 and 08/15/2015.&lt;/content&gt;</w:t>
            </w:r>
          </w:p>
          <w:p w:rsidRPr="00D14360" w:rsidR="007D3708" w:rsidP="00D14360" w:rsidRDefault="007D3708" w14:paraId="6E175C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7D3708" w14:paraId="11322F52" w14:textId="77777777">
            <w:pPr>
              <w:autoSpaceDE w:val="0"/>
              <w:autoSpaceDN w:val="0"/>
              <w:adjustRightInd w:val="0"/>
              <w:rPr>
                <w:rFonts w:ascii="Courier New" w:hAnsi="Courier New" w:cs="Courier New"/>
                <w:color w:val="000000"/>
                <w:sz w:val="16"/>
                <w:szCs w:val="16"/>
              </w:rPr>
            </w:pPr>
          </w:p>
          <w:p w:rsidRPr="00D14360" w:rsidR="007D3708" w:rsidP="00D14360" w:rsidRDefault="00FB640B" w14:paraId="4D4E07D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4590E0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D14360" w:rsidR="007D3708" w:rsidP="00D14360" w:rsidRDefault="00FB640B" w14:paraId="620F3282" w14:textId="0CD5886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BS" moodCo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 xml:space="preserve">VN"&gt; </w:t>
            </w:r>
          </w:p>
          <w:p w:rsidRPr="00D14360" w:rsidR="007D3708" w:rsidP="00D14360" w:rsidRDefault="00FB640B" w14:paraId="7C119637" w14:textId="2DBD501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Pr="00D14360" w:rsidR="007D3708">
              <w:rPr>
                <w:rFonts w:ascii="Courier New" w:hAnsi="Courier New" w:cs="Courier New"/>
                <w:color w:val="000000"/>
                <w:sz w:val="16"/>
                <w:szCs w:val="16"/>
              </w:rPr>
              <w:t>="2.16.840.1.113883.10.20.22.4</w:t>
            </w:r>
            <w:r w:rsidRPr="00D14360" w:rsidR="003A1CC8">
              <w:rPr>
                <w:rFonts w:ascii="Courier New" w:hAnsi="Courier New" w:cs="Courier New"/>
                <w:color w:val="000000"/>
                <w:sz w:val="16"/>
                <w:szCs w:val="16"/>
              </w:rPr>
              <w:t>.</w:t>
            </w:r>
            <w:r w:rsidR="003A1CC8">
              <w:rPr>
                <w:rFonts w:ascii="Courier New" w:hAnsi="Courier New" w:cs="Courier New"/>
                <w:color w:val="000000"/>
                <w:sz w:val="16"/>
                <w:szCs w:val="16"/>
              </w:rPr>
              <w:t>2</w:t>
            </w:r>
            <w:r w:rsidRPr="00D14360" w:rsidR="007D3708">
              <w:rPr>
                <w:rFonts w:ascii="Courier New" w:hAnsi="Courier New" w:cs="Courier New"/>
                <w:color w:val="000000"/>
                <w:sz w:val="16"/>
                <w:szCs w:val="16"/>
              </w:rPr>
              <w:t>01" extensi</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n="2016-06</w:t>
            </w:r>
            <w:r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01"/&gt; </w:t>
            </w:r>
          </w:p>
          <w:p w:rsidRPr="00D14360" w:rsidR="007D3708" w:rsidP="00D14360" w:rsidRDefault="00FB640B" w14:paraId="49BCB8E3" w14:textId="58578CB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&lt;code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 8260</w:t>
            </w:r>
            <w:r w:rsidR="00450BD6">
              <w:rPr>
                <w:rFonts w:ascii="Courier New" w:hAnsi="Courier New" w:cs="Courier New"/>
                <w:color w:val="000000"/>
                <w:sz w:val="16"/>
                <w:szCs w:val="16"/>
              </w:rPr>
              <w:t>7</w:t>
            </w:r>
            <w:r w:rsidRPr="00D14360" w:rsidR="00450BD6">
              <w:rPr>
                <w:rFonts w:ascii="Courier New" w:hAnsi="Courier New" w:cs="Courier New"/>
                <w:color w:val="000000"/>
                <w:sz w:val="16"/>
                <w:szCs w:val="16"/>
              </w:rPr>
              <w:t>-</w:t>
            </w:r>
            <w:r w:rsidRPr="00D14360" w:rsidR="007D3708">
              <w:rPr>
                <w:rFonts w:ascii="Courier New" w:hAnsi="Courier New" w:cs="Courier New"/>
                <w:color w:val="000000"/>
                <w:sz w:val="16"/>
                <w:szCs w:val="16"/>
              </w:rPr>
              <w:t>3" codeSyst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m="2.16.840.1.113883</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6</w:t>
            </w:r>
            <w:r w:rsidRPr="00D14360"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1" </w:t>
            </w:r>
          </w:p>
          <w:p w:rsidRPr="00D14360" w:rsidR="007D3708" w:rsidP="00D14360" w:rsidRDefault="00FB640B" w14:paraId="680DAE82" w14:textId="07F270F8">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displayNa</w:t>
            </w:r>
            <w:r w:rsidR="00AB19EF">
              <w:rPr>
                <w:rFonts w:ascii="Courier New" w:hAnsi="Courier New" w:cs="Courier New"/>
                <w:color w:val="000000"/>
                <w:sz w:val="16"/>
                <w:szCs w:val="16"/>
              </w:rPr>
              <w:t>m</w:t>
            </w:r>
            <w:r w:rsidRPr="00D14360" w:rsidR="007D3708">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Pr="00D14360" w:rsidR="007D3708">
              <w:rPr>
                <w:rFonts w:ascii="Courier New" w:hAnsi="Courier New" w:cs="Courier New"/>
                <w:color w:val="000000"/>
                <w:sz w:val="16"/>
                <w:szCs w:val="16"/>
              </w:rPr>
              <w:t xml:space="preserve">ge"/&gt; </w:t>
            </w:r>
          </w:p>
          <w:p w:rsidRPr="00D14360" w:rsidR="007D3708" w:rsidP="00D14360" w:rsidRDefault="00FB640B" w14:paraId="6FECAD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65C7417C" w14:textId="26FC8A1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e="#Proc</w:t>
            </w:r>
            <w:r w:rsidRPr="00D14360" w:rsidR="00AB19EF">
              <w:rPr>
                <w:rFonts w:ascii="Courier New" w:hAnsi="Courier New" w:cs="Courier New"/>
                <w:color w:val="000000"/>
                <w:sz w:val="16"/>
                <w:szCs w:val="16"/>
              </w:rPr>
              <w:t>_</w:t>
            </w:r>
            <w:r w:rsidR="00AB19EF">
              <w:rPr>
                <w:rFonts w:ascii="Courier New" w:hAnsi="Courier New" w:cs="Courier New"/>
                <w:color w:val="000000"/>
                <w:sz w:val="16"/>
                <w:szCs w:val="16"/>
              </w:rPr>
              <w:t>S</w:t>
            </w:r>
            <w:r w:rsidRPr="00D14360" w:rsidR="007D3708">
              <w:rPr>
                <w:rFonts w:ascii="Courier New" w:hAnsi="Courier New" w:cs="Courier New"/>
                <w:color w:val="000000"/>
                <w:sz w:val="16"/>
                <w:szCs w:val="16"/>
              </w:rPr>
              <w:t xml:space="preserve">TR"/&gt; </w:t>
            </w:r>
          </w:p>
          <w:p w:rsidRPr="00D14360" w:rsidR="007D3708" w:rsidP="00D14360" w:rsidRDefault="00FB640B" w14:paraId="282826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274AE7E0" w14:textId="775FD23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e="comple</w:t>
            </w:r>
            <w:r w:rsidR="00AB19EF">
              <w:rPr>
                <w:rFonts w:ascii="Courier New" w:hAnsi="Courier New" w:cs="Courier New"/>
                <w:color w:val="000000"/>
                <w:sz w:val="16"/>
                <w:szCs w:val="16"/>
              </w:rPr>
              <w:t>t</w:t>
            </w:r>
            <w:r w:rsidRPr="00D14360" w:rsidR="007D3708">
              <w:rPr>
                <w:rFonts w:ascii="Courier New" w:hAnsi="Courier New" w:cs="Courier New"/>
                <w:color w:val="000000"/>
                <w:sz w:val="16"/>
                <w:szCs w:val="16"/>
              </w:rPr>
              <w:t xml:space="preserve">ed"/&gt; </w:t>
            </w:r>
          </w:p>
          <w:p w:rsidRPr="00D14360" w:rsidR="007D3708" w:rsidP="00D14360" w:rsidRDefault="00FB640B" w14:paraId="7FAE3ED5" w14:textId="622E12A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Pr="00D14360" w:rsidR="007D3708">
              <w:rPr>
                <w:rFonts w:ascii="Courier New" w:hAnsi="Courier New" w:cs="Courier New"/>
                <w:color w:val="000000"/>
                <w:sz w:val="16"/>
                <w:szCs w:val="16"/>
              </w:rPr>
              <w:t>e="IVL</w:t>
            </w:r>
            <w:r w:rsidR="00AB19EF">
              <w:rPr>
                <w:rFonts w:ascii="Courier New" w:hAnsi="Courier New" w:cs="Courier New"/>
                <w:color w:val="000000"/>
                <w:sz w:val="16"/>
                <w:szCs w:val="16"/>
              </w:rPr>
              <w:t>_</w:t>
            </w:r>
            <w:r w:rsidRPr="00D14360" w:rsidR="007D3708">
              <w:rPr>
                <w:rFonts w:ascii="Courier New" w:hAnsi="Courier New" w:cs="Courier New"/>
                <w:color w:val="000000"/>
                <w:sz w:val="16"/>
                <w:szCs w:val="16"/>
              </w:rPr>
              <w:t xml:space="preserve">TS"&gt; </w:t>
            </w:r>
          </w:p>
          <w:p w:rsidRPr="00D14360" w:rsidR="007D3708" w:rsidP="00D14360" w:rsidRDefault="00FB640B" w14:paraId="5AAD7600" w14:textId="3B6BA2E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&lt;low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e="20120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4B94CB52" w14:textId="1B8918A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&lt;high val</w:t>
            </w:r>
            <w:r w:rsidR="003A1CC8">
              <w:rPr>
                <w:rFonts w:ascii="Courier New" w:hAnsi="Courier New" w:cs="Courier New"/>
                <w:color w:val="000000"/>
                <w:sz w:val="16"/>
                <w:szCs w:val="16"/>
              </w:rPr>
              <w:t>u</w:t>
            </w:r>
            <w:r w:rsidRPr="00D14360" w:rsidR="007D3708">
              <w:rPr>
                <w:rFonts w:ascii="Courier New" w:hAnsi="Courier New" w:cs="Courier New"/>
                <w:color w:val="000000"/>
                <w:sz w:val="16"/>
                <w:szCs w:val="16"/>
              </w:rPr>
              <w:t>e="20150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2648E32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&lt;/value&gt; </w:t>
            </w:r>
          </w:p>
          <w:p w:rsidRPr="00D14360" w:rsidR="007D3708" w:rsidP="007D3708" w:rsidRDefault="00FB640B" w14:paraId="553F2B4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&lt;/observation&gt;</w:t>
            </w:r>
          </w:p>
          <w:p w:rsidRPr="00D14360" w:rsidR="007D3708" w:rsidP="007D3708" w:rsidRDefault="00FB640B" w14:paraId="736B3F8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C64922" w:rsidR="007D3708" w:rsidP="007D3708" w:rsidRDefault="007D3708" w14:paraId="7470A229" w14:textId="77777777">
            <w:r w:rsidRPr="00D14360">
              <w:rPr>
                <w:rFonts w:ascii="Courier New" w:hAnsi="Courier New" w:cs="Courier New"/>
                <w:color w:val="000000"/>
                <w:sz w:val="16"/>
                <w:szCs w:val="16"/>
              </w:rPr>
              <w:t>&lt;/section&gt;</w:t>
            </w:r>
          </w:p>
        </w:tc>
      </w:tr>
    </w:tbl>
    <w:p w:rsidRPr="00C64922" w:rsidR="00DD51B1" w:rsidP="00FD31AC" w:rsidRDefault="00DD51B1" w14:paraId="3A80B459" w14:textId="77777777">
      <w:pPr>
        <w:pStyle w:val="Heading3"/>
      </w:pPr>
      <w:bookmarkStart w:name="_Care_Team" w:id="1472"/>
      <w:bookmarkStart w:name="_Toc10707514" w:id="1473"/>
      <w:bookmarkStart w:name="_Toc11043640" w:id="1474"/>
      <w:bookmarkStart w:name="_Toc11045627" w:id="1475"/>
      <w:bookmarkStart w:name="_Toc11391297" w:id="1476"/>
      <w:bookmarkStart w:name="_Ref21897390" w:id="1477"/>
      <w:bookmarkStart w:name="_Ref21897396" w:id="1478"/>
      <w:bookmarkStart w:name="_Ref21897400" w:id="1479"/>
      <w:bookmarkStart w:name="_Toc119939864" w:id="1480"/>
      <w:bookmarkStart w:name="_Toc135312895" w:id="1481"/>
      <w:bookmarkEnd w:id="1472"/>
      <w:r w:rsidRPr="00C64922">
        <w:t>Care Team</w:t>
      </w:r>
      <w:bookmarkEnd w:id="1473"/>
      <w:bookmarkEnd w:id="1474"/>
      <w:bookmarkEnd w:id="1475"/>
      <w:bookmarkEnd w:id="1476"/>
      <w:bookmarkEnd w:id="1477"/>
      <w:bookmarkEnd w:id="1478"/>
      <w:bookmarkEnd w:id="1479"/>
      <w:bookmarkEnd w:id="1480"/>
      <w:bookmarkEnd w:id="1481"/>
    </w:p>
    <w:p w:rsidRPr="00C64922" w:rsidR="00761E61" w:rsidP="00761E61" w:rsidRDefault="00761E61" w14:paraId="769384CF" w14:textId="77777777">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Pr="00C64922" w:rsidR="006357E2">
        <w:t>and include more details about the members of the team and the roles played by each member.</w:t>
      </w:r>
    </w:p>
    <w:p w:rsidRPr="00C64922" w:rsidR="005445F7" w:rsidP="004C76D9" w:rsidRDefault="005445F7" w14:paraId="145AE82C" w14:textId="77777777">
      <w:pPr>
        <w:pStyle w:val="Heading4"/>
      </w:pPr>
      <w:bookmarkStart w:name="_Care_Team_Organizer" w:id="1482"/>
      <w:bookmarkEnd w:id="1482"/>
      <w:r w:rsidRPr="00C64922">
        <w:t>Care Team Organizer</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68"/>
        <w:gridCol w:w="6787"/>
      </w:tblGrid>
      <w:tr w:rsidRPr="00C64922" w:rsidR="00F86360" w:rsidTr="004E29C8" w14:paraId="701D2E32" w14:textId="77777777">
        <w:trPr>
          <w:cantSplit/>
          <w:tblHeader/>
        </w:trPr>
        <w:tc>
          <w:tcPr>
            <w:tcW w:w="2568" w:type="dxa"/>
            <w:tcBorders>
              <w:bottom w:val="nil"/>
              <w:right w:val="nil"/>
            </w:tcBorders>
            <w:shd w:val="clear" w:color="auto" w:fill="4F81BD"/>
          </w:tcPr>
          <w:p w:rsidRPr="00D14360" w:rsidR="009F6BA2" w:rsidP="00E42FA6" w:rsidRDefault="009F6BA2" w14:paraId="7E8993E8" w14:textId="77777777">
            <w:pPr>
              <w:rPr>
                <w:rFonts w:cs="Calibri"/>
                <w:b/>
                <w:bCs/>
                <w:color w:val="FFFFFF"/>
              </w:rPr>
            </w:pPr>
            <w:r w:rsidRPr="00D14360">
              <w:rPr>
                <w:rFonts w:cs="Calibri"/>
                <w:b/>
                <w:bCs/>
                <w:color w:val="FFFFFF"/>
              </w:rPr>
              <w:t>Entry Template</w:t>
            </w:r>
          </w:p>
        </w:tc>
        <w:tc>
          <w:tcPr>
            <w:tcW w:w="6787" w:type="dxa"/>
            <w:shd w:val="clear" w:color="auto" w:fill="4F81BD"/>
          </w:tcPr>
          <w:p w:rsidRPr="00D14360" w:rsidR="009F6BA2" w:rsidP="00E42FA6" w:rsidRDefault="009F6BA2" w14:paraId="7EFC26C2" w14:textId="77777777">
            <w:pPr>
              <w:rPr>
                <w:rFonts w:cs="Calibri"/>
                <w:b/>
                <w:bCs/>
                <w:color w:val="FFFFFF"/>
              </w:rPr>
            </w:pPr>
            <w:bookmarkStart w:name="E_Care_Team_Organizer" w:id="1483"/>
            <w:r w:rsidRPr="00D14360">
              <w:rPr>
                <w:rFonts w:cs="Calibri"/>
                <w:b/>
                <w:bCs/>
                <w:color w:val="FFFFFF"/>
              </w:rPr>
              <w:t>Care Team Organizer</w:t>
            </w:r>
            <w:bookmarkEnd w:id="1483"/>
            <w:r w:rsidRPr="00D14360">
              <w:rPr>
                <w:rFonts w:cs="Calibri"/>
                <w:b/>
                <w:bCs/>
                <w:color w:val="FFFFFF"/>
              </w:rPr>
              <w:t xml:space="preserve"> </w:t>
            </w:r>
          </w:p>
          <w:p w:rsidRPr="00D14360" w:rsidR="009F6BA2" w:rsidP="00E42FA6" w:rsidRDefault="009F6BA2" w14:paraId="2A67EDDE" w14:textId="77777777">
            <w:pPr>
              <w:rPr>
                <w:rFonts w:cs="Calibri"/>
                <w:bCs/>
                <w:color w:val="FFFFFF"/>
                <w:sz w:val="18"/>
                <w:szCs w:val="18"/>
              </w:rPr>
            </w:pPr>
            <w:r w:rsidRPr="00D14360">
              <w:rPr>
                <w:rFonts w:cs="Calibri"/>
                <w:bCs/>
                <w:color w:val="FFFFFF"/>
                <w:sz w:val="18"/>
                <w:szCs w:val="18"/>
              </w:rPr>
              <w:t>[organizer: identifier urn:hl7ii:2.16.840.1.113883.10.20.22.4.500:2019-07-01 (open)]</w:t>
            </w:r>
          </w:p>
        </w:tc>
      </w:tr>
      <w:tr w:rsidRPr="00C64922" w:rsidR="00F86360" w:rsidTr="004E29C8" w14:paraId="592EDFA3" w14:textId="77777777">
        <w:trPr>
          <w:cantSplit/>
          <w:trHeight w:val="323"/>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2A82181F" w14:textId="77777777">
            <w:pPr>
              <w:rPr>
                <w:rFonts w:cs="Calibri"/>
                <w:b/>
                <w:bCs/>
              </w:rPr>
            </w:pPr>
            <w:r w:rsidRPr="00D14360">
              <w:rPr>
                <w:rFonts w:cs="Calibri"/>
                <w:b/>
                <w:bCs/>
              </w:rPr>
              <w:t>Reference Source</w:t>
            </w:r>
          </w:p>
        </w:tc>
        <w:tc>
          <w:tcPr>
            <w:tcW w:w="6787" w:type="dxa"/>
            <w:tcBorders>
              <w:top w:val="single" w:color="4F81BD" w:sz="4" w:space="0"/>
              <w:bottom w:val="single" w:color="4F81BD" w:sz="4" w:space="0"/>
            </w:tcBorders>
            <w:shd w:val="clear" w:color="auto" w:fill="auto"/>
          </w:tcPr>
          <w:p w:rsidRPr="00D14360" w:rsidR="009F6BA2" w:rsidP="00E42FA6" w:rsidRDefault="009F6BA2" w14:paraId="5BE41CB9" w14:textId="7B1E5E73">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Pr="00C64922" w:rsidR="00F86360" w:rsidTr="004E29C8" w14:paraId="14613057" w14:textId="77777777">
        <w:trPr>
          <w:cantSplit/>
          <w:trHeight w:val="2870"/>
        </w:trPr>
        <w:tc>
          <w:tcPr>
            <w:tcW w:w="2568" w:type="dxa"/>
            <w:tcBorders>
              <w:right w:val="nil"/>
            </w:tcBorders>
            <w:shd w:val="clear" w:color="auto" w:fill="FFFFFF"/>
          </w:tcPr>
          <w:p w:rsidRPr="00D14360" w:rsidR="009F6BA2" w:rsidP="00E42FA6" w:rsidRDefault="009F6BA2" w14:paraId="764668C5" w14:textId="77777777">
            <w:pPr>
              <w:rPr>
                <w:rFonts w:cs="Calibri"/>
                <w:b/>
                <w:bCs/>
              </w:rPr>
            </w:pPr>
            <w:r w:rsidRPr="00D14360">
              <w:rPr>
                <w:rFonts w:cs="Calibri"/>
                <w:b/>
                <w:bCs/>
              </w:rPr>
              <w:t>Purpose</w:t>
            </w:r>
          </w:p>
        </w:tc>
        <w:tc>
          <w:tcPr>
            <w:tcW w:w="6787" w:type="dxa"/>
            <w:shd w:val="clear" w:color="auto" w:fill="auto"/>
          </w:tcPr>
          <w:p w:rsidR="005C79A1" w:rsidP="00E42FA6" w:rsidRDefault="009F6BA2" w14:paraId="793FB075" w14:textId="77777777">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rsidR="005C79A1" w:rsidP="00E42FA6" w:rsidRDefault="009F6BA2" w14:paraId="55EC079E" w14:textId="332A4FAF">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rsidRPr="00D14360" w:rsidR="009F6BA2" w:rsidP="00E42FA6" w:rsidRDefault="009F6BA2" w14:paraId="062E57BD" w14:textId="79CA0343">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rsidR="005C79A1" w:rsidP="00E42FA6" w:rsidRDefault="005C79A1" w14:paraId="36561038" w14:textId="77777777">
            <w:pPr>
              <w:rPr>
                <w:rFonts w:ascii="Calibri Light" w:hAnsi="Calibri Light" w:cs="Calibri Light"/>
                <w:szCs w:val="18"/>
              </w:rPr>
            </w:pPr>
          </w:p>
          <w:p w:rsidRPr="00D14360" w:rsidR="009F6BA2" w:rsidP="00E42FA6" w:rsidRDefault="009F6BA2" w14:paraId="3AE89F0A" w14:textId="3D8BC6CA">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rsidRPr="00D14360" w:rsidR="009F6BA2" w:rsidP="00D14360" w:rsidRDefault="009F6BA2" w14:paraId="092A1103"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rsidRPr="00D14360" w:rsidR="009F6BA2" w:rsidP="00D14360" w:rsidRDefault="009F6BA2" w14:paraId="2DDB536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rsidRPr="00D14360" w:rsidR="009F6BA2" w:rsidP="00D14360" w:rsidRDefault="009F6BA2" w14:paraId="521BF39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rsidRPr="00D14360" w:rsidR="009F6BA2" w:rsidP="00D14360" w:rsidRDefault="009F6BA2" w14:paraId="155D62F1"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rsidRPr="00D14360" w:rsidR="009F6BA2" w:rsidP="00D14360" w:rsidRDefault="009F6BA2" w14:paraId="3AA98507"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Pr="00C64922" w:rsidR="00F86360" w:rsidTr="004E29C8" w14:paraId="37186D88" w14:textId="77777777">
        <w:trPr>
          <w:cantSplit/>
          <w:trHeight w:val="800"/>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6F88486D" w14:textId="77777777">
            <w:pPr>
              <w:rPr>
                <w:rFonts w:cs="Calibri"/>
                <w:b/>
                <w:bCs/>
              </w:rPr>
            </w:pPr>
            <w:r w:rsidRPr="00D14360">
              <w:rPr>
                <w:rFonts w:cs="Calibri"/>
                <w:b/>
                <w:bCs/>
              </w:rPr>
              <w:t>ActStatus</w:t>
            </w:r>
          </w:p>
        </w:tc>
        <w:tc>
          <w:tcPr>
            <w:tcW w:w="6787" w:type="dxa"/>
            <w:tcBorders>
              <w:top w:val="single" w:color="4F81BD" w:sz="4" w:space="0"/>
              <w:bottom w:val="single" w:color="4F81BD" w:sz="4" w:space="0"/>
            </w:tcBorders>
            <w:shd w:val="clear" w:color="auto" w:fill="auto"/>
          </w:tcPr>
          <w:p w:rsidRPr="00D14360" w:rsidR="009F6BA2" w:rsidP="00E42FA6" w:rsidRDefault="009F6BA2" w14:paraId="5A4F8118" w14:textId="77777777">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Pr="00D14360" w:rsidR="0096666D">
              <w:rPr>
                <w:rStyle w:val="XMLname"/>
                <w:rFonts w:ascii="Calibri Light" w:hAnsi="Calibri Light" w:cs="Calibri Light"/>
              </w:rPr>
              <w:t>active, completed, cancelled, held, suspended, new, normal, nullified, obsolete, and aborted.</w:t>
            </w:r>
          </w:p>
        </w:tc>
      </w:tr>
      <w:tr w:rsidRPr="00C64922" w:rsidR="00F86360" w:rsidTr="004E29C8" w14:paraId="55E8D280" w14:textId="77777777">
        <w:trPr>
          <w:cantSplit/>
          <w:trHeight w:val="350"/>
        </w:trPr>
        <w:tc>
          <w:tcPr>
            <w:tcW w:w="2568" w:type="dxa"/>
            <w:tcBorders>
              <w:top w:val="single" w:color="4F81BD" w:sz="4" w:space="0"/>
              <w:bottom w:val="single" w:color="4472C4" w:themeColor="accent1" w:sz="4" w:space="0"/>
              <w:right w:val="nil"/>
            </w:tcBorders>
            <w:shd w:val="clear" w:color="auto" w:fill="FFFFFF"/>
          </w:tcPr>
          <w:p w:rsidRPr="00D14360" w:rsidR="009F6BA2" w:rsidP="00E42FA6" w:rsidRDefault="009F6BA2" w14:paraId="3F2EBEE4" w14:textId="77777777">
            <w:pPr>
              <w:rPr>
                <w:rFonts w:cs="Calibri"/>
                <w:b/>
                <w:bCs/>
              </w:rPr>
            </w:pPr>
            <w:r w:rsidRPr="00D14360">
              <w:rPr>
                <w:rFonts w:cs="Calibri"/>
                <w:b/>
                <w:bCs/>
              </w:rPr>
              <w:t>Negation</w:t>
            </w:r>
          </w:p>
        </w:tc>
        <w:tc>
          <w:tcPr>
            <w:tcW w:w="6787" w:type="dxa"/>
            <w:tcBorders>
              <w:top w:val="single" w:color="4F81BD" w:sz="4" w:space="0"/>
              <w:bottom w:val="single" w:color="4472C4" w:themeColor="accent1" w:sz="4" w:space="0"/>
            </w:tcBorders>
            <w:shd w:val="clear" w:color="auto" w:fill="auto"/>
          </w:tcPr>
          <w:p w:rsidRPr="00D14360" w:rsidR="009F6BA2" w:rsidP="00E42FA6" w:rsidRDefault="009F6BA2" w14:paraId="7F5E0B6A" w14:textId="77777777">
            <w:pPr>
              <w:rPr>
                <w:rFonts w:ascii="Calibri Light" w:hAnsi="Calibri Light" w:cs="Calibri Light"/>
              </w:rPr>
            </w:pPr>
            <w:r w:rsidRPr="00D14360">
              <w:rPr>
                <w:rFonts w:ascii="Calibri Light" w:hAnsi="Calibri Light" w:cs="Calibri Light"/>
              </w:rPr>
              <w:t>Not explicitly specified.</w:t>
            </w:r>
          </w:p>
        </w:tc>
      </w:tr>
      <w:tr w:rsidRPr="00C64922" w:rsidR="00F86360" w:rsidTr="004E29C8" w14:paraId="248E0F01" w14:textId="77777777">
        <w:trPr>
          <w:cantSplit/>
        </w:trPr>
        <w:tc>
          <w:tcPr>
            <w:tcW w:w="2568" w:type="dxa"/>
            <w:tcBorders>
              <w:top w:val="single" w:color="4472C4" w:themeColor="accent1" w:sz="4" w:space="0"/>
              <w:right w:val="nil"/>
            </w:tcBorders>
            <w:shd w:val="clear" w:color="auto" w:fill="FFFFFF"/>
          </w:tcPr>
          <w:p w:rsidRPr="00D14360" w:rsidR="009F6BA2" w:rsidP="00E42FA6" w:rsidRDefault="009F6BA2" w14:paraId="567A0660" w14:textId="77777777">
            <w:pPr>
              <w:rPr>
                <w:rFonts w:cs="Calibri"/>
                <w:b/>
                <w:bCs/>
              </w:rPr>
            </w:pPr>
            <w:r w:rsidRPr="00D14360">
              <w:rPr>
                <w:rFonts w:cs="Calibri"/>
                <w:b/>
                <w:bCs/>
              </w:rPr>
              <w:t>Other Considerations</w:t>
            </w:r>
          </w:p>
        </w:tc>
        <w:tc>
          <w:tcPr>
            <w:tcW w:w="6787" w:type="dxa"/>
            <w:tcBorders>
              <w:top w:val="single" w:color="4472C4" w:themeColor="accent1" w:sz="4" w:space="0"/>
            </w:tcBorders>
            <w:shd w:val="clear" w:color="auto" w:fill="auto"/>
          </w:tcPr>
          <w:p w:rsidRPr="00D14360" w:rsidR="009F6BA2" w:rsidP="00D14360" w:rsidRDefault="009F6BA2" w14:paraId="2253847E" w14:textId="77777777">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Pr="00D14360" w:rsidR="003D1C87">
              <w:rPr>
                <w:rFonts w:ascii="Calibri Light" w:hAnsi="Calibri Light" w:cs="Calibri Light"/>
              </w:rPr>
              <w:t xml:space="preserve"> </w:t>
            </w:r>
          </w:p>
          <w:p w:rsidRPr="00D14360" w:rsidR="003D1C87" w:rsidP="00D14360" w:rsidRDefault="003D1C87" w14:paraId="790E93A9" w14:textId="77777777">
            <w:pPr>
              <w:keepNext/>
              <w:rPr>
                <w:rFonts w:ascii="Calibri Light" w:hAnsi="Calibri Light" w:cs="Calibri Light"/>
              </w:rPr>
            </w:pPr>
          </w:p>
          <w:p w:rsidRPr="00D14360" w:rsidR="003D1C87" w:rsidP="00D14360" w:rsidRDefault="003D1C87" w14:paraId="3F43BBF2" w14:textId="77777777">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Pr="00C64922" w:rsidR="00F86360" w:rsidTr="004E29C8" w14:paraId="78EEA986" w14:textId="77777777">
        <w:trPr>
          <w:cantSplit/>
        </w:trPr>
        <w:tc>
          <w:tcPr>
            <w:tcW w:w="2568" w:type="dxa"/>
            <w:tcBorders>
              <w:top w:val="single" w:color="4F81BD" w:sz="4" w:space="0"/>
              <w:bottom w:val="single" w:color="4F81BD" w:sz="4" w:space="0"/>
              <w:right w:val="nil"/>
            </w:tcBorders>
            <w:shd w:val="clear" w:color="auto" w:fill="FFFFFF"/>
          </w:tcPr>
          <w:p w:rsidRPr="00D14360" w:rsidR="00350EE5" w:rsidP="00350EE5" w:rsidRDefault="00145288" w14:paraId="78E255E7" w14:textId="77777777">
            <w:pPr>
              <w:rPr>
                <w:rFonts w:cs="Calibri"/>
                <w:b/>
                <w:bCs/>
              </w:rPr>
            </w:pPr>
            <w:r w:rsidRPr="00D14360">
              <w:rPr>
                <w:rFonts w:cs="Calibri"/>
                <w:b/>
                <w:bCs/>
              </w:rPr>
              <w:t>Reference</w:t>
            </w:r>
          </w:p>
        </w:tc>
        <w:tc>
          <w:tcPr>
            <w:tcW w:w="6787" w:type="dxa"/>
            <w:tcBorders>
              <w:top w:val="single" w:color="4F81BD" w:sz="4" w:space="0"/>
              <w:bottom w:val="single" w:color="4F81BD" w:sz="4" w:space="0"/>
            </w:tcBorders>
            <w:shd w:val="clear" w:color="auto" w:fill="auto"/>
          </w:tcPr>
          <w:p w:rsidRPr="005A615D" w:rsidR="00350EE5" w:rsidP="00D14360" w:rsidRDefault="00145288" w14:paraId="1E067622" w14:textId="77777777">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Pr="005A615D" w:rsidR="00350EE5">
              <w:rPr>
                <w:rFonts w:ascii="Calibri Light" w:hAnsi="Calibri Light" w:cs="Calibri Light"/>
                <w:color w:val="000000"/>
              </w:rPr>
              <w:t xml:space="preserve"> </w:t>
            </w:r>
          </w:p>
        </w:tc>
      </w:tr>
      <w:tr w:rsidRPr="00C64922" w:rsidR="00F86360" w:rsidTr="004E29C8" w14:paraId="0414ABC0" w14:textId="77777777">
        <w:trPr>
          <w:cantSplit/>
        </w:trPr>
        <w:tc>
          <w:tcPr>
            <w:tcW w:w="2568" w:type="dxa"/>
            <w:tcBorders>
              <w:right w:val="nil"/>
            </w:tcBorders>
            <w:shd w:val="clear" w:color="auto" w:fill="FFFFFF"/>
          </w:tcPr>
          <w:p w:rsidRPr="00D14360" w:rsidR="00350EE5" w:rsidP="00350EE5" w:rsidRDefault="00350EE5" w14:paraId="76EA7C34" w14:textId="77777777">
            <w:pPr>
              <w:rPr>
                <w:rFonts w:cs="Calibri"/>
                <w:b/>
                <w:bCs/>
              </w:rPr>
            </w:pPr>
            <w:r w:rsidRPr="00D14360">
              <w:rPr>
                <w:rFonts w:cs="Calibri"/>
                <w:b/>
                <w:bCs/>
              </w:rPr>
              <w:t>Example</w:t>
            </w:r>
          </w:p>
        </w:tc>
        <w:tc>
          <w:tcPr>
            <w:tcW w:w="6787" w:type="dxa"/>
            <w:shd w:val="clear" w:color="auto" w:fill="auto"/>
          </w:tcPr>
          <w:p w:rsidRPr="0083506C" w:rsidR="00350EE5" w:rsidP="00D14360" w:rsidRDefault="0009537F" w14:paraId="1CABC0EB" w14:textId="1E434709">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Pr="00254B4A" w:rsidR="00DC1072">
              <w:rPr>
                <w:rFonts w:ascii="Calibri Light" w:hAnsi="Calibri Light" w:cs="Calibri Light"/>
                <w:i w:val="0"/>
                <w:iCs w:val="0"/>
                <w:color w:val="000000"/>
                <w:sz w:val="20"/>
                <w:szCs w:val="20"/>
              </w:rPr>
              <w:t xml:space="preserve">  </w:t>
            </w:r>
            <w:r w:rsidRPr="00254B4A" w:rsidR="00DC1072">
              <w:rPr>
                <w:rFonts w:ascii="Calibri Light" w:hAnsi="Calibri Light" w:cs="Calibri Light"/>
                <w:i w:val="0"/>
                <w:iCs w:val="0"/>
                <w:noProof/>
                <w:color w:val="000000"/>
                <w:sz w:val="20"/>
                <w:szCs w:val="20"/>
              </w:rPr>
              <w:t>Example</w:t>
            </w:r>
            <w:r w:rsidRPr="00254B4A" w:rsidR="00DC1072">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rsidR="002817F4" w:rsidP="008F2B18" w:rsidRDefault="008F2B18" w14:paraId="280D96F4" w14:textId="118072B9">
      <w:pPr>
        <w:pStyle w:val="Caption"/>
      </w:pPr>
      <w:bookmarkStart w:name="_Toc118898825" w:id="1484"/>
      <w:bookmarkStart w:name="_Toc119940028" w:id="1485"/>
      <w:bookmarkStart w:name="_Toc135313059" w:id="1486"/>
      <w:r w:rsidRPr="00C64922">
        <w:t xml:space="preserve">Table </w:t>
      </w:r>
      <w:r>
        <w:fldChar w:fldCharType="begin"/>
      </w:r>
      <w:r>
        <w:instrText>SEQ Table \* ARABIC</w:instrText>
      </w:r>
      <w:r>
        <w:fldChar w:fldCharType="separate"/>
      </w:r>
      <w:r w:rsidR="00DC1072">
        <w:rPr>
          <w:noProof/>
        </w:rPr>
        <w:t>38</w:t>
      </w:r>
      <w:r>
        <w:fldChar w:fldCharType="end"/>
      </w:r>
      <w:r w:rsidRPr="00C64922">
        <w:t>: Care Team Organizer</w:t>
      </w:r>
      <w:r w:rsidR="00852DED">
        <w:t xml:space="preserve"> Template</w:t>
      </w:r>
      <w:bookmarkEnd w:id="1484"/>
      <w:bookmarkEnd w:id="1485"/>
      <w:bookmarkEnd w:id="1486"/>
    </w:p>
    <w:p w:rsidR="00A46C09" w:rsidP="00A46C09" w:rsidRDefault="00A46C09" w14:paraId="2C64DCF1" w14:textId="77777777"/>
    <w:p w:rsidR="00A46C09" w:rsidP="00A46C09" w:rsidRDefault="00A46C09" w14:paraId="347CDC46" w14:textId="77777777"/>
    <w:p w:rsidR="00A46C09" w:rsidP="00A46C09" w:rsidRDefault="00A46C09" w14:paraId="351B3149" w14:textId="77777777"/>
    <w:p w:rsidR="00A46C09" w:rsidP="00A46C09" w:rsidRDefault="00A46C09" w14:paraId="6F3E9EC6" w14:textId="77777777"/>
    <w:p w:rsidR="00A46C09" w:rsidP="00A46C09" w:rsidRDefault="00A46C09" w14:paraId="505E094A" w14:textId="77777777"/>
    <w:p w:rsidR="00A46C09" w:rsidP="00A46C09" w:rsidRDefault="00A46C09" w14:paraId="4297435C" w14:textId="77777777"/>
    <w:p w:rsidR="00E521EE" w:rsidP="004C76D9" w:rsidRDefault="00E521EE" w14:paraId="5E1B336C" w14:textId="77777777">
      <w:pPr>
        <w:pStyle w:val="Heading4"/>
      </w:pPr>
      <w:bookmarkStart w:name="_Care_Team_Organizer_1" w:id="1487"/>
      <w:bookmarkEnd w:id="1487"/>
      <w:r>
        <w:t>Care Team Organizer Template Design</w:t>
      </w:r>
    </w:p>
    <w:p w:rsidR="00E521EE" w:rsidP="00E83F3B" w:rsidRDefault="00634398" w14:paraId="54909C96" w14:textId="77777777">
      <w:pPr>
        <w:rPr>
          <w:rFonts w:eastAsia="Calibri"/>
        </w:rPr>
      </w:pPr>
      <w:r>
        <w:rPr>
          <w:noProof/>
        </w:rPr>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A3D50" w:rsidR="00E521EE" w:rsidP="00E83F3B" w:rsidRDefault="00A5789F" w14:paraId="4AD404FA" w14:textId="6D72713F">
      <w:pPr>
        <w:pStyle w:val="Caption"/>
        <w:spacing w:after="0"/>
        <w:rPr>
          <w:rFonts w:cs="Calibri"/>
        </w:rPr>
      </w:pPr>
      <w:r>
        <w:rPr>
          <w:rFonts w:cs="Calibri"/>
        </w:rPr>
        <w:t xml:space="preserve">   </w:t>
      </w:r>
      <w:bookmarkStart w:name="_Toc119939921" w:id="1488"/>
      <w:bookmarkStart w:name="_Toc135312953" w:id="1489"/>
      <w:r w:rsidRPr="003A3D50" w:rsidR="00315C06">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Pr="003A3D50" w:rsidR="00315C06">
        <w:rPr>
          <w:rFonts w:cs="Calibri"/>
        </w:rPr>
        <w:t>: Logical design for Care Team Organizer Template</w:t>
      </w:r>
      <w:bookmarkEnd w:id="1488"/>
      <w:bookmarkEnd w:id="1489"/>
    </w:p>
    <w:p w:rsidR="009F6BA2" w:rsidP="003A3D50" w:rsidRDefault="009F6BA2" w14:paraId="42CFC688" w14:textId="77777777">
      <w:pPr>
        <w:spacing w:line="276" w:lineRule="auto"/>
      </w:pPr>
    </w:p>
    <w:p w:rsidR="003511DF" w:rsidP="003511DF" w:rsidRDefault="00A5789F" w14:paraId="380035D6" w14:textId="202086B2">
      <w:pPr>
        <w:pStyle w:val="Caption"/>
        <w:keepNext/>
        <w:spacing w:after="0"/>
      </w:pPr>
      <w:bookmarkStart w:name="_Ref21846317" w:id="1490"/>
      <w:bookmarkStart w:name="example21" w:id="1491"/>
      <w:r>
        <w:t xml:space="preserve">  </w:t>
      </w:r>
      <w:bookmarkStart w:name="_Toc118898756" w:id="1492"/>
      <w:bookmarkStart w:name="_Toc119939958" w:id="1493"/>
      <w:bookmarkStart w:name="_Toc135312990" w:id="1494"/>
      <w:r w:rsidR="003511DF">
        <w:t xml:space="preserve">Example </w:t>
      </w:r>
      <w:r>
        <w:fldChar w:fldCharType="begin"/>
      </w:r>
      <w:r>
        <w:instrText>SEQ Example \* ARABIC</w:instrText>
      </w:r>
      <w:r>
        <w:fldChar w:fldCharType="separate"/>
      </w:r>
      <w:r w:rsidR="00DC1072">
        <w:rPr>
          <w:noProof/>
        </w:rPr>
        <w:t>35</w:t>
      </w:r>
      <w:r>
        <w:fldChar w:fldCharType="end"/>
      </w:r>
      <w:r w:rsidR="003511DF">
        <w:t xml:space="preserve">: </w:t>
      </w:r>
      <w:r w:rsidRPr="00C26062" w:rsidR="003511DF">
        <w:t>Care Teams Section with Care Team Member Organizer for discrete data representation.</w:t>
      </w:r>
      <w:bookmarkEnd w:id="1490"/>
      <w:bookmarkEnd w:id="1492"/>
      <w:bookmarkEnd w:id="1493"/>
      <w:bookmarkEnd w:id="149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9F6BA2" w:rsidTr="004E29C8" w14:paraId="4B9EEFF8" w14:textId="77777777">
        <w:tc>
          <w:tcPr>
            <w:tcW w:w="9350" w:type="dxa"/>
            <w:shd w:val="clear" w:color="auto" w:fill="auto"/>
          </w:tcPr>
          <w:bookmarkEnd w:id="1491"/>
          <w:p w:rsidRPr="003E0931" w:rsidR="003E0931" w:rsidP="003E0931" w:rsidRDefault="003E0931" w14:paraId="144C06B1" w14:textId="77777777">
            <w:pPr>
              <w:rPr>
                <w:rFonts w:ascii="Courier New" w:hAnsi="Courier New" w:cs="Courier New"/>
                <w:color w:val="000000"/>
                <w:sz w:val="16"/>
                <w:szCs w:val="16"/>
              </w:rPr>
            </w:pPr>
            <w:r w:rsidRPr="003E0931">
              <w:rPr>
                <w:rFonts w:ascii="Courier New" w:hAnsi="Courier New" w:cs="Courier New"/>
                <w:color w:val="000000"/>
                <w:sz w:val="16"/>
                <w:szCs w:val="16"/>
              </w:rPr>
              <w:t>&lt;section&gt;</w:t>
            </w:r>
          </w:p>
          <w:p w:rsidRPr="003E0931" w:rsidR="003E0931" w:rsidP="003E0931" w:rsidRDefault="003E0931" w14:paraId="43A95F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rsidRPr="003E0931" w:rsidR="003E0931" w:rsidP="003E0931" w:rsidRDefault="003E0931" w14:paraId="53C5BD0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rsidRPr="003E0931" w:rsidR="003E0931" w:rsidP="003E0931" w:rsidRDefault="003E0931" w14:paraId="63F2DD0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rsidRPr="003E0931" w:rsidR="003E0931" w:rsidP="003E0931" w:rsidRDefault="003E0931" w14:paraId="7716946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rsidRPr="003E0931" w:rsidR="003E0931" w:rsidP="003E0931" w:rsidRDefault="003E0931" w14:paraId="384765F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rsidRPr="003E0931" w:rsidR="003E0931" w:rsidP="003E0931" w:rsidRDefault="003E0931" w14:paraId="261EAF9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0242C99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573C4CE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3F5EB90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rsidRPr="003E0931" w:rsidR="003E0931" w:rsidP="003E0931" w:rsidRDefault="003E0931" w14:paraId="2FECDE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2D2AD8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rsidRPr="003E0931" w:rsidR="003E0931" w:rsidP="003E0931" w:rsidRDefault="003E0931" w14:paraId="5FCFC54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40CFE07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rsidRPr="003E0931" w:rsidR="003E0931" w:rsidP="003E0931" w:rsidRDefault="003E0931" w14:paraId="01E37E3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rsidRPr="003E0931" w:rsidR="003E0931" w:rsidP="003E0931" w:rsidRDefault="003E0931" w14:paraId="0F6CD7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&lt;th&gt;Status&lt;/th&gt;</w:t>
            </w:r>
          </w:p>
          <w:p w:rsidRPr="003E0931" w:rsidR="003E0931" w:rsidP="003E0931" w:rsidRDefault="003E0931" w14:paraId="5D9117D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rsidRPr="003E0931" w:rsidR="003E0931" w:rsidP="003E0931" w:rsidRDefault="003E0931" w14:paraId="224D4A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0A35F2E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rsidRPr="003E0931" w:rsidR="003E0931" w:rsidP="003E0931" w:rsidRDefault="003E0931" w14:paraId="52B4B35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rsidRPr="003E0931" w:rsidR="003E0931" w:rsidP="003E0931" w:rsidRDefault="003E0931" w14:paraId="7951744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44E7FB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rsidRPr="003E0931" w:rsidR="003E0931" w:rsidP="003E0931" w:rsidRDefault="003E0931" w14:paraId="1299E15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rsidRPr="003E0931" w:rsidR="003E0931" w:rsidP="003E0931" w:rsidRDefault="003E0931" w14:paraId="346714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rsidRPr="003E0931" w:rsidR="003E0931" w:rsidP="003E0931" w:rsidRDefault="003E0931" w14:paraId="71905E8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rsidRPr="003E0931" w:rsidR="003E0931" w:rsidP="003E0931" w:rsidRDefault="003E0931" w14:paraId="4A863CC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1AD7585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rsidRPr="003E0931" w:rsidR="003E0931" w:rsidP="003E0931" w:rsidRDefault="003E0931" w14:paraId="5263FF1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613D926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122782F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10D730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rsidRPr="003E0931" w:rsidR="003E0931" w:rsidP="003E0931" w:rsidRDefault="003E0931" w14:paraId="2A6C1C8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109031B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rsidRPr="003E0931" w:rsidR="003E0931" w:rsidP="003E0931" w:rsidRDefault="003E0931" w14:paraId="06CF90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3E0931" w:rsidR="003E0931" w:rsidP="003E0931" w:rsidRDefault="003E0931" w14:paraId="63D8C4E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rsidRPr="003E0931" w:rsidR="003E0931" w:rsidP="003E0931" w:rsidRDefault="003E0931" w14:paraId="0E06FB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rsidRPr="003E0931" w:rsidR="003E0931" w:rsidP="003E0931" w:rsidRDefault="003E0931" w14:paraId="3CF3192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5518FB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rsidRPr="003E0931" w:rsidR="003E0931" w:rsidP="003E0931" w:rsidRDefault="003E0931" w14:paraId="3A766EB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6C833CC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rsidRPr="003E0931" w:rsidR="003E0931" w:rsidP="003E0931" w:rsidRDefault="003E0931" w14:paraId="01C04C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rsidRPr="003E0931" w:rsidR="003E0931" w:rsidP="003E0931" w:rsidRDefault="003E0931" w14:paraId="494E531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rsidRPr="003E0931" w:rsidR="003E0931" w:rsidP="003E0931" w:rsidRDefault="003E0931" w14:paraId="5CD5BF2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rsidRPr="003E0931" w:rsidR="003E0931" w:rsidP="003E0931" w:rsidRDefault="003E0931" w14:paraId="0F12C49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5E0D6A2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rsidRPr="003E0931" w:rsidR="003E0931" w:rsidP="003E0931" w:rsidRDefault="003E0931" w14:paraId="43AEB0C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1FC00B1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rsidRPr="003E0931" w:rsidR="003E0931" w:rsidP="003E0931" w:rsidRDefault="003E0931" w14:paraId="2575906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rsidRPr="003E0931" w:rsidR="003E0931" w:rsidP="003E0931" w:rsidRDefault="003E0931" w14:paraId="2A3171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rsidRPr="003E0931" w:rsidR="003E0931" w:rsidP="003E0931" w:rsidRDefault="003E0931" w14:paraId="45D24F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3048BA1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71177D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2D3ABC8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rsidRPr="003E0931" w:rsidR="003E0931" w:rsidP="003E0931" w:rsidRDefault="003E0931" w14:paraId="415FBF2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rsidRPr="003E0931" w:rsidR="003E0931" w:rsidP="003E0931" w:rsidRDefault="003E0931" w14:paraId="1134AD1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rsidRPr="003E0931" w:rsidR="003E0931" w:rsidP="003E0931" w:rsidRDefault="003E0931" w14:paraId="2CE0D2C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rsidRPr="003E0931" w:rsidR="003E0931" w:rsidP="003E0931" w:rsidRDefault="003E0931" w14:paraId="4802CF1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rsidRPr="003E0931" w:rsidR="003E0931" w:rsidP="003E0931" w:rsidRDefault="003E0931" w14:paraId="2ECFAB6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6FEF66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rsidRPr="003E0931" w:rsidR="003E0931" w:rsidP="003E0931" w:rsidRDefault="003E0931" w14:paraId="4E3D60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rsidRPr="003E0931" w:rsidR="003E0931" w:rsidP="003E0931" w:rsidRDefault="003E0931" w14:paraId="23B09F4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rsidRPr="003E0931" w:rsidR="003E0931" w:rsidP="003E0931" w:rsidRDefault="003E0931" w14:paraId="49DB801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04CE0AF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rsidRPr="003E0931" w:rsidR="003E0931" w:rsidP="003E0931" w:rsidRDefault="003E0931" w14:paraId="6F883F7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rsidRPr="003E0931" w:rsidR="003E0931" w:rsidP="003E0931" w:rsidRDefault="003E0931" w14:paraId="58F76A8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26BDD29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rsidRPr="003E0931" w:rsidR="003E0931" w:rsidP="003E0931" w:rsidRDefault="003E0931" w14:paraId="5B44009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5AD824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107EA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rsidRPr="003E0931" w:rsidR="003E0931" w:rsidP="003E0931" w:rsidRDefault="003E0931" w14:paraId="17C640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rsidRPr="003E0931" w:rsidR="003E0931" w:rsidP="003E0931" w:rsidRDefault="003E0931" w14:paraId="2BA2DD5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rsidRPr="003E0931" w:rsidR="003E0931" w:rsidP="003E0931" w:rsidRDefault="003E0931" w14:paraId="2212CFA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rsidRPr="003E0931" w:rsidR="003E0931" w:rsidP="003E0931" w:rsidRDefault="003E0931" w14:paraId="46B4896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rsidRPr="003E0931" w:rsidR="003E0931" w:rsidP="003E0931" w:rsidRDefault="003E0931" w14:paraId="1708824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3C79837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1CB4C7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rsidRPr="003E0931" w:rsidR="003E0931" w:rsidP="003E0931" w:rsidRDefault="003E0931" w14:paraId="5E540CC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rsidRPr="003E0931" w:rsidR="003E0931" w:rsidP="003E0931" w:rsidRDefault="003E0931" w14:paraId="597ACF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rsidRPr="003E0931" w:rsidR="003E0931" w:rsidP="003E0931" w:rsidRDefault="003E0931" w14:paraId="5782334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xmlns="urn:hl7-org:sdtc" code="PCP"</w:t>
            </w:r>
          </w:p>
          <w:p w:rsidRPr="003E0931" w:rsidR="003E0931" w:rsidP="003E0931" w:rsidRDefault="003E0931" w14:paraId="38F5FBC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rsidRPr="003E0931" w:rsidR="003E0931" w:rsidP="003E0931" w:rsidRDefault="003E0931" w14:paraId="4FC95B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rsidRPr="003E0931" w:rsidR="003E0931" w:rsidP="003E0931" w:rsidRDefault="003E0931" w14:paraId="7AD2FAF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codeSystemName="ParticipationFunction"&gt;</w:t>
            </w:r>
          </w:p>
          <w:p w:rsidRPr="003E0931" w:rsidR="003E0931" w:rsidP="003E0931" w:rsidRDefault="003E0931" w14:paraId="0AF2EAD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w:t>
            </w:r>
          </w:p>
          <w:p w:rsidRPr="003E0931" w:rsidR="003E0931" w:rsidP="003E0931" w:rsidRDefault="003E0931" w14:paraId="2427FF9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rsidRPr="003E0931" w:rsidR="003E0931" w:rsidP="003E0931" w:rsidRDefault="003E0931" w14:paraId="2D841F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rsidRPr="003E0931" w:rsidR="003E0931" w:rsidP="003E0931" w:rsidRDefault="003E0931" w14:paraId="40C35D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21EB78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&lt;/functionCode&gt;</w:t>
            </w:r>
          </w:p>
          <w:p w:rsidRPr="003E0931" w:rsidR="003E0931" w:rsidP="003E0931" w:rsidRDefault="003E0931" w14:paraId="616E20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rsidRPr="003E0931" w:rsidR="003E0931" w:rsidP="003E0931" w:rsidRDefault="003E0931" w14:paraId="58F10D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rsidRPr="003E0931" w:rsidR="003E0931" w:rsidP="003E0931" w:rsidRDefault="003E0931" w14:paraId="329F70D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rsidRPr="003E0931" w:rsidR="003E0931" w:rsidP="003E0931" w:rsidRDefault="003E0931" w14:paraId="29B9C3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rsidRPr="003E0931" w:rsidR="003E0931" w:rsidP="003E0931" w:rsidRDefault="003E0931" w14:paraId="568156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AE4808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rsidRPr="003E0931" w:rsidR="003E0931" w:rsidP="003E0931" w:rsidRDefault="003E0931" w14:paraId="6B239D6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505B250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rsidRPr="003E0931" w:rsidR="003E0931" w:rsidP="003E0931" w:rsidRDefault="003E0931" w14:paraId="53A873D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rsidRPr="003E0931" w:rsidR="003E0931" w:rsidP="003E0931" w:rsidRDefault="003E0931" w14:paraId="00716B2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rsidRPr="003E0931" w:rsidR="003E0931" w:rsidP="003E0931" w:rsidRDefault="003E0931" w14:paraId="1A27B14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rsidRPr="003E0931" w:rsidR="003E0931" w:rsidP="003E0931" w:rsidRDefault="003E0931" w14:paraId="7FC88D9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4BEBCF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rsidRPr="003E0931" w:rsidR="003E0931" w:rsidP="003E0931" w:rsidRDefault="003E0931" w14:paraId="30815F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rsidRPr="003E0931" w:rsidR="003E0931" w:rsidP="003E0931" w:rsidRDefault="003E0931" w14:paraId="6E3739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rsidRPr="003E0931" w:rsidR="003E0931" w:rsidP="003E0931" w:rsidRDefault="003E0931" w14:paraId="57A6FB2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rsidRPr="003E0931" w:rsidR="003E0931" w:rsidP="003E0931" w:rsidRDefault="003E0931" w14:paraId="3BFF1FC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4571F5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rsidRPr="003E0931" w:rsidR="003E0931" w:rsidP="003E0931" w:rsidRDefault="003E0931" w14:paraId="3FDA4C5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D14360" w:rsidR="00637DBE" w:rsidP="003E0931" w:rsidRDefault="003E0931" w14:paraId="7B1E11D4" w14:textId="34AEEF35">
            <w:pPr>
              <w:rPr>
                <w:color w:val="000000"/>
              </w:rPr>
            </w:pPr>
            <w:r w:rsidRPr="003E0931">
              <w:rPr>
                <w:rFonts w:ascii="Courier New" w:hAnsi="Courier New" w:cs="Courier New"/>
                <w:color w:val="000000"/>
                <w:sz w:val="16"/>
                <w:szCs w:val="16"/>
              </w:rPr>
              <w:t>&lt;/section&gt;</w:t>
            </w:r>
          </w:p>
        </w:tc>
      </w:tr>
    </w:tbl>
    <w:p w:rsidRPr="00C64922" w:rsidR="00DD51B1" w:rsidP="00FD31AC" w:rsidRDefault="00DD51B1" w14:paraId="2B68E3F9" w14:textId="77777777">
      <w:pPr>
        <w:pStyle w:val="Heading3"/>
      </w:pPr>
      <w:bookmarkStart w:name="_wtbdah2ny6fi" w:colFirst="0" w:colLast="0" w:id="1495"/>
      <w:bookmarkStart w:name="_5hqxaq8gw9l7" w:colFirst="0" w:colLast="0" w:id="1496"/>
      <w:bookmarkStart w:name="_Toc10707515" w:id="1497"/>
      <w:bookmarkStart w:name="_Toc11043641" w:id="1498"/>
      <w:bookmarkStart w:name="_Toc11045628" w:id="1499"/>
      <w:bookmarkStart w:name="_Toc11391298" w:id="1500"/>
      <w:bookmarkStart w:name="_Toc119939865" w:id="1501"/>
      <w:bookmarkStart w:name="_Toc135312896" w:id="1502"/>
      <w:bookmarkEnd w:id="1495"/>
      <w:bookmarkEnd w:id="1496"/>
      <w:r w:rsidRPr="00C64922">
        <w:t>Encounter</w:t>
      </w:r>
      <w:bookmarkEnd w:id="1497"/>
      <w:bookmarkEnd w:id="1498"/>
      <w:bookmarkEnd w:id="1499"/>
      <w:bookmarkEnd w:id="1500"/>
      <w:bookmarkEnd w:id="1501"/>
      <w:bookmarkEnd w:id="1502"/>
    </w:p>
    <w:p w:rsidRPr="00D14360" w:rsidR="00DD51B1" w:rsidP="00B505D2" w:rsidRDefault="00DD51B1" w14:paraId="71FE89FE" w14:textId="77777777">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643101" w:rsidTr="004E29C8" w14:paraId="7E1B32E4" w14:textId="77777777">
        <w:trPr>
          <w:trHeight w:val="576"/>
        </w:trPr>
        <w:tc>
          <w:tcPr>
            <w:tcW w:w="683" w:type="dxa"/>
            <w:tcBorders>
              <w:right w:val="nil"/>
            </w:tcBorders>
            <w:shd w:val="clear" w:color="auto" w:fill="C6D9F1"/>
          </w:tcPr>
          <w:p w:rsidRPr="00C64922" w:rsidR="00643101" w:rsidP="00900EAD" w:rsidRDefault="00634398" w14:paraId="4D00BA80" w14:textId="77777777">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643101" w:rsidP="00900EAD" w:rsidRDefault="00643101" w14:paraId="2FFFA9A0" w14:textId="77777777">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rsidRPr="00D14360" w:rsidR="00643101" w:rsidP="00B505D2" w:rsidRDefault="00643101" w14:paraId="747C57E0" w14:textId="77777777">
      <w:pPr>
        <w:spacing w:after="120"/>
        <w:rPr>
          <w:rFonts w:eastAsia="Calibri" w:cs="Calibri"/>
        </w:rPr>
      </w:pPr>
    </w:p>
    <w:p w:rsidRPr="00D14360" w:rsidR="00504F98" w:rsidP="00B505D2" w:rsidRDefault="00DD51B1" w14:paraId="614420BD" w14:textId="77777777">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rsidRPr="00D14360" w:rsidR="00DD51B1" w:rsidP="00B505D2" w:rsidRDefault="00504F98" w14:paraId="0DA8CFF3" w14:textId="6E4EF4C7">
      <w:pPr>
        <w:spacing w:after="120"/>
        <w:rPr>
          <w:rFonts w:eastAsia="Calibri" w:cs="Calibri"/>
        </w:rPr>
      </w:pPr>
      <w:r w:rsidRPr="00D14360">
        <w:rPr>
          <w:rFonts w:eastAsia="Calibri" w:cs="Calibri"/>
          <w:b/>
          <w:bCs/>
        </w:rPr>
        <w:t>Reference:</w:t>
      </w:r>
      <w:r w:rsidRPr="00D14360" w:rsidR="00E84852">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_Ref21896240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3.2.4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_Ref21896245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Care Team Members</w:t>
      </w:r>
      <w:r w:rsidRPr="007770C6" w:rsidR="00294353">
        <w:rPr>
          <w:rFonts w:eastAsia="Calibri" w:cs="Calibri"/>
          <w:color w:val="0000FF"/>
          <w:u w:val="single"/>
        </w:rPr>
        <w:fldChar w:fldCharType="end"/>
      </w:r>
    </w:p>
    <w:p w:rsidRPr="00D14360" w:rsidR="00DD51B1" w:rsidP="00B505D2" w:rsidRDefault="00DD51B1" w14:paraId="203E563A" w14:textId="77777777">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rsidRPr="00D14360" w:rsidR="00504F98" w:rsidP="00B505D2" w:rsidRDefault="00DD51B1" w14:paraId="127EA459" w14:textId="77777777">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rsidRPr="00D14360" w:rsidR="00DD51B1" w:rsidP="00B505D2" w:rsidRDefault="00504F98" w14:paraId="1F73A36E" w14:textId="41F02FF8">
      <w:pPr>
        <w:spacing w:after="120"/>
        <w:rPr>
          <w:rFonts w:eastAsia="Calibri" w:cs="Calibri"/>
        </w:rPr>
      </w:pPr>
      <w:r w:rsidRPr="00D14360">
        <w:rPr>
          <w:rFonts w:eastAsia="Calibri" w:cs="Calibri"/>
          <w:b/>
          <w:bCs/>
        </w:rPr>
        <w:t>Reference:</w:t>
      </w:r>
      <w:r w:rsidRPr="00D14360">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_Ref21896281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4.4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_Ref21896290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New and Additional C-CDA Section Templates (Defined in this Companion Guide)</w:t>
      </w:r>
      <w:r w:rsidRPr="007770C6" w:rsidR="00294353">
        <w:rPr>
          <w:rFonts w:eastAsia="Calibri" w:cs="Calibri"/>
          <w:color w:val="0000FF"/>
          <w:u w:val="single"/>
        </w:rPr>
        <w:fldChar w:fldCharType="end"/>
      </w:r>
      <w:r w:rsidRPr="00AD08FB" w:rsidR="00294353">
        <w:rPr>
          <w:rFonts w:eastAsia="Calibri" w:cs="Calibri"/>
        </w:rPr>
        <w:t>,</w:t>
      </w:r>
      <w:r w:rsidRPr="00AD08FB" w:rsidR="00086428">
        <w:rPr>
          <w:rFonts w:eastAsia="Calibri" w:cs="Calibri"/>
        </w:rPr>
        <w:t xml:space="preserve"> </w:t>
      </w:r>
      <w:r w:rsidRPr="00AD08FB" w:rsidR="00DD51B1">
        <w:rPr>
          <w:rFonts w:eastAsia="Calibri" w:cs="Calibri"/>
        </w:rPr>
        <w:t>Appendix A.</w:t>
      </w:r>
      <w:r w:rsidRPr="00AD08FB" w:rsidR="009E2897">
        <w:rPr>
          <w:rFonts w:eastAsia="Calibri" w:cs="Calibri"/>
        </w:rPr>
        <w:t>1.2</w:t>
      </w:r>
      <w:r w:rsidRPr="00D14360" w:rsidR="00086428">
        <w:rPr>
          <w:rFonts w:eastAsia="Calibri" w:cs="Calibri"/>
        </w:rPr>
        <w:t xml:space="preserve">  </w:t>
      </w:r>
    </w:p>
    <w:p w:rsidR="00DD51B1" w:rsidP="004C76D9" w:rsidRDefault="00DD51B1" w14:paraId="3251762C" w14:textId="77777777">
      <w:pPr>
        <w:pStyle w:val="Heading4"/>
      </w:pPr>
      <w:bookmarkStart w:name="_v1dwgtl7veqd" w:colFirst="0" w:colLast="0" w:id="1503"/>
      <w:bookmarkStart w:name="_Toc11043642" w:id="1504"/>
      <w:bookmarkEnd w:id="1503"/>
      <w:r w:rsidRPr="00C64922">
        <w:t>Encounter Activity</w:t>
      </w:r>
      <w:bookmarkEnd w:id="1504"/>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705509" w:rsidTr="004E29C8" w14:paraId="6AF38B7E" w14:textId="77777777">
        <w:trPr>
          <w:cantSplit/>
          <w:tblHeader/>
        </w:trPr>
        <w:tc>
          <w:tcPr>
            <w:tcW w:w="2312" w:type="dxa"/>
            <w:tcBorders>
              <w:bottom w:val="nil"/>
              <w:right w:val="nil"/>
            </w:tcBorders>
            <w:shd w:val="clear" w:color="auto" w:fill="4F81BD"/>
          </w:tcPr>
          <w:p w:rsidRPr="00D14360" w:rsidR="00705509" w:rsidP="00705509" w:rsidRDefault="00705509" w14:paraId="7A2F4D33"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705509" w:rsidP="00705509" w:rsidRDefault="00705509" w14:paraId="03B187DB" w14:textId="77777777">
            <w:pPr>
              <w:rPr>
                <w:rFonts w:cs="Calibri"/>
                <w:b/>
                <w:iCs/>
                <w:color w:val="FFFFFF"/>
              </w:rPr>
            </w:pPr>
            <w:r w:rsidRPr="00D14360">
              <w:rPr>
                <w:rFonts w:cs="Calibri"/>
                <w:b/>
                <w:iCs/>
                <w:color w:val="FFFFFF"/>
              </w:rPr>
              <w:t xml:space="preserve">Encounter Activity (V3) </w:t>
            </w:r>
          </w:p>
          <w:p w:rsidRPr="00D14360" w:rsidR="00705509" w:rsidP="00705509" w:rsidRDefault="00705509" w14:paraId="4CB58671" w14:textId="77777777">
            <w:pPr>
              <w:rPr>
                <w:rFonts w:cs="Calibri"/>
                <w:bCs/>
                <w:color w:val="FFFFFF"/>
              </w:rPr>
            </w:pPr>
            <w:r w:rsidRPr="00D14360">
              <w:rPr>
                <w:rFonts w:cs="Calibri"/>
                <w:bCs/>
                <w:color w:val="FFFFFF"/>
                <w:sz w:val="18"/>
              </w:rPr>
              <w:t>[encounter: identifier urn:hl7ii:2.16.840.1.113883.10.20.22.4.49:2015-08-01 (open)]</w:t>
            </w:r>
          </w:p>
        </w:tc>
      </w:tr>
      <w:tr w:rsidRPr="00C64922" w:rsidR="00705509" w:rsidTr="004E29C8" w14:paraId="5AB9B5AF" w14:textId="77777777">
        <w:trPr>
          <w:trHeight w:val="368"/>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1C3B56F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705509" w:rsidP="00705509" w:rsidRDefault="00705509" w14:paraId="2B82F9E6"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705509" w:rsidTr="004E29C8" w14:paraId="2092265C" w14:textId="77777777">
        <w:trPr>
          <w:trHeight w:val="683"/>
        </w:trPr>
        <w:tc>
          <w:tcPr>
            <w:tcW w:w="2312" w:type="dxa"/>
            <w:tcBorders>
              <w:right w:val="nil"/>
            </w:tcBorders>
            <w:shd w:val="clear" w:color="auto" w:fill="FFFFFF"/>
          </w:tcPr>
          <w:p w:rsidRPr="00D14360" w:rsidR="00705509" w:rsidP="00705509" w:rsidRDefault="00705509" w14:paraId="217BDF35" w14:textId="77777777">
            <w:pPr>
              <w:rPr>
                <w:rFonts w:cs="Calibri"/>
                <w:b/>
                <w:bCs/>
              </w:rPr>
            </w:pPr>
            <w:r w:rsidRPr="00D14360">
              <w:rPr>
                <w:rFonts w:cs="Calibri"/>
                <w:b/>
                <w:bCs/>
              </w:rPr>
              <w:t>Purpose</w:t>
            </w:r>
          </w:p>
        </w:tc>
        <w:tc>
          <w:tcPr>
            <w:tcW w:w="6930" w:type="dxa"/>
            <w:shd w:val="clear" w:color="auto" w:fill="auto"/>
          </w:tcPr>
          <w:p w:rsidRPr="00D14360" w:rsidR="00705509" w:rsidP="00D14360" w:rsidRDefault="00705509" w14:paraId="282EA58F"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Pr="00C64922" w:rsidR="00705509" w:rsidTr="004E29C8" w14:paraId="508F15AA" w14:textId="77777777">
        <w:trPr>
          <w:trHeight w:val="350"/>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21D64EDF"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705509" w:rsidP="00705509" w:rsidRDefault="00705509" w14:paraId="359C8460"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705509" w:rsidTr="004E29C8" w14:paraId="5B400DF9"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705509" w:rsidP="00705509" w:rsidRDefault="00705509" w14:paraId="1C3EFC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705509" w:rsidP="00705509" w:rsidRDefault="00705509" w14:paraId="37769507"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705509" w:rsidTr="004E29C8" w14:paraId="58224E5A" w14:textId="77777777">
        <w:tc>
          <w:tcPr>
            <w:tcW w:w="2312" w:type="dxa"/>
            <w:tcBorders>
              <w:top w:val="single" w:color="4472C4" w:themeColor="accent1" w:sz="4" w:space="0"/>
              <w:right w:val="nil"/>
            </w:tcBorders>
            <w:shd w:val="clear" w:color="auto" w:fill="FFFFFF"/>
          </w:tcPr>
          <w:p w:rsidRPr="00D14360" w:rsidR="00705509" w:rsidP="00705509" w:rsidRDefault="00705509" w14:paraId="771CCC2D"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705509" w:rsidP="00D14360" w:rsidRDefault="00705509" w14:paraId="26D1C293" w14:textId="77777777">
            <w:pPr>
              <w:keepNext/>
              <w:rPr>
                <w:rFonts w:ascii="Calibri Light" w:hAnsi="Calibri Light" w:cs="Calibri Light"/>
                <w:szCs w:val="18"/>
              </w:rPr>
            </w:pPr>
            <w:r w:rsidRPr="00D14360">
              <w:rPr>
                <w:rFonts w:ascii="Calibri Light" w:hAnsi="Calibri Light" w:cs="Calibri Light"/>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Pr="00C64922" w:rsidR="0009537F" w:rsidTr="004E29C8" w14:paraId="4AF590E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3724C171"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D14360" w:rsidR="0009537F" w:rsidP="0009537F" w:rsidRDefault="0009537F" w14:paraId="181DD15D" w14:textId="68BB3161">
            <w:pPr>
              <w:rPr>
                <w:rFonts w:ascii="Calibri Light" w:hAnsi="Calibri Light" w:cs="Calibri Light"/>
              </w:rPr>
            </w:pPr>
            <w:r w:rsidRPr="00D14360">
              <w:rPr>
                <w:rFonts w:ascii="Calibri Light" w:hAnsi="Calibri Light" w:cs="Calibri Light"/>
              </w:rPr>
              <w:t xml:space="preserve">Visit </w:t>
            </w:r>
            <w:hyperlink w:history="1" r:id="rId47">
              <w:r w:rsidRPr="00D14360">
                <w:rPr>
                  <w:rStyle w:val="Hyperlink"/>
                  <w:rFonts w:ascii="Calibri Light" w:hAnsi="Calibri Light" w:cs="Calibri Light"/>
                </w:rPr>
                <w:t>HL7 CDA Example Search</w:t>
              </w:r>
            </w:hyperlink>
          </w:p>
        </w:tc>
      </w:tr>
      <w:tr w:rsidRPr="00C64922" w:rsidR="0009537F" w:rsidTr="004E29C8" w14:paraId="4E9536BC"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49C60AD9"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D14360" w:rsidR="0009537F" w:rsidP="0009537F" w:rsidRDefault="0009537F" w14:paraId="4D9B017F" w14:textId="7062370B">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w:history="1" r:id="rId48">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rsidRPr="00C64922" w:rsidR="008F2B18" w:rsidRDefault="00A5789F" w14:paraId="4D619CB8" w14:textId="366D11B0">
      <w:pPr>
        <w:pStyle w:val="Caption"/>
      </w:pPr>
      <w:bookmarkStart w:name="_tayw6btsrbax" w:colFirst="0" w:colLast="0" w:id="1505"/>
      <w:bookmarkStart w:name="_Toc11043701" w:id="1506"/>
      <w:bookmarkEnd w:id="1505"/>
      <w:r>
        <w:t xml:space="preserve">  </w:t>
      </w:r>
      <w:bookmarkStart w:name="_Toc118898826" w:id="1507"/>
      <w:bookmarkStart w:name="_Toc119940029" w:id="1508"/>
      <w:bookmarkStart w:name="_Toc135313060" w:id="1509"/>
      <w:r w:rsidRPr="00C64922" w:rsidR="008F2B18">
        <w:t xml:space="preserve">Table </w:t>
      </w:r>
      <w:r>
        <w:fldChar w:fldCharType="begin"/>
      </w:r>
      <w:r>
        <w:instrText>SEQ Table \* ARABIC</w:instrText>
      </w:r>
      <w:r>
        <w:fldChar w:fldCharType="separate"/>
      </w:r>
      <w:r w:rsidR="00DC1072">
        <w:rPr>
          <w:noProof/>
        </w:rPr>
        <w:t>39</w:t>
      </w:r>
      <w:r>
        <w:fldChar w:fldCharType="end"/>
      </w:r>
      <w:r w:rsidRPr="00C64922" w:rsidR="008F2B18">
        <w:t>: Encounter Activity</w:t>
      </w:r>
      <w:r w:rsidRPr="00852DED" w:rsidR="00852DED">
        <w:t xml:space="preserve"> </w:t>
      </w:r>
      <w:r w:rsidR="00852DED">
        <w:t>Template</w:t>
      </w:r>
      <w:bookmarkEnd w:id="1507"/>
      <w:bookmarkEnd w:id="1508"/>
      <w:bookmarkEnd w:id="1509"/>
    </w:p>
    <w:p w:rsidRPr="00C64922" w:rsidR="00ED4473" w:rsidP="004C76D9" w:rsidRDefault="00ED4473" w14:paraId="34C61131" w14:textId="77777777">
      <w:pPr>
        <w:pStyle w:val="Heading4"/>
      </w:pPr>
      <w:r w:rsidRPr="00C64922">
        <w:t>Encounter Diagnosis</w:t>
      </w:r>
      <w:bookmarkEnd w:id="1506"/>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888BDAC" w14:textId="77777777">
        <w:trPr>
          <w:cantSplit/>
          <w:tblHeader/>
        </w:trPr>
        <w:tc>
          <w:tcPr>
            <w:tcW w:w="2312" w:type="dxa"/>
            <w:tcBorders>
              <w:bottom w:val="nil"/>
              <w:right w:val="nil"/>
            </w:tcBorders>
            <w:shd w:val="clear" w:color="auto" w:fill="4F81BD"/>
          </w:tcPr>
          <w:p w:rsidRPr="00D14360" w:rsidR="009F6BA2" w:rsidP="00E42FA6" w:rsidRDefault="009F6BA2" w14:paraId="2D8E502E"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7A6C436" w14:textId="77777777">
            <w:pPr>
              <w:rPr>
                <w:rFonts w:cs="Calibri"/>
                <w:b/>
                <w:iCs/>
                <w:color w:val="FFFFFF"/>
              </w:rPr>
            </w:pPr>
            <w:r w:rsidRPr="00D14360">
              <w:rPr>
                <w:rFonts w:cs="Calibri"/>
                <w:b/>
                <w:iCs/>
                <w:color w:val="FFFFFF"/>
              </w:rPr>
              <w:t xml:space="preserve">Encounter Diagnosis (V3) </w:t>
            </w:r>
          </w:p>
          <w:p w:rsidRPr="00D14360" w:rsidR="009F6BA2" w:rsidP="00E42FA6" w:rsidRDefault="009F6BA2" w14:paraId="63C21ABD" w14:textId="77777777">
            <w:pPr>
              <w:rPr>
                <w:rFonts w:cs="Calibri"/>
                <w:bCs/>
                <w:color w:val="FFFFFF"/>
              </w:rPr>
            </w:pPr>
            <w:r w:rsidRPr="00D14360">
              <w:rPr>
                <w:rFonts w:cs="Calibri"/>
                <w:bCs/>
                <w:color w:val="FFFFFF"/>
                <w:sz w:val="18"/>
              </w:rPr>
              <w:t>[act: identifier urn:hl7ii:2.16.840.1.113883.10.20.22.4.80:2015-08-01 (open)]</w:t>
            </w:r>
          </w:p>
        </w:tc>
      </w:tr>
      <w:tr w:rsidRPr="00C64922" w:rsidR="009F6BA2" w:rsidTr="004E29C8" w14:paraId="5C2EA873" w14:textId="77777777">
        <w:trPr>
          <w:trHeight w:val="368"/>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20E1306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7A0991E3"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7C2AC2FF" w14:textId="77777777">
        <w:trPr>
          <w:trHeight w:val="683"/>
        </w:trPr>
        <w:tc>
          <w:tcPr>
            <w:tcW w:w="2312" w:type="dxa"/>
            <w:tcBorders>
              <w:right w:val="nil"/>
            </w:tcBorders>
            <w:shd w:val="clear" w:color="auto" w:fill="FFFFFF"/>
          </w:tcPr>
          <w:p w:rsidRPr="00D14360" w:rsidR="009F6BA2" w:rsidP="00E42FA6" w:rsidRDefault="009F6BA2" w14:paraId="05012EB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19696A96"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Pr="00C64922" w:rsidR="009F6BA2" w:rsidTr="004E29C8" w14:paraId="0B9BFEF3"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F87ADEC"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6327DED2"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9F6BA2" w:rsidTr="004E29C8" w14:paraId="25665EB3"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7A906FE3"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2215FD6"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9F6BA2" w:rsidTr="004E29C8" w14:paraId="4EE9A3FF" w14:textId="77777777">
        <w:tc>
          <w:tcPr>
            <w:tcW w:w="2312" w:type="dxa"/>
            <w:tcBorders>
              <w:top w:val="single" w:color="4472C4" w:themeColor="accent1" w:sz="4" w:space="0"/>
              <w:bottom w:val="single" w:color="4472C4" w:sz="4" w:space="0"/>
              <w:right w:val="nil"/>
            </w:tcBorders>
            <w:shd w:val="clear" w:color="auto" w:fill="FFFFFF"/>
          </w:tcPr>
          <w:p w:rsidRPr="00D14360" w:rsidR="009F6BA2" w:rsidP="00E42FA6" w:rsidRDefault="009F6BA2" w14:paraId="77602F1D"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sz="4" w:space="0"/>
            </w:tcBorders>
            <w:shd w:val="clear" w:color="auto" w:fill="auto"/>
          </w:tcPr>
          <w:p w:rsidRPr="00D14360" w:rsidR="009F6BA2" w:rsidP="00D14360" w:rsidRDefault="009F6BA2" w14:paraId="3FFC58DB" w14:textId="77777777">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Pr="00C64922" w:rsidR="0009537F" w:rsidTr="004E29C8" w14:paraId="77D99E49" w14:textId="77777777">
        <w:tc>
          <w:tcPr>
            <w:tcW w:w="2312" w:type="dxa"/>
            <w:tcBorders>
              <w:top w:val="single" w:color="4472C4" w:sz="4" w:space="0"/>
              <w:bottom w:val="single" w:color="4F81BD" w:sz="4" w:space="0"/>
              <w:right w:val="nil"/>
            </w:tcBorders>
            <w:shd w:val="clear" w:color="auto" w:fill="FFFFFF"/>
          </w:tcPr>
          <w:p w:rsidRPr="00D14360" w:rsidR="0009537F" w:rsidP="00E42FA6" w:rsidRDefault="0009537F" w14:paraId="744550B0" w14:textId="77777777">
            <w:pPr>
              <w:rPr>
                <w:rFonts w:cs="Calibri"/>
                <w:b/>
                <w:bCs/>
              </w:rPr>
            </w:pPr>
            <w:r>
              <w:rPr>
                <w:rFonts w:cs="Calibri"/>
                <w:b/>
                <w:bCs/>
              </w:rPr>
              <w:t>Reference</w:t>
            </w:r>
          </w:p>
        </w:tc>
        <w:tc>
          <w:tcPr>
            <w:tcW w:w="6930" w:type="dxa"/>
            <w:tcBorders>
              <w:top w:val="single" w:color="4472C4" w:sz="4" w:space="0"/>
              <w:bottom w:val="single" w:color="4F81BD" w:sz="4" w:space="0"/>
            </w:tcBorders>
            <w:shd w:val="clear" w:color="auto" w:fill="auto"/>
          </w:tcPr>
          <w:p w:rsidRPr="00D14360" w:rsidR="0009537F" w:rsidP="00D14360" w:rsidRDefault="0009537F" w14:paraId="22357516" w14:textId="190E3E53">
            <w:pPr>
              <w:keepNext/>
              <w:rPr>
                <w:rFonts w:ascii="Calibri Light" w:hAnsi="Calibri Light" w:cs="Calibri Light"/>
                <w:szCs w:val="18"/>
              </w:rPr>
            </w:pPr>
            <w:r w:rsidRPr="00D14360">
              <w:rPr>
                <w:rFonts w:ascii="Calibri Light" w:hAnsi="Calibri Light" w:cs="Calibri Light"/>
              </w:rPr>
              <w:t xml:space="preserve">Visit </w:t>
            </w:r>
            <w:hyperlink w:history="1" r:id="rId49">
              <w:r w:rsidRPr="00D14360">
                <w:rPr>
                  <w:rStyle w:val="Hyperlink"/>
                  <w:rFonts w:ascii="Calibri Light" w:hAnsi="Calibri Light" w:cs="Calibri Light"/>
                </w:rPr>
                <w:t>HL7 CDA Example Search</w:t>
              </w:r>
            </w:hyperlink>
          </w:p>
        </w:tc>
      </w:tr>
      <w:tr w:rsidRPr="00C64922" w:rsidR="00C563F3" w:rsidTr="004E29C8" w14:paraId="3D572EB8"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729A59CB"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D14360" w:rsidRDefault="0009537F" w14:paraId="2673A394" w14:textId="5279A7DE">
            <w:pPr>
              <w:keepNext/>
              <w:rPr>
                <w:rFonts w:ascii="Calibri Light" w:hAnsi="Calibri Light" w:cs="Calibri Light"/>
              </w:rPr>
            </w:pPr>
            <w:r w:rsidRPr="003A3D50">
              <w:rPr>
                <w:rFonts w:ascii="Calibri Light" w:hAnsi="Calibri Light" w:cs="Calibri Light"/>
              </w:rPr>
              <w:t xml:space="preserve">How to represent </w:t>
            </w:r>
            <w:hyperlink w:history="1" r:id="rId50">
              <w:r w:rsidRPr="005A615D">
                <w:rPr>
                  <w:rStyle w:val="Hyperlink"/>
                  <w:rFonts w:ascii="Calibri Light" w:hAnsi="Calibri Light" w:cs="Calibri Light"/>
                </w:rPr>
                <w:t xml:space="preserve"> “Outpatient Encounter with Diagnoses”</w:t>
              </w:r>
            </w:hyperlink>
          </w:p>
        </w:tc>
      </w:tr>
    </w:tbl>
    <w:p w:rsidRPr="00D14360" w:rsidR="00ED4473" w:rsidP="008F2B18" w:rsidRDefault="00A5789F" w14:paraId="54A82D66" w14:textId="114C698D">
      <w:pPr>
        <w:pStyle w:val="Caption"/>
        <w:rPr>
          <w:rFonts w:cs="Calibri"/>
        </w:rPr>
      </w:pPr>
      <w:r>
        <w:t xml:space="preserve">  </w:t>
      </w:r>
      <w:bookmarkStart w:name="_Toc118898827" w:id="1510"/>
      <w:bookmarkStart w:name="_Toc119940030" w:id="1511"/>
      <w:bookmarkStart w:name="_Toc135313061" w:id="1512"/>
      <w:r w:rsidRPr="00C64922" w:rsidR="008F2B18">
        <w:t xml:space="preserve">Table </w:t>
      </w:r>
      <w:r>
        <w:fldChar w:fldCharType="begin"/>
      </w:r>
      <w:r>
        <w:instrText>SEQ Table \* ARABIC</w:instrText>
      </w:r>
      <w:r>
        <w:fldChar w:fldCharType="separate"/>
      </w:r>
      <w:r w:rsidR="00DC1072">
        <w:rPr>
          <w:noProof/>
        </w:rPr>
        <w:t>40</w:t>
      </w:r>
      <w:r>
        <w:fldChar w:fldCharType="end"/>
      </w:r>
      <w:r w:rsidRPr="00C64922" w:rsidR="008F2B18">
        <w:t>: Encounter Diagnosis</w:t>
      </w:r>
      <w:r w:rsidRPr="00852DED" w:rsidR="00852DED">
        <w:t xml:space="preserve"> </w:t>
      </w:r>
      <w:r w:rsidR="00852DED">
        <w:t>Template</w:t>
      </w:r>
      <w:bookmarkEnd w:id="1510"/>
      <w:bookmarkEnd w:id="1511"/>
      <w:bookmarkEnd w:id="1512"/>
    </w:p>
    <w:p w:rsidRPr="00C64922" w:rsidR="00F76B67" w:rsidP="004C76D9" w:rsidRDefault="00F76B67" w14:paraId="52E272C0" w14:textId="77777777">
      <w:pPr>
        <w:pStyle w:val="Heading4"/>
      </w:pPr>
      <w:r w:rsidRPr="00C64922">
        <w:t>Hospital Admission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98DF4CA" w14:textId="77777777">
        <w:trPr>
          <w:cantSplit/>
          <w:tblHeader/>
        </w:trPr>
        <w:tc>
          <w:tcPr>
            <w:tcW w:w="2312" w:type="dxa"/>
            <w:tcBorders>
              <w:bottom w:val="nil"/>
              <w:right w:val="nil"/>
            </w:tcBorders>
            <w:shd w:val="clear" w:color="auto" w:fill="4F81BD"/>
          </w:tcPr>
          <w:p w:rsidRPr="00D14360" w:rsidR="009F6BA2" w:rsidP="00E42FA6" w:rsidRDefault="009F6BA2" w14:paraId="545921A4"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A6C6E03" w14:textId="77777777">
            <w:pPr>
              <w:rPr>
                <w:rFonts w:cs="Calibri"/>
                <w:b/>
                <w:iCs/>
                <w:color w:val="FFFFFF"/>
              </w:rPr>
            </w:pPr>
            <w:r w:rsidRPr="00D14360">
              <w:rPr>
                <w:rFonts w:cs="Calibri"/>
                <w:b/>
                <w:iCs/>
                <w:color w:val="FFFFFF"/>
              </w:rPr>
              <w:t xml:space="preserve">Hospital Admission Diagnosis (V3) </w:t>
            </w:r>
          </w:p>
          <w:p w:rsidRPr="00D14360" w:rsidR="009F6BA2" w:rsidP="00E42FA6" w:rsidRDefault="009F6BA2" w14:paraId="2CC55656" w14:textId="77777777">
            <w:pPr>
              <w:rPr>
                <w:rFonts w:cs="Calibri"/>
                <w:bCs/>
                <w:color w:val="FFFFFF"/>
              </w:rPr>
            </w:pPr>
            <w:r w:rsidRPr="00D14360">
              <w:rPr>
                <w:rFonts w:cs="Calibri"/>
                <w:bCs/>
                <w:color w:val="FFFFFF"/>
                <w:sz w:val="18"/>
              </w:rPr>
              <w:t>[act: identifier urn:hl7ii:2.16.840.1.113883.10.20.22.4.34:2015-08-01 (open)]</w:t>
            </w:r>
          </w:p>
        </w:tc>
      </w:tr>
      <w:tr w:rsidRPr="00C64922" w:rsidR="009F6BA2" w:rsidTr="004E29C8" w14:paraId="6B6039FA" w14:textId="77777777">
        <w:trPr>
          <w:trHeight w:val="341"/>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5F4B12A"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73D728C"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9F6BA2" w:rsidTr="004E29C8" w14:paraId="61CE7031" w14:textId="77777777">
        <w:trPr>
          <w:trHeight w:val="620"/>
        </w:trPr>
        <w:tc>
          <w:tcPr>
            <w:tcW w:w="2312" w:type="dxa"/>
            <w:tcBorders>
              <w:right w:val="nil"/>
            </w:tcBorders>
            <w:shd w:val="clear" w:color="auto" w:fill="FFFFFF"/>
          </w:tcPr>
          <w:p w:rsidRPr="00D14360" w:rsidR="009F6BA2" w:rsidP="00E42FA6" w:rsidRDefault="009F6BA2" w14:paraId="659D12D8"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55E8DF61"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Pr="00C64922" w:rsidR="009F6BA2" w:rsidTr="004E29C8" w14:paraId="4EAF255D" w14:textId="77777777">
        <w:trPr>
          <w:trHeight w:val="35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7B2ED7A"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364D4DD1" w14:textId="77777777">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Pr="00C64922" w:rsidR="009F6BA2" w:rsidTr="004E29C8" w14:paraId="4C40950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303943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FEC6DE4" w14:textId="77777777">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9F6BA2" w:rsidTr="004E29C8" w14:paraId="0C5D133A" w14:textId="77777777">
        <w:tc>
          <w:tcPr>
            <w:tcW w:w="2312" w:type="dxa"/>
            <w:tcBorders>
              <w:top w:val="single" w:color="4472C4" w:themeColor="accent1" w:sz="4" w:space="0"/>
              <w:right w:val="nil"/>
            </w:tcBorders>
            <w:shd w:val="clear" w:color="auto" w:fill="FFFFFF"/>
          </w:tcPr>
          <w:p w:rsidRPr="00D14360" w:rsidR="009F6BA2" w:rsidP="00E42FA6" w:rsidRDefault="009F6BA2" w14:paraId="792414DE"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5A615D" w:rsidR="009F6BA2" w:rsidP="00E42FA6" w:rsidRDefault="009F6BA2" w14:paraId="78417212" w14:textId="77777777">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rsidRPr="005A615D" w:rsidR="009F6BA2" w:rsidP="00D14360" w:rsidRDefault="009F6BA2" w14:paraId="01C20C43" w14:textId="77777777">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Pr="00C64922" w:rsidR="00C563F3" w:rsidTr="004E29C8" w14:paraId="44A38F20"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69B743FA"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C563F3" w:rsidRDefault="0009537F" w14:paraId="36B7CF96" w14:textId="48A05734">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36: Hospital Admission</w:t>
            </w:r>
            <w:r w:rsidRPr="00254B4A" w:rsidR="00DC1072">
              <w:rPr>
                <w:rFonts w:asciiTheme="majorHAnsi" w:hAnsiTheme="majorHAnsi" w:cstheme="majorHAnsi"/>
              </w:rPr>
              <w:t xml:space="preserve"> Diagnosis</w:t>
            </w:r>
            <w:r w:rsidRPr="003A3D50">
              <w:rPr>
                <w:rFonts w:ascii="Calibri Light" w:hAnsi="Calibri Light" w:cs="Calibri Light"/>
              </w:rPr>
              <w:fldChar w:fldCharType="end"/>
            </w:r>
          </w:p>
        </w:tc>
      </w:tr>
    </w:tbl>
    <w:p w:rsidR="00F76B67" w:rsidP="008F2B18" w:rsidRDefault="00A5789F" w14:paraId="51B68C1A" w14:textId="3B7A0D2E">
      <w:pPr>
        <w:pStyle w:val="Caption"/>
      </w:pPr>
      <w:r>
        <w:t xml:space="preserve">  </w:t>
      </w:r>
      <w:bookmarkStart w:name="_Toc118898828" w:id="1513"/>
      <w:bookmarkStart w:name="_Toc119940031" w:id="1514"/>
      <w:bookmarkStart w:name="_Toc135313062" w:id="1515"/>
      <w:r w:rsidRPr="00C64922" w:rsidR="008F2B18">
        <w:t xml:space="preserve">Table </w:t>
      </w:r>
      <w:r>
        <w:fldChar w:fldCharType="begin"/>
      </w:r>
      <w:r>
        <w:instrText>SEQ Table \* ARABIC</w:instrText>
      </w:r>
      <w:r>
        <w:fldChar w:fldCharType="separate"/>
      </w:r>
      <w:r w:rsidR="00DC1072">
        <w:rPr>
          <w:noProof/>
        </w:rPr>
        <w:t>41</w:t>
      </w:r>
      <w:r>
        <w:fldChar w:fldCharType="end"/>
      </w:r>
      <w:r w:rsidRPr="00C64922" w:rsidR="008F2B18">
        <w:t>: Hospital Admission Diagnosis</w:t>
      </w:r>
      <w:r w:rsidR="00852DED">
        <w:t xml:space="preserve"> Template</w:t>
      </w:r>
      <w:bookmarkEnd w:id="1513"/>
      <w:bookmarkEnd w:id="1514"/>
      <w:bookmarkEnd w:id="1515"/>
    </w:p>
    <w:p w:rsidR="005C79A1" w:rsidP="005C79A1" w:rsidRDefault="005C79A1" w14:paraId="063842E8" w14:textId="7CE8F54B"/>
    <w:p w:rsidRPr="005C79A1" w:rsidR="005C79A1" w:rsidP="003B0179" w:rsidRDefault="005C79A1" w14:paraId="10172FEA" w14:textId="77777777"/>
    <w:p w:rsidR="000A58E8" w:rsidP="00DA02AA" w:rsidRDefault="00A5789F" w14:paraId="6329943D" w14:textId="4CBE52AA">
      <w:pPr>
        <w:pStyle w:val="Caption"/>
        <w:keepNext/>
        <w:spacing w:after="0"/>
      </w:pPr>
      <w:bookmarkStart w:name="_Ref21846174" w:id="1516"/>
      <w:bookmarkStart w:name="example22hospitaladmissiondiag" w:id="1517"/>
      <w:r>
        <w:t xml:space="preserve">  </w:t>
      </w:r>
      <w:bookmarkStart w:name="_Toc118898757" w:id="1518"/>
      <w:bookmarkStart w:name="_Toc119939959" w:id="1519"/>
      <w:bookmarkStart w:name="_Toc135312991" w:id="1520"/>
      <w:r w:rsidRPr="00E33321" w:rsidR="000A58E8">
        <w:t xml:space="preserve">Example </w:t>
      </w:r>
      <w:r>
        <w:fldChar w:fldCharType="begin"/>
      </w:r>
      <w:r>
        <w:instrText>SEQ Example \* ARABIC</w:instrText>
      </w:r>
      <w:r>
        <w:fldChar w:fldCharType="separate"/>
      </w:r>
      <w:r w:rsidR="00DC1072">
        <w:rPr>
          <w:noProof/>
        </w:rPr>
        <w:t>36</w:t>
      </w:r>
      <w:r>
        <w:fldChar w:fldCharType="end"/>
      </w:r>
      <w:r w:rsidRPr="00E33321" w:rsidR="000A58E8">
        <w:t>: Hospital Admission Diagnosis</w:t>
      </w:r>
      <w:bookmarkEnd w:id="1516"/>
      <w:bookmarkEnd w:id="1518"/>
      <w:bookmarkEnd w:id="1519"/>
      <w:bookmarkEnd w:id="1520"/>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0A58E8" w:rsidTr="004E29C8" w14:paraId="4A926C95" w14:textId="77777777">
        <w:tc>
          <w:tcPr>
            <w:tcW w:w="9350" w:type="dxa"/>
            <w:shd w:val="clear" w:color="auto" w:fill="auto"/>
          </w:tcPr>
          <w:bookmarkEnd w:id="1517"/>
          <w:p w:rsidRPr="008C5988" w:rsidR="00E33321" w:rsidP="00E33321" w:rsidRDefault="00E33321" w14:paraId="4D28DD5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rsidRPr="008C5988" w:rsidR="00E33321" w:rsidP="00E33321" w:rsidRDefault="00E33321" w14:paraId="33C07C78"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rsidRPr="008C5988" w:rsidR="00E33321" w:rsidP="00E33321" w:rsidRDefault="00E33321" w14:paraId="7A73D8F6"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rsidRPr="008C5988" w:rsidR="00E33321" w:rsidP="00E33321" w:rsidRDefault="00E33321" w14:paraId="49575F9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rsidRPr="008C5988" w:rsidR="00E33321" w:rsidP="00E33321" w:rsidRDefault="00E33321" w14:paraId="37FBC27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rsidRPr="008C5988" w:rsidR="00E33321" w:rsidP="00E33321" w:rsidRDefault="00E33321" w14:paraId="505FD3B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rsidRPr="008C5988" w:rsidR="00E33321" w:rsidP="00E33321" w:rsidRDefault="00E33321" w14:paraId="074A5C84"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rsidRPr="008C5988" w:rsidR="00E33321" w:rsidP="00E33321" w:rsidRDefault="00E33321" w14:paraId="4ACBF48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rsidRPr="008C5988" w:rsidR="00E33321" w:rsidP="00E33321" w:rsidRDefault="00E33321" w14:paraId="0D714201"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rsidRPr="008C5988" w:rsidR="00E33321" w:rsidP="00E33321" w:rsidRDefault="00E33321" w14:paraId="4CFDDB1B"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rsidRPr="008C5988" w:rsidR="00E33321" w:rsidP="00E33321" w:rsidRDefault="00E33321" w14:paraId="41CB843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rsidRPr="008C5988" w:rsidR="00E33321" w:rsidP="00E33321" w:rsidRDefault="00E33321" w14:paraId="379CBB14" w14:textId="2A472EBC">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Pr="008C5988" w:rsidR="007829D5">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Pr="008C5988" w:rsidR="007829D5">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rsidRPr="008C5988" w:rsidR="00E33321" w:rsidP="00E33321" w:rsidRDefault="00E33321" w14:paraId="12C1BA7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rsidRPr="008C5988" w:rsidR="00E33321" w:rsidP="00E33321" w:rsidRDefault="00E33321" w14:paraId="2D1B5D0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rsidRPr="008C5988" w:rsidR="00E33321" w:rsidP="00E33321" w:rsidRDefault="00E33321" w14:paraId="0DCC50F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rsidR="000A58E8" w:rsidP="000A58E8" w:rsidRDefault="00E33321" w14:paraId="724B3739" w14:textId="77777777">
            <w:r w:rsidRPr="008C5988">
              <w:rPr>
                <w:rFonts w:ascii="Courier New" w:hAnsi="Courier New" w:cs="Courier New"/>
                <w:color w:val="000000"/>
                <w:sz w:val="18"/>
                <w:szCs w:val="18"/>
              </w:rPr>
              <w:t>&lt;/act&gt;</w:t>
            </w:r>
          </w:p>
        </w:tc>
      </w:tr>
    </w:tbl>
    <w:p w:rsidRPr="000A58E8" w:rsidR="000A58E8" w:rsidP="000A58E8" w:rsidRDefault="000A58E8" w14:paraId="6E5C791A" w14:textId="77777777"/>
    <w:p w:rsidRPr="00C64922" w:rsidR="00ED4473" w:rsidP="004C76D9" w:rsidRDefault="00D94F1C" w14:paraId="6C9EC6A4" w14:textId="77777777">
      <w:pPr>
        <w:pStyle w:val="Heading4"/>
      </w:pPr>
      <w:bookmarkStart w:name="_xmvs1sf1plk1" w:colFirst="0" w:colLast="0" w:id="1521"/>
      <w:bookmarkEnd w:id="1521"/>
      <w:r w:rsidRPr="00C64922">
        <w:t>Hospital Discharge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74436496" w14:textId="77777777">
        <w:trPr>
          <w:cantSplit/>
          <w:tblHeader/>
        </w:trPr>
        <w:tc>
          <w:tcPr>
            <w:tcW w:w="2312" w:type="dxa"/>
            <w:tcBorders>
              <w:bottom w:val="nil"/>
              <w:right w:val="nil"/>
            </w:tcBorders>
            <w:shd w:val="clear" w:color="auto" w:fill="4F81BD"/>
          </w:tcPr>
          <w:p w:rsidRPr="00D14360" w:rsidR="009F6BA2" w:rsidP="00E42FA6" w:rsidRDefault="009F6BA2" w14:paraId="2237668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264567A" w14:textId="77777777">
            <w:pPr>
              <w:rPr>
                <w:rFonts w:cs="Calibri"/>
                <w:b/>
                <w:iCs/>
                <w:color w:val="FFFFFF"/>
              </w:rPr>
            </w:pPr>
            <w:r w:rsidRPr="00D14360">
              <w:rPr>
                <w:rFonts w:cs="Calibri"/>
                <w:b/>
                <w:iCs/>
                <w:color w:val="FFFFFF"/>
              </w:rPr>
              <w:t xml:space="preserve">Hospital Discharge Diagnosis (V3) </w:t>
            </w:r>
          </w:p>
          <w:p w:rsidRPr="00D14360" w:rsidR="009F6BA2" w:rsidP="00E42FA6" w:rsidRDefault="009F6BA2" w14:paraId="1E566A94" w14:textId="77777777">
            <w:pPr>
              <w:rPr>
                <w:rFonts w:cs="Calibri"/>
                <w:bCs/>
                <w:color w:val="FFFFFF"/>
              </w:rPr>
            </w:pPr>
            <w:r w:rsidRPr="00D14360">
              <w:rPr>
                <w:rFonts w:cs="Calibri"/>
                <w:bCs/>
                <w:color w:val="FFFFFF"/>
                <w:sz w:val="18"/>
              </w:rPr>
              <w:t>[act: identifier urn:hl7ii:2.16.840.1.113883.10.20.22.4.33:2015-08-01 (open)]</w:t>
            </w:r>
          </w:p>
        </w:tc>
      </w:tr>
      <w:tr w:rsidRPr="00C64922" w:rsidR="009F6BA2" w:rsidTr="004E29C8" w14:paraId="307E3F76" w14:textId="77777777">
        <w:trPr>
          <w:trHeight w:val="323"/>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876D0DE"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6137B095"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5B59C14" w14:textId="77777777">
        <w:trPr>
          <w:trHeight w:val="800"/>
        </w:trPr>
        <w:tc>
          <w:tcPr>
            <w:tcW w:w="2312" w:type="dxa"/>
            <w:tcBorders>
              <w:right w:val="nil"/>
            </w:tcBorders>
            <w:shd w:val="clear" w:color="auto" w:fill="FFFFFF"/>
          </w:tcPr>
          <w:p w:rsidRPr="00D14360" w:rsidR="009F6BA2" w:rsidP="00E42FA6" w:rsidRDefault="009F6BA2" w14:paraId="76556AF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45F511B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Pr="00C64922" w:rsidR="009F6BA2" w:rsidTr="004E29C8" w14:paraId="7B90FA8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3319C1D"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213EA6C8" w14:textId="77777777">
            <w:pPr>
              <w:rPr>
                <w:rFonts w:ascii="Calibri Light" w:hAnsi="Calibri Light" w:cs="Calibri Light"/>
              </w:rPr>
            </w:pPr>
            <w:r w:rsidRPr="00D14360">
              <w:rPr>
                <w:rFonts w:ascii="Calibri Light" w:hAnsi="Calibri Light" w:cs="Calibri Light"/>
              </w:rPr>
              <w:t>No constraint specified.</w:t>
            </w:r>
          </w:p>
        </w:tc>
      </w:tr>
      <w:tr w:rsidRPr="00C64922" w:rsidR="009F6BA2" w:rsidTr="004E29C8" w14:paraId="1466FB75"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03E73262"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57849578" w14:textId="77777777">
            <w:pPr>
              <w:rPr>
                <w:rFonts w:ascii="Calibri Light" w:hAnsi="Calibri Light" w:cs="Calibri Light"/>
              </w:rPr>
            </w:pPr>
            <w:r w:rsidRPr="00D14360">
              <w:rPr>
                <w:rFonts w:ascii="Calibri Light" w:hAnsi="Calibri Light" w:cs="Calibri Light"/>
              </w:rPr>
              <w:t>Not explicitly specified.</w:t>
            </w:r>
          </w:p>
        </w:tc>
      </w:tr>
      <w:tr w:rsidRPr="00C64922" w:rsidR="009F6BA2" w:rsidTr="004E29C8" w14:paraId="04349370" w14:textId="77777777">
        <w:tc>
          <w:tcPr>
            <w:tcW w:w="2312" w:type="dxa"/>
            <w:tcBorders>
              <w:top w:val="single" w:color="4472C4" w:themeColor="accent1" w:sz="4" w:space="0"/>
              <w:right w:val="nil"/>
            </w:tcBorders>
            <w:shd w:val="clear" w:color="auto" w:fill="FFFFFF"/>
          </w:tcPr>
          <w:p w:rsidRPr="00D14360" w:rsidR="009F6BA2" w:rsidP="00E42FA6" w:rsidRDefault="009F6BA2" w14:paraId="5F02860A"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D14360" w:rsidRDefault="009F6BA2" w14:paraId="7EDD207F" w14:textId="77777777">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Pr="00C64922" w:rsidR="002F20C8" w:rsidTr="004E29C8" w14:paraId="4A4214E1" w14:textId="77777777">
        <w:tc>
          <w:tcPr>
            <w:tcW w:w="2312" w:type="dxa"/>
            <w:tcBorders>
              <w:top w:val="single" w:color="4F81BD" w:sz="4" w:space="0"/>
              <w:bottom w:val="single" w:color="4F81BD" w:sz="4" w:space="0"/>
              <w:right w:val="nil"/>
            </w:tcBorders>
            <w:shd w:val="clear" w:color="auto" w:fill="FFFFFF"/>
          </w:tcPr>
          <w:p w:rsidRPr="00D14360" w:rsidR="002F20C8" w:rsidP="0009537F" w:rsidRDefault="002F20C8" w14:paraId="7008E75B"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AD08FB" w:rsidR="002F20C8" w:rsidP="0009537F" w:rsidRDefault="003709A6" w14:paraId="20A08CB1" w14:textId="54AA77BF">
            <w:pPr>
              <w:keepNext/>
              <w:rPr>
                <w:rFonts w:ascii="Calibri Light" w:hAnsi="Calibri Light" w:cs="Calibri Light"/>
              </w:rPr>
            </w:pPr>
            <w:r w:rsidRPr="00D14360">
              <w:rPr>
                <w:rFonts w:ascii="Calibri Light" w:hAnsi="Calibri Light" w:cs="Calibri Light"/>
              </w:rPr>
              <w:t xml:space="preserve">Visit </w:t>
            </w:r>
            <w:hyperlink w:history="1" r:id="rId51">
              <w:r w:rsidRPr="00D14360">
                <w:rPr>
                  <w:rStyle w:val="Hyperlink"/>
                  <w:rFonts w:ascii="Calibri Light" w:hAnsi="Calibri Light" w:cs="Calibri Light"/>
                </w:rPr>
                <w:t>HL7 CDA Example Search</w:t>
              </w:r>
            </w:hyperlink>
          </w:p>
        </w:tc>
      </w:tr>
      <w:tr w:rsidRPr="00C64922" w:rsidR="0009537F" w:rsidTr="004E29C8" w14:paraId="09EC5E0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6427C684"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AD08FB" w:rsidR="0009537F" w:rsidP="0009537F" w:rsidRDefault="002F20C8" w14:paraId="64F79A6E" w14:textId="2AC0AB89">
            <w:pPr>
              <w:keepNext/>
              <w:rPr>
                <w:rFonts w:ascii="Calibri Light" w:hAnsi="Calibri Light" w:cs="Calibri Light"/>
              </w:rPr>
            </w:pPr>
            <w:r w:rsidRPr="00AD08FB">
              <w:rPr>
                <w:rFonts w:ascii="Calibri Light" w:hAnsi="Calibri Light" w:cs="Calibri Light"/>
              </w:rPr>
              <w:t>How to reference “</w:t>
            </w:r>
            <w:hyperlink w:history="1" r:id="rId52">
              <w:r w:rsidRPr="00AD08FB">
                <w:rPr>
                  <w:rStyle w:val="Hyperlink"/>
                  <w:rFonts w:ascii="Calibri Light" w:hAnsi="Calibri Light" w:cs="Calibri Light"/>
                </w:rPr>
                <w:t>Hospital Discharge Encounter with Billable Diagnoses</w:t>
              </w:r>
            </w:hyperlink>
            <w:r w:rsidRPr="00AD08FB" w:rsidR="000A1C87">
              <w:rPr>
                <w:rFonts w:ascii="Calibri Light" w:hAnsi="Calibri Light" w:cs="Calibri Light"/>
              </w:rPr>
              <w:t>”</w:t>
            </w:r>
          </w:p>
        </w:tc>
      </w:tr>
    </w:tbl>
    <w:p w:rsidR="00DD51B1" w:rsidP="00CA2798" w:rsidRDefault="00A5789F" w14:paraId="4BE10EBC" w14:textId="54587813">
      <w:pPr>
        <w:pStyle w:val="Caption"/>
      </w:pPr>
      <w:r>
        <w:t xml:space="preserve">  </w:t>
      </w:r>
      <w:bookmarkStart w:name="_Toc118898829" w:id="1522"/>
      <w:bookmarkStart w:name="_Toc119940032" w:id="1523"/>
      <w:bookmarkStart w:name="_Toc135313063" w:id="1524"/>
      <w:r w:rsidRPr="00C64922" w:rsidR="00CA2798">
        <w:t xml:space="preserve">Table </w:t>
      </w:r>
      <w:r>
        <w:fldChar w:fldCharType="begin"/>
      </w:r>
      <w:r>
        <w:instrText>SEQ Table \* ARABIC</w:instrText>
      </w:r>
      <w:r>
        <w:fldChar w:fldCharType="separate"/>
      </w:r>
      <w:r w:rsidR="00DC1072">
        <w:rPr>
          <w:noProof/>
        </w:rPr>
        <w:t>42</w:t>
      </w:r>
      <w:r>
        <w:fldChar w:fldCharType="end"/>
      </w:r>
      <w:r w:rsidRPr="00C64922" w:rsidR="00CA2798">
        <w:t>: Hospital Discharge Diagnosis</w:t>
      </w:r>
      <w:r w:rsidR="00852DED">
        <w:t xml:space="preserve"> Template</w:t>
      </w:r>
      <w:bookmarkEnd w:id="1522"/>
      <w:bookmarkEnd w:id="1523"/>
      <w:bookmarkEnd w:id="1524"/>
    </w:p>
    <w:p w:rsidRPr="00C64922" w:rsidR="00DD51B1" w:rsidP="00FD31AC" w:rsidRDefault="00DD51B1" w14:paraId="13FF1F5C" w14:textId="583CEC94">
      <w:pPr>
        <w:pStyle w:val="Heading3"/>
      </w:pPr>
      <w:bookmarkStart w:name="_Toc21894179" w:id="1525"/>
      <w:bookmarkStart w:name="_cw9jfrmmatnm" w:colFirst="0" w:colLast="0" w:id="1526"/>
      <w:bookmarkStart w:name="_Toc10707516" w:id="1527"/>
      <w:bookmarkStart w:name="_Toc11043644" w:id="1528"/>
      <w:bookmarkStart w:name="_Toc11045629" w:id="1529"/>
      <w:bookmarkStart w:name="_Toc11391299" w:id="1530"/>
      <w:bookmarkStart w:name="_Toc119939866" w:id="1531"/>
      <w:bookmarkStart w:name="_Toc135312897" w:id="1532"/>
      <w:bookmarkEnd w:id="1442"/>
      <w:bookmarkEnd w:id="1525"/>
      <w:bookmarkEnd w:id="1526"/>
      <w:r w:rsidRPr="00C64922">
        <w:t>Order</w:t>
      </w:r>
      <w:bookmarkEnd w:id="1527"/>
      <w:bookmarkEnd w:id="1528"/>
      <w:bookmarkEnd w:id="1529"/>
      <w:bookmarkEnd w:id="1530"/>
      <w:bookmarkEnd w:id="1531"/>
      <w:bookmarkEnd w:id="1532"/>
    </w:p>
    <w:p w:rsidRPr="00D14360" w:rsidR="00767420" w:rsidP="00767420" w:rsidRDefault="00767420" w14:paraId="3D62D6D3" w14:textId="3453DECF">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Pr="00F71ACA" w:rsidR="009E00EE">
        <w:rPr>
          <w:rFonts w:cs="Calibri"/>
        </w:rPr>
        <w:t xml:space="preserve">For </w:t>
      </w:r>
      <w:r w:rsidR="00683E9B">
        <w:rPr>
          <w:rFonts w:cs="Calibri"/>
        </w:rPr>
        <w:t>example</w:t>
      </w:r>
      <w:r w:rsidRPr="00683E9B" w:rsidR="009E00EE">
        <w:rPr>
          <w:rFonts w:cs="Calibri"/>
        </w:rPr>
        <w:t xml:space="preserve">, a provider orders an X-Ray. The X-Ray is performed. A radiologist reads the X-Ray and generates a report. The X-Ray order identifier is transmitted in the </w:t>
      </w:r>
      <w:r w:rsidRPr="00D14360" w:rsidR="00683E9B">
        <w:rPr>
          <w:rFonts w:cs="Calibri"/>
        </w:rPr>
        <w:t>inFulfillmentOf</w:t>
      </w:r>
      <w:r w:rsidR="00683E9B">
        <w:rPr>
          <w:rFonts w:cs="Calibri"/>
        </w:rPr>
        <w:t>/order</w:t>
      </w:r>
      <w:r w:rsidRPr="00683E9B" w:rsidR="009E00EE">
        <w:rPr>
          <w:rFonts w:cs="Calibri"/>
        </w:rPr>
        <w:t xml:space="preserve"> class,</w:t>
      </w:r>
      <w:r w:rsidR="00683E9B">
        <w:rPr>
          <w:rFonts w:cs="Calibri"/>
        </w:rPr>
        <w:t xml:space="preserve"> and</w:t>
      </w:r>
      <w:r w:rsidRPr="00683E9B" w:rsidR="009E00EE">
        <w:rPr>
          <w:rFonts w:cs="Calibri"/>
        </w:rPr>
        <w:t xml:space="preserve"> the performed X-Ray procedure is transmitted in the </w:t>
      </w:r>
      <w:r w:rsidR="00683E9B">
        <w:rPr>
          <w:rFonts w:cs="Calibri"/>
        </w:rPr>
        <w:t>documentationOf/ServiceEvent</w:t>
      </w:r>
      <w:r w:rsidRPr="00683E9B" w:rsidR="009E00EE">
        <w:rPr>
          <w:rFonts w:cs="Calibri"/>
        </w:rPr>
        <w:t>.</w:t>
      </w:r>
      <w:r w:rsidRPr="00683E9B" w:rsidR="002A07BF">
        <w:rPr>
          <w:rFonts w:cs="Calibri"/>
        </w:rPr>
        <w:t xml:space="preserve"> </w:t>
      </w:r>
      <w:r w:rsidRPr="00683E9B" w:rsidR="00586E46">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Pr="00D14360" w:rsidR="00320BA8">
        <w:rPr>
          <w:rFonts w:cs="Calibri"/>
        </w:rPr>
        <w:t xml:space="preserve">test (observation), </w:t>
      </w:r>
      <w:r w:rsidRPr="00D14360">
        <w:rPr>
          <w:rFonts w:cs="Calibri"/>
        </w:rPr>
        <w:t xml:space="preserve">procedure, substanceAdministration, supply, encounter or other </w:t>
      </w:r>
      <w:r w:rsidRPr="00D14360" w:rsidR="00320BA8">
        <w:rPr>
          <w:rFonts w:cs="Calibri"/>
        </w:rPr>
        <w:t xml:space="preserve">type of </w:t>
      </w:r>
      <w:r w:rsidRPr="00D14360">
        <w:rPr>
          <w:rFonts w:cs="Calibri"/>
        </w:rPr>
        <w:t>act.</w:t>
      </w:r>
    </w:p>
    <w:p w:rsidRPr="00D14360" w:rsidR="00B33A01" w:rsidP="00767420" w:rsidRDefault="00B33A01" w14:paraId="13D844A8"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6529F288" w14:textId="77777777">
        <w:trPr>
          <w:cantSplit/>
          <w:trHeight w:val="576"/>
        </w:trPr>
        <w:tc>
          <w:tcPr>
            <w:tcW w:w="683" w:type="dxa"/>
            <w:tcBorders>
              <w:right w:val="nil"/>
            </w:tcBorders>
            <w:shd w:val="clear" w:color="auto" w:fill="C6D9F1"/>
          </w:tcPr>
          <w:p w:rsidRPr="00C64922" w:rsidR="009F6BA2" w:rsidP="00E42FA6" w:rsidRDefault="00634398" w14:paraId="6ACE9900" w14:textId="77777777">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2D08924" w14:textId="77777777">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Pr="00C64922" w:rsidR="004E29C8" w:rsidTr="004E29C8" w14:paraId="64973825" w14:textId="77777777">
        <w:trPr>
          <w:cantSplit/>
          <w:trHeight w:val="576"/>
        </w:trPr>
        <w:tc>
          <w:tcPr>
            <w:tcW w:w="683" w:type="dxa"/>
            <w:tcBorders>
              <w:right w:val="nil"/>
            </w:tcBorders>
            <w:shd w:val="clear" w:color="auto" w:fill="C6D9F1"/>
          </w:tcPr>
          <w:p w:rsidRPr="00C64922" w:rsidR="009F6BA2" w:rsidP="00E42FA6" w:rsidRDefault="00634398" w14:paraId="154A3E0D" w14:textId="77777777">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5C3B28C0" w14:textId="2A1B2BCF">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Pr="00EC45ED" w:rsid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rsidRPr="00D14360" w:rsidR="00C23807" w:rsidP="009F6BA2" w:rsidRDefault="00C23807" w14:paraId="1851E0F3" w14:textId="77777777">
      <w:pPr>
        <w:pStyle w:val="NormalWeb"/>
        <w:spacing w:before="0" w:beforeAutospacing="0" w:after="120" w:afterAutospacing="0"/>
        <w:rPr>
          <w:rFonts w:cs="Calibri"/>
          <w:b/>
          <w:bCs/>
          <w:color w:val="000000"/>
          <w:sz w:val="22"/>
          <w:szCs w:val="22"/>
        </w:rPr>
      </w:pPr>
    </w:p>
    <w:p w:rsidRPr="00D14360" w:rsidR="00320BA8" w:rsidP="00B505D2" w:rsidRDefault="00320BA8" w14:paraId="182F8746" w14:textId="77777777">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Pr="00D14360" w:rsidR="009A0515">
        <w:rPr>
          <w:rFonts w:eastAsia="Calibri" w:cs="Calibri"/>
          <w:bCs/>
        </w:rPr>
        <w:t>ation</w:t>
      </w:r>
      <w:r w:rsidRPr="00D14360">
        <w:rPr>
          <w:rFonts w:eastAsia="Calibri" w:cs="Calibri"/>
          <w:bCs/>
        </w:rPr>
        <w:t xml:space="preserve"> guide defines a section templates for this purpose</w:t>
      </w:r>
      <w:r w:rsidRPr="00D14360" w:rsidR="00C64C4D">
        <w:rPr>
          <w:rFonts w:eastAsia="Calibri" w:cs="Calibri"/>
          <w:bCs/>
        </w:rPr>
        <w:t xml:space="preserve">. </w:t>
      </w:r>
    </w:p>
    <w:p w:rsidRPr="00225CAE" w:rsidR="00DD51B1" w:rsidP="004C76D9" w:rsidRDefault="00DD51B1" w14:paraId="7265365C" w14:textId="77777777">
      <w:pPr>
        <w:pStyle w:val="Heading4"/>
      </w:pPr>
      <w:bookmarkStart w:name="_999nwjudud7" w:colFirst="0" w:colLast="0" w:id="1533"/>
      <w:bookmarkStart w:name="_Toc11043645" w:id="1534"/>
      <w:bookmarkEnd w:id="1533"/>
      <w:r w:rsidRPr="00225CAE">
        <w:t>Fulfilled Order</w:t>
      </w:r>
      <w:bookmarkEnd w:id="1534"/>
    </w:p>
    <w:p w:rsidRPr="00D14360" w:rsidR="00DD51B1" w:rsidP="00B505D2" w:rsidRDefault="00320BA8" w14:paraId="2FE34E86" w14:textId="03DDD4B4">
      <w:pPr>
        <w:spacing w:after="120"/>
        <w:rPr>
          <w:rFonts w:eastAsia="Calibri" w:cs="Calibri"/>
          <w:bCs/>
        </w:rPr>
      </w:pPr>
      <w:r w:rsidRPr="00D14360">
        <w:rPr>
          <w:rFonts w:eastAsia="Calibri" w:cs="Calibri"/>
          <w:bCs/>
        </w:rPr>
        <w:t xml:space="preserve">See </w:t>
      </w:r>
      <w:r w:rsidRPr="00D14360" w:rsidR="00225CAE">
        <w:rPr>
          <w:rFonts w:eastAsia="Calibri" w:cs="Calibri"/>
          <w:bCs/>
        </w:rPr>
        <w:t>Chapter 5.2.</w:t>
      </w:r>
      <w:r w:rsidRPr="00D14360" w:rsidR="00693FC4">
        <w:rPr>
          <w:rFonts w:eastAsia="Calibri" w:cs="Calibri"/>
          <w:bCs/>
        </w:rPr>
        <w:t>13</w:t>
      </w:r>
      <w:r w:rsidRPr="00D14360" w:rsidR="00225CAE">
        <w:rPr>
          <w:rFonts w:eastAsia="Calibri" w:cs="Calibri"/>
          <w:bCs/>
        </w:rPr>
        <w:t xml:space="preserve"> Medication and </w:t>
      </w:r>
      <w:r w:rsidRPr="00D14360" w:rsidR="00282D01">
        <w:rPr>
          <w:rFonts w:eastAsia="Calibri" w:cs="Calibri"/>
          <w:bCs/>
        </w:rPr>
        <w:t>C</w:t>
      </w:r>
      <w:r w:rsidRPr="00D14360">
        <w:rPr>
          <w:rFonts w:eastAsia="Calibri" w:cs="Calibri"/>
          <w:bCs/>
        </w:rPr>
        <w:t>hapter 5.</w:t>
      </w:r>
      <w:r w:rsidRPr="00D14360" w:rsidR="00225CAE">
        <w:rPr>
          <w:rFonts w:eastAsia="Calibri" w:cs="Calibri"/>
          <w:bCs/>
        </w:rPr>
        <w:t>2.1</w:t>
      </w:r>
      <w:r w:rsidRPr="00D14360" w:rsidR="00693FC4">
        <w:rPr>
          <w:rFonts w:eastAsia="Calibri" w:cs="Calibri"/>
          <w:bCs/>
        </w:rPr>
        <w:t>5</w:t>
      </w:r>
      <w:r w:rsidRPr="00D14360" w:rsidR="00225CAE">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Pr="00D14360" w:rsidR="00364274">
        <w:rPr>
          <w:rFonts w:eastAsia="Calibri" w:cs="Calibri"/>
          <w:bCs/>
        </w:rPr>
        <w:t>acts such as Intervention Act (V2), Procedure Activity Procedure (V</w:t>
      </w:r>
      <w:r w:rsidR="0007159E">
        <w:rPr>
          <w:rFonts w:eastAsia="Calibri" w:cs="Calibri"/>
          <w:bCs/>
        </w:rPr>
        <w:t>3</w:t>
      </w:r>
      <w:r w:rsidRPr="00D14360" w:rsidR="00364274">
        <w:rPr>
          <w:rFonts w:eastAsia="Calibri" w:cs="Calibri"/>
          <w:bCs/>
        </w:rPr>
        <w:t>)</w:t>
      </w:r>
      <w:r w:rsidRPr="00D14360" w:rsidR="009A7399">
        <w:rPr>
          <w:rFonts w:eastAsia="Calibri" w:cs="Calibri"/>
          <w:bCs/>
        </w:rPr>
        <w:t xml:space="preserve">, </w:t>
      </w:r>
      <w:r w:rsidRPr="00D14360" w:rsidR="00364274">
        <w:rPr>
          <w:rFonts w:eastAsia="Calibri" w:cs="Calibri"/>
          <w:bCs/>
        </w:rPr>
        <w:t xml:space="preserve">Immunization Activity(V3), Encounter Activity (V3), Medication Activity (V2), </w:t>
      </w:r>
      <w:r w:rsidRPr="00D14360" w:rsidR="009A7399">
        <w:rPr>
          <w:rFonts w:eastAsia="Calibri" w:cs="Calibri"/>
          <w:bCs/>
        </w:rPr>
        <w:t xml:space="preserve">Non-Medicinal Supply Activity (V2), </w:t>
      </w:r>
      <w:r w:rsidRPr="00D14360" w:rsidR="00364274">
        <w:rPr>
          <w:rFonts w:eastAsia="Calibri" w:cs="Calibri"/>
          <w:bCs/>
        </w:rPr>
        <w:t>etc.</w:t>
      </w:r>
      <w:r w:rsidRPr="00D14360" w:rsidR="009A7399">
        <w:rPr>
          <w:rFonts w:eastAsia="Calibri" w:cs="Calibri"/>
          <w:bCs/>
        </w:rPr>
        <w:t xml:space="preserve"> Templates types are discussed in the context of the data class used to categorize the type of service act.</w:t>
      </w:r>
    </w:p>
    <w:p w:rsidRPr="00D14360" w:rsidR="00504F98" w:rsidP="00B505D2" w:rsidRDefault="00504F98" w14:paraId="3E48421F" w14:textId="3E9F860C">
      <w:pPr>
        <w:spacing w:after="120"/>
        <w:rPr>
          <w:rFonts w:eastAsia="Calibri" w:cs="Calibri"/>
          <w:bCs/>
        </w:rPr>
      </w:pPr>
      <w:r w:rsidRPr="00D14360">
        <w:rPr>
          <w:rFonts w:eastAsia="Calibri" w:cs="Calibri"/>
          <w:b/>
        </w:rPr>
        <w:t>Reference:</w:t>
      </w:r>
      <w:r w:rsidRPr="00D14360">
        <w:rPr>
          <w:rFonts w:eastAsia="Calibri" w:cs="Calibri"/>
          <w:bCs/>
        </w:rPr>
        <w:t xml:space="preserve"> </w:t>
      </w:r>
      <w:r w:rsidRPr="007770C6" w:rsidR="00FA1C2A">
        <w:rPr>
          <w:rFonts w:eastAsia="Calibri" w:cs="Calibri"/>
          <w:bCs/>
          <w:color w:val="0000FF"/>
          <w:u w:val="single"/>
        </w:rPr>
        <w:fldChar w:fldCharType="begin"/>
      </w:r>
      <w:r w:rsidRPr="007770C6" w:rsidR="00FA1C2A">
        <w:rPr>
          <w:rFonts w:eastAsia="Calibri" w:cs="Calibri"/>
          <w:bCs/>
          <w:color w:val="0000FF"/>
          <w:u w:val="single"/>
        </w:rPr>
        <w:instrText xml:space="preserve"> REF _Ref98770799 \r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00DC1072">
        <w:rPr>
          <w:rFonts w:eastAsia="Calibri" w:cs="Calibri"/>
          <w:bCs/>
          <w:color w:val="0000FF"/>
          <w:u w:val="single"/>
        </w:rPr>
        <w:t>5.2.13</w:t>
      </w:r>
      <w:r w:rsidRPr="007770C6" w:rsidR="00FA1C2A">
        <w:rPr>
          <w:rFonts w:eastAsia="Calibri" w:cs="Calibri"/>
          <w:bCs/>
          <w:color w:val="0000FF"/>
          <w:u w:val="single"/>
        </w:rPr>
        <w:fldChar w:fldCharType="end"/>
      </w:r>
      <w:r w:rsidRPr="007770C6" w:rsidR="00FA1C2A">
        <w:rPr>
          <w:rFonts w:eastAsia="Calibri" w:cs="Calibri"/>
          <w:bCs/>
          <w:color w:val="0000FF"/>
          <w:u w:val="single"/>
        </w:rPr>
        <w:t xml:space="preserve"> </w:t>
      </w:r>
      <w:r w:rsidRPr="007770C6" w:rsidR="00FA1C2A">
        <w:rPr>
          <w:rFonts w:eastAsia="Calibri" w:cs="Calibri"/>
          <w:bCs/>
          <w:color w:val="0000FF"/>
          <w:u w:val="single"/>
        </w:rPr>
        <w:fldChar w:fldCharType="begin"/>
      </w:r>
      <w:r w:rsidRPr="00FA1C2A" w:rsidR="00FA1C2A">
        <w:rPr>
          <w:rFonts w:eastAsia="Calibri" w:cs="Calibri"/>
          <w:bCs/>
          <w:color w:val="0000FF"/>
          <w:u w:val="single"/>
        </w:rPr>
        <w:instrText xml:space="preserve"> REF _Ref98770899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Pr="00C64922" w:rsidR="00DC1072">
        <w:t>Medication</w:t>
      </w:r>
      <w:r w:rsidRPr="007770C6" w:rsidR="00FA1C2A">
        <w:rPr>
          <w:rFonts w:eastAsia="Calibri" w:cs="Calibri"/>
          <w:bCs/>
          <w:color w:val="0000FF"/>
          <w:u w:val="single"/>
        </w:rPr>
        <w:fldChar w:fldCharType="end"/>
      </w:r>
      <w:r w:rsidRPr="007770C6" w:rsidR="00FA1C2A">
        <w:rPr>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_Ref98770828 \r \h </w:instrText>
      </w:r>
      <w:r w:rsidRPr="007770C6" w:rsidR="00FA1C2A">
        <w:rPr>
          <w:rStyle w:val="Hyperlink"/>
          <w:rFonts w:eastAsia="Calibri" w:cs="Calibri"/>
          <w:bCs/>
        </w:rPr>
      </w:r>
      <w:r w:rsidRPr="007770C6" w:rsidR="00FA1C2A">
        <w:rPr>
          <w:rStyle w:val="Hyperlink"/>
          <w:rFonts w:eastAsia="Calibri" w:cs="Calibri"/>
          <w:bCs/>
        </w:rPr>
        <w:fldChar w:fldCharType="separate"/>
      </w:r>
      <w:r w:rsidR="00DC1072">
        <w:rPr>
          <w:rStyle w:val="Hyperlink"/>
          <w:rFonts w:eastAsia="Calibri" w:cs="Calibri"/>
          <w:bCs/>
        </w:rPr>
        <w:t>5.2.15</w:t>
      </w:r>
      <w:r w:rsidRPr="007770C6" w:rsidR="00FA1C2A">
        <w:rPr>
          <w:rStyle w:val="Hyperlink"/>
          <w:rFonts w:eastAsia="Calibri" w:cs="Calibri"/>
          <w:bCs/>
        </w:rPr>
        <w:fldChar w:fldCharType="end"/>
      </w:r>
      <w:r w:rsidRPr="007770C6" w:rsidR="00FA1C2A">
        <w:rPr>
          <w:rStyle w:val="Hyperlink"/>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_Ref98770832 \h </w:instrText>
      </w:r>
      <w:r w:rsidRPr="007770C6" w:rsidR="00FA1C2A">
        <w:rPr>
          <w:rStyle w:val="Hyperlink"/>
          <w:rFonts w:eastAsia="Calibri" w:cs="Calibri"/>
          <w:bCs/>
        </w:rPr>
      </w:r>
      <w:r w:rsidRPr="007770C6" w:rsidR="00FA1C2A">
        <w:rPr>
          <w:rStyle w:val="Hyperlink"/>
          <w:rFonts w:eastAsia="Calibri" w:cs="Calibri"/>
          <w:bCs/>
        </w:rPr>
        <w:fldChar w:fldCharType="separate"/>
      </w:r>
      <w:r w:rsidRPr="00C64922" w:rsidR="00DC1072">
        <w:t>Procedure</w:t>
      </w:r>
      <w:r w:rsidRPr="007770C6" w:rsidR="00FA1C2A">
        <w:rPr>
          <w:rStyle w:val="Hyperlink"/>
          <w:rFonts w:eastAsia="Calibri" w:cs="Calibri"/>
          <w:bCs/>
        </w:rPr>
        <w:fldChar w:fldCharType="end"/>
      </w:r>
      <w:r w:rsidDel="00FA1C2A" w:rsidR="00FA1C2A">
        <w:t xml:space="preserve"> </w:t>
      </w:r>
    </w:p>
    <w:p w:rsidRPr="00C64922" w:rsidR="00DD51B1" w:rsidP="004C76D9" w:rsidRDefault="00DD51B1" w14:paraId="751D7820" w14:textId="77777777">
      <w:pPr>
        <w:pStyle w:val="Heading4"/>
      </w:pPr>
      <w:bookmarkStart w:name="_sfmcfqkjvr55" w:colFirst="0" w:colLast="0" w:id="1535"/>
      <w:bookmarkStart w:name="_Toc11043646" w:id="1536"/>
      <w:bookmarkEnd w:id="1535"/>
      <w:r w:rsidRPr="00C64922">
        <w:t>Placed Order</w:t>
      </w:r>
      <w:bookmarkEnd w:id="1536"/>
    </w:p>
    <w:p w:rsidRPr="00D14360" w:rsidR="00DD51B1" w:rsidP="00B505D2" w:rsidRDefault="009A7399" w14:paraId="06964DCD" w14:textId="77777777">
      <w:pPr>
        <w:spacing w:after="120"/>
        <w:rPr>
          <w:rFonts w:eastAsia="Calibri" w:cs="Calibri"/>
          <w:bCs/>
        </w:rPr>
      </w:pPr>
      <w:bookmarkStart w:name="_3fjphlaly667" w:colFirst="0" w:colLast="0" w:id="1537"/>
      <w:bookmarkStart w:name="_rlggvgv7ptvp" w:colFirst="0" w:colLast="0" w:id="1538"/>
      <w:bookmarkStart w:name="_i1k1u6qi4a2t" w:colFirst="0" w:colLast="0" w:id="1539"/>
      <w:bookmarkStart w:name="_a9e7wqz47s8u" w:colFirst="0" w:colLast="0" w:id="1540"/>
      <w:bookmarkEnd w:id="1537"/>
      <w:bookmarkEnd w:id="1538"/>
      <w:bookmarkEnd w:id="1539"/>
      <w:bookmarkEnd w:id="1540"/>
      <w:r w:rsidRPr="00D14360">
        <w:rPr>
          <w:rFonts w:eastAsia="Calibri" w:cs="Calibri"/>
          <w:bCs/>
        </w:rPr>
        <w:t xml:space="preserve">See </w:t>
      </w:r>
      <w:r w:rsidRPr="00D14360" w:rsidR="00282D01">
        <w:rPr>
          <w:rFonts w:eastAsia="Calibri" w:cs="Calibri"/>
          <w:bCs/>
        </w:rPr>
        <w:t>C</w:t>
      </w:r>
      <w:r w:rsidRPr="00D14360">
        <w:rPr>
          <w:rFonts w:eastAsia="Calibri" w:cs="Calibri"/>
          <w:bCs/>
        </w:rPr>
        <w:t xml:space="preserve">hapter </w:t>
      </w:r>
      <w:r w:rsidRPr="00D14360" w:rsidR="004E605C">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rsidRPr="00D14360" w:rsidR="00504F98" w:rsidP="00B505D2" w:rsidRDefault="00504F98" w14:paraId="4F3373C9" w14:textId="0970356E">
      <w:pPr>
        <w:spacing w:after="120"/>
        <w:rPr>
          <w:rFonts w:eastAsia="Calibri" w:cs="Calibri"/>
          <w:b/>
        </w:rPr>
      </w:pPr>
      <w:r w:rsidRPr="00D14360">
        <w:rPr>
          <w:rFonts w:eastAsia="Calibri" w:cs="Calibri"/>
          <w:b/>
        </w:rPr>
        <w:t xml:space="preserve">Reference: </w:t>
      </w:r>
      <w:hyperlink w:history="1" w:anchor="_Plan_of_Treatment">
        <w:r w:rsidRPr="00AD08FB">
          <w:rPr>
            <w:rStyle w:val="Hyperlink"/>
            <w:rFonts w:eastAsia="Calibri" w:cs="Calibri"/>
            <w:bCs/>
            <w:color w:val="000000"/>
            <w:u w:val="none"/>
          </w:rPr>
          <w:t xml:space="preserve"> </w:t>
        </w:r>
        <w:r w:rsidRPr="007770C6" w:rsidR="004E605C">
          <w:rPr>
            <w:rStyle w:val="Hyperlink"/>
            <w:rFonts w:eastAsia="Calibri" w:cs="Calibri"/>
            <w:bCs/>
          </w:rPr>
          <w:t>5.2.17 Plan of Treatment</w:t>
        </w:r>
      </w:hyperlink>
    </w:p>
    <w:p w:rsidRPr="00D14360" w:rsidR="009A7399" w:rsidP="00B505D2" w:rsidRDefault="009A7399" w14:paraId="03EDB659" w14:textId="77777777">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rsidRPr="00DB2C36" w:rsidR="005126A6" w:rsidP="005126A6" w:rsidRDefault="005126A6" w14:paraId="51791D04" w14:textId="77777777">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Pr="007770C6" w:rsidR="00B93A73">
        <w:rPr>
          <w:rFonts w:eastAsia="Calibri"/>
          <w:bCs/>
          <w:color w:val="auto"/>
          <w:sz w:val="20"/>
        </w:rPr>
        <w:t>.</w:t>
      </w:r>
      <w:r w:rsidRPr="007770C6" w:rsidR="00B93A73">
        <w:rPr>
          <w:rStyle w:val="FootnoteReference"/>
          <w:rFonts w:eastAsia="Calibri"/>
          <w:bCs/>
          <w:color w:val="auto"/>
          <w:sz w:val="20"/>
        </w:rPr>
        <w:footnoteReference w:id="117"/>
      </w:r>
      <w:r w:rsidRPr="007770C6" w:rsidR="00B93A73">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rsidRPr="00C64922" w:rsidR="005126A6" w:rsidP="005126A6" w:rsidRDefault="005126A6" w14:paraId="2E5B147F" w14:textId="77777777">
      <w:pPr>
        <w:pStyle w:val="Default"/>
        <w:rPr>
          <w:rFonts w:ascii="Courier New" w:hAnsi="Courier New" w:cs="Courier New"/>
          <w:sz w:val="20"/>
        </w:rPr>
      </w:pPr>
    </w:p>
    <w:p w:rsidRPr="007770C6" w:rsidR="005126A6" w:rsidP="005126A6" w:rsidRDefault="005126A6" w14:paraId="772E1125" w14:textId="77777777">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rsidRPr="00DB2C36" w:rsidR="005126A6" w:rsidP="005126A6" w:rsidRDefault="005126A6" w14:paraId="3D549D72" w14:textId="77777777">
      <w:pPr>
        <w:pStyle w:val="Default"/>
        <w:rPr>
          <w:rFonts w:ascii="Courier New" w:hAnsi="Courier New" w:cs="Courier New"/>
          <w:sz w:val="20"/>
        </w:rPr>
      </w:pPr>
    </w:p>
    <w:p w:rsidRPr="007770C6" w:rsidR="005126A6" w:rsidP="005126A6" w:rsidRDefault="00504F98" w14:paraId="7228F28E" w14:textId="30BE6559">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history="1" w:anchor="_Declaring_Section_Template">
        <w:r w:rsidRPr="007770C6" w:rsidR="00565ED0">
          <w:rPr>
            <w:rStyle w:val="Hyperlink"/>
            <w:rFonts w:eastAsia="Calibri"/>
            <w:bCs/>
            <w:sz w:val="20"/>
          </w:rPr>
          <w:t>4.2.2 Declaring Section Template Conformance</w:t>
        </w:r>
      </w:hyperlink>
    </w:p>
    <w:p w:rsidRPr="00C64922" w:rsidR="007D3708" w:rsidP="00FD31AC" w:rsidRDefault="007D3708" w14:paraId="27EE311E" w14:textId="73532842">
      <w:pPr>
        <w:pStyle w:val="Heading3"/>
      </w:pPr>
      <w:bookmarkStart w:name="_pod3uidoj19e" w:colFirst="0" w:colLast="0" w:id="1541"/>
      <w:bookmarkStart w:name="_Toc11391301" w:id="1542"/>
      <w:bookmarkStart w:name="_Toc119939867" w:id="1543"/>
      <w:bookmarkStart w:name="_Toc135312898" w:id="1544"/>
      <w:bookmarkEnd w:id="1541"/>
      <w:r w:rsidRPr="00C64922">
        <w:t>Problem</w:t>
      </w:r>
      <w:bookmarkEnd w:id="1542"/>
      <w:bookmarkEnd w:id="1543"/>
      <w:bookmarkEnd w:id="1544"/>
    </w:p>
    <w:p w:rsidRPr="00DB2C36" w:rsidR="006B2DAF" w:rsidP="006B2DAF" w:rsidRDefault="006B2DAF" w14:paraId="77DF055E" w14:textId="77777777">
      <w:pPr>
        <w:spacing w:after="120"/>
        <w:rPr>
          <w:rFonts w:cs="Calibri"/>
        </w:rPr>
      </w:pPr>
      <w:bookmarkStart w:name="_j343ak4jou5s" w:colFirst="0" w:colLast="0" w:id="1545"/>
      <w:bookmarkStart w:name="_jva7w8mdi6ng" w:colFirst="0" w:colLast="0" w:id="1546"/>
      <w:bookmarkStart w:name="_Toc10707519" w:id="1547"/>
      <w:bookmarkStart w:name="_Toc11043652" w:id="1548"/>
      <w:bookmarkStart w:name="_Toc11045632" w:id="1549"/>
      <w:bookmarkEnd w:id="1545"/>
      <w:bookmarkEnd w:id="1546"/>
      <w:r w:rsidRPr="00DB2C36">
        <w:rPr>
          <w:rFonts w:cs="Calibri"/>
        </w:rPr>
        <w:t xml:space="preserve">Problem information includes health concerns, problem concerns and problem observations including statements about no known allergies. </w:t>
      </w:r>
    </w:p>
    <w:p w:rsidRPr="007770C6" w:rsidR="006B2DAF" w:rsidP="007D3708" w:rsidRDefault="006B2DAF" w14:paraId="41DDCD33" w14:textId="77777777">
      <w:pPr>
        <w:pStyle w:val="Default"/>
        <w:rPr>
          <w:sz w:val="20"/>
        </w:rPr>
      </w:pPr>
      <w:r w:rsidRPr="007770C6">
        <w:rPr>
          <w:sz w:val="20"/>
        </w:rPr>
        <w:t>A patient problem is represented using a combination of templates designed to represent health concerns. H</w:t>
      </w:r>
      <w:r w:rsidRPr="007770C6" w:rsidR="007D3708">
        <w:rPr>
          <w:sz w:val="20"/>
        </w:rPr>
        <w:t>ealth concern</w:t>
      </w:r>
      <w:r w:rsidRPr="007770C6">
        <w:rPr>
          <w:sz w:val="20"/>
        </w:rPr>
        <w:t>s</w:t>
      </w:r>
      <w:r w:rsidRPr="007770C6" w:rsidR="007D3708">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rsidRPr="007770C6" w:rsidR="006B2DAF" w:rsidP="007D3708" w:rsidRDefault="006B2DAF" w14:paraId="751606A6" w14:textId="77777777">
      <w:pPr>
        <w:pStyle w:val="Default"/>
        <w:rPr>
          <w:sz w:val="20"/>
        </w:rPr>
      </w:pPr>
    </w:p>
    <w:p w:rsidRPr="007770C6" w:rsidR="007D3708" w:rsidP="007D3708" w:rsidRDefault="007D3708" w14:paraId="690A0870" w14:textId="77777777">
      <w:pPr>
        <w:pStyle w:val="Default"/>
        <w:rPr>
          <w:sz w:val="20"/>
        </w:rPr>
      </w:pPr>
      <w:r w:rsidRPr="007770C6">
        <w:rPr>
          <w:sz w:val="20"/>
        </w:rPr>
        <w:t xml:space="preserve">Problem Concerns are a subset of </w:t>
      </w:r>
      <w:r w:rsidRPr="007770C6" w:rsidR="006B2DAF">
        <w:rPr>
          <w:sz w:val="20"/>
        </w:rPr>
        <w:t>h</w:t>
      </w:r>
      <w:r w:rsidRPr="007770C6">
        <w:rPr>
          <w:sz w:val="20"/>
        </w:rPr>
        <w:t xml:space="preserve">ealth </w:t>
      </w:r>
      <w:r w:rsidRPr="007770C6" w:rsidR="006B2DAF">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rsidRPr="007770C6" w:rsidR="007D3708" w:rsidP="007D3708" w:rsidRDefault="007D3708" w14:paraId="40F28D86" w14:textId="77777777">
      <w:pPr>
        <w:pStyle w:val="Default"/>
        <w:rPr>
          <w:sz w:val="20"/>
        </w:rPr>
      </w:pPr>
    </w:p>
    <w:p w:rsidRPr="007770C6" w:rsidR="006B2DAF" w:rsidP="006B2DAF" w:rsidRDefault="006B2DAF" w14:paraId="342C298B" w14:textId="77777777">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rsidRPr="007770C6" w:rsidR="006B2DAF" w:rsidP="007D3708" w:rsidRDefault="006B2DAF" w14:paraId="1D428780" w14:textId="77777777">
      <w:pPr>
        <w:pStyle w:val="Default"/>
        <w:rPr>
          <w:sz w:val="20"/>
        </w:rPr>
      </w:pPr>
    </w:p>
    <w:p w:rsidRPr="007770C6" w:rsidR="007D3708" w:rsidP="007D3708" w:rsidRDefault="007D3708" w14:paraId="1C54F05A" w14:textId="77777777">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rsidRPr="007770C6" w:rsidR="007D3708" w:rsidP="007D3708" w:rsidRDefault="007D3708" w14:paraId="01955EAD" w14:textId="77777777">
      <w:pPr>
        <w:pStyle w:val="Default"/>
        <w:rPr>
          <w:sz w:val="20"/>
        </w:rPr>
      </w:pPr>
    </w:p>
    <w:p w:rsidRPr="007770C6" w:rsidR="00A46C09" w:rsidP="007D3708" w:rsidRDefault="007D3708" w14:paraId="5A5DCC3E" w14:textId="77777777">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rsidRPr="00C64922" w:rsidR="007D3708" w:rsidP="007D3708" w:rsidRDefault="007D3708" w14:paraId="5B71459B" w14:textId="77777777">
      <w:pPr>
        <w:pStyle w:val="Default"/>
      </w:pPr>
      <w:r w:rsidRPr="00C64922">
        <w:t xml:space="preserve"> </w:t>
      </w:r>
    </w:p>
    <w:p w:rsidRPr="00C64922" w:rsidR="007D3708" w:rsidP="004C76D9" w:rsidRDefault="007D3708" w14:paraId="238843DF" w14:textId="77777777">
      <w:pPr>
        <w:pStyle w:val="Heading4"/>
      </w:pPr>
      <w:r w:rsidRPr="00C64922">
        <w:t>Problem Concern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4EC5DA02" w14:textId="77777777">
        <w:trPr>
          <w:cantSplit/>
          <w:tblHeader/>
        </w:trPr>
        <w:tc>
          <w:tcPr>
            <w:tcW w:w="1457" w:type="dxa"/>
            <w:tcBorders>
              <w:bottom w:val="nil"/>
              <w:right w:val="nil"/>
            </w:tcBorders>
            <w:shd w:val="clear" w:color="auto" w:fill="4F81BD"/>
          </w:tcPr>
          <w:p w:rsidRPr="00D14360" w:rsidR="009F6BA2" w:rsidP="00E42FA6" w:rsidRDefault="009F6BA2" w14:paraId="3DA07F74"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51465CE2" w14:textId="77777777">
            <w:pPr>
              <w:rPr>
                <w:rFonts w:cs="Calibri"/>
                <w:b/>
                <w:iCs/>
                <w:color w:val="FFFFFF"/>
              </w:rPr>
            </w:pPr>
            <w:r w:rsidRPr="00D14360">
              <w:rPr>
                <w:rFonts w:cs="Calibri"/>
                <w:b/>
                <w:iCs/>
                <w:color w:val="FFFFFF"/>
              </w:rPr>
              <w:t>Problem Concern Act (V3)</w:t>
            </w:r>
          </w:p>
          <w:p w:rsidRPr="00D14360" w:rsidR="009F6BA2" w:rsidP="00E42FA6" w:rsidRDefault="009F6BA2" w14:paraId="1366187B" w14:textId="77777777">
            <w:pPr>
              <w:rPr>
                <w:rFonts w:cs="Calibri"/>
                <w:bCs/>
                <w:color w:val="FFFFFF"/>
              </w:rPr>
            </w:pPr>
            <w:r w:rsidRPr="00D14360">
              <w:rPr>
                <w:rFonts w:cs="Calibri"/>
                <w:bCs/>
                <w:color w:val="FFFFFF"/>
                <w:sz w:val="18"/>
              </w:rPr>
              <w:t>[act: identifier urn:hl7ii:2.16.840.1.113883.10.20.22.4.3:2015-08-01 (open)]</w:t>
            </w:r>
          </w:p>
        </w:tc>
      </w:tr>
      <w:tr w:rsidRPr="00C64922" w:rsidR="002954CE" w:rsidTr="004E29C8" w14:paraId="27ACE5FF" w14:textId="77777777">
        <w:trPr>
          <w:cantSplit/>
          <w:trHeight w:val="395"/>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174968D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9F6BA2" w:rsidP="00E42FA6" w:rsidRDefault="009F6BA2" w14:paraId="76474848"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0816F9BA" w14:textId="77777777">
        <w:trPr>
          <w:cantSplit/>
          <w:trHeight w:val="620"/>
        </w:trPr>
        <w:tc>
          <w:tcPr>
            <w:tcW w:w="1457" w:type="dxa"/>
            <w:tcBorders>
              <w:right w:val="nil"/>
            </w:tcBorders>
            <w:shd w:val="clear" w:color="auto" w:fill="FFFFFF"/>
          </w:tcPr>
          <w:p w:rsidRPr="00D14360" w:rsidR="009F6BA2" w:rsidP="00E42FA6" w:rsidRDefault="009F6BA2" w14:paraId="2F003A95" w14:textId="77777777">
            <w:pPr>
              <w:rPr>
                <w:rFonts w:cs="Calibri"/>
                <w:b/>
                <w:bCs/>
              </w:rPr>
            </w:pPr>
            <w:r w:rsidRPr="00D14360">
              <w:rPr>
                <w:rFonts w:cs="Calibri"/>
                <w:b/>
                <w:bCs/>
              </w:rPr>
              <w:t>Purpose</w:t>
            </w:r>
          </w:p>
        </w:tc>
        <w:tc>
          <w:tcPr>
            <w:tcW w:w="7898" w:type="dxa"/>
            <w:shd w:val="clear" w:color="auto" w:fill="auto"/>
          </w:tcPr>
          <w:p w:rsidRPr="00D14360" w:rsidR="009F6BA2" w:rsidP="00D14360" w:rsidRDefault="009F6BA2" w14:paraId="36D442E4"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Pr="00C64922" w:rsidR="002954CE" w:rsidTr="004E29C8" w14:paraId="04CE7762" w14:textId="77777777">
        <w:trPr>
          <w:cantSplit/>
          <w:trHeight w:val="3086"/>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74770053"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9F6BA2" w:rsidP="00E42FA6" w:rsidRDefault="009F6BA2" w14:paraId="1454735B" w14:textId="77777777">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rsidR="005C79A1" w:rsidP="00E42FA6" w:rsidRDefault="005C79A1" w14:paraId="69FE3D04" w14:textId="77777777">
            <w:pPr>
              <w:rPr>
                <w:rFonts w:ascii="Calibri Light" w:hAnsi="Calibri Light" w:cs="Calibri Light"/>
                <w:szCs w:val="18"/>
              </w:rPr>
            </w:pPr>
          </w:p>
          <w:p w:rsidRPr="00D14360" w:rsidR="009F6BA2" w:rsidP="00E42FA6" w:rsidRDefault="009F6BA2" w14:paraId="06DA1FA3" w14:textId="52A04830">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rsidR="005C79A1" w:rsidP="00E42FA6" w:rsidRDefault="005C79A1" w14:paraId="6572936E" w14:textId="77777777">
            <w:pPr>
              <w:rPr>
                <w:rFonts w:ascii="Calibri Light" w:hAnsi="Calibri Light" w:cs="Calibri Light"/>
                <w:szCs w:val="18"/>
              </w:rPr>
            </w:pPr>
          </w:p>
          <w:p w:rsidRPr="00D14360" w:rsidR="009F6BA2" w:rsidP="00E42FA6" w:rsidRDefault="009F6BA2" w14:paraId="78FC5ED1" w14:textId="47E98A7C">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Pr="00C64922" w:rsidR="002954CE" w:rsidTr="004E29C8" w14:paraId="188DA41C"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9F6BA2" w:rsidP="00E42FA6" w:rsidRDefault="009F6BA2" w14:paraId="7FC69D06"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9F6BA2" w:rsidP="00E42FA6" w:rsidRDefault="009F6BA2" w14:paraId="0182F8C1"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544F8B7A"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64A5A102"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themeColor="accent1" w:sz="4" w:space="0"/>
            </w:tcBorders>
            <w:shd w:val="clear" w:color="auto" w:fill="auto"/>
          </w:tcPr>
          <w:p w:rsidR="009F6BA2" w:rsidP="00D14360" w:rsidRDefault="009F6BA2" w14:paraId="3ACBE3B9" w14:textId="77777777">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rsidR="00F75DF2" w:rsidP="00D14360" w:rsidRDefault="00F75DF2" w14:paraId="0A8F93F3" w14:textId="77777777">
            <w:pPr>
              <w:keepNext/>
              <w:rPr>
                <w:rFonts w:ascii="Calibri Light" w:hAnsi="Calibri Light" w:cs="Calibri Light"/>
                <w:szCs w:val="18"/>
              </w:rPr>
            </w:pPr>
          </w:p>
          <w:p w:rsidRPr="00D14360" w:rsidR="00F75DF2" w:rsidP="00F75DF2" w:rsidRDefault="00F75DF2" w14:paraId="412B9922" w14:textId="1342DD81">
            <w:pPr>
              <w:rPr>
                <w:rFonts w:ascii="Calibri Light" w:hAnsi="Calibri Light" w:cs="Calibri Light"/>
                <w:szCs w:val="18"/>
              </w:rPr>
            </w:pPr>
            <w:r w:rsidRPr="00D14360">
              <w:rPr>
                <w:rFonts w:ascii="Calibri Light" w:hAnsi="Calibri Light" w:cs="Calibri Light"/>
              </w:rPr>
              <w:t xml:space="preserve">Visit </w:t>
            </w:r>
            <w:hyperlink w:history="1" r:id="rId53">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rsidRPr="00F75DF2" w:rsidR="00F75DF2" w:rsidP="00F75DF2" w:rsidRDefault="00F75DF2" w14:paraId="411EC3EF" w14:textId="64639305">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Pr="00C64922" w:rsidR="002954CE" w:rsidTr="004E29C8" w14:paraId="20329E7C" w14:textId="77777777">
        <w:trPr>
          <w:cantSplit/>
        </w:trPr>
        <w:tc>
          <w:tcPr>
            <w:tcW w:w="1457" w:type="dxa"/>
            <w:tcBorders>
              <w:top w:val="single" w:color="4472C4" w:themeColor="accent1" w:sz="4" w:space="0"/>
              <w:bottom w:val="single" w:color="4F81BD" w:sz="4" w:space="0"/>
              <w:right w:val="nil"/>
            </w:tcBorders>
            <w:shd w:val="clear" w:color="auto" w:fill="FFFFFF"/>
          </w:tcPr>
          <w:p w:rsidRPr="003A3D50" w:rsidR="00C563F3" w:rsidP="00C563F3" w:rsidRDefault="00C563F3" w14:paraId="0AA6B77E" w14:textId="77777777">
            <w:pPr>
              <w:rPr>
                <w:rFonts w:cs="Calibri"/>
                <w:b/>
                <w:bCs/>
              </w:rPr>
            </w:pPr>
            <w:r w:rsidRPr="003A3D50">
              <w:rPr>
                <w:rFonts w:cs="Calibri"/>
                <w:b/>
                <w:bCs/>
              </w:rPr>
              <w:t>Example</w:t>
            </w:r>
          </w:p>
        </w:tc>
        <w:tc>
          <w:tcPr>
            <w:tcW w:w="7898" w:type="dxa"/>
            <w:tcBorders>
              <w:top w:val="single" w:color="4472C4" w:themeColor="accent1" w:sz="4" w:space="0"/>
              <w:bottom w:val="single" w:color="4F81BD" w:sz="4" w:space="0"/>
            </w:tcBorders>
            <w:shd w:val="clear" w:color="auto" w:fill="auto"/>
          </w:tcPr>
          <w:p w:rsidRPr="003A3D50" w:rsidR="00C563F3" w:rsidP="00D14360" w:rsidRDefault="009250B0" w14:paraId="38DA0D07" w14:textId="1D5C0E4D">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5A615D">
              <w:rPr>
                <w:rFonts w:ascii="Calibri Light" w:hAnsi="Calibri Light" w:cs="Calibri Light"/>
              </w:rPr>
              <w:fldChar w:fldCharType="end"/>
            </w:r>
          </w:p>
        </w:tc>
      </w:tr>
    </w:tbl>
    <w:p w:rsidRPr="00C64922" w:rsidR="007D3708" w:rsidP="007D3708" w:rsidRDefault="00A5789F" w14:paraId="50F6C5D3" w14:textId="327FD757">
      <w:pPr>
        <w:pStyle w:val="Caption"/>
        <w:rPr>
          <w:sz w:val="20"/>
          <w:szCs w:val="20"/>
        </w:rPr>
      </w:pPr>
      <w:r>
        <w:t xml:space="preserve">  </w:t>
      </w:r>
      <w:bookmarkStart w:name="_Toc118898830" w:id="1550"/>
      <w:bookmarkStart w:name="_Toc119940033" w:id="1551"/>
      <w:bookmarkStart w:name="_Toc135313064" w:id="1552"/>
      <w:r w:rsidRPr="00C64922" w:rsidR="007D3708">
        <w:t xml:space="preserve">Table </w:t>
      </w:r>
      <w:r>
        <w:fldChar w:fldCharType="begin"/>
      </w:r>
      <w:r>
        <w:instrText>SEQ Table \* ARABIC</w:instrText>
      </w:r>
      <w:r>
        <w:fldChar w:fldCharType="separate"/>
      </w:r>
      <w:r w:rsidR="00DC1072">
        <w:rPr>
          <w:noProof/>
        </w:rPr>
        <w:t>43</w:t>
      </w:r>
      <w:r>
        <w:fldChar w:fldCharType="end"/>
      </w:r>
      <w:r w:rsidRPr="00C64922" w:rsidR="007D3708">
        <w:t>: Problem Concern</w:t>
      </w:r>
      <w:r w:rsidR="00852DED">
        <w:t xml:space="preserve"> Template</w:t>
      </w:r>
      <w:bookmarkEnd w:id="1550"/>
      <w:bookmarkEnd w:id="1551"/>
      <w:bookmarkEnd w:id="1552"/>
    </w:p>
    <w:p w:rsidRPr="00DF5244" w:rsidR="006B2DAF" w:rsidP="006B2DAF" w:rsidRDefault="006B2DAF" w14:paraId="26101422" w14:textId="77777777">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rsidRPr="007770C6" w:rsidR="006B2DAF" w:rsidP="007D3708" w:rsidRDefault="006B2DAF" w14:paraId="51E12615" w14:textId="77777777">
      <w:pPr>
        <w:pStyle w:val="Default"/>
        <w:rPr>
          <w:sz w:val="20"/>
        </w:rPr>
      </w:pPr>
    </w:p>
    <w:p w:rsidRPr="00D14360" w:rsidR="007D3708" w:rsidP="007D3708" w:rsidRDefault="007D3708" w14:paraId="457EC347" w14:textId="77777777">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rsidRPr="00D14360" w:rsidR="006B2DAF" w:rsidP="007D3708" w:rsidRDefault="006B2DAF" w14:paraId="2B1657DB"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D0B6783" w14:textId="77777777">
        <w:trPr>
          <w:cantSplit/>
          <w:trHeight w:val="576"/>
        </w:trPr>
        <w:tc>
          <w:tcPr>
            <w:tcW w:w="683" w:type="dxa"/>
            <w:tcBorders>
              <w:right w:val="nil"/>
            </w:tcBorders>
            <w:shd w:val="clear" w:color="auto" w:fill="C6D9F1"/>
          </w:tcPr>
          <w:p w:rsidRPr="00C64922" w:rsidR="009F6BA2" w:rsidP="00E42FA6" w:rsidRDefault="00634398" w14:paraId="133536F7" w14:textId="77777777">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B8A635D" w14:textId="77777777">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rsidRPr="007770C6" w:rsidR="009F6BA2" w:rsidP="00D14360" w:rsidRDefault="009F6BA2" w14:paraId="0712EB7D" w14:textId="77777777">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rsidRPr="007770C6" w:rsidR="009F6BA2" w:rsidP="00D14360" w:rsidRDefault="009F6BA2" w14:paraId="7BE0C1E5" w14:textId="77777777">
            <w:pPr>
              <w:pStyle w:val="Default"/>
              <w:numPr>
                <w:ilvl w:val="2"/>
                <w:numId w:val="10"/>
              </w:numPr>
              <w:ind w:left="720"/>
              <w:rPr>
                <w:bCs/>
                <w:sz w:val="20"/>
              </w:rPr>
            </w:pPr>
            <w:r w:rsidRPr="007770C6">
              <w:rPr>
                <w:bCs/>
                <w:sz w:val="20"/>
              </w:rPr>
              <w:t>Use nullFlavor=”NI” for the effectiveTime of the outer concern act wrapper.</w:t>
            </w:r>
          </w:p>
          <w:p w:rsidRPr="007770C6" w:rsidR="009F6BA2" w:rsidP="00D14360" w:rsidRDefault="009F6BA2" w14:paraId="787B63D3" w14:textId="77777777">
            <w:pPr>
              <w:pStyle w:val="Default"/>
              <w:numPr>
                <w:ilvl w:val="2"/>
                <w:numId w:val="10"/>
              </w:numPr>
              <w:ind w:left="720"/>
              <w:rPr>
                <w:bCs/>
                <w:sz w:val="20"/>
              </w:rPr>
            </w:pPr>
            <w:r w:rsidRPr="007770C6">
              <w:rPr>
                <w:bCs/>
                <w:sz w:val="20"/>
              </w:rPr>
              <w:t>Do not populate the author participation template associated with the outer concern act wrapper.</w:t>
            </w:r>
          </w:p>
          <w:p w:rsidRPr="007770C6" w:rsidR="009F6BA2" w:rsidP="00D14360" w:rsidRDefault="009F6BA2" w14:paraId="30B19CC0" w14:textId="64A079E7">
            <w:pPr>
              <w:pStyle w:val="Default"/>
              <w:numPr>
                <w:ilvl w:val="2"/>
                <w:numId w:val="10"/>
              </w:numPr>
              <w:ind w:left="720"/>
              <w:rPr>
                <w:bCs/>
                <w:sz w:val="20"/>
              </w:rPr>
            </w:pPr>
            <w:r w:rsidRPr="007770C6">
              <w:rPr>
                <w:bCs/>
                <w:sz w:val="20"/>
              </w:rPr>
              <w:t>Include a single Problem Observation within the act wrapper.</w:t>
            </w:r>
          </w:p>
          <w:p w:rsidRPr="007770C6" w:rsidR="006C3BED" w:rsidP="007770C6" w:rsidRDefault="006C3BED" w14:paraId="7B717B4A" w14:textId="0D5EDFA0">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rsidRPr="007770C6" w:rsidR="009F6BA2" w:rsidP="00D14360" w:rsidRDefault="009F6BA2" w14:paraId="28D73869" w14:textId="618CD9D5">
            <w:pPr>
              <w:pStyle w:val="Default"/>
              <w:numPr>
                <w:ilvl w:val="2"/>
                <w:numId w:val="10"/>
              </w:numPr>
              <w:ind w:left="720"/>
              <w:rPr>
                <w:bCs/>
                <w:sz w:val="20"/>
              </w:rPr>
            </w:pPr>
            <w:r w:rsidRPr="007770C6">
              <w:rPr>
                <w:bCs/>
                <w:sz w:val="20"/>
              </w:rPr>
              <w:t xml:space="preserve">Populate the effectiveTime of the Problem Observation with the </w:t>
            </w:r>
            <w:r w:rsidRPr="007770C6" w:rsidR="0088454D">
              <w:rPr>
                <w:bCs/>
                <w:sz w:val="20"/>
              </w:rPr>
              <w:t xml:space="preserve">clinically </w:t>
            </w:r>
            <w:r w:rsidRPr="007770C6">
              <w:rPr>
                <w:bCs/>
                <w:sz w:val="20"/>
              </w:rPr>
              <w:t>relevant time period associated with problem.</w:t>
            </w:r>
          </w:p>
          <w:p w:rsidRPr="007770C6" w:rsidR="009F6BA2" w:rsidP="00D14360" w:rsidRDefault="009F6BA2" w14:paraId="639BD2A2" w14:textId="77777777">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rsidRPr="007770C6" w:rsidR="002B57F0" w:rsidP="00D14360" w:rsidRDefault="002B57F0" w14:paraId="6BEC7D6C" w14:textId="77777777">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rsidRPr="007770C6" w:rsidR="009F6BA2" w:rsidP="00D14360" w:rsidRDefault="009F6BA2" w14:paraId="6A9479A4" w14:textId="77777777">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Pr="007770C6" w:rsidR="00A46C09">
              <w:rPr>
                <w:b/>
                <w:sz w:val="20"/>
              </w:rPr>
              <w:t>BP-085</w:t>
            </w:r>
            <w:r w:rsidRPr="007770C6">
              <w:rPr>
                <w:b/>
                <w:sz w:val="20"/>
              </w:rPr>
              <w:t>]</w:t>
            </w:r>
          </w:p>
        </w:tc>
      </w:tr>
    </w:tbl>
    <w:p w:rsidR="006B2DAF" w:rsidP="007D3708" w:rsidRDefault="007D3708" w14:paraId="198EEBC0" w14:textId="77777777">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rsidR="006B2DAF" w:rsidP="003A3D50" w:rsidRDefault="006B2DAF" w14:paraId="1AF6F274" w14:textId="352889A8">
      <w:pPr>
        <w:pStyle w:val="Caption"/>
        <w:keepNext/>
        <w:spacing w:after="0"/>
      </w:pPr>
      <w:bookmarkStart w:name="_Ref21858903" w:id="1553"/>
      <w:bookmarkStart w:name="_Toc118898758" w:id="1554"/>
      <w:bookmarkStart w:name="_Toc119939960" w:id="1555"/>
      <w:bookmarkStart w:name="_Toc135312992" w:id="1556"/>
      <w:r w:rsidRPr="003A3D50">
        <w:t xml:space="preserve">Example </w:t>
      </w:r>
      <w:r>
        <w:fldChar w:fldCharType="begin"/>
      </w:r>
      <w:r>
        <w:instrText>SEQ Example \* ARABIC</w:instrText>
      </w:r>
      <w:r>
        <w:fldChar w:fldCharType="separate"/>
      </w:r>
      <w:r w:rsidR="00DC1072">
        <w:rPr>
          <w:noProof/>
        </w:rPr>
        <w:t>37</w:t>
      </w:r>
      <w:r>
        <w:fldChar w:fldCharType="end"/>
      </w:r>
      <w:r w:rsidRPr="003A3D50">
        <w:t>: Problem Concern containing a Problem Observation</w:t>
      </w:r>
      <w:bookmarkEnd w:id="1553"/>
      <w:bookmarkEnd w:id="1554"/>
      <w:bookmarkEnd w:id="1555"/>
      <w:bookmarkEnd w:id="155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6B2DAF" w:rsidTr="006B2DAF" w14:paraId="4301F92B" w14:textId="77777777">
        <w:tc>
          <w:tcPr>
            <w:tcW w:w="9576" w:type="dxa"/>
            <w:shd w:val="clear" w:color="auto" w:fill="auto"/>
          </w:tcPr>
          <w:p w:rsidRPr="003A3D50" w:rsidR="008805EA" w:rsidP="008805EA" w:rsidRDefault="008805EA" w14:paraId="0EC00D7B"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805EA" w:rsidP="008805EA" w:rsidRDefault="008805EA" w14:paraId="78D1EA24" w14:textId="39A32BFF">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rsidRPr="003A3D50" w:rsidR="008805EA" w:rsidP="008805EA" w:rsidRDefault="008805EA" w14:paraId="28106BB4"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rsidRPr="003A3D50" w:rsidR="008805EA" w:rsidP="008805EA" w:rsidRDefault="008805EA" w14:paraId="19009F5A"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rsidRPr="003A3D50" w:rsidR="008805EA" w:rsidP="008805EA" w:rsidRDefault="008805EA" w14:paraId="47EDF3B2"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rsidRPr="003A3D50" w:rsidR="008805EA" w:rsidP="008805EA" w:rsidRDefault="008805EA" w14:paraId="0EAACFC1"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rsidRPr="003A3D50" w:rsidR="008805EA" w:rsidP="008805EA" w:rsidRDefault="008805EA" w14:paraId="49F0DBA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rsidRPr="003A3D50" w:rsidR="008805EA" w:rsidP="008805EA" w:rsidRDefault="008805EA" w14:paraId="38278CE1" w14:textId="77777777">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rsidRPr="003A3D50" w:rsidR="008805EA" w:rsidP="008805EA" w:rsidRDefault="008805EA" w14:paraId="60546D33" w14:textId="43DBA297">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rsidRPr="003A3D50" w:rsidR="008805EA" w:rsidP="008805EA" w:rsidRDefault="008805EA" w14:paraId="21EE391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4B10C8A0" w14:textId="77777777">
            <w:pPr>
              <w:rPr>
                <w:rFonts w:ascii="Courier New" w:hAnsi="Courier New" w:cs="Courier New"/>
                <w:sz w:val="16"/>
                <w:szCs w:val="16"/>
              </w:rPr>
            </w:pPr>
            <w:r w:rsidRPr="003A3D50">
              <w:rPr>
                <w:rFonts w:ascii="Courier New" w:hAnsi="Courier New" w:cs="Courier New"/>
                <w:sz w:val="16"/>
                <w:szCs w:val="16"/>
              </w:rPr>
              <w:t xml:space="preserve">  &lt;table width="100%"&gt;</w:t>
            </w:r>
          </w:p>
          <w:p w:rsidRPr="003A3D50" w:rsidR="008805EA" w:rsidP="008805EA" w:rsidRDefault="008805EA" w14:paraId="5DED6E7A"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78B41BAE"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096C87D" w14:textId="77777777">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rsidRPr="003A3D50" w:rsidR="008805EA" w:rsidP="008805EA" w:rsidRDefault="008805EA" w14:paraId="23963B01" w14:textId="77777777">
            <w:pPr>
              <w:rPr>
                <w:rFonts w:ascii="Courier New" w:hAnsi="Courier New" w:cs="Courier New"/>
                <w:sz w:val="16"/>
                <w:szCs w:val="16"/>
              </w:rPr>
            </w:pPr>
            <w:r w:rsidRPr="003A3D50">
              <w:rPr>
                <w:rFonts w:ascii="Courier New" w:hAnsi="Courier New" w:cs="Courier New"/>
                <w:sz w:val="16"/>
                <w:szCs w:val="16"/>
              </w:rPr>
              <w:t xml:space="preserve">        &lt;th&gt;Condition(s)&lt;/th&gt;</w:t>
            </w:r>
          </w:p>
          <w:p w:rsidRPr="003A3D50" w:rsidR="008805EA" w:rsidP="008805EA" w:rsidRDefault="008805EA" w14:paraId="556255CD"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8827B68"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00C507C5"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21C7D2E1" w14:textId="77777777">
            <w:pPr>
              <w:rPr>
                <w:rFonts w:ascii="Courier New" w:hAnsi="Courier New" w:cs="Courier New"/>
                <w:sz w:val="16"/>
                <w:szCs w:val="16"/>
              </w:rPr>
            </w:pPr>
            <w:r w:rsidRPr="003A3D50">
              <w:rPr>
                <w:rFonts w:ascii="Courier New" w:hAnsi="Courier New" w:cs="Courier New"/>
                <w:sz w:val="16"/>
                <w:szCs w:val="16"/>
              </w:rPr>
              <w:t xml:space="preserve">      &lt;tr styleCode="normRow"&gt;</w:t>
            </w:r>
          </w:p>
          <w:p w:rsidRPr="003A3D50" w:rsidR="008805EA" w:rsidP="008805EA" w:rsidRDefault="008805EA" w14:paraId="09F1D211" w14:textId="77777777">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rsidRPr="003A3D50" w:rsidR="008805EA" w:rsidP="008805EA" w:rsidRDefault="008805EA" w14:paraId="1D148A5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380CEC1D"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62CAD9F4"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1B185DD4"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10D44EFB"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3BE6B92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D5A7320" w14:textId="77777777">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rsidRPr="003A3D50" w:rsidR="008805EA" w:rsidP="008805EA" w:rsidRDefault="008805EA" w14:paraId="31FF578F" w14:textId="77777777">
            <w:pPr>
              <w:rPr>
                <w:rFonts w:ascii="Courier New" w:hAnsi="Courier New" w:cs="Courier New"/>
                <w:sz w:val="16"/>
                <w:szCs w:val="16"/>
              </w:rPr>
            </w:pPr>
            <w:r w:rsidRPr="003A3D50">
              <w:rPr>
                <w:rFonts w:ascii="Courier New" w:hAnsi="Courier New" w:cs="Courier New"/>
                <w:sz w:val="16"/>
                <w:szCs w:val="16"/>
              </w:rPr>
              <w:t xml:space="preserve">                    &lt;th&gt;Time Frame&lt;/th&gt;</w:t>
            </w:r>
          </w:p>
          <w:p w:rsidRPr="003A3D50" w:rsidR="008805EA" w:rsidP="008805EA" w:rsidRDefault="008805EA" w14:paraId="2BCEE6FC" w14:textId="77777777">
            <w:pPr>
              <w:rPr>
                <w:rFonts w:ascii="Courier New" w:hAnsi="Courier New" w:cs="Courier New"/>
                <w:sz w:val="16"/>
                <w:szCs w:val="16"/>
              </w:rPr>
            </w:pPr>
            <w:r w:rsidRPr="003A3D50">
              <w:rPr>
                <w:rFonts w:ascii="Courier New" w:hAnsi="Courier New" w:cs="Courier New"/>
                <w:sz w:val="16"/>
                <w:szCs w:val="16"/>
              </w:rPr>
              <w:t xml:space="preserve">                    &lt;th&gt;Clinical Status&lt;/th&gt;</w:t>
            </w:r>
          </w:p>
          <w:p w:rsidRPr="003A3D50" w:rsidR="008805EA" w:rsidP="008805EA" w:rsidRDefault="008805EA" w14:paraId="3B8029D0" w14:textId="77777777">
            <w:pPr>
              <w:rPr>
                <w:rFonts w:ascii="Courier New" w:hAnsi="Courier New" w:cs="Courier New"/>
                <w:sz w:val="16"/>
                <w:szCs w:val="16"/>
              </w:rPr>
            </w:pPr>
            <w:r w:rsidRPr="003A3D50">
              <w:rPr>
                <w:rFonts w:ascii="Courier New" w:hAnsi="Courier New" w:cs="Courier New"/>
                <w:sz w:val="16"/>
                <w:szCs w:val="16"/>
              </w:rPr>
              <w:t xml:space="preserve">                    &lt;th&gt;Documented By&lt;/th&gt;</w:t>
            </w:r>
          </w:p>
          <w:p w:rsidRPr="003A3D50" w:rsidR="008805EA" w:rsidP="008805EA" w:rsidRDefault="008805EA" w14:paraId="3ED0E95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6F9504E6"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42E9D847"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201AE4DA" w14:textId="77777777">
            <w:pPr>
              <w:rPr>
                <w:rFonts w:ascii="Courier New" w:hAnsi="Courier New" w:cs="Courier New"/>
                <w:sz w:val="16"/>
                <w:szCs w:val="16"/>
              </w:rPr>
            </w:pPr>
            <w:r w:rsidRPr="003A3D50">
              <w:rPr>
                <w:rFonts w:ascii="Courier New" w:hAnsi="Courier New" w:cs="Courier New"/>
                <w:sz w:val="16"/>
                <w:szCs w:val="16"/>
              </w:rPr>
              <w:t xml:space="preserve">                   &lt;tr ID="ProblemObs1"&gt;</w:t>
            </w:r>
          </w:p>
          <w:p w:rsidRPr="003A3D50" w:rsidR="008805EA" w:rsidP="008805EA" w:rsidRDefault="008805EA" w14:paraId="42CA367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62995B8F" w14:textId="77777777">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rsidRPr="003A3D50" w:rsidR="008805EA" w:rsidP="008805EA" w:rsidRDefault="008805EA" w14:paraId="305A6A59"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17AE934E" w14:textId="77777777">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rsidRPr="003A3D50" w:rsidR="008805EA" w:rsidP="008805EA" w:rsidRDefault="008805EA" w14:paraId="1F55C8F1" w14:textId="77777777">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rsidRPr="003A3D50" w:rsidR="008805EA" w:rsidP="008805EA" w:rsidRDefault="008805EA" w14:paraId="390A8278" w14:textId="77777777">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rsidRPr="003A3D50" w:rsidR="008805EA" w:rsidP="008805EA" w:rsidRDefault="008805EA" w14:paraId="633C02E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048DC99"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56438A49"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781CEEE7"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090612B3"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49081D64"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575C604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0DE6E45B"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6DD338FE"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5B3E627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0354EC6B"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3A3D50" w:rsidR="008805EA" w:rsidP="008805EA" w:rsidRDefault="008805EA" w14:paraId="6BFE6F47" w14:textId="77777777">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rsidRPr="003A3D50" w:rsidR="008805EA" w:rsidP="008805EA" w:rsidRDefault="008805EA" w14:paraId="1AFFEFA8" w14:textId="77777777">
            <w:pPr>
              <w:rPr>
                <w:rFonts w:ascii="Courier New" w:hAnsi="Courier New" w:cs="Courier New"/>
                <w:sz w:val="16"/>
                <w:szCs w:val="16"/>
              </w:rPr>
            </w:pPr>
            <w:r w:rsidRPr="003A3D50">
              <w:rPr>
                <w:rFonts w:ascii="Courier New" w:hAnsi="Courier New" w:cs="Courier New"/>
                <w:sz w:val="16"/>
                <w:szCs w:val="16"/>
              </w:rPr>
              <w:t xml:space="preserve">         &lt;!-- Problem Concern --&gt;</w:t>
            </w:r>
          </w:p>
          <w:p w:rsidRPr="003A3D50" w:rsidR="008805EA" w:rsidP="008805EA" w:rsidRDefault="008805EA" w14:paraId="6799C9FC"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rsidRPr="003A3D50" w:rsidR="008805EA" w:rsidP="008805EA" w:rsidRDefault="008805EA" w14:paraId="11E6AD1B"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rsidRPr="003A3D50" w:rsidR="008805EA" w:rsidP="008805EA" w:rsidRDefault="008805EA" w14:paraId="598B8F24"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59FF49F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rsidRPr="003A3D50" w:rsidR="008805EA" w:rsidP="008805EA" w:rsidRDefault="008805EA" w14:paraId="31C58C88" w14:textId="77777777">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rsidRPr="003A3D50" w:rsidR="008805EA" w:rsidP="008805EA" w:rsidRDefault="008805EA" w14:paraId="02AD044B" w14:textId="77777777">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rsidRPr="003A3D50" w:rsidR="008805EA" w:rsidP="008805EA" w:rsidRDefault="008805EA" w14:paraId="428A5E47" w14:textId="77777777">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rsidRPr="003A3D50" w:rsidR="008805EA" w:rsidP="008805EA" w:rsidRDefault="008805EA" w14:paraId="514FAA01"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7839BB88" w14:textId="77777777">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rsidRPr="003A3D50" w:rsidR="008805EA" w:rsidP="008805EA" w:rsidRDefault="008805EA" w14:paraId="59DC4212" w14:textId="77777777">
            <w:pPr>
              <w:rPr>
                <w:rFonts w:ascii="Courier New" w:hAnsi="Courier New" w:cs="Courier New"/>
                <w:sz w:val="16"/>
                <w:szCs w:val="16"/>
              </w:rPr>
            </w:pPr>
            <w:r w:rsidRPr="003A3D50">
              <w:rPr>
                <w:rFonts w:ascii="Courier New" w:hAnsi="Courier New" w:cs="Courier New"/>
                <w:sz w:val="16"/>
                <w:szCs w:val="16"/>
              </w:rPr>
              <w:tab/>
            </w:r>
            <w:r w:rsidRPr="003A3D50">
              <w:rPr>
                <w:rFonts w:ascii="Courier New" w:hAnsi="Courier New" w:cs="Courier New"/>
                <w:sz w:val="16"/>
                <w:szCs w:val="16"/>
              </w:rPr>
              <w:t xml:space="preserve"> &lt;/text&gt;</w:t>
            </w:r>
          </w:p>
          <w:p w:rsidRPr="003A3D50" w:rsidR="008805EA" w:rsidP="008805EA" w:rsidRDefault="008805EA" w14:paraId="71DF9B81" w14:textId="77777777">
            <w:pPr>
              <w:rPr>
                <w:rFonts w:ascii="Courier New" w:hAnsi="Courier New" w:cs="Courier New"/>
                <w:sz w:val="16"/>
                <w:szCs w:val="16"/>
              </w:rPr>
            </w:pPr>
            <w:r w:rsidRPr="003A3D50">
              <w:rPr>
                <w:rFonts w:ascii="Courier New" w:hAnsi="Courier New" w:cs="Courier New"/>
                <w:sz w:val="16"/>
                <w:szCs w:val="16"/>
              </w:rPr>
              <w:t xml:space="preserve">         &lt;statusCode code="active"/&gt;</w:t>
            </w:r>
          </w:p>
          <w:p w:rsidRPr="003A3D50" w:rsidR="008805EA" w:rsidP="008805EA" w:rsidRDefault="008805EA" w14:paraId="2A5DA471" w14:textId="77777777">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rsidRPr="003A3D50" w:rsidR="008805EA" w:rsidP="008805EA" w:rsidRDefault="008805EA" w14:paraId="657A5133" w14:textId="77777777">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rsidRPr="003A3D50" w:rsidR="008805EA" w:rsidP="008805EA" w:rsidRDefault="008805EA" w14:paraId="2089FCAD" w14:textId="77777777">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rsidRPr="003A3D50" w:rsidR="008805EA" w:rsidP="008805EA" w:rsidRDefault="008805EA" w14:paraId="68AF48F2" w14:textId="77777777">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rsidRPr="003A3D50" w:rsidR="008805EA" w:rsidP="008805EA" w:rsidRDefault="008805EA" w14:paraId="278E4C6C" w14:textId="77777777">
            <w:pPr>
              <w:rPr>
                <w:rFonts w:ascii="Courier New" w:hAnsi="Courier New" w:cs="Courier New"/>
                <w:sz w:val="16"/>
                <w:szCs w:val="16"/>
              </w:rPr>
            </w:pPr>
            <w:r w:rsidRPr="003A3D50">
              <w:rPr>
                <w:rFonts w:ascii="Courier New" w:hAnsi="Courier New" w:cs="Courier New"/>
                <w:sz w:val="16"/>
                <w:szCs w:val="16"/>
              </w:rPr>
              <w:t xml:space="preserve">         &lt;!-- Problem Observation --&gt;</w:t>
            </w:r>
          </w:p>
          <w:p w:rsidRPr="003A3D50" w:rsidR="008805EA" w:rsidP="008805EA" w:rsidRDefault="008805EA" w14:paraId="1916A347"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rsidRPr="003A3D50" w:rsidR="008805EA" w:rsidP="008805EA" w:rsidRDefault="008805EA" w14:paraId="14829EAE"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rsidR="008805EA" w:rsidP="008805EA" w:rsidRDefault="008805EA" w14:paraId="720E426A" w14:textId="349B3CD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rsidRPr="003A3D50" w:rsidR="003E0931" w:rsidP="008805EA" w:rsidRDefault="003E0931" w14:paraId="427A4845" w14:textId="6B8A940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rsidRPr="003A3D50" w:rsidR="008805EA" w:rsidP="008805EA" w:rsidRDefault="008805EA" w14:paraId="2816C81B"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0D07875B"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rsidRPr="003A3D50" w:rsidR="008805EA" w:rsidP="008805EA" w:rsidRDefault="008805EA" w14:paraId="74E075D6" w14:textId="77777777">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rsidRPr="003A3D50" w:rsidR="008805EA" w:rsidP="008805EA" w:rsidRDefault="008805EA" w14:paraId="62159364"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70C45EE2"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rsidRPr="003A3D50" w:rsidR="008805EA" w:rsidP="008805EA" w:rsidRDefault="008805EA" w14:paraId="3878F219"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12EC7570" w14:textId="77777777">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rsidRPr="003A3D50" w:rsidR="008805EA" w:rsidP="008805EA" w:rsidRDefault="008805EA" w14:paraId="146200B0"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805EA" w:rsidP="008805EA" w:rsidRDefault="008805EA" w14:paraId="0EC11FD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1EFC5B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rsidRPr="003A3D50" w:rsidR="008805EA" w:rsidP="008805EA" w:rsidRDefault="008805EA" w14:paraId="0680B6F4"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12F76E55"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805EA" w:rsidP="008805EA" w:rsidRDefault="008805EA" w14:paraId="3950757E"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5EB8289B"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59FAA73C"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7FEE9C55" w14:textId="77777777">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rsidRPr="003A3D50" w:rsidR="008805EA" w:rsidP="008805EA" w:rsidRDefault="008805EA" w14:paraId="7FF06C86" w14:textId="77777777">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rsidRPr="003A3D50" w:rsidR="008805EA" w:rsidP="008805EA" w:rsidRDefault="008805EA" w14:paraId="4580566D"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6780764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rsidRPr="003A3D50" w:rsidR="008805EA" w:rsidP="008805EA" w:rsidRDefault="008805EA" w14:paraId="46466419"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157AF8EA" w14:textId="77777777">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rsidRPr="003A3D50" w:rsidR="008805EA" w:rsidP="008805EA" w:rsidRDefault="008805EA" w14:paraId="29ABD6B7" w14:textId="77777777">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rsidRPr="003A3D50" w:rsidR="008805EA" w:rsidP="008805EA" w:rsidRDefault="008805EA" w14:paraId="4058FCAD"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805EA" w:rsidP="008805EA" w:rsidRDefault="008805EA" w14:paraId="30E25CA7"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77094A68" w14:textId="77777777">
            <w:pPr>
              <w:rPr>
                <w:rFonts w:ascii="Courier New" w:hAnsi="Courier New" w:cs="Courier New"/>
                <w:sz w:val="16"/>
                <w:szCs w:val="16"/>
              </w:rPr>
            </w:pPr>
            <w:r w:rsidRPr="003A3D50">
              <w:rPr>
                <w:rFonts w:ascii="Courier New" w:hAnsi="Courier New" w:cs="Courier New"/>
                <w:sz w:val="16"/>
                <w:szCs w:val="16"/>
              </w:rPr>
              <w:t xml:space="preserve">             &lt;time value="20150618"/&gt;</w:t>
            </w:r>
          </w:p>
          <w:p w:rsidRPr="003A3D50" w:rsidR="008805EA" w:rsidP="008805EA" w:rsidRDefault="008805EA" w14:paraId="3A786C85"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805EA" w:rsidP="008805EA" w:rsidRDefault="008805EA" w14:paraId="38E80428" w14:textId="77777777">
            <w:pPr>
              <w:rPr>
                <w:rFonts w:ascii="Courier New" w:hAnsi="Courier New" w:cs="Courier New"/>
                <w:sz w:val="16"/>
                <w:szCs w:val="16"/>
              </w:rPr>
            </w:pPr>
            <w:r w:rsidRPr="003A3D50">
              <w:rPr>
                <w:rFonts w:ascii="Courier New" w:hAnsi="Courier New" w:cs="Courier New"/>
                <w:sz w:val="16"/>
                <w:szCs w:val="16"/>
              </w:rPr>
              <w:t xml:space="preserve">           &lt;id nullFlavor="UNK"/&gt;</w:t>
            </w:r>
          </w:p>
          <w:p w:rsidRPr="003A3D50" w:rsidR="008805EA" w:rsidP="008805EA" w:rsidRDefault="008805EA" w14:paraId="37F44434"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30E95848" w14:textId="77777777">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rsidRPr="003A3D50" w:rsidR="008805EA" w:rsidP="008805EA" w:rsidRDefault="008805EA" w14:paraId="02EC9063"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486BCB5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6A652E09" w14:textId="77777777">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rsidRPr="003A3D50" w:rsidR="008805EA" w:rsidP="008805EA" w:rsidRDefault="008805EA" w14:paraId="46A40728"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1DB354FD" w14:textId="77777777">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rsidRPr="003A3D50" w:rsidR="008805EA" w:rsidP="008805EA" w:rsidRDefault="008805EA" w14:paraId="03D01E05"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805EA" w:rsidP="008805EA" w:rsidRDefault="008805EA" w14:paraId="621C4A74"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72613D86" w14:textId="77777777">
            <w:pPr>
              <w:rPr>
                <w:rFonts w:ascii="Courier New" w:hAnsi="Courier New" w:cs="Courier New"/>
                <w:sz w:val="16"/>
                <w:szCs w:val="16"/>
              </w:rPr>
            </w:pPr>
            <w:r w:rsidRPr="003A3D50">
              <w:rPr>
                <w:rFonts w:ascii="Courier New" w:hAnsi="Courier New" w:cs="Courier New"/>
                <w:sz w:val="16"/>
                <w:szCs w:val="16"/>
              </w:rPr>
              <w:t xml:space="preserve">               &lt;given&gt;Wilma&lt;/given&gt;</w:t>
            </w:r>
          </w:p>
          <w:p w:rsidRPr="003A3D50" w:rsidR="008805EA" w:rsidP="008805EA" w:rsidRDefault="008805EA" w14:paraId="17822169" w14:textId="77777777">
            <w:pPr>
              <w:rPr>
                <w:rFonts w:ascii="Courier New" w:hAnsi="Courier New" w:cs="Courier New"/>
                <w:sz w:val="16"/>
                <w:szCs w:val="16"/>
              </w:rPr>
            </w:pPr>
            <w:r w:rsidRPr="003A3D50">
              <w:rPr>
                <w:rFonts w:ascii="Courier New" w:hAnsi="Courier New" w:cs="Courier New"/>
                <w:sz w:val="16"/>
                <w:szCs w:val="16"/>
              </w:rPr>
              <w:t xml:space="preserve">               &lt;family&gt;Colon&lt;/family&gt;</w:t>
            </w:r>
          </w:p>
          <w:p w:rsidRPr="003A3D50" w:rsidR="008805EA" w:rsidP="008805EA" w:rsidRDefault="008805EA" w14:paraId="764889FD"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57E2AEBD"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805EA" w:rsidP="008805EA" w:rsidRDefault="008805EA" w14:paraId="2E565E01" w14:textId="77777777">
            <w:pPr>
              <w:rPr>
                <w:rFonts w:ascii="Courier New" w:hAnsi="Courier New" w:cs="Courier New"/>
                <w:sz w:val="16"/>
                <w:szCs w:val="16"/>
              </w:rPr>
            </w:pPr>
            <w:r w:rsidRPr="003A3D50">
              <w:rPr>
                <w:rFonts w:ascii="Courier New" w:hAnsi="Courier New" w:cs="Courier New"/>
                <w:sz w:val="16"/>
                <w:szCs w:val="16"/>
              </w:rPr>
              <w:t xml:space="preserve">             &lt;representedOrganization&gt;</w:t>
            </w:r>
          </w:p>
          <w:p w:rsidRPr="003A3D50" w:rsidR="008805EA" w:rsidP="008805EA" w:rsidRDefault="008805EA" w14:paraId="426121EE" w14:textId="77777777">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rsidRPr="003A3D50" w:rsidR="008805EA" w:rsidP="008805EA" w:rsidRDefault="008805EA" w14:paraId="235F91F0" w14:textId="77777777">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rsidRPr="003A3D50" w:rsidR="008805EA" w:rsidP="008805EA" w:rsidRDefault="008805EA" w14:paraId="246E5BF0"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38C9BF0F" w14:textId="77777777">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rsidRPr="003A3D50" w:rsidR="008805EA" w:rsidP="008805EA" w:rsidRDefault="008805EA" w14:paraId="2EB3771F"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35ED9D7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77BF3A84" w14:textId="77777777">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rsidRPr="003A3D50" w:rsidR="008805EA" w:rsidP="008805EA" w:rsidRDefault="008805EA" w14:paraId="7E34DB0D"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4CC480BA" w14:textId="77777777">
            <w:pPr>
              <w:rPr>
                <w:rFonts w:ascii="Courier New" w:hAnsi="Courier New" w:cs="Courier New"/>
                <w:sz w:val="16"/>
                <w:szCs w:val="16"/>
              </w:rPr>
            </w:pPr>
            <w:r w:rsidRPr="003A3D50">
              <w:rPr>
                <w:rFonts w:ascii="Courier New" w:hAnsi="Courier New" w:cs="Courier New"/>
                <w:sz w:val="16"/>
                <w:szCs w:val="16"/>
              </w:rPr>
              <w:t xml:space="preserve">              &lt;/representedOrganization&gt;</w:t>
            </w:r>
          </w:p>
          <w:p w:rsidRPr="003A3D50" w:rsidR="008805EA" w:rsidP="008805EA" w:rsidRDefault="008805EA" w14:paraId="298B34EA"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805EA" w:rsidP="008805EA" w:rsidRDefault="008805EA" w14:paraId="5C79CA93"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475D53E0" w14:textId="77777777">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rsidRPr="003A3D50" w:rsidR="008805EA" w:rsidP="008805EA" w:rsidRDefault="008805EA" w14:paraId="6267967C"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rsidRPr="003A3D50" w:rsidR="008805EA" w:rsidP="008805EA" w:rsidRDefault="008805EA" w14:paraId="3B04F248"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rsidRPr="003A3D50" w:rsidR="008805EA" w:rsidP="008805EA" w:rsidRDefault="008805EA" w14:paraId="47CF88D3" w14:textId="77777777">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rsidRPr="003A3D50" w:rsidR="008805EA" w:rsidP="008805EA" w:rsidRDefault="008805EA" w14:paraId="7FC0EA3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6E6C2A3"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rsidRPr="003A3D50" w:rsidR="008805EA" w:rsidP="008805EA" w:rsidRDefault="008805EA" w14:paraId="7DC59B9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0EEC86C"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805EA" w:rsidP="008805EA" w:rsidRDefault="008805EA" w14:paraId="038BA5B0"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1F600B3C"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429BBC69"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6B97EA26" w14:textId="77777777">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rsidRPr="003A3D50" w:rsidR="008805EA" w:rsidP="008805EA" w:rsidRDefault="008805EA" w14:paraId="3DFEA41F" w14:textId="77777777">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rsidRPr="003A3D50" w:rsidR="008805EA" w:rsidP="008805EA" w:rsidRDefault="008805EA" w14:paraId="6CEB1DE3"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12E68B7F"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805EA" w:rsidP="008805EA" w:rsidRDefault="008805EA" w14:paraId="31824EB2"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6F11C80C"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805EA" w:rsidP="008805EA" w:rsidRDefault="008805EA" w14:paraId="183455D8"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805EA" w:rsidP="008805EA" w:rsidRDefault="008805EA" w14:paraId="2ACDFF16"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9F13BB" w:rsidR="006B2DAF" w:rsidP="008805EA" w:rsidRDefault="008805EA" w14:paraId="3BBFAAA3" w14:textId="77777777">
            <w:r w:rsidRPr="003A3D50">
              <w:rPr>
                <w:rFonts w:ascii="Courier New" w:hAnsi="Courier New" w:cs="Courier New"/>
                <w:sz w:val="16"/>
                <w:szCs w:val="16"/>
              </w:rPr>
              <w:t>&lt;/section&gt;</w:t>
            </w:r>
          </w:p>
        </w:tc>
      </w:tr>
    </w:tbl>
    <w:p w:rsidRPr="00D14360" w:rsidR="006B2DAF" w:rsidP="007D3708" w:rsidRDefault="006B2DAF" w14:paraId="3DC0CB2D" w14:textId="77777777">
      <w:pPr>
        <w:pStyle w:val="NormalWeb"/>
        <w:spacing w:before="0" w:beforeAutospacing="0" w:after="120" w:afterAutospacing="0"/>
        <w:ind w:hanging="475"/>
        <w:rPr>
          <w:rFonts w:cs="Calibri"/>
          <w:b/>
          <w:bCs/>
          <w:color w:val="000000"/>
          <w:sz w:val="22"/>
          <w:szCs w:val="22"/>
        </w:rPr>
      </w:pPr>
    </w:p>
    <w:p w:rsidRPr="00C64922" w:rsidR="007D3708" w:rsidP="004C76D9" w:rsidRDefault="007D3708" w14:paraId="283F4E0C" w14:textId="77777777">
      <w:pPr>
        <w:pStyle w:val="Heading4"/>
      </w:pPr>
      <w:bookmarkStart w:name="_Problem_Observation" w:id="1557"/>
      <w:bookmarkStart w:name="_Ref21873087" w:id="1558"/>
      <w:bookmarkEnd w:id="1557"/>
      <w:r w:rsidRPr="00C64922">
        <w:t>Problem Observation</w:t>
      </w:r>
      <w:bookmarkEnd w:id="1558"/>
    </w:p>
    <w:p w:rsidRPr="00C64922" w:rsidR="007D3708" w:rsidP="007D3708" w:rsidRDefault="007D3708" w14:paraId="1FA1EDE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5EB09DC" w14:textId="77777777">
        <w:trPr>
          <w:cantSplit/>
          <w:tblHeader/>
        </w:trPr>
        <w:tc>
          <w:tcPr>
            <w:tcW w:w="1457" w:type="dxa"/>
            <w:tcBorders>
              <w:bottom w:val="nil"/>
              <w:right w:val="nil"/>
            </w:tcBorders>
            <w:shd w:val="clear" w:color="auto" w:fill="4F81BD"/>
          </w:tcPr>
          <w:p w:rsidRPr="00D14360" w:rsidR="009F6BA2" w:rsidP="00E42FA6" w:rsidRDefault="009F6BA2" w14:paraId="222FFAE7"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25B936CD" w14:textId="40EFFF67">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rsidRPr="00D14360" w:rsidR="009F6BA2" w:rsidP="00E42FA6" w:rsidRDefault="009F6BA2" w14:paraId="4D7829DE" w14:textId="23A54542">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Pr="00C64922" w:rsidR="003E0931" w:rsidTr="004E29C8" w14:paraId="32DB966D" w14:textId="77777777">
        <w:trPr>
          <w:cantSplit/>
          <w:trHeight w:val="350"/>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74E5F9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3E0931" w:rsidP="003E0931" w:rsidRDefault="003E0931" w14:paraId="3591BBBA" w14:textId="4B5BB353">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3E0931" w:rsidTr="004E29C8" w14:paraId="13095CFD" w14:textId="77777777">
        <w:trPr>
          <w:cantSplit/>
          <w:trHeight w:val="359"/>
        </w:trPr>
        <w:tc>
          <w:tcPr>
            <w:tcW w:w="1457" w:type="dxa"/>
            <w:tcBorders>
              <w:right w:val="nil"/>
            </w:tcBorders>
            <w:shd w:val="clear" w:color="auto" w:fill="FFFFFF"/>
          </w:tcPr>
          <w:p w:rsidRPr="00D14360" w:rsidR="003E0931" w:rsidP="003E0931" w:rsidRDefault="003E0931" w14:paraId="2D26B4DB" w14:textId="77777777">
            <w:pPr>
              <w:rPr>
                <w:rFonts w:cs="Calibri"/>
                <w:b/>
                <w:bCs/>
              </w:rPr>
            </w:pPr>
            <w:r w:rsidRPr="00D14360">
              <w:rPr>
                <w:rFonts w:cs="Calibri"/>
                <w:b/>
                <w:bCs/>
              </w:rPr>
              <w:t>Purpose</w:t>
            </w:r>
          </w:p>
        </w:tc>
        <w:tc>
          <w:tcPr>
            <w:tcW w:w="7898" w:type="dxa"/>
            <w:shd w:val="clear" w:color="auto" w:fill="auto"/>
          </w:tcPr>
          <w:p w:rsidRPr="00D14360" w:rsidR="003E0931" w:rsidP="003E0931" w:rsidRDefault="003E0931" w14:paraId="40F5068E"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Pr="00C64922" w:rsidR="003E0931" w:rsidTr="004E29C8" w14:paraId="75BB4779" w14:textId="77777777">
        <w:trPr>
          <w:cantSplit/>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694122DC"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3E0931" w:rsidP="003E0931" w:rsidRDefault="003E0931" w14:paraId="02E340AC"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003E0931" w:rsidP="003E0931" w:rsidRDefault="003E0931" w14:paraId="7488E65B" w14:textId="77777777">
            <w:pPr>
              <w:rPr>
                <w:rFonts w:ascii="Calibri Light" w:hAnsi="Calibri Light" w:cs="Calibri Light"/>
                <w:szCs w:val="18"/>
              </w:rPr>
            </w:pPr>
          </w:p>
          <w:p w:rsidRPr="00D14360" w:rsidR="003E0931" w:rsidP="003E0931" w:rsidRDefault="003E0931" w14:paraId="6334A56E" w14:textId="738D9904">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0"/>
            </w:r>
          </w:p>
        </w:tc>
      </w:tr>
      <w:tr w:rsidRPr="00C64922" w:rsidR="003E0931" w:rsidTr="004E29C8" w14:paraId="4542539B" w14:textId="77777777">
        <w:trPr>
          <w:cantSplit/>
          <w:trHeight w:val="629"/>
        </w:trPr>
        <w:tc>
          <w:tcPr>
            <w:tcW w:w="1457" w:type="dxa"/>
            <w:tcBorders>
              <w:top w:val="single" w:color="4F81BD" w:sz="4" w:space="0"/>
              <w:bottom w:val="single" w:color="4472C4" w:themeColor="accent1" w:sz="4" w:space="0"/>
              <w:right w:val="nil"/>
            </w:tcBorders>
            <w:shd w:val="clear" w:color="auto" w:fill="FFFFFF"/>
          </w:tcPr>
          <w:p w:rsidRPr="00D14360" w:rsidR="003E0931" w:rsidP="003E0931" w:rsidRDefault="003E0931" w14:paraId="2CB1EDFC"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3E0931" w:rsidP="003E0931" w:rsidRDefault="003E0931" w14:paraId="4103AE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Pr="00C64922" w:rsidR="003E0931" w:rsidTr="004E29C8" w14:paraId="3669BCD5" w14:textId="77777777">
        <w:trPr>
          <w:cantSplit/>
        </w:trPr>
        <w:tc>
          <w:tcPr>
            <w:tcW w:w="1457" w:type="dxa"/>
            <w:tcBorders>
              <w:top w:val="single" w:color="4472C4" w:themeColor="accent1" w:sz="4" w:space="0"/>
              <w:right w:val="nil"/>
            </w:tcBorders>
            <w:shd w:val="clear" w:color="auto" w:fill="FFFFFF"/>
          </w:tcPr>
          <w:p w:rsidRPr="00D14360" w:rsidR="003E0931" w:rsidP="003E0931" w:rsidRDefault="003E0931" w14:paraId="56E248C3"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003E0931" w:rsidP="003E0931" w:rsidRDefault="003E0931" w14:paraId="43A3A6E4" w14:textId="77777777">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rsidR="003E0931" w:rsidP="003E0931" w:rsidRDefault="003E0931" w14:paraId="3EBB6653" w14:textId="77777777">
            <w:pPr>
              <w:keepNext/>
              <w:rPr>
                <w:rFonts w:ascii="Calibri Light" w:hAnsi="Calibri Light" w:cs="Calibri Light"/>
                <w:szCs w:val="18"/>
              </w:rPr>
            </w:pPr>
          </w:p>
          <w:p w:rsidRPr="00D14360" w:rsidR="003E0931" w:rsidP="003E0931" w:rsidRDefault="003E0931" w14:paraId="420E373B" w14:textId="36515DFD">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Pr="00C64922" w:rsidR="003E0931" w:rsidTr="004E29C8" w14:paraId="136785C8" w14:textId="77777777">
        <w:trPr>
          <w:cantSplit/>
        </w:trPr>
        <w:tc>
          <w:tcPr>
            <w:tcW w:w="1457" w:type="dxa"/>
            <w:tcBorders>
              <w:top w:val="single" w:color="4F81BD" w:sz="4" w:space="0"/>
              <w:bottom w:val="single" w:color="4F81BD" w:sz="4" w:space="0"/>
              <w:right w:val="nil"/>
            </w:tcBorders>
            <w:shd w:val="clear" w:color="auto" w:fill="FFFFFF"/>
          </w:tcPr>
          <w:p w:rsidRPr="006B2DAF" w:rsidR="003E0931" w:rsidP="003E0931" w:rsidRDefault="003E0931" w14:paraId="117E0E86" w14:textId="77777777">
            <w:pPr>
              <w:rPr>
                <w:rFonts w:cs="Calibri"/>
                <w:b/>
                <w:bCs/>
              </w:rPr>
            </w:pPr>
            <w:r w:rsidRPr="006B2DAF">
              <w:rPr>
                <w:rFonts w:cs="Calibri"/>
                <w:b/>
                <w:bCs/>
              </w:rPr>
              <w:t>Example</w:t>
            </w:r>
          </w:p>
        </w:tc>
        <w:tc>
          <w:tcPr>
            <w:tcW w:w="7898" w:type="dxa"/>
            <w:tcBorders>
              <w:top w:val="single" w:color="4F81BD" w:sz="4" w:space="0"/>
              <w:bottom w:val="single" w:color="4F81BD" w:sz="4" w:space="0"/>
            </w:tcBorders>
            <w:shd w:val="clear" w:color="auto" w:fill="auto"/>
          </w:tcPr>
          <w:p w:rsidRPr="00AD08FB" w:rsidR="003E0931" w:rsidP="003E0931" w:rsidRDefault="003E0931" w14:paraId="2BFFE7AC" w14:textId="22DC707E">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AD08FB">
              <w:rPr>
                <w:rFonts w:ascii="Calibri Light" w:hAnsi="Calibri Light" w:cs="Calibri Light"/>
              </w:rPr>
              <w:fldChar w:fldCharType="end"/>
            </w:r>
          </w:p>
        </w:tc>
      </w:tr>
      <w:tr w:rsidRPr="00C64922" w:rsidR="003E0931" w:rsidTr="004E29C8" w14:paraId="124D3128" w14:textId="77777777">
        <w:trPr>
          <w:cantSplit/>
        </w:trPr>
        <w:tc>
          <w:tcPr>
            <w:tcW w:w="1457" w:type="dxa"/>
            <w:tcBorders>
              <w:right w:val="nil"/>
            </w:tcBorders>
            <w:shd w:val="clear" w:color="auto" w:fill="FFFFFF"/>
          </w:tcPr>
          <w:p w:rsidRPr="003A3D50" w:rsidR="003E0931" w:rsidP="003E0931" w:rsidRDefault="003E0931" w14:paraId="05840A66" w14:textId="77777777">
            <w:pPr>
              <w:rPr>
                <w:rFonts w:cs="Calibri"/>
                <w:b/>
                <w:bCs/>
              </w:rPr>
            </w:pPr>
            <w:r w:rsidRPr="003A3D50">
              <w:rPr>
                <w:rFonts w:cs="Calibri"/>
                <w:b/>
                <w:bCs/>
              </w:rPr>
              <w:t>Example</w:t>
            </w:r>
          </w:p>
        </w:tc>
        <w:tc>
          <w:tcPr>
            <w:tcW w:w="7898" w:type="dxa"/>
            <w:shd w:val="clear" w:color="auto" w:fill="auto"/>
          </w:tcPr>
          <w:p w:rsidRPr="00AD08FB" w:rsidR="003E0931" w:rsidP="003E0931" w:rsidRDefault="003E0931" w14:paraId="61659D37" w14:textId="448B618C">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38</w:t>
            </w:r>
            <w:r w:rsidRPr="00254B4A" w:rsidR="00DC1072">
              <w:rPr>
                <w:rFonts w:ascii="Calibri Light" w:hAnsi="Calibri Light" w:cs="Calibri Light"/>
              </w:rPr>
              <w:t>: No Known Problems</w:t>
            </w:r>
            <w:r w:rsidRPr="00AD08FB">
              <w:rPr>
                <w:rFonts w:ascii="Calibri Light" w:hAnsi="Calibri Light" w:cs="Calibri Light"/>
              </w:rPr>
              <w:fldChar w:fldCharType="end"/>
            </w:r>
          </w:p>
        </w:tc>
      </w:tr>
    </w:tbl>
    <w:p w:rsidR="007D3708" w:rsidP="007D3708" w:rsidRDefault="00A5789F" w14:paraId="36638DC5" w14:textId="5BF9433C">
      <w:pPr>
        <w:pStyle w:val="Caption"/>
      </w:pPr>
      <w:r>
        <w:t xml:space="preserve"> </w:t>
      </w:r>
      <w:bookmarkStart w:name="_Toc118898831" w:id="1559"/>
      <w:bookmarkStart w:name="_Toc119940034" w:id="1560"/>
      <w:bookmarkStart w:name="_Toc135313065" w:id="1561"/>
      <w:r w:rsidRPr="00C64922" w:rsidR="007D3708">
        <w:t xml:space="preserve">Table </w:t>
      </w:r>
      <w:r>
        <w:fldChar w:fldCharType="begin"/>
      </w:r>
      <w:r>
        <w:instrText>SEQ Table \* ARABIC</w:instrText>
      </w:r>
      <w:r>
        <w:fldChar w:fldCharType="separate"/>
      </w:r>
      <w:r w:rsidR="00DC1072">
        <w:rPr>
          <w:noProof/>
        </w:rPr>
        <w:t>44</w:t>
      </w:r>
      <w:r>
        <w:fldChar w:fldCharType="end"/>
      </w:r>
      <w:r w:rsidRPr="00C64922" w:rsidR="007D3708">
        <w:t>: Problem Observation</w:t>
      </w:r>
      <w:r w:rsidR="00852DED">
        <w:t xml:space="preserve"> Template</w:t>
      </w:r>
      <w:bookmarkEnd w:id="1559"/>
      <w:bookmarkEnd w:id="1560"/>
      <w:bookmarkEnd w:id="1561"/>
    </w:p>
    <w:p w:rsidR="009250B0" w:rsidP="003A3D50" w:rsidRDefault="009250B0" w14:paraId="244287EC" w14:textId="6E44ACCA">
      <w:pPr>
        <w:pStyle w:val="Caption"/>
        <w:keepNext/>
        <w:spacing w:after="0"/>
      </w:pPr>
      <w:bookmarkStart w:name="_Ref21875516" w:id="1562"/>
      <w:bookmarkStart w:name="_Toc118898759" w:id="1563"/>
      <w:bookmarkStart w:name="_Toc119939961" w:id="1564"/>
      <w:bookmarkStart w:name="_Toc135312993" w:id="1565"/>
      <w:r w:rsidRPr="00852DED">
        <w:t xml:space="preserve">Example </w:t>
      </w:r>
      <w:r>
        <w:fldChar w:fldCharType="begin"/>
      </w:r>
      <w:r>
        <w:instrText>SEQ Example \* ARABIC</w:instrText>
      </w:r>
      <w:r>
        <w:fldChar w:fldCharType="separate"/>
      </w:r>
      <w:r w:rsidR="00DC1072">
        <w:rPr>
          <w:noProof/>
        </w:rPr>
        <w:t>38</w:t>
      </w:r>
      <w:r>
        <w:fldChar w:fldCharType="end"/>
      </w:r>
      <w:r w:rsidRPr="00852DED">
        <w:t>: No Known Problems</w:t>
      </w:r>
      <w:bookmarkEnd w:id="1562"/>
      <w:bookmarkEnd w:id="1563"/>
      <w:bookmarkEnd w:id="1564"/>
      <w:bookmarkEnd w:id="1565"/>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9250B0" w:rsidTr="004E29C8" w14:paraId="69EF604E" w14:textId="77777777">
        <w:tc>
          <w:tcPr>
            <w:tcW w:w="9576" w:type="dxa"/>
            <w:shd w:val="clear" w:color="auto" w:fill="auto"/>
          </w:tcPr>
          <w:p w:rsidRPr="003A3D50" w:rsidR="00852DED" w:rsidP="00852DED" w:rsidRDefault="00852DED" w14:paraId="27653BE8"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52DED" w:rsidP="00852DED" w:rsidRDefault="00852DED" w14:paraId="71B7FE95"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rsidRPr="003A3D50" w:rsidR="00852DED" w:rsidP="00852DED" w:rsidRDefault="00852DED" w14:paraId="3AAE8906"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54CB7E6D"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rsidRPr="003A3D50" w:rsidR="00852DED" w:rsidP="00852DED" w:rsidRDefault="00852DED" w14:paraId="1DBDEDDF"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1A5B486D" w14:textId="77777777">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rsidRPr="003A3D50" w:rsidR="00852DED" w:rsidP="00852DED" w:rsidRDefault="00852DED" w14:paraId="3AF62ADB" w14:textId="77777777">
            <w:pPr>
              <w:rPr>
                <w:rFonts w:ascii="Courier New" w:hAnsi="Courier New" w:cs="Courier New"/>
                <w:sz w:val="16"/>
                <w:szCs w:val="16"/>
              </w:rPr>
            </w:pPr>
            <w:r w:rsidRPr="003A3D50">
              <w:rPr>
                <w:rFonts w:ascii="Courier New" w:hAnsi="Courier New" w:cs="Courier New"/>
                <w:sz w:val="16"/>
                <w:szCs w:val="16"/>
              </w:rPr>
              <w:t xml:space="preserve">        displayName="Problem List"/&gt;</w:t>
            </w:r>
          </w:p>
          <w:p w:rsidRPr="003A3D50" w:rsidR="00852DED" w:rsidP="00852DED" w:rsidRDefault="00852DED" w14:paraId="10D6E250" w14:textId="77777777">
            <w:pPr>
              <w:rPr>
                <w:rFonts w:ascii="Courier New" w:hAnsi="Courier New" w:cs="Courier New"/>
                <w:sz w:val="16"/>
                <w:szCs w:val="16"/>
              </w:rPr>
            </w:pPr>
            <w:r w:rsidRPr="003A3D50">
              <w:rPr>
                <w:rFonts w:ascii="Courier New" w:hAnsi="Courier New" w:cs="Courier New"/>
                <w:sz w:val="16"/>
                <w:szCs w:val="16"/>
              </w:rPr>
              <w:t xml:space="preserve">    &lt;title&gt;PROBLEMS&lt;/title&gt;</w:t>
            </w:r>
          </w:p>
          <w:p w:rsidRPr="003A3D50" w:rsidR="00852DED" w:rsidP="00852DED" w:rsidRDefault="00852DED" w14:paraId="1EB4C6DE" w14:textId="77777777">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w:t>
            </w:r>
            <w:r w:rsidRPr="003A3D50">
              <w:rPr>
                <w:rFonts w:ascii="Courier New" w:hAnsi="Courier New" w:cs="Courier New"/>
                <w:sz w:val="16"/>
                <w:szCs w:val="16"/>
              </w:rPr>
              <w:t>16:05:06&lt;br/&gt;</w:t>
            </w:r>
          </w:p>
          <w:p w:rsidRPr="003A3D50" w:rsidR="00852DED" w:rsidP="00852DED" w:rsidRDefault="00852DED" w14:paraId="183E0825" w14:textId="77777777">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rsidRPr="003A3D50" w:rsidR="00852DED" w:rsidP="00852DED" w:rsidRDefault="00852DED" w14:paraId="1ECB3096" w14:textId="77777777">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rsidRPr="003A3D50" w:rsidR="00852DED" w:rsidP="00852DED" w:rsidRDefault="00852DED" w14:paraId="7413A65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0E1F648" w14:textId="77777777">
            <w:pPr>
              <w:rPr>
                <w:rFonts w:ascii="Courier New" w:hAnsi="Courier New" w:cs="Courier New"/>
                <w:sz w:val="16"/>
                <w:szCs w:val="16"/>
              </w:rPr>
            </w:pPr>
            <w:r w:rsidRPr="003A3D50">
              <w:rPr>
                <w:rFonts w:ascii="Courier New" w:hAnsi="Courier New" w:cs="Courier New"/>
                <w:sz w:val="16"/>
                <w:szCs w:val="16"/>
              </w:rPr>
              <w:t xml:space="preserve">    &lt;entry typeCode="DRIV"&gt;</w:t>
            </w:r>
          </w:p>
          <w:p w:rsidRPr="003A3D50" w:rsidR="00852DED" w:rsidP="00852DED" w:rsidRDefault="00852DED" w14:paraId="67B2007F" w14:textId="77777777">
            <w:pPr>
              <w:rPr>
                <w:rFonts w:ascii="Courier New" w:hAnsi="Courier New" w:cs="Courier New"/>
                <w:sz w:val="16"/>
                <w:szCs w:val="16"/>
              </w:rPr>
            </w:pPr>
            <w:r w:rsidRPr="003A3D50">
              <w:rPr>
                <w:rFonts w:ascii="Courier New" w:hAnsi="Courier New" w:cs="Courier New"/>
                <w:sz w:val="16"/>
                <w:szCs w:val="16"/>
              </w:rPr>
              <w:t xml:space="preserve">        &lt;!-- Problem Concern Act --&gt;</w:t>
            </w:r>
          </w:p>
          <w:p w:rsidRPr="003A3D50" w:rsidR="00852DED" w:rsidP="00852DED" w:rsidRDefault="00852DED" w14:paraId="32C9E7E5" w14:textId="77777777">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rsidRPr="003A3D50" w:rsidR="00852DED" w:rsidP="00852DED" w:rsidRDefault="00852DED" w14:paraId="06D21B47"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rsidRPr="003A3D50" w:rsidR="00852DED" w:rsidP="00852DED" w:rsidRDefault="00852DED" w14:paraId="456D3986"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rsidRPr="003A3D50" w:rsidR="00852DED" w:rsidP="00852DED" w:rsidRDefault="00852DED" w14:paraId="0A44B581" w14:textId="77777777">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rsidRPr="003A3D50" w:rsidR="00852DED" w:rsidP="00852DED" w:rsidRDefault="00852DED" w14:paraId="08F3D7F4" w14:textId="77777777">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rsidRPr="003A3D50" w:rsidR="00852DED" w:rsidP="00852DED" w:rsidRDefault="00852DED" w14:paraId="0DB06710" w14:textId="77777777">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rsidRPr="003A3D50" w:rsidR="00852DED" w:rsidP="00852DED" w:rsidRDefault="00852DED" w14:paraId="436E85DD"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021239D8" w14:textId="77777777">
            <w:pPr>
              <w:rPr>
                <w:rFonts w:ascii="Courier New" w:hAnsi="Courier New" w:cs="Courier New"/>
                <w:sz w:val="16"/>
                <w:szCs w:val="16"/>
              </w:rPr>
            </w:pPr>
            <w:r w:rsidRPr="003A3D50">
              <w:rPr>
                <w:rFonts w:ascii="Courier New" w:hAnsi="Courier New" w:cs="Courier New"/>
                <w:sz w:val="16"/>
                <w:szCs w:val="16"/>
              </w:rPr>
              <w:t xml:space="preserve">                &lt;reference value="#Concern_1"/&gt;</w:t>
            </w:r>
          </w:p>
          <w:p w:rsidRPr="003A3D50" w:rsidR="00852DED" w:rsidP="00852DED" w:rsidRDefault="00852DED" w14:paraId="1041BCAF"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44F0354E" w14:textId="77777777">
            <w:pPr>
              <w:rPr>
                <w:rFonts w:ascii="Courier New" w:hAnsi="Courier New" w:cs="Courier New"/>
                <w:sz w:val="16"/>
                <w:szCs w:val="16"/>
              </w:rPr>
            </w:pPr>
            <w:r w:rsidRPr="003A3D50">
              <w:rPr>
                <w:rFonts w:ascii="Courier New" w:hAnsi="Courier New" w:cs="Courier New"/>
                <w:sz w:val="16"/>
                <w:szCs w:val="16"/>
              </w:rPr>
              <w:t xml:space="preserve">            &lt;statusCode code="active"/&gt;</w:t>
            </w:r>
          </w:p>
          <w:p w:rsidRPr="003A3D50" w:rsidR="00852DED" w:rsidP="00852DED" w:rsidRDefault="00852DED" w14:paraId="4E39D6DD" w14:textId="77777777">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rsidRPr="003A3D50" w:rsidR="00852DED" w:rsidP="00852DED" w:rsidRDefault="00852DED" w14:paraId="1BF4BAD9" w14:textId="77777777">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rsidRPr="003A3D50" w:rsidR="00852DED" w:rsidP="00852DED" w:rsidRDefault="00852DED" w14:paraId="16B0D327" w14:textId="77777777">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rsidRPr="003A3D50" w:rsidR="00852DED" w:rsidP="00852DED" w:rsidRDefault="00852DED" w14:paraId="18A13B1D"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7C6586FF"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5DF8DF11" w14:textId="77777777">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rsidRPr="003A3D50" w:rsidR="00852DED" w:rsidP="00852DED" w:rsidRDefault="00852DED" w14:paraId="2F9287E3" w14:textId="77777777">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rsidRPr="003A3D50" w:rsidR="00852DED" w:rsidP="00852DED" w:rsidRDefault="00852DED" w14:paraId="2373DAD8"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2E9F5FF8" w14:textId="77777777">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rsidRPr="003A3D50" w:rsidR="00852DED" w:rsidP="00852DED" w:rsidRDefault="00852DED" w14:paraId="33317C38" w14:textId="77777777">
            <w:pPr>
              <w:rPr>
                <w:rFonts w:ascii="Courier New" w:hAnsi="Courier New" w:cs="Courier New"/>
                <w:sz w:val="16"/>
                <w:szCs w:val="16"/>
              </w:rPr>
            </w:pPr>
          </w:p>
          <w:p w:rsidRPr="003A3D50" w:rsidR="00852DED" w:rsidP="00852DED" w:rsidRDefault="00852DED" w14:paraId="0C7742FE"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651CB29"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rsidRPr="003A3D50" w:rsidR="00852DED" w:rsidP="00852DED" w:rsidRDefault="00852DED" w14:paraId="1AEBC946" w14:textId="77777777">
            <w:pPr>
              <w:rPr>
                <w:rFonts w:ascii="Courier New" w:hAnsi="Courier New" w:cs="Courier New"/>
                <w:sz w:val="16"/>
                <w:szCs w:val="16"/>
              </w:rPr>
            </w:pPr>
            <w:r w:rsidRPr="003A3D50">
              <w:rPr>
                <w:rFonts w:ascii="Courier New" w:hAnsi="Courier New" w:cs="Courier New"/>
                <w:sz w:val="16"/>
                <w:szCs w:val="16"/>
              </w:rPr>
              <w:t xml:space="preserve">                &lt;time value="20130607160506"/&gt;</w:t>
            </w:r>
          </w:p>
          <w:p w:rsidRPr="003A3D50" w:rsidR="00852DED" w:rsidP="00852DED" w:rsidRDefault="00852DED" w14:paraId="6295530D"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52DED" w:rsidP="00852DED" w:rsidRDefault="00852DED" w14:paraId="15A004A6" w14:textId="77777777">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rsidRPr="003A3D50" w:rsidR="00852DED" w:rsidP="00852DED" w:rsidRDefault="00852DED" w14:paraId="36DF0F80" w14:textId="77777777">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rsidRPr="003A3D50" w:rsidR="00852DED" w:rsidP="00852DED" w:rsidRDefault="00852DED" w14:paraId="26626802" w14:textId="77777777">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rsidRPr="003A3D50" w:rsidR="00852DED" w:rsidP="00852DED" w:rsidRDefault="00852DED" w14:paraId="283CEBA5"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52DED" w:rsidP="00852DED" w:rsidRDefault="00852DED" w14:paraId="4428E764" w14:textId="77777777">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rsidRPr="003A3D50" w:rsidR="00852DED" w:rsidP="00852DED" w:rsidRDefault="00852DED" w14:paraId="7041C7FC" w14:textId="77777777">
            <w:pPr>
              <w:rPr>
                <w:rFonts w:ascii="Courier New" w:hAnsi="Courier New" w:cs="Courier New"/>
                <w:sz w:val="16"/>
                <w:szCs w:val="16"/>
              </w:rPr>
            </w:pPr>
            <w:r w:rsidRPr="003A3D50">
              <w:rPr>
                <w:rFonts w:ascii="Courier New" w:hAnsi="Courier New" w:cs="Courier New"/>
                <w:sz w:val="16"/>
                <w:szCs w:val="16"/>
              </w:rPr>
              <w:t xml:space="preserve">                        &lt;city&gt;Silver Spring&lt;/city&gt;</w:t>
            </w:r>
          </w:p>
          <w:p w:rsidRPr="003A3D50" w:rsidR="00852DED" w:rsidP="00852DED" w:rsidRDefault="00852DED" w14:paraId="26A1F487"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52DED" w:rsidP="00852DED" w:rsidRDefault="00852DED" w14:paraId="2E2E9AC3" w14:textId="77777777">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rsidRPr="003A3D50" w:rsidR="00852DED" w:rsidP="00852DED" w:rsidRDefault="00852DED" w14:paraId="4CF3FBC3" w14:textId="77777777">
            <w:pPr>
              <w:rPr>
                <w:rFonts w:ascii="Courier New" w:hAnsi="Courier New" w:cs="Courier New"/>
                <w:sz w:val="16"/>
                <w:szCs w:val="16"/>
              </w:rPr>
            </w:pPr>
            <w:r w:rsidRPr="003A3D50">
              <w:rPr>
                <w:rFonts w:ascii="Courier New" w:hAnsi="Courier New" w:cs="Courier New"/>
                <w:sz w:val="16"/>
                <w:szCs w:val="16"/>
              </w:rPr>
              <w:t xml:space="preserve">                        &lt;country&gt;US&lt;/country&gt;</w:t>
            </w:r>
          </w:p>
          <w:p w:rsidRPr="003A3D50" w:rsidR="00852DED" w:rsidP="00852DED" w:rsidRDefault="00852DED" w14:paraId="470E4846"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52DED" w:rsidP="00852DED" w:rsidRDefault="00852DED" w14:paraId="09F77681" w14:textId="77777777">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rsidRPr="003A3D50" w:rsidR="00852DED" w:rsidP="00852DED" w:rsidRDefault="00852DED" w14:paraId="7589FADE"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52DED" w:rsidP="00852DED" w:rsidRDefault="00852DED" w14:paraId="496A05D7"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036EF83A" w14:textId="77777777">
            <w:pPr>
              <w:rPr>
                <w:rFonts w:ascii="Courier New" w:hAnsi="Courier New" w:cs="Courier New"/>
                <w:sz w:val="16"/>
                <w:szCs w:val="16"/>
              </w:rPr>
            </w:pPr>
            <w:r w:rsidRPr="003A3D50">
              <w:rPr>
                <w:rFonts w:ascii="Courier New" w:hAnsi="Courier New" w:cs="Courier New"/>
                <w:sz w:val="16"/>
                <w:szCs w:val="16"/>
              </w:rPr>
              <w:t xml:space="preserve">                            &lt;given&gt;Heartly&lt;/given&gt;</w:t>
            </w:r>
          </w:p>
          <w:p w:rsidRPr="003A3D50" w:rsidR="00852DED" w:rsidP="00852DED" w:rsidRDefault="00852DED" w14:paraId="53358ADB" w14:textId="77777777">
            <w:pPr>
              <w:rPr>
                <w:rFonts w:ascii="Courier New" w:hAnsi="Courier New" w:cs="Courier New"/>
                <w:sz w:val="16"/>
                <w:szCs w:val="16"/>
              </w:rPr>
            </w:pPr>
            <w:r w:rsidRPr="003A3D50">
              <w:rPr>
                <w:rFonts w:ascii="Courier New" w:hAnsi="Courier New" w:cs="Courier New"/>
                <w:sz w:val="16"/>
                <w:szCs w:val="16"/>
              </w:rPr>
              <w:t xml:space="preserve">                            &lt;family&gt;Sixer&lt;/family&gt;</w:t>
            </w:r>
          </w:p>
          <w:p w:rsidRPr="003A3D50" w:rsidR="00852DED" w:rsidP="00852DED" w:rsidRDefault="00852DED" w14:paraId="481CDFD4" w14:textId="77777777">
            <w:pPr>
              <w:rPr>
                <w:rFonts w:ascii="Courier New" w:hAnsi="Courier New" w:cs="Courier New"/>
                <w:sz w:val="16"/>
                <w:szCs w:val="16"/>
              </w:rPr>
            </w:pPr>
            <w:r w:rsidRPr="003A3D50">
              <w:rPr>
                <w:rFonts w:ascii="Courier New" w:hAnsi="Courier New" w:cs="Courier New"/>
                <w:sz w:val="16"/>
                <w:szCs w:val="16"/>
              </w:rPr>
              <w:t xml:space="preserve">                            &lt;suffix&gt;MD&lt;/suffix&gt;</w:t>
            </w:r>
          </w:p>
          <w:p w:rsidRPr="003A3D50" w:rsidR="00852DED" w:rsidP="00852DED" w:rsidRDefault="00852DED" w14:paraId="16C3B3EA"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6CD9E10F"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52DED" w:rsidP="00852DED" w:rsidRDefault="00852DED" w14:paraId="7D9C0078"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52DED" w:rsidP="00852DED" w:rsidRDefault="00852DED" w14:paraId="64CAFDE4"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A7B0F3C" w14:textId="77777777">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rsidRPr="003A3D50" w:rsidR="00852DED" w:rsidP="00852DED" w:rsidRDefault="00852DED" w14:paraId="3E0450DB"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rsidRPr="003A3D50" w:rsidR="00852DED" w:rsidP="00852DED" w:rsidRDefault="00852DED" w14:paraId="469EB627" w14:textId="77777777">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rsidRPr="003A3D50" w:rsidR="00852DED" w:rsidP="00852DED" w:rsidRDefault="00852DED" w14:paraId="51BED2C7" w14:textId="77777777">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rsidRPr="003A3D50" w:rsidR="00852DED" w:rsidP="00852DED" w:rsidRDefault="00852DED" w14:paraId="20A9099E" w14:textId="77777777">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rsidRPr="003A3D50" w:rsidR="00852DED" w:rsidP="00852DED" w:rsidRDefault="00852DED" w14:paraId="0FE2A667" w14:textId="77777777">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rsidRPr="003A3D50" w:rsidR="00852DED" w:rsidP="00852DED" w:rsidRDefault="00852DED" w14:paraId="05167325"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rsidR="00852DED" w:rsidP="00852DED" w:rsidRDefault="00852DED" w14:paraId="494C0EFC" w14:textId="1315B1E8">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rsidRPr="003A3D50" w:rsidR="003E0931" w:rsidP="00852DED" w:rsidRDefault="003E0931" w14:paraId="4256D0BF" w14:textId="6E925166">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rsidRPr="003A3D50" w:rsidR="00852DED" w:rsidP="00852DED" w:rsidRDefault="00852DED" w14:paraId="05E7AA66" w14:textId="77777777">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rsidRPr="003A3D50" w:rsidR="00852DED" w:rsidP="00852DED" w:rsidRDefault="00852DED" w14:paraId="2380BE28" w14:textId="77777777">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rsidRPr="003A3D50" w:rsidR="00852DED" w:rsidP="00852DED" w:rsidRDefault="00852DED" w14:paraId="1D0BD9BA" w14:textId="77777777">
            <w:pPr>
              <w:rPr>
                <w:rFonts w:ascii="Courier New" w:hAnsi="Courier New" w:cs="Courier New"/>
                <w:sz w:val="16"/>
                <w:szCs w:val="16"/>
              </w:rPr>
            </w:pPr>
            <w:r w:rsidRPr="003A3D50">
              <w:rPr>
                <w:rFonts w:ascii="Courier New" w:hAnsi="Courier New" w:cs="Courier New"/>
                <w:sz w:val="16"/>
                <w:szCs w:val="16"/>
              </w:rPr>
              <w:t xml:space="preserve">                        codeSystemName="SNOMED CT"&gt;</w:t>
            </w:r>
          </w:p>
          <w:p w:rsidRPr="003A3D50" w:rsidR="00852DED" w:rsidP="00852DED" w:rsidRDefault="00852DED" w14:paraId="6AAC7C33" w14:textId="77777777">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rsidRPr="003A3D50" w:rsidR="00852DED" w:rsidP="00852DED" w:rsidRDefault="00852DED" w14:paraId="7625A33D" w14:textId="77777777">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rsidRPr="003A3D50" w:rsidR="00852DED" w:rsidP="00852DED" w:rsidRDefault="00852DED" w14:paraId="1CF45EE3"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52DED" w:rsidP="00852DED" w:rsidRDefault="00852DED" w14:paraId="65E8EA87"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37A227F" w14:textId="77777777">
            <w:pPr>
              <w:rPr>
                <w:rFonts w:ascii="Courier New" w:hAnsi="Courier New" w:cs="Courier New"/>
                <w:sz w:val="16"/>
                <w:szCs w:val="16"/>
              </w:rPr>
            </w:pPr>
            <w:r w:rsidRPr="003A3D50">
              <w:rPr>
                <w:rFonts w:ascii="Courier New" w:hAnsi="Courier New" w:cs="Courier New"/>
                <w:sz w:val="16"/>
                <w:szCs w:val="16"/>
              </w:rPr>
              <w:t xml:space="preserve">                        &lt;reference value="#problems1"/&gt;</w:t>
            </w:r>
          </w:p>
          <w:p w:rsidRPr="003A3D50" w:rsidR="00852DED" w:rsidP="00852DED" w:rsidRDefault="00852DED" w14:paraId="6F8A39B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24D57B60"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52DED" w:rsidP="00852DED" w:rsidRDefault="00852DED" w14:paraId="2CEACD72"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46D85166"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73B79EBA"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66513C41" w14:textId="1A342A16">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Pr="003A3D50" w:rsidR="0088454D">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rsidRPr="003A3D50" w:rsidR="00852DED" w:rsidP="00852DED" w:rsidRDefault="00852DED" w14:paraId="55817F06" w14:textId="77777777">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rsidRPr="003A3D50" w:rsidR="00852DED" w:rsidP="00852DED" w:rsidRDefault="00852DED" w14:paraId="63F2FB38" w14:textId="77777777">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rsidRPr="003A3D50" w:rsidR="00852DED" w:rsidP="00852DED" w:rsidRDefault="00852DED" w14:paraId="7B9C7EB6" w14:textId="77777777">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rsidRPr="003A3D50" w:rsidR="00852DED" w:rsidP="00852DED" w:rsidRDefault="00852DED" w14:paraId="3DB6177C" w14:textId="77777777">
            <w:pPr>
              <w:rPr>
                <w:rFonts w:ascii="Courier New" w:hAnsi="Courier New" w:cs="Courier New"/>
                <w:sz w:val="16"/>
                <w:szCs w:val="16"/>
              </w:rPr>
            </w:pPr>
          </w:p>
          <w:p w:rsidRPr="003A3D50" w:rsidR="00852DED" w:rsidP="00852DED" w:rsidRDefault="00852DED" w14:paraId="0DAFC432" w14:textId="77777777">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rsidRPr="003A3D50" w:rsidR="00852DED" w:rsidP="00852DED" w:rsidRDefault="00852DED" w14:paraId="2B0664F8" w14:textId="77777777">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rsidRPr="003A3D50" w:rsidR="00852DED" w:rsidP="00852DED" w:rsidRDefault="00852DED" w14:paraId="2F5C376A" w14:textId="77777777">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rsidRPr="003A3D50" w:rsidR="00852DED" w:rsidP="00852DED" w:rsidRDefault="00852DED" w14:paraId="7FC6B59F" w14:textId="77777777">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rsidRPr="003A3D50" w:rsidR="00852DED" w:rsidP="00852DED" w:rsidRDefault="00852DED" w14:paraId="053285FB"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52DED" w:rsidP="00852DED" w:rsidRDefault="00852DED" w14:paraId="7E4AB35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rsidRPr="003A3D50" w:rsidR="00852DED" w:rsidP="00852DED" w:rsidRDefault="00852DED" w14:paraId="12CF038C"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52DED" w:rsidP="00852DED" w:rsidRDefault="00852DED" w14:paraId="2AC7DDEA"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52DED" w:rsidP="00852DED" w:rsidRDefault="00852DED" w14:paraId="50991B7F"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52DED" w:rsidP="00852DED" w:rsidRDefault="00852DED" w14:paraId="1CC0A78A"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52DED" w:rsidP="00852DED" w:rsidRDefault="00852DED" w14:paraId="25E808CA"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52DED" w:rsidP="00852DED" w:rsidRDefault="00852DED" w14:paraId="51A5F4F0"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009250B0" w:rsidP="00852DED" w:rsidRDefault="00852DED" w14:paraId="66B286EF" w14:textId="77777777">
            <w:r w:rsidRPr="003A3D50">
              <w:rPr>
                <w:rFonts w:ascii="Courier New" w:hAnsi="Courier New" w:cs="Courier New"/>
                <w:sz w:val="16"/>
                <w:szCs w:val="16"/>
              </w:rPr>
              <w:t>&lt;/section&gt;</w:t>
            </w:r>
          </w:p>
        </w:tc>
      </w:tr>
    </w:tbl>
    <w:p w:rsidRPr="003A3D50" w:rsidR="009250B0" w:rsidP="003A3D50" w:rsidRDefault="009250B0" w14:paraId="1F4E763E" w14:textId="77777777"/>
    <w:p w:rsidRPr="00C64922" w:rsidR="007D3708" w:rsidP="004C76D9" w:rsidRDefault="007D3708" w14:paraId="201ADD33" w14:textId="77777777">
      <w:pPr>
        <w:pStyle w:val="Heading4"/>
      </w:pPr>
      <w:r w:rsidRPr="00C64922">
        <w:t>Health Concern</w:t>
      </w:r>
      <w:r w:rsidR="00E33321">
        <w:t>, Risk Concern</w:t>
      </w:r>
    </w:p>
    <w:p w:rsidRPr="009F13BB" w:rsidR="00E33321" w:rsidP="00E33321" w:rsidRDefault="00E33321" w14:paraId="41A4BB9A" w14:textId="77777777">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rsidRPr="003A3D50" w:rsidR="00E33321" w:rsidP="003A3D50" w:rsidRDefault="00E33321" w14:paraId="67BDE71F" w14:textId="77777777">
      <w:pPr>
        <w:autoSpaceDE w:val="0"/>
        <w:autoSpaceDN w:val="0"/>
        <w:adjustRightInd w:val="0"/>
        <w:rPr>
          <w:rFonts w:cs="Calibri"/>
          <w:color w:val="000000"/>
        </w:rPr>
      </w:pPr>
    </w:p>
    <w:p w:rsidRPr="009F13BB" w:rsidR="00E33321" w:rsidP="00E33321" w:rsidRDefault="00E33321" w14:paraId="7B588AD7" w14:textId="77777777">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rsidRPr="005A615D" w:rsidR="00E33321" w:rsidP="00E33321" w:rsidRDefault="00E33321" w14:paraId="0ED3609B" w14:textId="77777777">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w:t>
      </w:r>
      <w:r w:rsidRPr="005A615D">
        <w:rPr>
          <w:rFonts w:cs="Calibri"/>
        </w:rPr>
        <w:t>Document).  The</w:t>
      </w:r>
      <w:r w:rsidRPr="009F13BB" w:rsidR="002A57FF">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rsidRPr="00D14360" w:rsidR="007D3708" w:rsidP="007D3708" w:rsidRDefault="007D3708" w14:paraId="5E2DCF95" w14:textId="77777777">
      <w:pPr>
        <w:rPr>
          <w:rFonts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06395FA8" w14:textId="77777777">
        <w:trPr>
          <w:cantSplit/>
          <w:tblHeader/>
        </w:trPr>
        <w:tc>
          <w:tcPr>
            <w:tcW w:w="1765" w:type="dxa"/>
            <w:tcBorders>
              <w:bottom w:val="nil"/>
              <w:right w:val="nil"/>
            </w:tcBorders>
            <w:shd w:val="clear" w:color="auto" w:fill="4F81BD"/>
          </w:tcPr>
          <w:p w:rsidRPr="00D14360" w:rsidR="009F6BA2" w:rsidP="00E42FA6" w:rsidRDefault="009F6BA2" w14:paraId="1E816697"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65497210" w14:textId="14DF2A2B">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rsidRPr="00D14360" w:rsidR="009F6BA2" w:rsidP="00E42FA6" w:rsidRDefault="009F6BA2" w14:paraId="4DA9CD64" w14:textId="09FF70EE">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Pr="00C64922" w:rsidR="003B6E4F" w:rsidTr="004E29C8" w14:paraId="552B4C0C" w14:textId="77777777">
        <w:trPr>
          <w:cantSplit/>
          <w:trHeight w:val="296"/>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621759D7" w14:textId="77777777">
            <w:pPr>
              <w:rPr>
                <w:rFonts w:cs="Calibri"/>
                <w:b/>
                <w:bCs/>
                <w:color w:val="000000"/>
              </w:rPr>
            </w:pPr>
            <w:r w:rsidRPr="00D14360">
              <w:rPr>
                <w:rFonts w:cs="Calibri"/>
                <w:b/>
                <w:bCs/>
                <w:color w:val="000000"/>
              </w:rPr>
              <w:t>Reference Source</w:t>
            </w:r>
          </w:p>
        </w:tc>
        <w:tc>
          <w:tcPr>
            <w:tcW w:w="7590" w:type="dxa"/>
            <w:tcBorders>
              <w:top w:val="single" w:color="4F81BD" w:sz="4" w:space="0"/>
              <w:bottom w:val="single" w:color="4F81BD" w:sz="4" w:space="0"/>
            </w:tcBorders>
            <w:shd w:val="clear" w:color="auto" w:fill="auto"/>
          </w:tcPr>
          <w:p w:rsidRPr="00D14360" w:rsidR="003B6E4F" w:rsidP="003B6E4F" w:rsidRDefault="003B6E4F" w14:paraId="34DE7495" w14:textId="43F88D0C">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Pr="00C64922" w:rsidR="003B6E4F" w:rsidTr="004E29C8" w14:paraId="02EAD594" w14:textId="77777777">
        <w:trPr>
          <w:cantSplit/>
          <w:trHeight w:val="1340"/>
        </w:trPr>
        <w:tc>
          <w:tcPr>
            <w:tcW w:w="1765" w:type="dxa"/>
            <w:tcBorders>
              <w:right w:val="nil"/>
            </w:tcBorders>
            <w:shd w:val="clear" w:color="auto" w:fill="FFFFFF"/>
          </w:tcPr>
          <w:p w:rsidRPr="00D14360" w:rsidR="003B6E4F" w:rsidP="003B6E4F" w:rsidRDefault="003B6E4F" w14:paraId="791152FB" w14:textId="77777777">
            <w:pPr>
              <w:rPr>
                <w:rFonts w:cs="Calibri"/>
                <w:b/>
                <w:bCs/>
                <w:color w:val="000000"/>
              </w:rPr>
            </w:pPr>
            <w:r w:rsidRPr="00D14360">
              <w:rPr>
                <w:rFonts w:cs="Calibri"/>
                <w:b/>
                <w:bCs/>
                <w:color w:val="000000"/>
              </w:rPr>
              <w:t>Purpose</w:t>
            </w:r>
          </w:p>
        </w:tc>
        <w:tc>
          <w:tcPr>
            <w:tcW w:w="7590" w:type="dxa"/>
            <w:shd w:val="clear" w:color="auto" w:fill="auto"/>
          </w:tcPr>
          <w:p w:rsidRPr="00D14360" w:rsidR="003B6E4F" w:rsidP="003B6E4F" w:rsidRDefault="003B6E4F" w14:paraId="28A9533B"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Pr="00C64922" w:rsidR="003B6E4F" w:rsidTr="004E29C8" w14:paraId="4FA6DCD9" w14:textId="77777777">
        <w:trPr>
          <w:cantSplit/>
          <w:trHeight w:val="1547"/>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06104BC3" w14:textId="77777777">
            <w:pPr>
              <w:rPr>
                <w:rFonts w:cs="Calibri"/>
                <w:b/>
                <w:bCs/>
                <w:color w:val="000000"/>
              </w:rPr>
            </w:pPr>
            <w:r w:rsidRPr="00D14360">
              <w:rPr>
                <w:rFonts w:cs="Calibri"/>
                <w:b/>
                <w:bCs/>
                <w:color w:val="000000"/>
              </w:rPr>
              <w:t>ActStatus</w:t>
            </w:r>
          </w:p>
        </w:tc>
        <w:tc>
          <w:tcPr>
            <w:tcW w:w="7590" w:type="dxa"/>
            <w:tcBorders>
              <w:top w:val="single" w:color="4F81BD" w:sz="4" w:space="0"/>
              <w:bottom w:val="single" w:color="4F81BD" w:sz="4" w:space="0"/>
            </w:tcBorders>
            <w:shd w:val="clear" w:color="auto" w:fill="auto"/>
          </w:tcPr>
          <w:p w:rsidRPr="00D14360" w:rsidR="003B6E4F" w:rsidP="003B6E4F" w:rsidRDefault="003B6E4F" w14:paraId="3A3725C6"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rsidRPr="00D14360" w:rsidR="003B6E4F" w:rsidP="003B6E4F" w:rsidRDefault="003B6E4F" w14:paraId="70B0F4A9"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Pr="00C64922" w:rsidR="003B6E4F" w:rsidTr="004E29C8" w14:paraId="581B94FB" w14:textId="77777777">
        <w:trPr>
          <w:cantSplit/>
          <w:trHeight w:val="341"/>
        </w:trPr>
        <w:tc>
          <w:tcPr>
            <w:tcW w:w="1765" w:type="dxa"/>
            <w:tcBorders>
              <w:top w:val="single" w:color="4F81BD" w:sz="4" w:space="0"/>
              <w:bottom w:val="single" w:color="4472C4" w:themeColor="accent1" w:sz="4" w:space="0"/>
              <w:right w:val="nil"/>
            </w:tcBorders>
            <w:shd w:val="clear" w:color="auto" w:fill="FFFFFF"/>
          </w:tcPr>
          <w:p w:rsidRPr="00D14360" w:rsidR="003B6E4F" w:rsidP="003B6E4F" w:rsidRDefault="003B6E4F" w14:paraId="4F734893" w14:textId="77777777">
            <w:pPr>
              <w:rPr>
                <w:rFonts w:cs="Calibri"/>
                <w:b/>
                <w:bCs/>
                <w:color w:val="000000"/>
              </w:rPr>
            </w:pPr>
            <w:r w:rsidRPr="00D14360">
              <w:rPr>
                <w:rFonts w:cs="Calibri"/>
                <w:b/>
                <w:bCs/>
                <w:color w:val="000000"/>
              </w:rPr>
              <w:t>Negation</w:t>
            </w:r>
          </w:p>
        </w:tc>
        <w:tc>
          <w:tcPr>
            <w:tcW w:w="7590" w:type="dxa"/>
            <w:tcBorders>
              <w:top w:val="single" w:color="4F81BD" w:sz="4" w:space="0"/>
              <w:bottom w:val="single" w:color="4472C4" w:themeColor="accent1" w:sz="4" w:space="0"/>
            </w:tcBorders>
            <w:shd w:val="clear" w:color="auto" w:fill="auto"/>
          </w:tcPr>
          <w:p w:rsidRPr="00D14360" w:rsidR="003B6E4F" w:rsidP="003B6E4F" w:rsidRDefault="003B6E4F" w14:paraId="14B3FD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3B6E4F" w:rsidTr="004E29C8" w14:paraId="0AB7ED80" w14:textId="77777777">
        <w:trPr>
          <w:cantSplit/>
        </w:trPr>
        <w:tc>
          <w:tcPr>
            <w:tcW w:w="1765" w:type="dxa"/>
            <w:tcBorders>
              <w:top w:val="single" w:color="4472C4" w:themeColor="accent1" w:sz="4" w:space="0"/>
              <w:bottom w:val="single" w:color="4F81BD" w:sz="4" w:space="0"/>
              <w:right w:val="nil"/>
            </w:tcBorders>
            <w:shd w:val="clear" w:color="auto" w:fill="FFFFFF"/>
          </w:tcPr>
          <w:p w:rsidRPr="00D14360" w:rsidR="003B6E4F" w:rsidP="003B6E4F" w:rsidRDefault="003B6E4F" w14:paraId="7FD80EDD" w14:textId="77777777">
            <w:pPr>
              <w:rPr>
                <w:rFonts w:cs="Calibri"/>
                <w:b/>
                <w:bCs/>
                <w:color w:val="000000"/>
              </w:rPr>
            </w:pPr>
            <w:r w:rsidRPr="00D14360">
              <w:rPr>
                <w:rFonts w:cs="Calibri"/>
                <w:b/>
                <w:bCs/>
                <w:color w:val="000000"/>
              </w:rPr>
              <w:t>Other Considerations</w:t>
            </w:r>
          </w:p>
        </w:tc>
        <w:tc>
          <w:tcPr>
            <w:tcW w:w="7590" w:type="dxa"/>
            <w:tcBorders>
              <w:top w:val="single" w:color="4472C4" w:themeColor="accent1" w:sz="4" w:space="0"/>
              <w:bottom w:val="single" w:color="4F81BD" w:sz="4" w:space="0"/>
            </w:tcBorders>
            <w:shd w:val="clear" w:color="auto" w:fill="auto"/>
          </w:tcPr>
          <w:p w:rsidR="003B6E4F" w:rsidP="003B6E4F" w:rsidRDefault="003B6E4F" w14:paraId="1EBF3769" w14:textId="77777777">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rsidR="003B6E4F" w:rsidP="003B6E4F" w:rsidRDefault="003B6E4F" w14:paraId="36393FFB" w14:textId="77777777">
            <w:pPr>
              <w:keepNext/>
              <w:rPr>
                <w:rFonts w:ascii="Calibri Light" w:hAnsi="Calibri Light" w:cs="Calibri Light"/>
                <w:color w:val="000000"/>
                <w:szCs w:val="18"/>
              </w:rPr>
            </w:pPr>
          </w:p>
          <w:p w:rsidRPr="00D14360" w:rsidR="003B6E4F" w:rsidP="003B6E4F" w:rsidRDefault="003B6E4F" w14:paraId="28BD8C31" w14:textId="1AD69C5C">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Pr="00C64922" w:rsidR="003B6E4F" w:rsidTr="004E29C8" w14:paraId="3DB738D1" w14:textId="77777777">
        <w:trPr>
          <w:cantSplit/>
        </w:trPr>
        <w:tc>
          <w:tcPr>
            <w:tcW w:w="1765" w:type="dxa"/>
            <w:tcBorders>
              <w:top w:val="single" w:color="4F81BD" w:sz="4" w:space="0"/>
              <w:bottom w:val="single" w:color="4472C4" w:sz="4" w:space="0"/>
              <w:right w:val="nil"/>
            </w:tcBorders>
            <w:shd w:val="clear" w:color="auto" w:fill="FFFFFF"/>
          </w:tcPr>
          <w:p w:rsidRPr="00D14360" w:rsidR="003B6E4F" w:rsidP="003B6E4F" w:rsidRDefault="003B6E4F" w14:paraId="4D1EF5BB" w14:textId="77777777">
            <w:pPr>
              <w:rPr>
                <w:rFonts w:cs="Calibri"/>
                <w:b/>
                <w:bCs/>
                <w:color w:val="000000"/>
              </w:rPr>
            </w:pPr>
            <w:r w:rsidRPr="00D14360">
              <w:rPr>
                <w:rFonts w:cs="Calibri"/>
                <w:b/>
                <w:bCs/>
              </w:rPr>
              <w:t>Example</w:t>
            </w:r>
          </w:p>
        </w:tc>
        <w:tc>
          <w:tcPr>
            <w:tcW w:w="7590" w:type="dxa"/>
            <w:tcBorders>
              <w:top w:val="single" w:color="4F81BD" w:sz="4" w:space="0"/>
              <w:bottom w:val="single" w:color="4472C4" w:sz="4" w:space="0"/>
            </w:tcBorders>
            <w:shd w:val="clear" w:color="auto" w:fill="auto"/>
          </w:tcPr>
          <w:p w:rsidRPr="00AD08FB" w:rsidR="003B6E4F" w:rsidP="003B6E4F" w:rsidRDefault="003B6E4F" w14:paraId="37C5E38C" w14:textId="75CE5CE5">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39</w:t>
            </w:r>
            <w:r w:rsidRPr="00254B4A" w:rsidR="00DC1072">
              <w:rPr>
                <w:rFonts w:ascii="Calibri Light" w:hAnsi="Calibri Light" w:cs="Calibri Light"/>
              </w:rPr>
              <w:t>: Health Concern narrative entry</w:t>
            </w:r>
            <w:r w:rsidRPr="00AD08FB">
              <w:rPr>
                <w:rFonts w:ascii="Calibri Light" w:hAnsi="Calibri Light" w:cs="Calibri Light"/>
              </w:rPr>
              <w:fldChar w:fldCharType="end"/>
            </w:r>
          </w:p>
        </w:tc>
      </w:tr>
    </w:tbl>
    <w:p w:rsidR="007D3708" w:rsidP="007D3708" w:rsidRDefault="00A5789F" w14:paraId="390B844A" w14:textId="04954079">
      <w:pPr>
        <w:pStyle w:val="Caption"/>
      </w:pPr>
      <w:r>
        <w:t xml:space="preserve"> </w:t>
      </w:r>
      <w:bookmarkStart w:name="_Toc118898832" w:id="1566"/>
      <w:bookmarkStart w:name="_Toc119940035" w:id="1567"/>
      <w:bookmarkStart w:name="_Toc135313066" w:id="1568"/>
      <w:r w:rsidRPr="00C64922" w:rsidR="007D3708">
        <w:t xml:space="preserve">Table </w:t>
      </w:r>
      <w:r>
        <w:fldChar w:fldCharType="begin"/>
      </w:r>
      <w:r>
        <w:instrText>SEQ Table \* ARABIC</w:instrText>
      </w:r>
      <w:r>
        <w:fldChar w:fldCharType="separate"/>
      </w:r>
      <w:r w:rsidR="00DC1072">
        <w:rPr>
          <w:noProof/>
        </w:rPr>
        <w:t>45</w:t>
      </w:r>
      <w:r>
        <w:fldChar w:fldCharType="end"/>
      </w:r>
      <w:r w:rsidRPr="00C64922" w:rsidR="007D3708">
        <w:t xml:space="preserve">: </w:t>
      </w:r>
      <w:r w:rsidR="00236D1E">
        <w:t xml:space="preserve">Health Concern </w:t>
      </w:r>
      <w:r w:rsidR="00852DED">
        <w:t>Template</w:t>
      </w:r>
      <w:bookmarkEnd w:id="1566"/>
      <w:bookmarkEnd w:id="1567"/>
      <w:bookmarkEnd w:id="1568"/>
      <w:r w:rsidR="00852DED">
        <w:t xml:space="preserve"> </w:t>
      </w:r>
    </w:p>
    <w:p w:rsidR="00236D1E" w:rsidP="003A3D50" w:rsidRDefault="00236D1E" w14:paraId="09DEE6F9" w14:textId="0FA8B4C4">
      <w:pPr>
        <w:pStyle w:val="Caption"/>
        <w:keepNext/>
        <w:spacing w:after="0"/>
      </w:pPr>
      <w:bookmarkStart w:name="_Ref21872174" w:id="1569"/>
      <w:bookmarkStart w:name="_Toc118898760" w:id="1570"/>
      <w:bookmarkStart w:name="_Toc119939962" w:id="1571"/>
      <w:bookmarkStart w:name="_Toc135312994" w:id="1572"/>
      <w:r>
        <w:t xml:space="preserve">Example </w:t>
      </w:r>
      <w:r>
        <w:fldChar w:fldCharType="begin"/>
      </w:r>
      <w:r>
        <w:instrText>SEQ Example \* ARABIC</w:instrText>
      </w:r>
      <w:r>
        <w:fldChar w:fldCharType="separate"/>
      </w:r>
      <w:r w:rsidR="00DC1072">
        <w:rPr>
          <w:noProof/>
        </w:rPr>
        <w:t>39</w:t>
      </w:r>
      <w:r>
        <w:fldChar w:fldCharType="end"/>
      </w:r>
      <w:r>
        <w:t>: Health Concern narrative entry</w:t>
      </w:r>
      <w:bookmarkEnd w:id="1569"/>
      <w:bookmarkEnd w:id="1570"/>
      <w:bookmarkEnd w:id="1571"/>
      <w:bookmarkEnd w:id="157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236D1E" w:rsidTr="004E29C8" w14:paraId="27093FF9" w14:textId="77777777">
        <w:tc>
          <w:tcPr>
            <w:tcW w:w="9576" w:type="dxa"/>
            <w:shd w:val="clear" w:color="auto" w:fill="auto"/>
          </w:tcPr>
          <w:p w:rsidRPr="00AD08FB" w:rsidR="00852DED" w:rsidP="00852DED" w:rsidRDefault="00852DED" w14:paraId="53FA1FD9" w14:textId="77777777">
            <w:pPr>
              <w:rPr>
                <w:rFonts w:ascii="Courier New" w:hAnsi="Courier New" w:cs="Courier New"/>
                <w:sz w:val="16"/>
                <w:szCs w:val="16"/>
              </w:rPr>
            </w:pPr>
            <w:r w:rsidRPr="00AD08FB">
              <w:rPr>
                <w:rFonts w:ascii="Courier New" w:hAnsi="Courier New" w:cs="Courier New"/>
                <w:sz w:val="16"/>
                <w:szCs w:val="16"/>
              </w:rPr>
              <w:t>&lt;component&gt;</w:t>
            </w:r>
          </w:p>
          <w:p w:rsidRPr="00AD08FB" w:rsidR="00852DED" w:rsidP="00852DED" w:rsidRDefault="00852DED" w14:paraId="3DA4A14C"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852DED" w:rsidP="00852DED" w:rsidRDefault="00852DED" w14:paraId="6FCCB5CD" w14:textId="77777777">
            <w:pPr>
              <w:rPr>
                <w:rFonts w:ascii="Courier New" w:hAnsi="Courier New" w:cs="Courier New"/>
                <w:sz w:val="16"/>
                <w:szCs w:val="16"/>
              </w:rPr>
            </w:pPr>
            <w:r w:rsidRPr="00AD08FB">
              <w:rPr>
                <w:rFonts w:ascii="Courier New" w:hAnsi="Courier New" w:cs="Courier New"/>
                <w:sz w:val="16"/>
                <w:szCs w:val="16"/>
              </w:rPr>
              <w:t xml:space="preserve">        &lt;!-- Health Concerns Section --&gt;</w:t>
            </w:r>
          </w:p>
          <w:p w:rsidRPr="00AD08FB" w:rsidR="00852DED" w:rsidP="00852DED" w:rsidRDefault="00852DED" w14:paraId="1B67677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rsidRPr="00AD08FB" w:rsidR="00852DED" w:rsidP="00852DED" w:rsidRDefault="00852DED" w14:paraId="68F932F2" w14:textId="77777777">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rsidRPr="00AD08FB" w:rsidR="00852DED" w:rsidP="00852DED" w:rsidRDefault="00852DED" w14:paraId="3B244B46" w14:textId="77777777">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rsidRPr="00AD08FB" w:rsidR="00852DED" w:rsidP="00852DED" w:rsidRDefault="00852DED" w14:paraId="7A68A2B4" w14:textId="77777777">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rsidRPr="00AD08FB" w:rsidR="00852DED" w:rsidP="00852DED" w:rsidRDefault="00852DED" w14:paraId="1B36D14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210723E7" w14:textId="77777777">
            <w:pPr>
              <w:rPr>
                <w:rFonts w:ascii="Courier New" w:hAnsi="Courier New" w:cs="Courier New"/>
                <w:sz w:val="16"/>
                <w:szCs w:val="16"/>
              </w:rPr>
            </w:pPr>
            <w:r w:rsidRPr="00AD08FB">
              <w:rPr>
                <w:rFonts w:ascii="Courier New" w:hAnsi="Courier New" w:cs="Courier New"/>
                <w:sz w:val="16"/>
                <w:szCs w:val="16"/>
              </w:rPr>
              <w:t xml:space="preserve">            &lt;!-- Health Concern Act --&gt;</w:t>
            </w:r>
          </w:p>
          <w:p w:rsidRPr="00AD08FB" w:rsidR="00852DED" w:rsidP="00852DED" w:rsidRDefault="00852DED" w14:paraId="29F9149C" w14:textId="77777777">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rsidR="00852DED" w:rsidP="00852DED" w:rsidRDefault="00852DED" w14:paraId="53986748" w14:textId="364B5912">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rsidRPr="00AD08FB" w:rsidR="003B6E4F" w:rsidP="00852DED" w:rsidRDefault="003B6E4F" w14:paraId="03A4CEF3" w14:textId="0888B78E">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rsidRPr="00AD08FB" w:rsidR="00852DED" w:rsidP="00852DED" w:rsidRDefault="00852DED" w14:paraId="18BF215B" w14:textId="77777777">
            <w:pPr>
              <w:rPr>
                <w:rFonts w:ascii="Courier New" w:hAnsi="Courier New" w:cs="Courier New"/>
                <w:sz w:val="16"/>
                <w:szCs w:val="16"/>
              </w:rPr>
            </w:pPr>
            <w:r w:rsidRPr="00AD08FB">
              <w:rPr>
                <w:rFonts w:ascii="Courier New" w:hAnsi="Courier New" w:cs="Courier New"/>
                <w:sz w:val="16"/>
                <w:szCs w:val="16"/>
              </w:rPr>
              <w:t xml:space="preserve">                &lt;id nullFlavor="UNK"/&gt;</w:t>
            </w:r>
          </w:p>
          <w:p w:rsidRPr="00AD08FB" w:rsidR="00852DED" w:rsidP="00852DED" w:rsidRDefault="00852DED" w14:paraId="776F5E9F" w14:textId="77777777">
            <w:pPr>
              <w:rPr>
                <w:rFonts w:ascii="Courier New" w:hAnsi="Courier New" w:cs="Courier New"/>
                <w:sz w:val="16"/>
                <w:szCs w:val="16"/>
              </w:rPr>
            </w:pPr>
            <w:r w:rsidRPr="00AD08FB">
              <w:rPr>
                <w:rFonts w:ascii="Courier New" w:hAnsi="Courier New" w:cs="Courier New"/>
                <w:sz w:val="16"/>
                <w:szCs w:val="16"/>
              </w:rPr>
              <w:t xml:space="preserve">                &lt;!-- Fixed act/code in C-CDA --&gt;</w:t>
            </w:r>
          </w:p>
          <w:p w:rsidRPr="00AD08FB" w:rsidR="00852DED" w:rsidP="00852DED" w:rsidRDefault="00852DED" w14:paraId="068DED4E" w14:textId="77777777">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rsidRPr="00AD08FB" w:rsidR="00852DED" w:rsidP="00852DED" w:rsidRDefault="00852DED" w14:paraId="0DD58069" w14:textId="77777777">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rsidRPr="00AD08FB" w:rsidR="00852DED" w:rsidP="00852DED" w:rsidRDefault="00852DED" w14:paraId="52AC0307" w14:textId="77777777">
            <w:pPr>
              <w:rPr>
                <w:rFonts w:ascii="Courier New" w:hAnsi="Courier New" w:cs="Courier New"/>
                <w:sz w:val="16"/>
                <w:szCs w:val="16"/>
              </w:rPr>
            </w:pPr>
            <w:r w:rsidRPr="00AD08FB">
              <w:rPr>
                <w:rFonts w:ascii="Courier New" w:hAnsi="Courier New" w:cs="Courier New"/>
                <w:sz w:val="16"/>
                <w:szCs w:val="16"/>
              </w:rPr>
              <w:t xml:space="preserve">                &lt;statusCode code="active"/&gt;</w:t>
            </w:r>
          </w:p>
          <w:p w:rsidRPr="00AD08FB" w:rsidR="00852DED" w:rsidP="00852DED" w:rsidRDefault="00852DED" w14:paraId="2BFCF6F1" w14:textId="77777777">
            <w:pPr>
              <w:rPr>
                <w:rFonts w:ascii="Courier New" w:hAnsi="Courier New" w:cs="Courier New"/>
                <w:sz w:val="16"/>
                <w:szCs w:val="16"/>
              </w:rPr>
            </w:pPr>
            <w:r w:rsidRPr="00AD08FB">
              <w:rPr>
                <w:rFonts w:ascii="Courier New" w:hAnsi="Courier New" w:cs="Courier New"/>
                <w:sz w:val="16"/>
                <w:szCs w:val="16"/>
              </w:rPr>
              <w:t xml:space="preserve">            &lt;/act&gt;</w:t>
            </w:r>
          </w:p>
          <w:p w:rsidRPr="00AD08FB" w:rsidR="00852DED" w:rsidP="00852DED" w:rsidRDefault="00852DED" w14:paraId="229A356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10FF463A"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236D1E" w:rsidP="00236D1E" w:rsidRDefault="00852DED" w14:paraId="2C35CD14" w14:textId="77777777">
            <w:pPr>
              <w:rPr>
                <w:rFonts w:ascii="Courier New" w:hAnsi="Courier New" w:cs="Courier New"/>
                <w:sz w:val="16"/>
                <w:szCs w:val="16"/>
              </w:rPr>
            </w:pPr>
            <w:r w:rsidRPr="00AD08FB">
              <w:rPr>
                <w:rFonts w:ascii="Courier New" w:hAnsi="Courier New" w:cs="Courier New"/>
                <w:sz w:val="16"/>
                <w:szCs w:val="16"/>
              </w:rPr>
              <w:t>&lt;/component&gt;</w:t>
            </w:r>
          </w:p>
        </w:tc>
      </w:tr>
    </w:tbl>
    <w:p w:rsidRPr="00C64922" w:rsidR="007D3708" w:rsidP="00FD31AC" w:rsidRDefault="007D3708" w14:paraId="339E1D0F" w14:textId="6723193A">
      <w:pPr>
        <w:pStyle w:val="Heading3"/>
      </w:pPr>
      <w:bookmarkStart w:name="_Toc21926856" w:id="1573"/>
      <w:bookmarkStart w:name="_Toc21871981" w:id="1574"/>
      <w:bookmarkStart w:name="_Toc21872437" w:id="1575"/>
      <w:bookmarkStart w:name="_Toc21880208" w:id="1576"/>
      <w:bookmarkStart w:name="_Toc21890038" w:id="1577"/>
      <w:bookmarkStart w:name="_Toc21894182" w:id="1578"/>
      <w:bookmarkStart w:name="_Toc21898109" w:id="1579"/>
      <w:bookmarkStart w:name="_Toc21926857" w:id="1580"/>
      <w:bookmarkStart w:name="_k2hd2t8ufb5t" w:colFirst="0" w:colLast="0" w:id="1581"/>
      <w:bookmarkStart w:name="_2fq8vasb3mhl" w:colFirst="0" w:colLast="0" w:id="1582"/>
      <w:bookmarkStart w:name="_fvfrefsoypc0" w:colFirst="0" w:colLast="0" w:id="1583"/>
      <w:bookmarkStart w:name="_oh50yapkhblt" w:colFirst="0" w:colLast="0" w:id="1584"/>
      <w:bookmarkStart w:name="_Toc21871982" w:id="1585"/>
      <w:bookmarkStart w:name="_Toc21872438" w:id="1586"/>
      <w:bookmarkStart w:name="_Toc21880209" w:id="1587"/>
      <w:bookmarkStart w:name="_Toc21890039" w:id="1588"/>
      <w:bookmarkStart w:name="_Toc21894183" w:id="1589"/>
      <w:bookmarkStart w:name="_Toc21898110" w:id="1590"/>
      <w:bookmarkStart w:name="_Toc21926858" w:id="1591"/>
      <w:bookmarkStart w:name="_s9nmzfl4lcq1" w:colFirst="0" w:colLast="0" w:id="1592"/>
      <w:bookmarkStart w:name="_upglbi" w:colFirst="0" w:colLast="0" w:id="1593"/>
      <w:bookmarkStart w:name="_1xhxrqf2sqa" w:colFirst="0" w:colLast="0" w:id="1594"/>
      <w:bookmarkStart w:name="_Toc10707521" w:id="1595"/>
      <w:bookmarkStart w:name="_Toc11043658" w:id="1596"/>
      <w:bookmarkStart w:name="_Toc11045634" w:id="1597"/>
      <w:bookmarkStart w:name="_Toc11391303" w:id="1598"/>
      <w:bookmarkStart w:name="_Toc119939868" w:id="1599"/>
      <w:bookmarkStart w:name="_Toc135312899" w:id="1600"/>
      <w:bookmarkEnd w:id="1547"/>
      <w:bookmarkEnd w:id="1548"/>
      <w:bookmarkEnd w:id="1549"/>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r w:rsidRPr="00C64922">
        <w:t>Allerg</w:t>
      </w:r>
      <w:r w:rsidR="006B2DAF">
        <w:t>y</w:t>
      </w:r>
      <w:bookmarkEnd w:id="1595"/>
      <w:bookmarkEnd w:id="1596"/>
      <w:bookmarkEnd w:id="1597"/>
      <w:bookmarkEnd w:id="1598"/>
      <w:bookmarkEnd w:id="1599"/>
      <w:bookmarkEnd w:id="1600"/>
    </w:p>
    <w:p w:rsidR="007D3708" w:rsidP="007D3708" w:rsidRDefault="008F693D" w14:paraId="53CD9C71" w14:textId="77777777">
      <w:pPr>
        <w:spacing w:after="120"/>
        <w:rPr>
          <w:rFonts w:cs="Calibri"/>
        </w:rPr>
      </w:pPr>
      <w:r w:rsidRPr="00AD08FB">
        <w:rPr>
          <w:rFonts w:cs="Calibri"/>
        </w:rPr>
        <w:t xml:space="preserve">Allergy information includes medication and non-medication allergy concerns and observations including statements about no known allergies. </w:t>
      </w:r>
    </w:p>
    <w:p w:rsidRPr="00C64922" w:rsidR="0083506C" w:rsidP="004C76D9" w:rsidRDefault="0083506C" w14:paraId="11F78CA5" w14:textId="77777777">
      <w:pPr>
        <w:pStyle w:val="Heading4"/>
      </w:pPr>
      <w:r w:rsidRPr="00C64922">
        <w:t>Allergy</w:t>
      </w:r>
      <w:r>
        <w:t xml:space="preserve"> Concern</w:t>
      </w:r>
      <w:r w:rsidRPr="00C64922">
        <w:t xml:space="preserve"> </w:t>
      </w:r>
    </w:p>
    <w:p w:rsidRPr="007770C6" w:rsidR="007D3708" w:rsidP="0083506C" w:rsidRDefault="0083506C" w14:paraId="60DB5781" w14:textId="77777777">
      <w:pPr>
        <w:pStyle w:val="Default"/>
        <w:rPr>
          <w:sz w:val="20"/>
        </w:rPr>
      </w:pPr>
      <w:r w:rsidRPr="007770C6">
        <w:rPr>
          <w:rFonts w:eastAsia="Calibri"/>
          <w:sz w:val="20"/>
        </w:rPr>
        <w:t xml:space="preserve">The Allergy Concern template </w:t>
      </w:r>
      <w:r w:rsidRPr="007770C6">
        <w:rPr>
          <w:sz w:val="20"/>
        </w:rPr>
        <w:t xml:space="preserve">enables </w:t>
      </w:r>
      <w:r w:rsidRPr="007770C6" w:rsidR="007D3708">
        <w:rPr>
          <w:sz w:val="20"/>
        </w:rPr>
        <w:t xml:space="preserve">multiple allergy intolerance observations to be tracked together as a single concern.  </w:t>
      </w:r>
      <w:r w:rsidRPr="007770C6" w:rsidR="008F693D">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rsidRPr="00D14360" w:rsidR="007D3708" w:rsidP="007D3708" w:rsidRDefault="007D3708" w14:paraId="59B8C73A"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4F1CA38C" w14:textId="77777777">
        <w:trPr>
          <w:cantSplit/>
          <w:tblHeader/>
        </w:trPr>
        <w:tc>
          <w:tcPr>
            <w:tcW w:w="2312" w:type="dxa"/>
            <w:tcBorders>
              <w:bottom w:val="nil"/>
              <w:right w:val="nil"/>
            </w:tcBorders>
            <w:shd w:val="clear" w:color="auto" w:fill="4F81BD"/>
          </w:tcPr>
          <w:p w:rsidRPr="00D14360" w:rsidR="009F6BA2" w:rsidP="00E42FA6" w:rsidRDefault="009F6BA2" w14:paraId="20BFF455"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0D28CE" w14:textId="77777777">
            <w:pPr>
              <w:rPr>
                <w:rFonts w:cs="Calibri"/>
                <w:b/>
                <w:iCs/>
                <w:color w:val="FFFFFF"/>
              </w:rPr>
            </w:pPr>
            <w:r w:rsidRPr="00D14360">
              <w:rPr>
                <w:rFonts w:cs="Calibri"/>
                <w:b/>
                <w:iCs/>
                <w:color w:val="FFFFFF"/>
              </w:rPr>
              <w:t>Allergy Concern Act (V3)</w:t>
            </w:r>
          </w:p>
          <w:p w:rsidRPr="00D14360" w:rsidR="009F6BA2" w:rsidP="00E42FA6" w:rsidRDefault="009F6BA2" w14:paraId="36E3756D" w14:textId="77777777">
            <w:pPr>
              <w:rPr>
                <w:rFonts w:cs="Calibri"/>
                <w:bCs/>
                <w:color w:val="FFFFFF"/>
              </w:rPr>
            </w:pPr>
            <w:r w:rsidRPr="00D14360">
              <w:rPr>
                <w:rFonts w:cs="Calibri"/>
                <w:bCs/>
                <w:color w:val="FFFFFF"/>
                <w:sz w:val="18"/>
              </w:rPr>
              <w:t>[act: identifier urn:hl7ii:2.16.840.1.113883.10.20.22.4.30:2015-08-01 (open)]</w:t>
            </w:r>
          </w:p>
        </w:tc>
      </w:tr>
      <w:tr w:rsidRPr="00C64922" w:rsidR="009F6BA2" w:rsidTr="004E29C8" w14:paraId="409E4AE9" w14:textId="77777777">
        <w:trPr>
          <w:trHeight w:val="395"/>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18BB209B"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DDE9F9E"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D3A289D" w14:textId="77777777">
        <w:trPr>
          <w:trHeight w:val="620"/>
        </w:trPr>
        <w:tc>
          <w:tcPr>
            <w:tcW w:w="2312" w:type="dxa"/>
            <w:tcBorders>
              <w:right w:val="nil"/>
            </w:tcBorders>
            <w:shd w:val="clear" w:color="auto" w:fill="FFFFFF"/>
          </w:tcPr>
          <w:p w:rsidRPr="00D14360" w:rsidR="009F6BA2" w:rsidP="00E42FA6" w:rsidRDefault="009F6BA2" w14:paraId="13ACB6AC"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63E898C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Pr="00C64922" w:rsidR="009F6BA2" w:rsidTr="004E29C8" w14:paraId="1BFD4ABB" w14:textId="77777777">
        <w:trPr>
          <w:trHeight w:val="332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6B3507D1"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6C79D5A2" w14:textId="77777777">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Pr="00D14360" w:rsidR="003B1C44">
              <w:rPr>
                <w:rFonts w:ascii="Calibri Light" w:hAnsi="Calibri Light" w:cs="Calibri Light"/>
              </w:rPr>
              <w:t>.</w:t>
            </w:r>
            <w:r w:rsidRPr="00D14360">
              <w:rPr>
                <w:rFonts w:ascii="Calibri Light" w:hAnsi="Calibri Light" w:cs="Calibri Light"/>
              </w:rPr>
              <w:t>”</w:t>
            </w:r>
          </w:p>
          <w:p w:rsidR="005C79A1" w:rsidP="00E42FA6" w:rsidRDefault="005C79A1" w14:paraId="2FC62E4D" w14:textId="77777777">
            <w:pPr>
              <w:rPr>
                <w:rFonts w:ascii="Calibri Light" w:hAnsi="Calibri Light" w:cs="Calibri Light"/>
              </w:rPr>
            </w:pPr>
          </w:p>
          <w:p w:rsidRPr="00D14360" w:rsidR="009F6BA2" w:rsidP="00E42FA6" w:rsidRDefault="009F6BA2" w14:paraId="190599AC" w14:textId="4455EF32">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rsidR="005C79A1" w:rsidP="00E42FA6" w:rsidRDefault="005C79A1" w14:paraId="1A8C238F" w14:textId="77777777">
            <w:pPr>
              <w:rPr>
                <w:rFonts w:ascii="Calibri Light" w:hAnsi="Calibri Light" w:cs="Calibri Light"/>
              </w:rPr>
            </w:pPr>
          </w:p>
          <w:p w:rsidRPr="00D14360" w:rsidR="009F6BA2" w:rsidP="00E42FA6" w:rsidRDefault="009F6BA2" w14:paraId="06E50BAB" w14:textId="6A174A59">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Pr="00C64922" w:rsidR="009F6BA2" w:rsidTr="004E29C8" w14:paraId="30757B4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5F28B6D5"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37FAED7C" w14:textId="77777777">
            <w:pPr>
              <w:rPr>
                <w:rFonts w:ascii="Calibri Light" w:hAnsi="Calibri Light"/>
              </w:rPr>
            </w:pPr>
            <w:r w:rsidRPr="00D14360">
              <w:rPr>
                <w:rFonts w:ascii="Calibri Light" w:hAnsi="Calibri Light"/>
              </w:rPr>
              <w:t>Not explicitly specified.</w:t>
            </w:r>
          </w:p>
        </w:tc>
      </w:tr>
      <w:tr w:rsidRPr="00C64922" w:rsidR="009F6BA2" w:rsidTr="004E29C8" w14:paraId="22B9E4F3" w14:textId="77777777">
        <w:tc>
          <w:tcPr>
            <w:tcW w:w="2312"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06238DE1"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themeColor="accent1" w:sz="4" w:space="0"/>
            </w:tcBorders>
            <w:shd w:val="clear" w:color="auto" w:fill="auto"/>
          </w:tcPr>
          <w:p w:rsidR="009F6BA2" w:rsidP="00D14360" w:rsidRDefault="009F6BA2" w14:paraId="73AE76C2" w14:textId="77777777">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rsidR="00F75DF2" w:rsidP="00D14360" w:rsidRDefault="00F75DF2" w14:paraId="64310993" w14:textId="77777777">
            <w:pPr>
              <w:keepNext/>
              <w:rPr>
                <w:rFonts w:ascii="Calibri Light" w:hAnsi="Calibri Light" w:cs="Calibri Light"/>
              </w:rPr>
            </w:pPr>
          </w:p>
          <w:p w:rsidRPr="00AD08FB" w:rsidR="00F75DF2" w:rsidP="007770C6" w:rsidRDefault="00F75DF2" w14:paraId="1D06A378" w14:textId="5CCA4711">
            <w:pPr>
              <w:rPr>
                <w:rFonts w:ascii="Calibri Light" w:hAnsi="Calibri Light" w:cs="Calibri Light"/>
              </w:rPr>
            </w:pPr>
            <w:r w:rsidRPr="00D14360">
              <w:rPr>
                <w:rFonts w:ascii="Calibri Light" w:hAnsi="Calibri Light" w:cs="Calibri Light"/>
              </w:rPr>
              <w:t xml:space="preserve">Visit </w:t>
            </w:r>
            <w:hyperlink w:history="1" r:id="rId54">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Pr="00C64922" w:rsidR="00C563F3" w:rsidTr="004E29C8" w14:paraId="06EA16EA" w14:textId="77777777">
        <w:tc>
          <w:tcPr>
            <w:tcW w:w="2312" w:type="dxa"/>
            <w:tcBorders>
              <w:top w:val="single" w:color="4472C4" w:themeColor="accent1" w:sz="4" w:space="0"/>
              <w:bottom w:val="single" w:color="4472C4" w:sz="4" w:space="0"/>
              <w:right w:val="nil"/>
            </w:tcBorders>
            <w:shd w:val="clear" w:color="auto" w:fill="FFFFFF"/>
          </w:tcPr>
          <w:p w:rsidRPr="00D14360" w:rsidR="00C563F3" w:rsidP="00C563F3" w:rsidRDefault="00C563F3" w14:paraId="5090F426" w14:textId="77777777">
            <w:pPr>
              <w:rPr>
                <w:rFonts w:cs="Calibri"/>
                <w:b/>
                <w:bCs/>
              </w:rPr>
            </w:pPr>
            <w:r w:rsidRPr="00D14360">
              <w:rPr>
                <w:rFonts w:cs="Calibri"/>
                <w:b/>
                <w:bCs/>
              </w:rPr>
              <w:t>Example</w:t>
            </w:r>
          </w:p>
        </w:tc>
        <w:tc>
          <w:tcPr>
            <w:tcW w:w="6930" w:type="dxa"/>
            <w:tcBorders>
              <w:top w:val="single" w:color="4472C4" w:themeColor="accent1" w:sz="4" w:space="0"/>
              <w:bottom w:val="single" w:color="4472C4" w:sz="4" w:space="0"/>
            </w:tcBorders>
            <w:shd w:val="clear" w:color="auto" w:fill="auto"/>
          </w:tcPr>
          <w:p w:rsidRPr="007770C6" w:rsidR="00C563F3" w:rsidP="00D14360" w:rsidRDefault="006B2DAF" w14:paraId="63F346A5" w14:textId="4972D0A6">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 xml:space="preserve">Example </w:t>
            </w:r>
            <w:r w:rsidRPr="00254B4A" w:rsidR="00DC1072">
              <w:rPr>
                <w:rFonts w:ascii="Calibri Light" w:hAnsi="Calibri Light" w:cs="Calibri Light"/>
                <w:noProof/>
                <w:color w:val="0000FF"/>
                <w:u w:val="single"/>
              </w:rPr>
              <w:t>40</w:t>
            </w:r>
            <w:r w:rsidRPr="00254B4A" w:rsidR="00DC1072">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Pr="00C64922" w:rsidR="006B2DAF" w:rsidTr="004E29C8" w14:paraId="440BDDB0" w14:textId="77777777">
        <w:tc>
          <w:tcPr>
            <w:tcW w:w="2312" w:type="dxa"/>
            <w:tcBorders>
              <w:top w:val="single" w:color="4472C4" w:sz="4" w:space="0"/>
              <w:bottom w:val="single" w:color="4472C4" w:sz="4" w:space="0"/>
              <w:right w:val="nil"/>
            </w:tcBorders>
            <w:shd w:val="clear" w:color="auto" w:fill="FFFFFF"/>
          </w:tcPr>
          <w:p w:rsidRPr="00D14360" w:rsidR="006B2DAF" w:rsidP="00C563F3" w:rsidRDefault="006B2DAF" w14:paraId="5D7DC2DB" w14:textId="77777777">
            <w:pPr>
              <w:rPr>
                <w:rFonts w:cs="Calibri"/>
                <w:b/>
                <w:bCs/>
              </w:rPr>
            </w:pPr>
            <w:r>
              <w:rPr>
                <w:rFonts w:cs="Calibri"/>
                <w:b/>
                <w:bCs/>
              </w:rPr>
              <w:t>Example</w:t>
            </w:r>
          </w:p>
        </w:tc>
        <w:tc>
          <w:tcPr>
            <w:tcW w:w="6930" w:type="dxa"/>
            <w:tcBorders>
              <w:top w:val="single" w:color="4472C4" w:sz="4" w:space="0"/>
              <w:bottom w:val="single" w:color="4472C4" w:sz="4" w:space="0"/>
            </w:tcBorders>
            <w:shd w:val="clear" w:color="auto" w:fill="auto"/>
          </w:tcPr>
          <w:p w:rsidRPr="00254B4A" w:rsidR="00DC1072" w:rsidP="00254B4A" w:rsidRDefault="006B2DAF" w14:paraId="1080F6A3" w14:textId="77777777">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rsidRPr="00254B4A" w:rsidR="00DC1072" w:rsidP="00254B4A" w:rsidRDefault="00DC1072" w14:paraId="3E8281EA" w14:textId="77777777">
            <w:pPr>
              <w:rPr>
                <w:rFonts w:ascii="Calibri Light" w:hAnsi="Calibri Light" w:cs="Calibri Light"/>
                <w:color w:val="0000FF"/>
                <w:u w:val="single"/>
              </w:rPr>
            </w:pPr>
          </w:p>
          <w:p w:rsidRPr="00254B4A" w:rsidR="00DC1072" w:rsidP="00254B4A" w:rsidRDefault="00DC1072" w14:paraId="2FBEB86A" w14:textId="77777777">
            <w:pPr>
              <w:rPr>
                <w:rFonts w:ascii="Calibri Light" w:hAnsi="Calibri Light" w:cs="Calibri Light"/>
                <w:color w:val="0000FF"/>
                <w:u w:val="single"/>
              </w:rPr>
            </w:pPr>
          </w:p>
          <w:p w:rsidRPr="00254B4A" w:rsidR="00DC1072" w:rsidP="00254B4A" w:rsidRDefault="00DC1072" w14:paraId="42B57C25" w14:textId="77777777">
            <w:pPr>
              <w:keepNext/>
              <w:rPr>
                <w:rFonts w:ascii="Calibri Light" w:hAnsi="Calibri Light" w:cs="Calibri Light"/>
                <w:color w:val="0000FF"/>
                <w:u w:val="single"/>
              </w:rPr>
            </w:pPr>
          </w:p>
          <w:p w:rsidRPr="00AD08FB" w:rsidR="006B2DAF" w:rsidDel="00993B81" w:rsidP="00D14360" w:rsidRDefault="00DC1072" w14:paraId="3CA94013" w14:textId="10648643">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Pr="007770C6" w:rsidR="006B2DAF">
              <w:rPr>
                <w:rFonts w:ascii="Calibri Light" w:hAnsi="Calibri Light" w:cs="Calibri Light"/>
                <w:color w:val="0000FF"/>
                <w:u w:val="single"/>
              </w:rPr>
              <w:fldChar w:fldCharType="end"/>
            </w:r>
          </w:p>
        </w:tc>
      </w:tr>
      <w:tr w:rsidRPr="00C64922" w:rsidR="00C17782" w:rsidTr="004E29C8" w14:paraId="5BE36055" w14:textId="77777777">
        <w:tc>
          <w:tcPr>
            <w:tcW w:w="2312" w:type="dxa"/>
            <w:tcBorders>
              <w:top w:val="single" w:color="4472C4" w:sz="4" w:space="0"/>
              <w:bottom w:val="single" w:color="4F81BD" w:sz="4" w:space="0"/>
              <w:right w:val="nil"/>
            </w:tcBorders>
            <w:shd w:val="clear" w:color="auto" w:fill="FFFFFF"/>
          </w:tcPr>
          <w:p w:rsidR="00C17782" w:rsidP="00C563F3" w:rsidRDefault="00C17782" w14:paraId="1644790A" w14:textId="77777777">
            <w:pPr>
              <w:rPr>
                <w:rFonts w:cs="Calibri"/>
                <w:b/>
                <w:bCs/>
              </w:rPr>
            </w:pPr>
            <w:r>
              <w:rPr>
                <w:rFonts w:cs="Calibri"/>
                <w:b/>
                <w:bCs/>
              </w:rPr>
              <w:t>Example</w:t>
            </w:r>
          </w:p>
        </w:tc>
        <w:tc>
          <w:tcPr>
            <w:tcW w:w="6930" w:type="dxa"/>
            <w:tcBorders>
              <w:top w:val="single" w:color="4472C4" w:sz="4" w:space="0"/>
              <w:bottom w:val="single" w:color="4F81BD" w:sz="4" w:space="0"/>
            </w:tcBorders>
            <w:shd w:val="clear" w:color="auto" w:fill="auto"/>
          </w:tcPr>
          <w:p w:rsidRPr="00AD08FB" w:rsidR="00C17782" w:rsidP="00D14360" w:rsidRDefault="00A46C09" w14:paraId="5BE42EC7" w14:textId="16C4EF75">
            <w:pPr>
              <w:keepNext/>
              <w:rPr>
                <w:rFonts w:ascii="Calibri Light" w:hAnsi="Calibri Light" w:cs="Calibri Light"/>
              </w:rPr>
            </w:pPr>
            <w:r w:rsidRPr="00D14360">
              <w:rPr>
                <w:rFonts w:ascii="Calibri Light" w:hAnsi="Calibri Light" w:cs="Calibri Light"/>
              </w:rPr>
              <w:t xml:space="preserve">Visit </w:t>
            </w:r>
            <w:hyperlink w:history="1" r:id="rId55">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AD08FB" w:rsidR="00C17782">
              <w:rPr>
                <w:rFonts w:ascii="Calibri Light" w:hAnsi="Calibri Light" w:cs="Calibri Light"/>
              </w:rPr>
              <w:t xml:space="preserve">for additional examples showing allergies to specific medication. </w:t>
            </w:r>
          </w:p>
        </w:tc>
      </w:tr>
    </w:tbl>
    <w:p w:rsidRPr="00D14360" w:rsidR="007D3708" w:rsidP="007D3708" w:rsidRDefault="005C79A1" w14:paraId="3CF38721" w14:textId="79F91882">
      <w:pPr>
        <w:pStyle w:val="Caption"/>
        <w:rPr>
          <w:rFonts w:cs="Calibri"/>
        </w:rPr>
      </w:pPr>
      <w:r>
        <w:t xml:space="preserve">  </w:t>
      </w:r>
      <w:bookmarkStart w:name="_Toc118898833" w:id="1601"/>
      <w:bookmarkStart w:name="_Toc119940036" w:id="1602"/>
      <w:bookmarkStart w:name="_Toc135313067" w:id="1603"/>
      <w:r w:rsidRPr="00C64922" w:rsidR="007D3708">
        <w:t xml:space="preserve">Table </w:t>
      </w:r>
      <w:r>
        <w:fldChar w:fldCharType="begin"/>
      </w:r>
      <w:r>
        <w:instrText>SEQ Table \* ARABIC</w:instrText>
      </w:r>
      <w:r>
        <w:fldChar w:fldCharType="separate"/>
      </w:r>
      <w:r w:rsidR="00DC1072">
        <w:rPr>
          <w:noProof/>
        </w:rPr>
        <w:t>46</w:t>
      </w:r>
      <w:r>
        <w:fldChar w:fldCharType="end"/>
      </w:r>
      <w:r w:rsidRPr="00C64922" w:rsidR="007D3708">
        <w:t xml:space="preserve">: Allergy Concern </w:t>
      </w:r>
      <w:r w:rsidR="00852DED">
        <w:t>T</w:t>
      </w:r>
      <w:r w:rsidR="00993B81">
        <w:t>emplate</w:t>
      </w:r>
      <w:bookmarkEnd w:id="1601"/>
      <w:bookmarkEnd w:id="1602"/>
      <w:bookmarkEnd w:id="1603"/>
    </w:p>
    <w:p w:rsidRPr="00C64922" w:rsidR="007D3708" w:rsidP="007D3708" w:rsidRDefault="005A615D" w14:paraId="6593C631" w14:textId="77777777">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Pr="007770C6" w:rsidR="007D3708">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Pr="007770C6" w:rsidR="009B30E1">
        <w:rPr>
          <w:sz w:val="20"/>
        </w:rPr>
        <w:t>.</w:t>
      </w:r>
      <w:r w:rsidRPr="00C64922" w:rsidR="007D3708">
        <w:rPr>
          <w:rStyle w:val="FootnoteReference"/>
        </w:rPr>
        <w:footnoteReference w:id="123"/>
      </w:r>
      <w:r w:rsidRPr="00C64922" w:rsidR="007D3708">
        <w:t xml:space="preserve"> </w:t>
      </w:r>
    </w:p>
    <w:p w:rsidRPr="00C64922" w:rsidR="007D3708" w:rsidP="007D3708" w:rsidRDefault="007D3708" w14:paraId="71273165"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24BD63C7" w14:textId="77777777">
        <w:trPr>
          <w:trHeight w:val="576"/>
        </w:trPr>
        <w:tc>
          <w:tcPr>
            <w:tcW w:w="683" w:type="dxa"/>
            <w:tcBorders>
              <w:right w:val="nil"/>
            </w:tcBorders>
            <w:shd w:val="clear" w:color="auto" w:fill="C6D9F1"/>
          </w:tcPr>
          <w:p w:rsidRPr="00C64922" w:rsidR="009F6BA2" w:rsidP="00E42FA6" w:rsidRDefault="00634398" w14:paraId="079EE99A" w14:textId="77777777">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67480CC" w14:textId="77777777">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rsidRPr="007770C6" w:rsidR="009F6BA2" w:rsidP="0054522C" w:rsidRDefault="009F6BA2" w14:paraId="6E7E19BA" w14:textId="77777777">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rsidRPr="007770C6" w:rsidR="009F6BA2" w:rsidP="0054522C" w:rsidRDefault="009F6BA2" w14:paraId="76ADEC14" w14:textId="77777777">
            <w:pPr>
              <w:pStyle w:val="Default"/>
              <w:numPr>
                <w:ilvl w:val="2"/>
                <w:numId w:val="16"/>
              </w:numPr>
              <w:ind w:left="720"/>
              <w:rPr>
                <w:bCs/>
                <w:sz w:val="20"/>
              </w:rPr>
            </w:pPr>
            <w:r w:rsidRPr="007770C6">
              <w:rPr>
                <w:bCs/>
                <w:sz w:val="20"/>
              </w:rPr>
              <w:t>Use nullFlavor=”NI” for the effectiveTime of the outer concern act wrapper.</w:t>
            </w:r>
          </w:p>
          <w:p w:rsidRPr="007770C6" w:rsidR="009F6BA2" w:rsidP="0054522C" w:rsidRDefault="009F6BA2" w14:paraId="0946B0AF" w14:textId="77777777">
            <w:pPr>
              <w:pStyle w:val="Default"/>
              <w:numPr>
                <w:ilvl w:val="2"/>
                <w:numId w:val="16"/>
              </w:numPr>
              <w:ind w:left="720"/>
              <w:rPr>
                <w:bCs/>
                <w:sz w:val="20"/>
              </w:rPr>
            </w:pPr>
            <w:r w:rsidRPr="007770C6">
              <w:rPr>
                <w:bCs/>
                <w:sz w:val="20"/>
              </w:rPr>
              <w:t>Do not populate the author participation template associated with the outer concern act wrapper.</w:t>
            </w:r>
          </w:p>
          <w:p w:rsidRPr="007770C6" w:rsidR="009F6BA2" w:rsidP="0054522C" w:rsidRDefault="009F6BA2" w14:paraId="77F4CEF6" w14:textId="2413D82B">
            <w:pPr>
              <w:pStyle w:val="Default"/>
              <w:numPr>
                <w:ilvl w:val="2"/>
                <w:numId w:val="16"/>
              </w:numPr>
              <w:ind w:left="720"/>
              <w:rPr>
                <w:bCs/>
                <w:sz w:val="20"/>
              </w:rPr>
            </w:pPr>
            <w:r w:rsidRPr="007770C6">
              <w:rPr>
                <w:bCs/>
                <w:sz w:val="20"/>
              </w:rPr>
              <w:t>Include a single Allergy-Intolerance Observation within the act wrapper.</w:t>
            </w:r>
          </w:p>
          <w:p w:rsidRPr="007770C6" w:rsidR="006C3BED" w:rsidP="007770C6" w:rsidRDefault="006C3BED" w14:paraId="2858B48D" w14:textId="7CFB86A8">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rsidRPr="007770C6" w:rsidR="009F6BA2" w:rsidP="0054522C" w:rsidRDefault="009F6BA2" w14:paraId="05B4A5B6" w14:textId="5D3C2988">
            <w:pPr>
              <w:pStyle w:val="Default"/>
              <w:numPr>
                <w:ilvl w:val="2"/>
                <w:numId w:val="16"/>
              </w:numPr>
              <w:ind w:left="720"/>
              <w:rPr>
                <w:bCs/>
                <w:sz w:val="20"/>
              </w:rPr>
            </w:pPr>
            <w:r w:rsidRPr="007770C6">
              <w:rPr>
                <w:bCs/>
                <w:sz w:val="20"/>
              </w:rPr>
              <w:t xml:space="preserve">Populate the effectiveTime of the Allergy-Intolerance Observation with the </w:t>
            </w:r>
            <w:r w:rsidRPr="007770C6" w:rsidR="0088454D">
              <w:rPr>
                <w:bCs/>
                <w:sz w:val="20"/>
              </w:rPr>
              <w:t xml:space="preserve">clinically </w:t>
            </w:r>
            <w:r w:rsidRPr="007770C6">
              <w:rPr>
                <w:bCs/>
                <w:sz w:val="20"/>
              </w:rPr>
              <w:t>relevant time period associated with allergy/intolerance.</w:t>
            </w:r>
          </w:p>
          <w:p w:rsidRPr="007770C6" w:rsidR="009F6BA2" w:rsidP="0054522C" w:rsidRDefault="009F6BA2" w14:paraId="7E45F1C8" w14:textId="77777777">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rsidRPr="007770C6" w:rsidR="00993B81" w:rsidP="0054522C" w:rsidRDefault="009F6BA2" w14:paraId="5C598E79" w14:textId="77777777">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rsidRPr="007770C6" w:rsidR="009F6BA2" w:rsidP="0054522C" w:rsidRDefault="009F6BA2" w14:paraId="72BBABDE" w14:textId="77777777">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Pr="007770C6" w:rsidR="00A46C09">
              <w:rPr>
                <w:b/>
                <w:sz w:val="20"/>
              </w:rPr>
              <w:t>BP-086</w:t>
            </w:r>
            <w:r w:rsidRPr="007770C6">
              <w:rPr>
                <w:b/>
                <w:sz w:val="20"/>
              </w:rPr>
              <w:t>]</w:t>
            </w:r>
          </w:p>
        </w:tc>
      </w:tr>
    </w:tbl>
    <w:p w:rsidR="007D3708" w:rsidP="007D3708" w:rsidRDefault="007D3708" w14:paraId="10A99426" w14:textId="77777777">
      <w:pPr>
        <w:pStyle w:val="NormalWeb"/>
        <w:spacing w:before="0" w:beforeAutospacing="0" w:after="120" w:afterAutospacing="0"/>
        <w:ind w:hanging="475"/>
        <w:rPr>
          <w:rFonts w:cs="Calibri"/>
          <w:b/>
          <w:bCs/>
          <w:color w:val="000000"/>
          <w:sz w:val="22"/>
          <w:szCs w:val="22"/>
        </w:rPr>
      </w:pPr>
    </w:p>
    <w:p w:rsidR="005A615D" w:rsidP="003A3D50" w:rsidRDefault="005A615D" w14:paraId="54A53AE3" w14:textId="0BFA3B5A">
      <w:pPr>
        <w:pStyle w:val="Caption"/>
        <w:keepNext/>
        <w:spacing w:after="0"/>
      </w:pPr>
      <w:bookmarkStart w:name="_Ref21875627" w:id="1604"/>
      <w:bookmarkStart w:name="_Toc118898761" w:id="1605"/>
      <w:bookmarkStart w:name="_Toc119939963" w:id="1606"/>
      <w:bookmarkStart w:name="_Toc135312995" w:id="1607"/>
      <w:r>
        <w:t xml:space="preserve">Example </w:t>
      </w:r>
      <w:r>
        <w:fldChar w:fldCharType="begin"/>
      </w:r>
      <w:r>
        <w:instrText>SEQ Example \* ARABIC</w:instrText>
      </w:r>
      <w:r>
        <w:fldChar w:fldCharType="separate"/>
      </w:r>
      <w:r w:rsidR="00DC1072">
        <w:rPr>
          <w:noProof/>
        </w:rPr>
        <w:t>40</w:t>
      </w:r>
      <w:r>
        <w:fldChar w:fldCharType="end"/>
      </w:r>
      <w:r>
        <w:t>: Allergy concern for food allergy to eggs</w:t>
      </w:r>
      <w:bookmarkEnd w:id="1604"/>
      <w:bookmarkEnd w:id="1605"/>
      <w:bookmarkEnd w:id="1606"/>
      <w:bookmarkEnd w:id="160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5A615D" w:rsidTr="00AD08FB" w14:paraId="388766E8" w14:textId="77777777">
        <w:tc>
          <w:tcPr>
            <w:tcW w:w="9576" w:type="dxa"/>
            <w:shd w:val="clear" w:color="auto" w:fill="auto"/>
          </w:tcPr>
          <w:p w:rsidRPr="00AD08FB" w:rsidR="00C17782" w:rsidP="00C17782" w:rsidRDefault="00C17782" w14:paraId="61D1026F" w14:textId="77777777">
            <w:pPr>
              <w:pStyle w:val="Default"/>
              <w:rPr>
                <w:rFonts w:ascii="Courier New" w:hAnsi="Courier New" w:cs="Courier New"/>
                <w:sz w:val="16"/>
                <w:szCs w:val="16"/>
              </w:rPr>
            </w:pPr>
            <w:r w:rsidRPr="00AD08FB">
              <w:rPr>
                <w:rFonts w:ascii="Courier New" w:hAnsi="Courier New" w:cs="Courier New"/>
                <w:sz w:val="16"/>
                <w:szCs w:val="16"/>
              </w:rPr>
              <w:t>&lt;section&gt;</w:t>
            </w:r>
          </w:p>
          <w:p w:rsidRPr="00AD08FB" w:rsidR="00C17782" w:rsidP="00C17782" w:rsidRDefault="00C17782" w14:paraId="2A5752B6" w14:textId="3C897AC5">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Pr="005C79A1" w:rsidR="005C79A1">
              <w:rPr>
                <w:rFonts w:ascii="Wingdings" w:hAnsi="Wingdings" w:eastAsia="Wingdings" w:cs="Wingdings"/>
                <w:sz w:val="16"/>
                <w:szCs w:val="16"/>
              </w:rPr>
              <w:t>à</w:t>
            </w:r>
          </w:p>
          <w:p w:rsidRPr="00AD08FB" w:rsidR="00C17782" w:rsidP="00C17782" w:rsidRDefault="00C17782" w14:paraId="730CE9A7" w14:textId="1F1E9FE7">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516CAE31" w14:textId="1384DD26">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516377D3" w14:textId="14E85AD6">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1"/&gt;</w:t>
            </w:r>
          </w:p>
          <w:p w:rsidRPr="00AD08FB" w:rsidR="00C17782" w:rsidP="00C17782" w:rsidRDefault="00C17782" w14:paraId="6FF8B450" w14:textId="668292C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332A5906" w14:textId="7F44B38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rsidRPr="00AD08FB" w:rsidR="00C17782" w:rsidP="00C17782" w:rsidRDefault="00C17782" w14:paraId="7AA60DAC" w14:textId="60B61ABC">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Pr="00AD08FB" w:rsidR="008F3271">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rsidRPr="00AD08FB" w:rsidR="00C17782" w:rsidP="00C17782" w:rsidRDefault="00C17782" w14:paraId="4F677F29" w14:textId="77777777">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rsidRPr="00AD08FB" w:rsidR="00C17782" w:rsidP="00C17782" w:rsidRDefault="00C17782" w14:paraId="50863584"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47BFD8D4" w14:textId="56FB1D86">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rsidRPr="00AD08FB" w:rsidR="00C17782" w:rsidP="00C17782" w:rsidRDefault="00C17782" w14:paraId="25EE089F"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37CD79C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0C6969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rsidRPr="00AD08FB" w:rsidR="00C17782" w:rsidP="00C17782" w:rsidRDefault="00C17782" w14:paraId="3D8C3F5A" w14:textId="7AA8762B">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rsidRPr="00AD08FB" w:rsidR="00C17782" w:rsidP="00C17782" w:rsidRDefault="00C17782" w14:paraId="48673C62"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B844987"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5D059649"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3A634AFB" w14:textId="0D4D92D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rsidRPr="00AD08FB" w:rsidR="00C17782" w:rsidP="00C17782" w:rsidRDefault="00C17782" w14:paraId="0E405E92"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678C348"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rsidRPr="00AD08FB" w:rsidR="00C17782" w:rsidP="00C17782" w:rsidRDefault="00C17782" w14:paraId="71E87C7E" w14:textId="37DDD5F6">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rsidRPr="00AD08FB" w:rsidR="00C17782" w:rsidP="00C17782" w:rsidRDefault="00C17782" w14:paraId="7EFCD7B8"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4ECA80D"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5F7DE74"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11DD8EA"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01175B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81E3D2D"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3B1DD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02800996"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rsidRPr="00AD08FB" w:rsidR="00C17782" w:rsidP="00C17782" w:rsidRDefault="00C17782" w14:paraId="04FC6AA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rsidRPr="00AD08FB" w:rsidR="00C17782" w:rsidP="00C17782" w:rsidRDefault="00C17782" w14:paraId="6294541F"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rsidRPr="00AD08FB" w:rsidR="00C17782" w:rsidP="00C17782" w:rsidRDefault="00C17782" w14:paraId="6F6C16B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rsidRPr="00AD08FB" w:rsidR="00C17782" w:rsidP="00C17782" w:rsidRDefault="00C17782" w14:paraId="20B09039"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rsidRPr="00AD08FB" w:rsidR="00C17782" w:rsidP="00C17782" w:rsidRDefault="00C17782" w14:paraId="3099AC74"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rsidRPr="00AD08FB" w:rsidR="00C17782" w:rsidP="00C17782" w:rsidRDefault="00C17782" w14:paraId="1279BE80"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38DFE9A"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596D4C6F"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511A2D24" w14:textId="288AFEDC">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442B0B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rsidRPr="00AD08FB" w:rsidR="00C17782" w:rsidP="00C17782" w:rsidRDefault="00C17782" w14:paraId="3D82593D" w14:textId="4BAA6231">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Pr="00AD08FB" w:rsidR="00054B1D">
              <w:rPr>
                <w:rFonts w:ascii="Courier New" w:hAnsi="Courier New" w:cs="Courier New"/>
                <w:sz w:val="16"/>
                <w:szCs w:val="16"/>
              </w:rPr>
              <w:t>_</w:t>
            </w:r>
            <w:r w:rsidRPr="00AD08FB">
              <w:rPr>
                <w:rFonts w:ascii="Courier New" w:hAnsi="Courier New" w:cs="Courier New"/>
                <w:sz w:val="16"/>
                <w:szCs w:val="16"/>
              </w:rPr>
              <w:t>1"&gt;Egg&lt;/content&gt;</w:t>
            </w:r>
          </w:p>
          <w:p w:rsidRPr="00AD08FB" w:rsidR="00C17782" w:rsidP="00C17782" w:rsidRDefault="00C17782" w14:paraId="4CA63D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0895E2E"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0EEC395" w14:textId="3D02AFB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1"&gt;High Criticality&lt;/content&gt;</w:t>
            </w:r>
          </w:p>
          <w:p w:rsidRPr="00AD08FB" w:rsidR="00C17782" w:rsidP="00C17782" w:rsidRDefault="00C17782" w14:paraId="72D1FFCC"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D4F18B0"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E730136" w14:textId="0506FA5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 xml:space="preserve">1"&gt;Hives&lt;/content&gt; | </w:t>
            </w:r>
          </w:p>
          <w:p w:rsidRPr="00AD08FB" w:rsidR="00C17782" w:rsidP="00C17782" w:rsidRDefault="00C17782" w14:paraId="7D025665" w14:textId="01D2732F">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1"&gt;Moderate&lt;/content&gt;</w:t>
            </w:r>
          </w:p>
          <w:p w:rsidRPr="00AD08FB" w:rsidR="00C17782" w:rsidP="00C17782" w:rsidRDefault="00C17782" w14:paraId="5DB9627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C036026"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188C6162"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rsidRPr="00AD08FB" w:rsidR="00C17782" w:rsidP="00C17782" w:rsidRDefault="00C17782" w14:paraId="5C809C5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CFA37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62C520B"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rsidRPr="00AD08FB" w:rsidR="00C17782" w:rsidP="00C17782" w:rsidRDefault="00C17782" w14:paraId="5D5451DA"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06D4FA9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39DC633"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rsidRPr="00AD08FB" w:rsidR="00C17782" w:rsidP="00C17782" w:rsidRDefault="00C17782" w14:paraId="46C9627A"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rsidRPr="00AD08FB" w:rsidR="00C17782" w:rsidP="00C17782" w:rsidRDefault="00C17782" w14:paraId="36D3B4E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2CF6F1C"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1AE66EAC"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15308CBC"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0293D062"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7BADE909"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9D1E9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64EED54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979F7FD"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172B78E8"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9CA27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B5A8E27" w14:textId="7BE14A28">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rsidRPr="00AD08FB" w:rsidR="00C17782" w:rsidP="00C17782" w:rsidRDefault="00C17782" w14:paraId="3C0C459C" w14:textId="072B08EF">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Pr="00AD08FB" w:rsidR="008F3271">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Pr="00AD08FB" w:rsidR="008F3271">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3DD74A8A" w14:textId="77777777">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rsidRPr="00AD08FB" w:rsidR="00C17782" w:rsidP="00C17782" w:rsidRDefault="00C17782" w14:paraId="075353F2" w14:textId="7E058C0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rsidRPr="00AD08FB" w:rsidR="00C17782" w:rsidP="00C17782" w:rsidRDefault="00C17782" w14:paraId="22C82D27" w14:textId="252AD16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7478FA85" w14:textId="0F019D10">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602FB9D9" w14:textId="7AEA45A3">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Pr="00AD08FB" w:rsidR="00022F4D">
              <w:rPr>
                <w:rFonts w:ascii="Courier New" w:hAnsi="Courier New" w:cs="Courier New"/>
                <w:sz w:val="16"/>
                <w:szCs w:val="16"/>
              </w:rPr>
              <w:t>.</w:t>
            </w:r>
            <w:r w:rsidR="00022F4D">
              <w:rPr>
                <w:rFonts w:ascii="Courier New" w:hAnsi="Courier New" w:cs="Courier New"/>
                <w:sz w:val="16"/>
                <w:szCs w:val="16"/>
              </w:rPr>
              <w:t>5</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21F9ABA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23AD5C7" w14:textId="1FE098CB">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Pr="00AD08FB" w:rsidR="00022F4D">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627D7EF"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193BED8" w14:textId="2227DD84">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rsidRPr="00AD08FB" w:rsidR="00C17782" w:rsidP="00C17782" w:rsidRDefault="00C17782" w14:paraId="7C0D5F33" w14:textId="6D87204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rsidRPr="00AD08FB" w:rsidR="00C17782" w:rsidP="00C17782" w:rsidRDefault="00C17782" w14:paraId="280A1599"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25EB61FB" w14:textId="0146D624">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rsidRPr="00AD08FB" w:rsidR="00C17782" w:rsidP="00C17782" w:rsidRDefault="00C17782" w14:paraId="521A9407"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ADB312"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02BBB447" w14:textId="34694DF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022F4D">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75FFA922" w14:textId="101E89C3">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6C087709"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1BCB8497" w14:textId="2FC0FB9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69AA531E" w14:textId="7CFE8FF6">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rsidRPr="00AD08FB" w:rsidR="00C17782" w:rsidP="00C17782" w:rsidRDefault="00C17782" w14:paraId="4643A3EE" w14:textId="738CD11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2BF4A8D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63FF2A75"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4F0CB43A"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356AFA39"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640E3EC9"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118B9C4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33F83CC5"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554022A3"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187DB596" w14:textId="17C10FCE">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rsidRPr="00AD08FB" w:rsidR="00C17782" w:rsidP="00C17782" w:rsidRDefault="00C17782" w14:paraId="29AC0453" w14:textId="528FCDB6">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472EACE8" w14:textId="5F8B4A8F">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allergy observation template --&gt;</w:t>
            </w:r>
          </w:p>
          <w:p w:rsidRPr="00AD08FB" w:rsidR="00C17782" w:rsidP="00C17782" w:rsidRDefault="00C17782" w14:paraId="64AC286E" w14:textId="1FDE1943">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7"/&gt;</w:t>
            </w:r>
          </w:p>
          <w:p w:rsidRPr="00AD08FB" w:rsidR="00C17782" w:rsidP="00C17782" w:rsidRDefault="00C17782" w14:paraId="3B97F03C" w14:textId="5A91AEED">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4EE7F354" w14:textId="019243D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336ECCEF" w14:textId="3961122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Pr="00AD08FB" w:rsidR="00523CA2">
              <w:rPr>
                <w:rFonts w:ascii="Courier New" w:hAnsi="Courier New" w:cs="Courier New"/>
                <w:sz w:val="16"/>
                <w:szCs w:val="16"/>
              </w:rPr>
              <w:t>.</w:t>
            </w:r>
            <w:r w:rsidR="00523CA2">
              <w:rPr>
                <w:rFonts w:ascii="Courier New" w:hAnsi="Courier New" w:cs="Courier New"/>
                <w:sz w:val="16"/>
                <w:szCs w:val="16"/>
              </w:rPr>
              <w:t>5</w:t>
            </w:r>
            <w:r w:rsidRPr="00AD08FB" w:rsidR="00523CA2">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3CB8CA7C"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183CD2D6" w14:textId="1DF145A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Pr="00AD08FB" w:rsidR="00523CA2">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07122C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3F4FE743" w14:textId="3D985146">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767CD61" w14:textId="681223C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Pr="00AD08FB" w:rsidR="0088454D">
              <w:rPr>
                <w:rFonts w:ascii="Courier New" w:hAnsi="Courier New" w:cs="Courier New"/>
                <w:sz w:val="16"/>
                <w:szCs w:val="16"/>
              </w:rPr>
              <w:t xml:space="preserve"> </w:t>
            </w:r>
            <w:r w:rsidRPr="00AD08FB">
              <w:rPr>
                <w:rFonts w:ascii="Courier New" w:hAnsi="Courier New" w:cs="Courier New"/>
                <w:sz w:val="16"/>
                <w:szCs w:val="16"/>
              </w:rPr>
              <w:t>onset of the allergy. --&gt;</w:t>
            </w:r>
          </w:p>
          <w:p w:rsidRPr="00AD08FB" w:rsidR="00C17782" w:rsidP="00C17782" w:rsidRDefault="00C17782" w14:paraId="643EEC7C" w14:textId="037171AC">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rsidRPr="00AD08FB" w:rsidR="00C17782" w:rsidP="00C17782" w:rsidRDefault="00C17782" w14:paraId="5D0340C3"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D8725F" w14:textId="6FD191DC">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6AA8982D"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E2E53D" w14:textId="7C0D9DC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rsidRPr="00AD08FB" w:rsidR="00C17782" w:rsidP="00C17782" w:rsidRDefault="00C17782" w14:paraId="7B814EC4" w14:textId="56FF0088">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2AB7ADD7"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6394D5AA" w14:textId="2A0BEE8D">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5FD5BC50" w14:textId="628FC915">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25A635E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746FE8BD" w14:textId="01974F3B">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04408F7A" w14:textId="1E7839A0">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C17782" w:rsidRDefault="00C17782" w14:paraId="3BCCF5B1" w14:textId="2D09434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40FA4DE2"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5D8AB4FC"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2D4E183E"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2804BD32"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58DAE341"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604D2860"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0B12DD12"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6DB7A81E"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39B98A06" w14:textId="368F6CD0">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C17782" w:rsidRDefault="00C17782" w14:paraId="1DF0DD3A" w14:textId="561C9F37">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rsidRPr="00AD08FB" w:rsidR="00C17782" w:rsidP="00C17782" w:rsidRDefault="00C17782" w14:paraId="3C63B3C4" w14:textId="73187094">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rsidRPr="00AD08FB" w:rsidR="00C17782" w:rsidP="00C17782" w:rsidRDefault="00C17782" w14:paraId="57F43ACC" w14:textId="25DB239F">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rsidRPr="00AD08FB" w:rsidR="00C17782" w:rsidP="00C17782" w:rsidRDefault="00C17782" w14:paraId="4F8080B8" w14:textId="06862B14">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rsidRPr="00AD08FB" w:rsidR="00C17782" w:rsidP="00C17782" w:rsidRDefault="00C17782" w14:paraId="0FD7002B" w14:textId="77777777">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rsidRPr="00AD08FB" w:rsidR="00C17782" w:rsidP="00C17782" w:rsidRDefault="00C17782" w14:paraId="462E259F" w14:textId="642F648C">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rsidRPr="00AD08FB" w:rsidR="00C17782" w:rsidP="00C17782" w:rsidRDefault="00C17782" w14:paraId="300707BD" w14:textId="4662E735">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Pr="00AD08FB" w:rsidR="005146B3">
              <w:rPr>
                <w:rFonts w:ascii="Courier New" w:hAnsi="Courier New" w:cs="Courier New"/>
                <w:sz w:val="16"/>
                <w:szCs w:val="16"/>
              </w:rPr>
              <w:t>--&gt;</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p>
          <w:p w:rsidRPr="00AD08FB" w:rsidR="00C17782" w:rsidP="00C17782" w:rsidRDefault="00C17782" w14:paraId="18C0AE83" w14:textId="77777777">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rsidRPr="00AD08FB" w:rsidR="00C17782" w:rsidP="00C17782" w:rsidRDefault="00C17782" w14:paraId="32F38AB1" w14:textId="77777777">
            <w:pPr>
              <w:pStyle w:val="Default"/>
              <w:rPr>
                <w:rFonts w:ascii="Courier New" w:hAnsi="Courier New" w:cs="Courier New"/>
                <w:sz w:val="16"/>
                <w:szCs w:val="16"/>
              </w:rPr>
            </w:pPr>
            <w:r w:rsidRPr="00AD08FB">
              <w:rPr>
                <w:rFonts w:ascii="Courier New" w:hAnsi="Courier New" w:cs="Courier New"/>
                <w:sz w:val="16"/>
                <w:szCs w:val="16"/>
              </w:rPr>
              <w:t>--&gt;</w:t>
            </w:r>
          </w:p>
          <w:p w:rsidRPr="00AD08FB" w:rsidR="00C17782" w:rsidP="00C17782" w:rsidRDefault="00C17782" w14:paraId="441C7D7F" w14:textId="116A0FB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rsidRPr="00AD08FB" w:rsidR="00C17782" w:rsidP="00C17782" w:rsidRDefault="00C17782" w14:paraId="140738C5" w14:textId="22ECA8BA">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7419A9EA" w14:textId="77777777">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rsidRPr="00AD08FB" w:rsidR="00C17782" w:rsidP="00C17782" w:rsidRDefault="00C17782" w14:paraId="179879BC" w14:textId="63A828D4">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4F82E15C" w14:textId="77777777">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rsidRPr="00AD08FB" w:rsidR="00C17782" w:rsidP="00C17782" w:rsidRDefault="00C17782" w14:paraId="6B0C6BDF" w14:textId="77777777">
            <w:pPr>
              <w:pStyle w:val="Default"/>
              <w:rPr>
                <w:rFonts w:ascii="Courier New" w:hAnsi="Courier New" w:cs="Courier New"/>
                <w:sz w:val="16"/>
                <w:szCs w:val="16"/>
              </w:rPr>
            </w:pPr>
            <w:r w:rsidRPr="00AD08FB">
              <w:rPr>
                <w:rFonts w:ascii="Courier New" w:hAnsi="Courier New" w:cs="Courier New"/>
                <w:sz w:val="16"/>
                <w:szCs w:val="16"/>
              </w:rPr>
              <w:t xml:space="preserve">                     &lt;/code&gt;</w:t>
            </w:r>
          </w:p>
          <w:p w:rsidRPr="00AD08FB" w:rsidR="00C17782" w:rsidP="00C17782" w:rsidRDefault="00C17782" w14:paraId="56934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rsidRPr="00AD08FB" w:rsidR="00C17782" w:rsidP="00C17782" w:rsidRDefault="00C17782" w14:paraId="6B3CB59B" w14:textId="77777777">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rsidRPr="00AD08FB" w:rsidR="00C17782" w:rsidP="00C17782" w:rsidRDefault="00C17782" w14:paraId="130FE436" w14:textId="77777777">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C17782" w:rsidRDefault="00C17782" w14:paraId="63B2AA7B" w14:textId="2075E889">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584319BB" w14:textId="4CD0D159">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213F0E1A" w14:textId="585FC59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146B3">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rsidRPr="00AD08FB" w:rsidR="00C17782" w:rsidP="00C17782" w:rsidRDefault="00C17782" w14:paraId="0B0CB5E5" w14:textId="7D333EF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Pr="00AD08FB" w:rsidR="005146B3">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rsidRPr="00AD08FB" w:rsidR="00C17782" w:rsidP="00C17782" w:rsidRDefault="00C17782" w14:paraId="01AAB962" w14:textId="61645A71">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rsidRPr="00AD08FB" w:rsidR="00C17782" w:rsidP="00C17782" w:rsidRDefault="00C17782" w14:paraId="0D96980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5522911" w14:textId="74BD272F">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BFE65B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8FFC17" w14:textId="52FC8BC8">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3C6A816" w14:textId="7A689BCC">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rsidRPr="00AD08FB" w:rsidR="00C17782" w:rsidP="00C17782" w:rsidRDefault="00C17782" w14:paraId="272B5ADD" w14:textId="6E433F22">
            <w:pPr>
              <w:pStyle w:val="Default"/>
              <w:rPr>
                <w:rFonts w:ascii="Courier New" w:hAnsi="Courier New" w:cs="Courier New"/>
                <w:sz w:val="16"/>
                <w:szCs w:val="16"/>
              </w:rPr>
            </w:pPr>
            <w:r w:rsidRPr="00AD08FB">
              <w:rPr>
                <w:rFonts w:ascii="Courier New" w:hAnsi="Courier New" w:cs="Courier New"/>
                <w:sz w:val="16"/>
                <w:szCs w:val="16"/>
              </w:rPr>
              <w:tab/>
            </w:r>
            <w:r w:rsidRPr="00AD08FB">
              <w:rPr>
                <w:rFonts w:ascii="Courier New" w:hAnsi="Courier New" w:cs="Courier New"/>
                <w:sz w:val="16"/>
                <w:szCs w:val="16"/>
              </w:rPr>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rsidRPr="00AD08FB" w:rsidR="00C17782" w:rsidP="00C17782" w:rsidRDefault="00C17782" w14:paraId="4549A85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35CB6267"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568AD29F" w14:textId="7D72C044">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26BF095C" w14:textId="0F654E04">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09D6E1F8" w14:textId="038C8506">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rsidRPr="00AD08FB" w:rsidR="00C17782" w:rsidP="00C17782" w:rsidRDefault="00C17782" w14:paraId="13A7AEE1" w14:textId="4169740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9"/&gt;</w:t>
            </w:r>
          </w:p>
          <w:p w:rsidRPr="00AD08FB" w:rsidR="00C17782" w:rsidP="00C17782" w:rsidRDefault="00C17782" w14:paraId="22ECA1AA" w14:textId="281696A4">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6B02CBE0" w14:textId="66EEB654">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rsidRPr="00AD08FB" w:rsidR="00C17782" w:rsidP="00C17782" w:rsidRDefault="00C17782" w14:paraId="65543766" w14:textId="1938F729">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Pr="00AD08FB" w:rsidR="005146B3">
              <w:rPr>
                <w:rFonts w:ascii="Courier New" w:hAnsi="Courier New" w:cs="Courier New"/>
                <w:sz w:val="16"/>
                <w:szCs w:val="16"/>
              </w:rPr>
              <w:t>.</w:t>
            </w:r>
            <w:r w:rsidR="005146B3">
              <w:rPr>
                <w:rFonts w:ascii="Courier New" w:hAnsi="Courier New" w:cs="Courier New"/>
                <w:sz w:val="16"/>
                <w:szCs w:val="16"/>
              </w:rPr>
              <w:t>5</w:t>
            </w:r>
            <w:r w:rsidRPr="00AD08FB" w:rsidR="005146B3">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6ADE3AF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A88F9AF" w14:textId="0289577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3DF94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34D077D" w14:textId="54B1877D">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4D25189B"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232DD61D" w14:textId="718A2896">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307BEE47" w14:textId="44BD1511">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Pr="00AD08FB" w:rsidR="005146B3">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rsidRPr="00AD08FB" w:rsidR="00C17782" w:rsidP="00C17782" w:rsidRDefault="00C17782" w14:paraId="1D70E82C"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0F879350" w14:textId="4884F36C">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rsidRPr="00AD08FB" w:rsidR="00C17782" w:rsidP="00C17782" w:rsidRDefault="00C17782" w14:paraId="5F2B27CC" w14:textId="7D2D6C0F">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15A29EBE" w14:textId="277E898F">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1AB0AC80" w14:textId="47292071">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rsidRPr="00AD08FB" w:rsidR="00C17782" w:rsidP="00C17782" w:rsidRDefault="00C17782" w14:paraId="06D67D4D" w14:textId="13681E65">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8"/&gt;</w:t>
            </w:r>
          </w:p>
          <w:p w:rsidRPr="00AD08FB" w:rsidR="00C17782" w:rsidP="00C17782" w:rsidRDefault="00C17782" w14:paraId="6D919B6E" w14:textId="0157163F">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0604CE77" w14:textId="2CDDF00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rsidRPr="00AD08FB" w:rsidR="00C17782" w:rsidP="00C17782" w:rsidRDefault="00C17782" w14:paraId="0171565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740925E8" w14:textId="6BD2488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Pr="00AD08FB" w:rsidR="00163B36">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E00363D"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2D720B" w14:textId="0F08DCA7">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2F7CC618" w14:textId="1A3F1150">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rsidRPr="00AD08FB" w:rsidR="00C17782" w:rsidP="00C17782" w:rsidRDefault="00C17782" w14:paraId="60C8661A"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01D60E"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787D8C0F"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730567"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6EA304D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7EFD0CA2"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4CDA9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C17782" w:rsidRDefault="00C17782" w14:paraId="7904B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&lt;/entry&gt;</w:t>
            </w:r>
          </w:p>
          <w:p w:rsidR="005A615D" w:rsidP="00C17782" w:rsidRDefault="00C17782" w14:paraId="449F90EB" w14:textId="77777777">
            <w:pPr>
              <w:pStyle w:val="Default"/>
            </w:pPr>
            <w:r w:rsidRPr="00AD08FB">
              <w:rPr>
                <w:rFonts w:ascii="Courier New" w:hAnsi="Courier New" w:cs="Courier New"/>
                <w:sz w:val="16"/>
                <w:szCs w:val="16"/>
              </w:rPr>
              <w:t>&lt;/section&gt;</w:t>
            </w:r>
          </w:p>
        </w:tc>
      </w:tr>
    </w:tbl>
    <w:p w:rsidR="005C79A1" w:rsidP="003A3D50" w:rsidRDefault="005C79A1" w14:paraId="578F320D" w14:textId="60998E15">
      <w:pPr>
        <w:pStyle w:val="Caption"/>
        <w:keepNext/>
        <w:spacing w:after="0"/>
      </w:pPr>
      <w:bookmarkStart w:name="_Ref21875597" w:id="1608"/>
      <w:bookmarkStart w:name="_Ref21875636" w:id="1609"/>
    </w:p>
    <w:p w:rsidR="005C79A1" w:rsidP="003A3D50" w:rsidRDefault="005C79A1" w14:paraId="6AD19990" w14:textId="515FD1DE">
      <w:pPr>
        <w:pStyle w:val="Caption"/>
        <w:keepNext/>
        <w:spacing w:after="0"/>
      </w:pPr>
    </w:p>
    <w:p w:rsidR="005C79A1" w:rsidP="003A3D50" w:rsidRDefault="005C79A1" w14:paraId="7D8F090F" w14:textId="584D7C41">
      <w:pPr>
        <w:pStyle w:val="Caption"/>
        <w:keepNext/>
        <w:spacing w:after="0"/>
      </w:pPr>
    </w:p>
    <w:p w:rsidRPr="005C79A1" w:rsidR="005C79A1" w:rsidP="003B0179" w:rsidRDefault="005C79A1" w14:paraId="2FA4B882" w14:textId="77777777"/>
    <w:p w:rsidR="005A615D" w:rsidP="003A3D50" w:rsidRDefault="005A615D" w14:paraId="3D839C76" w14:textId="2660F7EA">
      <w:pPr>
        <w:pStyle w:val="Caption"/>
        <w:keepNext/>
        <w:spacing w:after="0"/>
      </w:pPr>
      <w:bookmarkStart w:name="_Toc118898762" w:id="1610"/>
      <w:bookmarkStart w:name="_Toc119939964" w:id="1611"/>
      <w:bookmarkStart w:name="_Toc135312996" w:id="1612"/>
      <w:r>
        <w:t xml:space="preserve">Example </w:t>
      </w:r>
      <w:r>
        <w:fldChar w:fldCharType="begin"/>
      </w:r>
      <w:r>
        <w:instrText>SEQ Example \* ARABIC</w:instrText>
      </w:r>
      <w:r>
        <w:fldChar w:fldCharType="separate"/>
      </w:r>
      <w:r w:rsidR="00DC1072">
        <w:rPr>
          <w:noProof/>
        </w:rPr>
        <w:t>41</w:t>
      </w:r>
      <w:r>
        <w:fldChar w:fldCharType="end"/>
      </w:r>
      <w:r>
        <w:t>: No known allergies</w:t>
      </w:r>
      <w:bookmarkEnd w:id="1608"/>
      <w:bookmarkEnd w:id="1609"/>
      <w:bookmarkEnd w:id="1610"/>
      <w:bookmarkEnd w:id="1611"/>
      <w:bookmarkEnd w:id="1612"/>
    </w:p>
    <w:tbl>
      <w:tblPr>
        <w:tblW w:w="10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01"/>
      </w:tblGrid>
      <w:tr w:rsidR="005A615D" w:rsidTr="004E29C8" w14:paraId="3ED4CFF7" w14:textId="77777777">
        <w:tc>
          <w:tcPr>
            <w:tcW w:w="10201" w:type="dxa"/>
            <w:shd w:val="clear" w:color="auto" w:fill="auto"/>
          </w:tcPr>
          <w:p w:rsidRPr="00AD08FB" w:rsidR="00C17782" w:rsidP="00AD08FB" w:rsidRDefault="00C17782" w14:paraId="7D162D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rsidRPr="00AD08FB" w:rsidR="00C17782" w:rsidP="00AD08FB" w:rsidRDefault="00C17782" w14:paraId="56EE2110" w14:textId="4325B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Pr="005C79A1" w:rsidR="005C79A1">
              <w:rPr>
                <w:rFonts w:ascii="Wingdings" w:hAnsi="Wingdings" w:eastAsia="Wingdings" w:cs="Wingdings"/>
                <w:sz w:val="16"/>
                <w:szCs w:val="16"/>
              </w:rPr>
              <w:t>à</w:t>
            </w:r>
          </w:p>
          <w:p w:rsidRPr="00AD08FB" w:rsidR="00C17782" w:rsidP="00AD08FB" w:rsidRDefault="00C17782" w14:paraId="087755D5" w14:textId="2DA1E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1"/&gt;</w:t>
            </w:r>
          </w:p>
          <w:p w:rsidRPr="00AD08FB" w:rsidR="00C17782" w:rsidP="00AD08FB" w:rsidRDefault="00C17782" w14:paraId="652478E2" w14:textId="3FBA2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433E7242" w14:textId="526DD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rsidRPr="00AD08FB" w:rsidR="00C17782" w:rsidP="00AD08FB" w:rsidRDefault="00C17782" w14:paraId="4DB226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rsidRPr="00AD08FB" w:rsidR="00C17782" w:rsidP="00AD08FB" w:rsidRDefault="00C17782" w14:paraId="468EB005" w14:textId="7529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rsidRPr="00AD08FB" w:rsidR="00C17782" w:rsidP="00AD08FB" w:rsidRDefault="00C17782" w14:paraId="6B03902C" w14:textId="2E2CF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rsidRPr="00AD08FB" w:rsidR="00C17782" w:rsidP="00AD08FB" w:rsidRDefault="00C17782" w14:paraId="02BED875" w14:textId="1630A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Allergy Concern Act --&gt;</w:t>
            </w:r>
          </w:p>
          <w:p w:rsidRPr="00AD08FB" w:rsidR="00C17782" w:rsidP="00AD08FB" w:rsidRDefault="00C17782" w14:paraId="6E82A657" w14:textId="4D889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AD08FB" w:rsidRDefault="00C17782" w14:paraId="25344D66" w14:textId="500FC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rsidRPr="00AD08FB" w:rsidR="00C17782" w:rsidP="00AD08FB" w:rsidRDefault="00C17782" w14:paraId="6289FAEC" w14:textId="75CC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626C2AC4" w14:textId="43AB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6AB184C8" w14:textId="5F39A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rsidRPr="00AD08FB" w:rsidR="00C17782" w:rsidP="00AD08FB" w:rsidRDefault="00C17782" w14:paraId="373FD5DB" w14:textId="14212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26FC0D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E96F52D" w14:textId="6C294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rsidRPr="00AD08FB" w:rsidR="00C17782" w:rsidP="00AD08FB" w:rsidRDefault="00C17782" w14:paraId="70488D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A6EEC07" w14:textId="6CD96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rsidRPr="00AD08FB" w:rsidR="00C17782" w:rsidP="00AD08FB" w:rsidRDefault="00C17782" w14:paraId="7C619065" w14:textId="0975E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currently tracked concerns are active concerns--&gt;</w:t>
            </w:r>
          </w:p>
          <w:p w:rsidRPr="00AD08FB" w:rsidR="00C17782" w:rsidP="00AD08FB" w:rsidRDefault="00C17782" w14:paraId="45ED7A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427A2036" w14:textId="303E3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62328697" w14:textId="30E78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rsidRPr="00AD08FB" w:rsidR="00C17782" w:rsidP="00AD08FB" w:rsidRDefault="00C17782" w14:paraId="476239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1E5528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4030D7C" w14:textId="1A4C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442925B7" w14:textId="5772A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7998A4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6FFA7646" w14:textId="32DEB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76984527" w14:textId="7F1E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A1CE65" w14:textId="38D15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3C77E1D1" w14:textId="53ACE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5E1EE2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61EBA3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7E681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51078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28D30D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43C637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263A3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22580A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269FD211" w14:textId="7D9DB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rsidRPr="00AD08FB" w:rsidR="00C17782" w:rsidP="00AD08FB" w:rsidRDefault="00C17782" w14:paraId="5C4AA9DF" w14:textId="601F3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No Known Allergies --&gt;</w:t>
            </w:r>
          </w:p>
          <w:p w:rsidRPr="00AD08FB" w:rsidR="00C17782" w:rsidP="00AD08FB" w:rsidRDefault="00C17782" w14:paraId="3763A5BB" w14:textId="6F5E1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rsidRPr="00AD08FB" w:rsidR="00C17782" w:rsidP="00AD08FB" w:rsidRDefault="00C17782" w14:paraId="04D9C8FC" w14:textId="1444D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rsidRPr="00AD08FB" w:rsidR="00C17782" w:rsidP="00AD08FB" w:rsidRDefault="00C17782" w14:paraId="32001B0D" w14:textId="10BED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rsidRPr="00AD08FB" w:rsidR="00C17782" w:rsidP="00AD08FB" w:rsidRDefault="00C17782" w14:paraId="491AA1B5" w14:textId="6F92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rsidRPr="00AD08FB" w:rsidR="00C17782" w:rsidP="00AD08FB" w:rsidRDefault="00C17782" w14:paraId="1DBA6A62" w14:textId="3985C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7"/&gt;</w:t>
            </w:r>
          </w:p>
          <w:p w:rsidRPr="00AD08FB" w:rsidR="00C17782" w:rsidP="00AD08FB" w:rsidRDefault="00C17782" w14:paraId="138FEBF9" w14:textId="08FCA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rsidRPr="00AD08FB" w:rsidR="00C17782" w:rsidP="00AD08FB" w:rsidRDefault="00C17782" w14:paraId="135C760B" w14:textId="56DA2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5D293B84" w14:textId="1BE6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Pr="00AD08FB" w:rsidR="000B72C7">
              <w:rPr>
                <w:rFonts w:ascii="Courier New" w:hAnsi="Courier New" w:cs="Courier New"/>
                <w:sz w:val="16"/>
                <w:szCs w:val="16"/>
              </w:rPr>
              <w:t>.</w:t>
            </w:r>
            <w:r w:rsidR="000B72C7">
              <w:rPr>
                <w:rFonts w:ascii="Courier New" w:hAnsi="Courier New" w:cs="Courier New"/>
                <w:sz w:val="16"/>
                <w:szCs w:val="16"/>
              </w:rPr>
              <w:t>5</w:t>
            </w:r>
            <w:r w:rsidRPr="00AD08FB" w:rsidR="000B72C7">
              <w:rPr>
                <w:rFonts w:ascii="Courier New" w:hAnsi="Courier New" w:cs="Courier New"/>
                <w:sz w:val="16"/>
                <w:szCs w:val="16"/>
              </w:rPr>
              <w:t>.</w:t>
            </w:r>
            <w:r w:rsidRPr="00AD08FB">
              <w:rPr>
                <w:rFonts w:ascii="Courier New" w:hAnsi="Courier New" w:cs="Courier New"/>
                <w:sz w:val="16"/>
                <w:szCs w:val="16"/>
              </w:rPr>
              <w:t>4"/&gt;</w:t>
            </w:r>
          </w:p>
          <w:p w:rsidRPr="00AD08FB" w:rsidR="00C17782" w:rsidP="00AD08FB" w:rsidRDefault="00C17782" w14:paraId="11DD27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6C46C5F9" w14:textId="45A5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rsidRPr="00AD08FB" w:rsidR="00C17782" w:rsidP="00AD08FB" w:rsidRDefault="00C17782" w14:paraId="7225C3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DD9B58F" w14:textId="5F64B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rsidRPr="00AD08FB" w:rsidR="00C17782" w:rsidP="00AD08FB" w:rsidRDefault="00C17782" w14:paraId="141708CB" w14:textId="6E0E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rsidRPr="00AD08FB" w:rsidR="00C17782" w:rsidP="00AD08FB" w:rsidRDefault="00C17782" w14:paraId="52B8F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1E1D957A" w14:textId="7F514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FFC37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39EBC19D" w14:textId="0A764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rsidRPr="00AD08FB" w:rsidR="00C17782" w:rsidP="00AD08FB" w:rsidRDefault="00C17782" w14:paraId="246F7017" w14:textId="4E07F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rsidRPr="00AD08FB" w:rsidR="00C17782" w:rsidP="00AD08FB" w:rsidRDefault="00C17782" w14:paraId="622BE3D7" w14:textId="7E508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AD08FB" w:rsidRDefault="00C17782" w14:paraId="48D0A5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07780BAB" w14:textId="077F8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236466AE" w14:textId="29BA9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5DC3E6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3F7236B3" w14:textId="618CA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022F4D">
              <w:rPr>
                <w:rFonts w:ascii="Courier New" w:hAnsi="Courier New" w:cs="Courier New"/>
                <w:sz w:val="16"/>
                <w:szCs w:val="16"/>
              </w:rPr>
              <w:t>.</w:t>
            </w:r>
            <w:r w:rsidR="00022F4D">
              <w:rPr>
                <w:rFonts w:ascii="Courier New" w:hAnsi="Courier New" w:cs="Courier New"/>
                <w:sz w:val="16"/>
                <w:szCs w:val="16"/>
              </w:rPr>
              <w:t>4</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1BA956EF" w14:textId="4236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78C380" w14:textId="2465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rsidRPr="00AD08FB" w:rsidR="00C17782" w:rsidP="00AD08FB" w:rsidRDefault="00C17782" w14:paraId="15F0D394" w14:textId="25D22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52F19295" w14:textId="2239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189132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15456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1929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0EC994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6648AF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0D814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343EB3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6487A3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298E48E" w14:textId="28845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AD08FB" w:rsidRDefault="00C17782" w14:paraId="7E85011C" w14:textId="0FFFC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rsidRPr="00AD08FB" w:rsidR="00C17782" w:rsidP="00AD08FB" w:rsidRDefault="00C17782" w14:paraId="4F889418" w14:textId="5D751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rsidRPr="00AD08FB" w:rsidR="00C17782" w:rsidP="00AD08FB" w:rsidRDefault="00C17782" w14:paraId="45A63F8D" w14:textId="13753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rsidRPr="00AD08FB" w:rsidR="00C17782" w:rsidP="00AD08FB" w:rsidRDefault="00C17782" w14:paraId="15E0CE1B" w14:textId="2D7F1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C4F99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rsidRPr="00AD08FB" w:rsidR="00C17782" w:rsidP="00AD08FB" w:rsidRDefault="00C17782" w14:paraId="44AE9C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rsidRPr="00AD08FB" w:rsidR="00C17782" w:rsidP="00AD08FB" w:rsidRDefault="00C17782" w14:paraId="79BF56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AD08FB" w:rsidRDefault="00C17782" w14:paraId="3C6ED8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AD08FB" w:rsidRDefault="00C17782" w14:paraId="03679E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AD08FB" w:rsidRDefault="00C17782" w14:paraId="394796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AD08FB" w:rsidRDefault="00C17782" w14:paraId="0A6B47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rsidRPr="00AD08FB" w:rsidR="005A615D" w:rsidP="00AD08FB" w:rsidRDefault="00C17782" w14:paraId="50B159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rsidRPr="00C64922" w:rsidR="005A615D" w:rsidP="007D3708" w:rsidRDefault="005A615D" w14:paraId="053B06E8" w14:textId="77777777">
      <w:pPr>
        <w:pStyle w:val="NormalWeb"/>
        <w:spacing w:before="0" w:beforeAutospacing="0" w:after="120" w:afterAutospacing="0"/>
        <w:ind w:hanging="475"/>
      </w:pPr>
    </w:p>
    <w:p w:rsidRPr="00C64922" w:rsidR="007D3708" w:rsidP="004C76D9" w:rsidRDefault="007D3708" w14:paraId="4484B365" w14:textId="77777777">
      <w:pPr>
        <w:pStyle w:val="Heading4"/>
      </w:pPr>
      <w:bookmarkStart w:name="_Allergy_–_Intolerance" w:id="1613"/>
      <w:bookmarkEnd w:id="1613"/>
      <w:r w:rsidRPr="00C64922">
        <w:t xml:space="preserve">Allergy – Intolerance </w:t>
      </w:r>
    </w:p>
    <w:p w:rsidRPr="00D14360" w:rsidR="007D3708" w:rsidP="007D3708" w:rsidRDefault="007D3708" w14:paraId="31E2FD9D" w14:textId="77777777">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rsidRPr="00D14360" w:rsidR="007D3708" w:rsidP="007D3708" w:rsidRDefault="007D3708" w14:paraId="6C28344B"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0"/>
        <w:gridCol w:w="6932"/>
      </w:tblGrid>
      <w:tr w:rsidRPr="00C64922" w:rsidR="009F6BA2" w:rsidTr="004E29C8" w14:paraId="368C483C" w14:textId="77777777">
        <w:trPr>
          <w:cantSplit/>
          <w:tblHeader/>
        </w:trPr>
        <w:tc>
          <w:tcPr>
            <w:tcW w:w="2310" w:type="dxa"/>
            <w:tcBorders>
              <w:bottom w:val="nil"/>
              <w:right w:val="nil"/>
            </w:tcBorders>
            <w:shd w:val="clear" w:color="auto" w:fill="4F81BD"/>
          </w:tcPr>
          <w:p w:rsidRPr="00D14360" w:rsidR="009F6BA2" w:rsidP="00E42FA6" w:rsidRDefault="009F6BA2" w14:paraId="5D6B0D4B" w14:textId="77777777">
            <w:pPr>
              <w:rPr>
                <w:rFonts w:cs="Calibri"/>
                <w:b/>
                <w:bCs/>
                <w:color w:val="FFFFFF"/>
              </w:rPr>
            </w:pPr>
            <w:r w:rsidRPr="00D14360">
              <w:rPr>
                <w:rFonts w:cs="Calibri"/>
                <w:b/>
                <w:bCs/>
                <w:color w:val="FFFFFF"/>
              </w:rPr>
              <w:t>Entry Template</w:t>
            </w:r>
          </w:p>
        </w:tc>
        <w:tc>
          <w:tcPr>
            <w:tcW w:w="6932" w:type="dxa"/>
            <w:shd w:val="clear" w:color="auto" w:fill="4F81BD"/>
          </w:tcPr>
          <w:p w:rsidRPr="00D14360" w:rsidR="009F6BA2" w:rsidP="00E42FA6" w:rsidRDefault="00032D28" w14:paraId="6EE9CD63" w14:textId="7AB2647C">
            <w:pPr>
              <w:rPr>
                <w:rFonts w:cs="Calibri"/>
                <w:b/>
                <w:bCs/>
                <w:color w:val="FFFFFF"/>
              </w:rPr>
            </w:pPr>
            <w:r>
              <w:rPr>
                <w:rFonts w:cs="Calibri"/>
                <w:b/>
                <w:bCs/>
                <w:color w:val="FFFFFF"/>
              </w:rPr>
              <w:t>Allergy</w:t>
            </w:r>
            <w:r w:rsidRPr="00D14360" w:rsidR="009F6BA2">
              <w:rPr>
                <w:rFonts w:cs="Calibri"/>
                <w:b/>
                <w:bCs/>
                <w:color w:val="FFFFFF"/>
              </w:rPr>
              <w:t xml:space="preserve"> - Intolerance Observation (V2) </w:t>
            </w:r>
          </w:p>
          <w:p w:rsidRPr="00D14360" w:rsidR="009F6BA2" w:rsidP="00E42FA6" w:rsidRDefault="009F6BA2" w14:paraId="1A793253" w14:textId="77777777">
            <w:pPr>
              <w:rPr>
                <w:b/>
                <w:bCs/>
                <w:color w:val="FFFFFF"/>
              </w:rPr>
            </w:pPr>
            <w:r w:rsidRPr="00D14360">
              <w:rPr>
                <w:rFonts w:cs="Calibri"/>
                <w:bCs/>
                <w:color w:val="FFFFFF"/>
              </w:rPr>
              <w:t>[observation: identifier urn:hl7ii:2.16.840.1.113883.10.20.22.4.7:2014-06-09 (open)]</w:t>
            </w:r>
          </w:p>
        </w:tc>
      </w:tr>
      <w:tr w:rsidRPr="00C64922" w:rsidR="009F6BA2" w:rsidTr="004E29C8" w14:paraId="1DCCF926" w14:textId="77777777">
        <w:trPr>
          <w:trHeight w:val="368"/>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3EBBF479" w14:textId="77777777">
            <w:pPr>
              <w:rPr>
                <w:rFonts w:cs="Calibri"/>
                <w:b/>
                <w:bCs/>
              </w:rPr>
            </w:pPr>
            <w:r w:rsidRPr="00D14360">
              <w:rPr>
                <w:rFonts w:cs="Calibri"/>
                <w:b/>
                <w:bCs/>
              </w:rPr>
              <w:t>Reference Source</w:t>
            </w:r>
          </w:p>
        </w:tc>
        <w:tc>
          <w:tcPr>
            <w:tcW w:w="6932" w:type="dxa"/>
            <w:tcBorders>
              <w:top w:val="single" w:color="4F81BD" w:sz="4" w:space="0"/>
              <w:bottom w:val="single" w:color="4F81BD" w:sz="4" w:space="0"/>
            </w:tcBorders>
            <w:shd w:val="clear" w:color="auto" w:fill="auto"/>
          </w:tcPr>
          <w:p w:rsidRPr="00D14360" w:rsidR="009F6BA2" w:rsidP="00E42FA6" w:rsidRDefault="009F6BA2" w14:paraId="4B9E9528" w14:textId="77777777">
            <w:pPr>
              <w:rPr>
                <w:rFonts w:ascii="Calibri Light" w:hAnsi="Calibri Light"/>
                <w:color w:val="000000"/>
                <w:szCs w:val="28"/>
              </w:rPr>
            </w:pPr>
            <w:r w:rsidRPr="00D14360">
              <w:rPr>
                <w:rFonts w:ascii="Calibri Light" w:hAnsi="Calibri Light"/>
                <w:color w:val="000000"/>
                <w:szCs w:val="28"/>
              </w:rPr>
              <w:t xml:space="preserve">HL7 C-CDA R2.1 </w:t>
            </w:r>
          </w:p>
        </w:tc>
      </w:tr>
      <w:tr w:rsidRPr="00C64922" w:rsidR="009F6BA2" w:rsidTr="004E29C8" w14:paraId="016861DA" w14:textId="77777777">
        <w:trPr>
          <w:trHeight w:val="350"/>
        </w:trPr>
        <w:tc>
          <w:tcPr>
            <w:tcW w:w="2310" w:type="dxa"/>
            <w:tcBorders>
              <w:right w:val="nil"/>
            </w:tcBorders>
            <w:shd w:val="clear" w:color="auto" w:fill="FFFFFF"/>
          </w:tcPr>
          <w:p w:rsidRPr="00D14360" w:rsidR="009F6BA2" w:rsidP="00E42FA6" w:rsidRDefault="009F6BA2" w14:paraId="5B7EE392" w14:textId="77777777">
            <w:pPr>
              <w:rPr>
                <w:rFonts w:cs="Calibri"/>
                <w:b/>
                <w:bCs/>
              </w:rPr>
            </w:pPr>
            <w:r w:rsidRPr="00D14360">
              <w:rPr>
                <w:rFonts w:cs="Calibri"/>
                <w:b/>
                <w:bCs/>
              </w:rPr>
              <w:t>Purpose</w:t>
            </w:r>
          </w:p>
        </w:tc>
        <w:tc>
          <w:tcPr>
            <w:tcW w:w="6932" w:type="dxa"/>
            <w:shd w:val="clear" w:color="auto" w:fill="auto"/>
          </w:tcPr>
          <w:p w:rsidRPr="00D14360" w:rsidR="009F6BA2" w:rsidP="00D14360" w:rsidRDefault="009F6BA2" w14:paraId="2DED3DCB" w14:textId="0F1EE8CC">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Pr="00C64922" w:rsidR="009F6BA2" w:rsidTr="004E29C8" w14:paraId="13BF288B" w14:textId="77777777">
        <w:trPr>
          <w:trHeight w:val="2510"/>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1C7E9827" w14:textId="77777777">
            <w:pPr>
              <w:rPr>
                <w:rFonts w:cs="Calibri"/>
                <w:b/>
                <w:bCs/>
              </w:rPr>
            </w:pPr>
            <w:r w:rsidRPr="00D14360">
              <w:rPr>
                <w:rFonts w:cs="Calibri"/>
                <w:b/>
                <w:bCs/>
              </w:rPr>
              <w:t>ActStatus</w:t>
            </w:r>
          </w:p>
        </w:tc>
        <w:tc>
          <w:tcPr>
            <w:tcW w:w="6932" w:type="dxa"/>
            <w:tcBorders>
              <w:top w:val="single" w:color="4F81BD" w:sz="4" w:space="0"/>
              <w:bottom w:val="single" w:color="4F81BD" w:sz="4" w:space="0"/>
            </w:tcBorders>
            <w:shd w:val="clear" w:color="auto" w:fill="auto"/>
          </w:tcPr>
          <w:p w:rsidRPr="00D14360" w:rsidR="009F6BA2" w:rsidP="00E42FA6" w:rsidRDefault="009F6BA2" w14:paraId="3F9FCD3C" w14:textId="77777777">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Pr="00D14360" w:rsidR="000912BA">
              <w:rPr>
                <w:rFonts w:ascii="Calibri Light" w:hAnsi="Calibri Light"/>
                <w:color w:val="000000"/>
                <w:szCs w:val="28"/>
              </w:rPr>
              <w:t>.</w:t>
            </w:r>
            <w:r w:rsidRPr="00D14360">
              <w:rPr>
                <w:rFonts w:ascii="Calibri Light" w:hAnsi="Calibri Light"/>
                <w:color w:val="000000"/>
                <w:szCs w:val="28"/>
              </w:rPr>
              <w:t>”</w:t>
            </w:r>
          </w:p>
          <w:p w:rsidR="005C79A1" w:rsidP="00E42FA6" w:rsidRDefault="005C79A1" w14:paraId="31464360" w14:textId="77777777">
            <w:pPr>
              <w:rPr>
                <w:rFonts w:ascii="Calibri Light" w:hAnsi="Calibri Light"/>
                <w:color w:val="000000"/>
                <w:szCs w:val="28"/>
              </w:rPr>
            </w:pPr>
          </w:p>
          <w:p w:rsidRPr="00D14360" w:rsidR="009F6BA2" w:rsidP="00E42FA6" w:rsidRDefault="009F6BA2" w14:paraId="70915D8F" w14:textId="1AF2FC7C">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Pr="00D14360" w:rsidR="0088454D">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4"/>
            </w:r>
          </w:p>
        </w:tc>
      </w:tr>
      <w:tr w:rsidRPr="00C64922" w:rsidR="009F6BA2" w:rsidTr="004E29C8" w14:paraId="6203AFD2" w14:textId="77777777">
        <w:tc>
          <w:tcPr>
            <w:tcW w:w="2310" w:type="dxa"/>
            <w:tcBorders>
              <w:top w:val="single" w:color="4F81BD" w:sz="4" w:space="0"/>
              <w:bottom w:val="single" w:color="4472C4" w:themeColor="accent1" w:sz="4" w:space="0"/>
              <w:right w:val="nil"/>
            </w:tcBorders>
            <w:shd w:val="clear" w:color="auto" w:fill="FFFFFF"/>
          </w:tcPr>
          <w:p w:rsidRPr="00D14360" w:rsidR="009F6BA2" w:rsidP="00E42FA6" w:rsidRDefault="009F6BA2" w14:paraId="27831E0F" w14:textId="77777777">
            <w:pPr>
              <w:rPr>
                <w:rFonts w:cs="Calibri"/>
                <w:b/>
                <w:bCs/>
              </w:rPr>
            </w:pPr>
            <w:r w:rsidRPr="00D14360">
              <w:rPr>
                <w:rFonts w:cs="Calibri"/>
                <w:b/>
                <w:bCs/>
              </w:rPr>
              <w:t>Negation</w:t>
            </w:r>
          </w:p>
        </w:tc>
        <w:tc>
          <w:tcPr>
            <w:tcW w:w="6932" w:type="dxa"/>
            <w:tcBorders>
              <w:top w:val="single" w:color="4F81BD" w:sz="4" w:space="0"/>
              <w:bottom w:val="single" w:color="4472C4" w:themeColor="accent1" w:sz="4" w:space="0"/>
            </w:tcBorders>
            <w:shd w:val="clear" w:color="auto" w:fill="auto"/>
          </w:tcPr>
          <w:p w:rsidRPr="00D14360" w:rsidR="009F6BA2" w:rsidP="00D14360" w:rsidRDefault="009F6BA2" w14:paraId="6C24FC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Pr="00C64922" w:rsidR="009F6BA2" w:rsidTr="004E29C8" w14:paraId="5AD1AAC8" w14:textId="77777777">
        <w:tc>
          <w:tcPr>
            <w:tcW w:w="2310" w:type="dxa"/>
            <w:tcBorders>
              <w:top w:val="single" w:color="4472C4" w:themeColor="accent1" w:sz="4" w:space="0"/>
              <w:right w:val="nil"/>
            </w:tcBorders>
            <w:shd w:val="clear" w:color="auto" w:fill="FFFFFF"/>
          </w:tcPr>
          <w:p w:rsidRPr="00D14360" w:rsidR="009F6BA2" w:rsidP="00D14360" w:rsidRDefault="009F6BA2" w14:paraId="0D4228BF" w14:textId="77777777">
            <w:pPr>
              <w:spacing w:after="120"/>
              <w:rPr>
                <w:rFonts w:cs="Calibri"/>
                <w:b/>
                <w:bCs/>
              </w:rPr>
            </w:pPr>
            <w:r w:rsidRPr="00D14360">
              <w:rPr>
                <w:rFonts w:cs="Calibri"/>
                <w:b/>
                <w:bCs/>
              </w:rPr>
              <w:t>Other Considerations</w:t>
            </w:r>
          </w:p>
        </w:tc>
        <w:tc>
          <w:tcPr>
            <w:tcW w:w="6932" w:type="dxa"/>
            <w:tcBorders>
              <w:top w:val="single" w:color="4472C4" w:themeColor="accent1" w:sz="4" w:space="0"/>
            </w:tcBorders>
            <w:shd w:val="clear" w:color="auto" w:fill="auto"/>
          </w:tcPr>
          <w:p w:rsidRPr="00D14360" w:rsidR="009F6BA2" w:rsidRDefault="009F6BA2" w14:paraId="3E21ECEC" w14:textId="77777777">
            <w:pPr>
              <w:rPr>
                <w:rFonts w:ascii="Calibri Light" w:hAnsi="Calibri Light"/>
              </w:rPr>
            </w:pPr>
            <w:r w:rsidRPr="00D14360">
              <w:rPr>
                <w:rFonts w:ascii="Calibri Light" w:hAnsi="Calibri Light"/>
              </w:rPr>
              <w:t>The optional Allergy Status Observation template (identifier: urn:oid:</w:t>
            </w:r>
          </w:p>
          <w:p w:rsidR="000A1C87" w:rsidP="000A1C87" w:rsidRDefault="009F6BA2" w14:paraId="368AE2CA" w14:textId="7777777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rsidR="009F6BA2" w:rsidP="00D14360" w:rsidRDefault="009F6BA2" w14:paraId="60395E78" w14:textId="77777777">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w:t>
            </w:r>
            <w:r w:rsidRPr="00D14360">
              <w:rPr>
                <w:rFonts w:ascii="Calibri Light" w:hAnsi="Calibri Light"/>
                <w:sz w:val="20"/>
              </w:rPr>
              <w:t xml:space="preserve">for the Criticality Observation include: high criticality, low criticality, or unable to assess criticality. </w:t>
            </w:r>
          </w:p>
          <w:p w:rsidRPr="00D14360" w:rsidR="00F75DF2" w:rsidP="00F75DF2" w:rsidRDefault="00F75DF2" w14:paraId="13E9FA76" w14:textId="39B1E514">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w:history="1" r:id="rId56">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rsidR="00F75DF2" w:rsidP="00F75DF2" w:rsidRDefault="00F75DF2" w14:paraId="123A44AE" w14:textId="77777777">
            <w:pPr>
              <w:rPr>
                <w:rFonts w:ascii="Calibri Light" w:hAnsi="Calibri Light"/>
                <w:color w:val="000000"/>
                <w:szCs w:val="28"/>
              </w:rPr>
            </w:pPr>
            <w:r w:rsidRPr="00D14360">
              <w:rPr>
                <w:rFonts w:ascii="Calibri Light" w:hAnsi="Calibri Light"/>
                <w:color w:val="000000"/>
                <w:szCs w:val="28"/>
              </w:rPr>
              <w:t xml:space="preserve"> </w:t>
            </w:r>
          </w:p>
          <w:p w:rsidRPr="00D14360" w:rsidR="00F75DF2" w:rsidP="00F75DF2" w:rsidRDefault="00F75DF2" w14:paraId="092B3D0C" w14:textId="6069897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Pr="00C64922" w:rsidR="00D946CD" w:rsidTr="004E29C8" w14:paraId="6E4EDD0D" w14:textId="77777777">
        <w:tc>
          <w:tcPr>
            <w:tcW w:w="2310" w:type="dxa"/>
            <w:tcBorders>
              <w:top w:val="single" w:color="4F81BD" w:sz="4" w:space="0"/>
              <w:bottom w:val="single" w:color="4F81BD" w:sz="4" w:space="0"/>
              <w:right w:val="nil"/>
            </w:tcBorders>
            <w:shd w:val="clear" w:color="auto" w:fill="FFFFFF"/>
          </w:tcPr>
          <w:p w:rsidRPr="00D14360" w:rsidR="00D946CD" w:rsidP="00D14360" w:rsidRDefault="0083506C" w14:paraId="3891A80D" w14:textId="77777777">
            <w:pPr>
              <w:spacing w:after="120"/>
              <w:rPr>
                <w:rFonts w:cs="Calibri"/>
                <w:b/>
                <w:bCs/>
              </w:rPr>
            </w:pPr>
            <w:r>
              <w:rPr>
                <w:rFonts w:cs="Calibri"/>
                <w:b/>
                <w:bCs/>
              </w:rPr>
              <w:t>Example</w:t>
            </w:r>
          </w:p>
        </w:tc>
        <w:tc>
          <w:tcPr>
            <w:tcW w:w="6932" w:type="dxa"/>
            <w:tcBorders>
              <w:top w:val="single" w:color="4F81BD" w:sz="4" w:space="0"/>
              <w:bottom w:val="single" w:color="4F81BD" w:sz="4" w:space="0"/>
            </w:tcBorders>
            <w:shd w:val="clear" w:color="auto" w:fill="auto"/>
          </w:tcPr>
          <w:p w:rsidRPr="00AD08FB" w:rsidR="00D946CD" w:rsidP="00D14360" w:rsidRDefault="006B2DAF" w14:paraId="46E8DC0E" w14:textId="51E4276B">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Pr="00AD08FB" w:rsidR="00596CA4">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42</w:t>
            </w:r>
            <w:r w:rsidRPr="00254B4A" w:rsidR="00DC1072">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Pr="00C64922" w:rsidR="00EC158B" w:rsidTr="004E29C8" w14:paraId="22C6C908" w14:textId="77777777">
        <w:tc>
          <w:tcPr>
            <w:tcW w:w="2310" w:type="dxa"/>
            <w:tcBorders>
              <w:bottom w:val="single" w:color="4472C4" w:sz="4" w:space="0"/>
              <w:right w:val="nil"/>
            </w:tcBorders>
            <w:shd w:val="clear" w:color="auto" w:fill="FFFFFF"/>
          </w:tcPr>
          <w:p w:rsidRPr="003A3D50" w:rsidR="00EC158B" w:rsidP="00EC158B" w:rsidRDefault="00EC158B" w14:paraId="62831F00" w14:textId="77777777">
            <w:pPr>
              <w:spacing w:after="120"/>
              <w:rPr>
                <w:rFonts w:cs="Calibri"/>
                <w:b/>
                <w:bCs/>
              </w:rPr>
            </w:pPr>
            <w:r w:rsidRPr="003A3D50">
              <w:rPr>
                <w:rFonts w:cs="Calibri"/>
                <w:b/>
                <w:bCs/>
              </w:rPr>
              <w:t>Example</w:t>
            </w:r>
          </w:p>
        </w:tc>
        <w:tc>
          <w:tcPr>
            <w:tcW w:w="6932" w:type="dxa"/>
            <w:tcBorders>
              <w:bottom w:val="single" w:color="4472C4" w:sz="4" w:space="0"/>
            </w:tcBorders>
            <w:shd w:val="clear" w:color="auto" w:fill="auto"/>
          </w:tcPr>
          <w:p w:rsidRPr="00AD08FB" w:rsidR="00EC158B" w:rsidP="00EC158B" w:rsidRDefault="006B2DAF" w14:paraId="5B4936C3" w14:textId="059CF489">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Pr="00AD08FB" w:rsidR="00596CA4">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43</w:t>
            </w:r>
            <w:r w:rsidRPr="00254B4A" w:rsidR="00DC1072">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Pr="00C64922" w:rsidR="0083506C" w:rsidTr="004E29C8" w14:paraId="356270E6" w14:textId="77777777">
        <w:tc>
          <w:tcPr>
            <w:tcW w:w="2310" w:type="dxa"/>
            <w:tcBorders>
              <w:top w:val="single" w:color="4472C4" w:sz="4" w:space="0"/>
              <w:bottom w:val="single" w:color="4F81BD" w:sz="4" w:space="0"/>
              <w:right w:val="nil"/>
            </w:tcBorders>
            <w:shd w:val="clear" w:color="auto" w:fill="FFFFFF"/>
          </w:tcPr>
          <w:p w:rsidRPr="003A3D50" w:rsidR="0083506C" w:rsidP="00EC158B" w:rsidRDefault="00596CA4" w14:paraId="3F1B0ADA" w14:textId="77777777">
            <w:pPr>
              <w:spacing w:after="120"/>
              <w:rPr>
                <w:rFonts w:cs="Calibri"/>
                <w:b/>
                <w:bCs/>
              </w:rPr>
            </w:pPr>
            <w:r w:rsidRPr="003A3D50">
              <w:rPr>
                <w:rFonts w:cs="Calibri"/>
                <w:b/>
                <w:bCs/>
              </w:rPr>
              <w:t>Example</w:t>
            </w:r>
          </w:p>
        </w:tc>
        <w:tc>
          <w:tcPr>
            <w:tcW w:w="6932" w:type="dxa"/>
            <w:tcBorders>
              <w:top w:val="single" w:color="4472C4" w:sz="4" w:space="0"/>
              <w:bottom w:val="single" w:color="4F81BD" w:sz="4" w:space="0"/>
            </w:tcBorders>
            <w:shd w:val="clear" w:color="auto" w:fill="auto"/>
          </w:tcPr>
          <w:p w:rsidRPr="00AD08FB" w:rsidR="0083506C" w:rsidP="0083506C" w:rsidRDefault="003709A6" w14:paraId="0B7C29F6" w14:textId="72D51824">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w:history="1" r:id="rId57">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Pr="00AD08FB" w:rsidR="00A46C09">
              <w:rPr>
                <w:rStyle w:val="Hyperlink"/>
                <w:rFonts w:ascii="Calibri Light" w:hAnsi="Calibri Light" w:cs="Calibri Light"/>
                <w:i w:val="0"/>
                <w:iCs w:val="0"/>
                <w:color w:val="000000"/>
                <w:sz w:val="20"/>
                <w:szCs w:val="20"/>
              </w:rPr>
              <w:t>f</w:t>
            </w:r>
            <w:r w:rsidRPr="00AD08FB" w:rsidR="00A46C09">
              <w:rPr>
                <w:rStyle w:val="Hyperlink"/>
                <w:rFonts w:ascii="Calibri Light" w:hAnsi="Calibri Light" w:cs="Calibri Light"/>
                <w:i w:val="0"/>
                <w:iCs w:val="0"/>
                <w:color w:val="000000"/>
                <w:sz w:val="20"/>
                <w:szCs w:val="20"/>
                <w:u w:val="none"/>
              </w:rPr>
              <w:t xml:space="preserve">or additional examples for allergies </w:t>
            </w:r>
          </w:p>
        </w:tc>
      </w:tr>
    </w:tbl>
    <w:p w:rsidRPr="00D14360" w:rsidR="007D3708" w:rsidP="007D3708" w:rsidRDefault="007D3708" w14:paraId="1C91F9AE" w14:textId="0137B0CF">
      <w:pPr>
        <w:pStyle w:val="Caption"/>
        <w:rPr>
          <w:rFonts w:cs="Calibri"/>
        </w:rPr>
      </w:pPr>
      <w:bookmarkStart w:name="_Toc118898834" w:id="1614"/>
      <w:bookmarkStart w:name="_Toc119940037" w:id="1615"/>
      <w:bookmarkStart w:name="_Toc135313068" w:id="1616"/>
      <w:r w:rsidRPr="00C64922">
        <w:t xml:space="preserve">Table </w:t>
      </w:r>
      <w:r>
        <w:fldChar w:fldCharType="begin"/>
      </w:r>
      <w:r>
        <w:instrText>SEQ Table \* ARABIC</w:instrText>
      </w:r>
      <w:r>
        <w:fldChar w:fldCharType="separate"/>
      </w:r>
      <w:r w:rsidR="00DC1072">
        <w:rPr>
          <w:noProof/>
        </w:rPr>
        <w:t>47</w:t>
      </w:r>
      <w:r>
        <w:fldChar w:fldCharType="end"/>
      </w:r>
      <w:r w:rsidRPr="00C64922">
        <w:t>: Allergy - Intolerance Observation</w:t>
      </w:r>
      <w:r w:rsidR="00852DED">
        <w:t xml:space="preserve"> Template</w:t>
      </w:r>
      <w:bookmarkEnd w:id="1614"/>
      <w:bookmarkEnd w:id="1615"/>
      <w:bookmarkEnd w:id="1616"/>
    </w:p>
    <w:p w:rsidRPr="00D14360" w:rsidR="007D3708" w:rsidP="007D3708" w:rsidRDefault="007D3708" w14:paraId="27243EB0" w14:textId="77777777">
      <w:pPr>
        <w:spacing w:after="120"/>
        <w:rPr>
          <w:rFonts w:cs="Calibri"/>
        </w:rPr>
      </w:pPr>
    </w:p>
    <w:p w:rsidRPr="00C64922" w:rsidR="007D3708" w:rsidP="009F6BA2" w:rsidRDefault="007D3708" w14:paraId="34859B70" w14:textId="32337120">
      <w:pPr>
        <w:pStyle w:val="Caption"/>
        <w:keepNext/>
        <w:spacing w:after="0"/>
      </w:pPr>
      <w:bookmarkStart w:name="_2iq8gzs" w:colFirst="0" w:colLast="0" w:id="1617"/>
      <w:bookmarkStart w:name="_Ref21875682" w:id="1618"/>
      <w:bookmarkStart w:name="_Toc118898763" w:id="1619"/>
      <w:bookmarkStart w:name="_Toc119939965" w:id="1620"/>
      <w:bookmarkStart w:name="_Toc135312997" w:id="1621"/>
      <w:bookmarkEnd w:id="1617"/>
      <w:r w:rsidRPr="00C64922">
        <w:t xml:space="preserve">Example </w:t>
      </w:r>
      <w:r>
        <w:fldChar w:fldCharType="begin"/>
      </w:r>
      <w:r>
        <w:instrText>SEQ Example \* ARABIC</w:instrText>
      </w:r>
      <w:r>
        <w:fldChar w:fldCharType="separate"/>
      </w:r>
      <w:r w:rsidR="00DC1072">
        <w:rPr>
          <w:noProof/>
        </w:rPr>
        <w:t>42</w:t>
      </w:r>
      <w:r>
        <w:fldChar w:fldCharType="end"/>
      </w:r>
      <w:r w:rsidRPr="00C64922">
        <w:t>: Recording an allergy that started in January of 2009, but became a tracked concern as of January 4, 2014</w:t>
      </w:r>
      <w:bookmarkEnd w:id="1618"/>
      <w:bookmarkEnd w:id="1619"/>
      <w:bookmarkEnd w:id="1620"/>
      <w:bookmarkEnd w:id="162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0E14A63" w14:textId="77777777">
        <w:tc>
          <w:tcPr>
            <w:tcW w:w="9350" w:type="dxa"/>
            <w:shd w:val="clear" w:color="auto" w:fill="auto"/>
          </w:tcPr>
          <w:p w:rsidRPr="00D14360" w:rsidR="007D3708" w:rsidP="007D3708" w:rsidRDefault="007D3708" w14:paraId="04A8E5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 typeCode="DRIV"&gt;</w:t>
            </w:r>
          </w:p>
          <w:p w:rsidRPr="00D14360" w:rsidR="007D3708" w:rsidP="007D3708" w:rsidRDefault="007D3708" w14:paraId="5E806E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classCode="ACT" moodCode="EVN"&gt;</w:t>
            </w:r>
          </w:p>
          <w:p w:rsidRPr="00D14360" w:rsidR="007D3708" w:rsidP="007D3708" w:rsidRDefault="007D3708" w14:paraId="000E8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4756EB3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 extension="2015-08-01"/&gt;</w:t>
            </w:r>
          </w:p>
          <w:p w:rsidRPr="00D14360" w:rsidR="007D3708" w:rsidP="007D3708" w:rsidRDefault="007D3708" w14:paraId="6C89E2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root="2.16.840.1.113883.10.20.22.4.30"/&gt;</w:t>
            </w:r>
          </w:p>
          <w:p w:rsidRPr="00D14360" w:rsidR="007D3708" w:rsidP="007D3708" w:rsidRDefault="007D3708" w14:paraId="00C7756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7EEFDE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codeSystem="2.16.840.1.113883.5.6"/&gt;</w:t>
            </w:r>
          </w:p>
          <w:p w:rsidRPr="00D14360" w:rsidR="007D3708" w:rsidP="007D3708" w:rsidRDefault="007D3708" w14:paraId="533CF47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code="active"/&gt;</w:t>
            </w:r>
          </w:p>
          <w:p w:rsidRPr="00D14360" w:rsidR="007D3708" w:rsidP="007D3708" w:rsidRDefault="007D3708" w14:paraId="647BA2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7615A2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6F984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value="20140104123506-0500"/&gt;</w:t>
            </w:r>
          </w:p>
          <w:p w:rsidRPr="00D14360" w:rsidR="007D3708" w:rsidP="007D3708" w:rsidRDefault="007D3708" w14:paraId="1D4E01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54AE0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2788763" w14:textId="4E030193">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20140104123506-0500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54EEB8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653965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6600F7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typeCode="SUBJ"&gt;</w:t>
            </w:r>
          </w:p>
          <w:p w:rsidRPr="00D14360" w:rsidR="007D3708" w:rsidP="007D3708" w:rsidRDefault="007D3708" w14:paraId="4E1DFC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6F6EAA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395A5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&lt;templateId root="2.16.840.1.113883.10.20.22.4.7"/&gt;</w:t>
            </w:r>
          </w:p>
          <w:p w:rsidRPr="00D14360" w:rsidR="007D3708" w:rsidP="007D3708" w:rsidRDefault="007D3708" w14:paraId="1EE9E29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0DA60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369E08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&lt;statusCode code="completed"/&gt;</w:t>
            </w:r>
          </w:p>
          <w:p w:rsidRPr="00D14360" w:rsidR="007D3708" w:rsidP="007D3708" w:rsidRDefault="007D3708" w14:paraId="67C93394" w14:textId="2AA8CE5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2CCC998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402B4F1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58865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34DBDA3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w:t>
            </w:r>
          </w:p>
          <w:p w:rsidRPr="00D14360" w:rsidR="007D3708" w:rsidP="007D3708" w:rsidRDefault="007D3708" w14:paraId="714FEC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221F6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&lt;/entryRelationship&gt;</w:t>
            </w:r>
          </w:p>
          <w:p w:rsidRPr="00D14360" w:rsidR="007D3708" w:rsidP="007D3708" w:rsidRDefault="007D3708" w14:paraId="0C077BF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162A53E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D14360" w:rsidR="007D3708" w:rsidP="007D3708" w:rsidRDefault="007D3708" w14:paraId="0DEF9BC6" w14:textId="77777777">
      <w:pPr>
        <w:spacing w:before="240" w:after="120"/>
        <w:rPr>
          <w:rFonts w:eastAsia="Calibri" w:cs="Calibri"/>
        </w:rPr>
      </w:pPr>
      <w:bookmarkStart w:name="_9vzc303ak3gr" w:colFirst="0" w:colLast="0" w:id="1622"/>
      <w:bookmarkEnd w:id="1622"/>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rsidRPr="00D14360" w:rsidR="007D3708" w:rsidP="0054522C" w:rsidRDefault="007D3708" w14:paraId="3C37AC4F" w14:textId="77777777">
      <w:pPr>
        <w:pStyle w:val="ListParagraph"/>
        <w:numPr>
          <w:ilvl w:val="0"/>
          <w:numId w:val="12"/>
        </w:numPr>
        <w:spacing w:after="120"/>
        <w:rPr>
          <w:rFonts w:cs="Calibri"/>
        </w:rPr>
      </w:pPr>
      <w:r w:rsidRPr="00D14360">
        <w:rPr>
          <w:rFonts w:cs="Calibri"/>
        </w:rPr>
        <w:t>act/statusCode - completed</w:t>
      </w:r>
    </w:p>
    <w:p w:rsidRPr="00D14360" w:rsidR="007D3708" w:rsidP="0054522C" w:rsidRDefault="007D3708" w14:paraId="3EDA2113" w14:textId="77777777">
      <w:pPr>
        <w:pStyle w:val="ListParagraph"/>
        <w:numPr>
          <w:ilvl w:val="0"/>
          <w:numId w:val="12"/>
        </w:numPr>
        <w:spacing w:after="120"/>
        <w:rPr>
          <w:rFonts w:cs="Calibri"/>
        </w:rPr>
      </w:pPr>
      <w:r w:rsidRPr="00D14360">
        <w:rPr>
          <w:rFonts w:eastAsia="Calibri" w:cs="Calibri"/>
        </w:rPr>
        <w:t>act/effectiveTime/low – a month ago</w:t>
      </w:r>
    </w:p>
    <w:p w:rsidRPr="00D14360" w:rsidR="007D3708" w:rsidP="0054522C" w:rsidRDefault="007D3708" w14:paraId="5133AF97" w14:textId="77777777">
      <w:pPr>
        <w:pStyle w:val="ListParagraph"/>
        <w:numPr>
          <w:ilvl w:val="0"/>
          <w:numId w:val="12"/>
        </w:numPr>
        <w:spacing w:after="120"/>
        <w:rPr>
          <w:rFonts w:cs="Calibri"/>
        </w:rPr>
      </w:pPr>
      <w:r w:rsidRPr="00D14360">
        <w:rPr>
          <w:rFonts w:eastAsia="Calibri" w:cs="Calibri"/>
        </w:rPr>
        <w:t>act/effectiveTime/high – today (no longer a concern)</w:t>
      </w:r>
    </w:p>
    <w:p w:rsidRPr="00D14360" w:rsidR="007D3708" w:rsidP="0054522C" w:rsidRDefault="007D3708" w14:paraId="46E41DF4" w14:textId="77777777">
      <w:pPr>
        <w:pStyle w:val="ListParagraph"/>
        <w:numPr>
          <w:ilvl w:val="0"/>
          <w:numId w:val="12"/>
        </w:numPr>
        <w:spacing w:after="120"/>
        <w:rPr>
          <w:rFonts w:cs="Calibri"/>
        </w:rPr>
      </w:pPr>
      <w:r w:rsidRPr="00D14360">
        <w:rPr>
          <w:rFonts w:eastAsia="Calibri" w:cs="Calibri"/>
        </w:rPr>
        <w:t>act/author/time – today</w:t>
      </w:r>
    </w:p>
    <w:p w:rsidRPr="00D14360" w:rsidR="007D3708" w:rsidP="0054522C" w:rsidRDefault="007D3708" w14:paraId="385DFB46" w14:textId="77777777">
      <w:pPr>
        <w:pStyle w:val="ListParagraph"/>
        <w:numPr>
          <w:ilvl w:val="0"/>
          <w:numId w:val="12"/>
        </w:numPr>
        <w:spacing w:after="120"/>
        <w:rPr>
          <w:rFonts w:cs="Calibri"/>
        </w:rPr>
      </w:pPr>
      <w:r w:rsidRPr="00D14360">
        <w:rPr>
          <w:rFonts w:eastAsia="Calibri" w:cs="Calibri"/>
        </w:rPr>
        <w:t>act/entryRelationship/observation/effectiveTime/low – five years ago</w:t>
      </w:r>
    </w:p>
    <w:p w:rsidRPr="00D14360" w:rsidR="007D3708" w:rsidP="0054522C" w:rsidRDefault="007D3708" w14:paraId="087D79E9" w14:textId="77777777">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rsidRPr="00C64922" w:rsidR="007D3708" w:rsidP="009F6BA2" w:rsidRDefault="007D3708" w14:paraId="50BA8C14" w14:textId="2C194866">
      <w:pPr>
        <w:pStyle w:val="Caption"/>
        <w:keepNext/>
        <w:spacing w:after="0"/>
      </w:pPr>
      <w:bookmarkStart w:name="_3hv69ve" w:colFirst="0" w:colLast="0" w:id="1623"/>
      <w:bookmarkStart w:name="_Ref21875693" w:id="1624"/>
      <w:bookmarkStart w:name="_Ref21875714" w:id="1625"/>
      <w:bookmarkStart w:name="_Toc118898764" w:id="1626"/>
      <w:bookmarkStart w:name="_Toc119939966" w:id="1627"/>
      <w:bookmarkStart w:name="_Toc135312998" w:id="1628"/>
      <w:bookmarkEnd w:id="1623"/>
      <w:r w:rsidRPr="00C64922">
        <w:t xml:space="preserve">Example </w:t>
      </w:r>
      <w:r>
        <w:fldChar w:fldCharType="begin"/>
      </w:r>
      <w:r>
        <w:instrText>SEQ Example \* ARABIC</w:instrText>
      </w:r>
      <w:r>
        <w:fldChar w:fldCharType="separate"/>
      </w:r>
      <w:r w:rsidR="00DC1072">
        <w:rPr>
          <w:noProof/>
        </w:rPr>
        <w:t>43</w:t>
      </w:r>
      <w:r>
        <w:fldChar w:fldCharType="end"/>
      </w:r>
      <w:r w:rsidRPr="00C64922">
        <w:t>: Updating an allergy that is no longer a concern</w:t>
      </w:r>
      <w:bookmarkEnd w:id="1624"/>
      <w:bookmarkEnd w:id="1625"/>
      <w:bookmarkEnd w:id="1626"/>
      <w:bookmarkEnd w:id="1627"/>
      <w:bookmarkEnd w:id="162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37DD6BA" w14:textId="77777777">
        <w:tc>
          <w:tcPr>
            <w:tcW w:w="9350" w:type="dxa"/>
            <w:shd w:val="clear" w:color="auto" w:fill="auto"/>
          </w:tcPr>
          <w:p w:rsidRPr="00D14360" w:rsidR="007D3708" w:rsidP="007D3708" w:rsidRDefault="007D3708" w14:paraId="1F9CAA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 typeCode="DRIV"&gt;</w:t>
            </w:r>
          </w:p>
          <w:p w:rsidRPr="00D14360" w:rsidR="007D3708" w:rsidP="007D3708" w:rsidRDefault="007D3708" w14:paraId="583611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classCode="ACT" moodCode="EVN"&gt;</w:t>
            </w:r>
          </w:p>
          <w:p w:rsidRPr="00D14360" w:rsidR="007D3708" w:rsidP="007D3708" w:rsidRDefault="007D3708" w14:paraId="2D49E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0628CF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 extension="2015-08-01"/&gt;</w:t>
            </w:r>
          </w:p>
          <w:p w:rsidRPr="00D14360" w:rsidR="007D3708" w:rsidP="007D3708" w:rsidRDefault="007D3708" w14:paraId="66A65B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root="2.16.840.1.113883.10.20.22.4.30"/&gt;</w:t>
            </w:r>
          </w:p>
          <w:p w:rsidRPr="00D14360" w:rsidR="007D3708" w:rsidP="007D3708" w:rsidRDefault="007D3708" w14:paraId="171107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036351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codeSystem="2.16.840.1.113883.5.6"/&gt;</w:t>
            </w:r>
          </w:p>
          <w:p w:rsidRPr="00D14360" w:rsidR="007D3708" w:rsidP="007D3708" w:rsidRDefault="007D3708" w14:paraId="142E11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46727E2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315D60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665E18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value="20160104123506-0500"/&gt;</w:t>
            </w:r>
          </w:p>
          <w:p w:rsidRPr="00D14360" w:rsidR="007D3708" w:rsidP="007D3708" w:rsidRDefault="007D3708" w14:paraId="42CBDF9D" w14:textId="5A5AAC8A">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224E70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64024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55B93F45" w14:textId="29EFD29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3EBD21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78B125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F0916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typeCode="SUBJ"&gt;</w:t>
            </w:r>
          </w:p>
          <w:p w:rsidRPr="00D14360" w:rsidR="007D3708" w:rsidP="007D3708" w:rsidRDefault="007D3708" w14:paraId="5AB3A3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388C86A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216B20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&lt;templateId root="2.16.840.1.113883.10.20.22.4.7"/&gt;</w:t>
            </w:r>
          </w:p>
          <w:p w:rsidRPr="00D14360" w:rsidR="007D3708" w:rsidP="007D3708" w:rsidRDefault="007D3708" w14:paraId="3BB865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2C1E7B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28662B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&lt;statusCode code="completed"/&gt;</w:t>
            </w:r>
          </w:p>
          <w:p w:rsidRPr="00D14360" w:rsidR="007D3708" w:rsidP="007D3708" w:rsidRDefault="007D3708" w14:paraId="72963207" w14:textId="2901858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070A39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2E4A8A7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7CAF4F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6C9436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
          <w:p w:rsidRPr="00D14360" w:rsidR="007D3708" w:rsidP="007D3708" w:rsidRDefault="007D3708" w14:paraId="0CFC7332" w14:textId="77777777">
            <w:pPr>
              <w:rPr>
                <w:rFonts w:ascii="Courier New" w:hAnsi="Courier New" w:eastAsia="Courier New" w:cs="Courier New"/>
                <w:sz w:val="16"/>
                <w:szCs w:val="16"/>
              </w:rPr>
            </w:pPr>
          </w:p>
          <w:p w:rsidRPr="00D14360" w:rsidR="007D3708" w:rsidP="007D3708" w:rsidRDefault="007D3708" w14:paraId="4BDC07C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Add representation of the Allergy Status Observation …</w:t>
            </w:r>
          </w:p>
          <w:p w:rsidRPr="00D14360" w:rsidR="007D3708" w:rsidP="007D3708" w:rsidRDefault="007D3708" w14:paraId="53232320" w14:textId="77777777">
            <w:pPr>
              <w:rPr>
                <w:rFonts w:ascii="Courier New" w:hAnsi="Courier New" w:eastAsia="Courier New" w:cs="Courier New"/>
                <w:sz w:val="16"/>
                <w:szCs w:val="16"/>
              </w:rPr>
            </w:pPr>
          </w:p>
          <w:p w:rsidRPr="00D14360" w:rsidR="007D3708" w:rsidP="007D3708" w:rsidRDefault="007D3708" w14:paraId="0607678F" w14:textId="77777777">
            <w:pPr>
              <w:rPr>
                <w:rFonts w:ascii="Courier New" w:hAnsi="Courier New" w:eastAsia="Courier New" w:cs="Courier New"/>
                <w:sz w:val="16"/>
                <w:szCs w:val="16"/>
              </w:rPr>
            </w:pPr>
          </w:p>
          <w:p w:rsidRPr="00D14360" w:rsidR="007D3708" w:rsidP="007D3708" w:rsidRDefault="007D3708" w14:paraId="651C7FC3" w14:textId="77777777">
            <w:pPr>
              <w:rPr>
                <w:rFonts w:ascii="Courier New" w:hAnsi="Courier New" w:eastAsia="Courier New" w:cs="Courier New"/>
                <w:sz w:val="16"/>
                <w:szCs w:val="16"/>
              </w:rPr>
            </w:pPr>
          </w:p>
          <w:p w:rsidRPr="00D14360" w:rsidR="007D3708" w:rsidP="007D3708" w:rsidRDefault="007D3708" w14:paraId="115E39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66C25FE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&lt;/entryRelationship&gt;</w:t>
            </w:r>
          </w:p>
          <w:p w:rsidRPr="00D14360" w:rsidR="007D3708" w:rsidP="007D3708" w:rsidRDefault="007D3708" w14:paraId="49E72F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4514A1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C64922" w:rsidR="007D3708" w:rsidP="007D3708" w:rsidRDefault="007D3708" w14:paraId="4DA374C9" w14:textId="77777777"/>
    <w:p w:rsidR="003B4A08" w:rsidP="00FD31AC" w:rsidRDefault="003B4A08" w14:paraId="12C42D59" w14:textId="77777777">
      <w:pPr>
        <w:pStyle w:val="Heading3"/>
      </w:pPr>
      <w:bookmarkStart w:name="_1g2mgppetc1b" w:colFirst="0" w:colLast="0" w:id="1629"/>
      <w:bookmarkStart w:name="_r4qobpdsa8gi" w:colFirst="0" w:colLast="0" w:id="1630"/>
      <w:bookmarkStart w:name="_Toc21871984" w:id="1631"/>
      <w:bookmarkStart w:name="_Toc21872440" w:id="1632"/>
      <w:bookmarkStart w:name="_Toc21880211" w:id="1633"/>
      <w:bookmarkStart w:name="_Toc21890041" w:id="1634"/>
      <w:bookmarkStart w:name="_Toc21894185" w:id="1635"/>
      <w:bookmarkStart w:name="_Toc21898112" w:id="1636"/>
      <w:bookmarkStart w:name="_Toc21926860" w:id="1637"/>
      <w:bookmarkStart w:name="_decgrv9t1aie" w:colFirst="0" w:colLast="0" w:id="1638"/>
      <w:bookmarkStart w:name="_2w2p62nb7uhv" w:colFirst="0" w:colLast="0" w:id="1639"/>
      <w:bookmarkStart w:name="_Toc21871985" w:id="1640"/>
      <w:bookmarkStart w:name="_Toc21872441" w:id="1641"/>
      <w:bookmarkStart w:name="_Toc21880212" w:id="1642"/>
      <w:bookmarkStart w:name="_Toc21890042" w:id="1643"/>
      <w:bookmarkStart w:name="_Toc21894186" w:id="1644"/>
      <w:bookmarkStart w:name="_Toc21898113" w:id="1645"/>
      <w:bookmarkStart w:name="_Toc21926861" w:id="1646"/>
      <w:bookmarkStart w:name="_2r1s7u6ysjhs" w:colFirst="0" w:colLast="0" w:id="1647"/>
      <w:bookmarkStart w:name="_Medical_Equipment" w:id="1648"/>
      <w:bookmarkStart w:name="_Toc11219060" w:id="1649"/>
      <w:bookmarkStart w:name="_Toc11391315" w:id="1650"/>
      <w:bookmarkStart w:name="_Toc119939869" w:id="1651"/>
      <w:bookmarkStart w:name="_Toc135312900" w:id="1652"/>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r w:rsidRPr="00C64922">
        <w:t>Medical Equipment</w:t>
      </w:r>
      <w:bookmarkEnd w:id="1649"/>
      <w:bookmarkEnd w:id="1650"/>
      <w:bookmarkEnd w:id="1651"/>
      <w:bookmarkEnd w:id="1652"/>
    </w:p>
    <w:p w:rsidRPr="00AD08FB" w:rsidR="008F693D" w:rsidP="003A3D50" w:rsidRDefault="008F693D" w14:paraId="0B0C5925" w14:textId="77777777">
      <w:pPr>
        <w:rPr>
          <w:rFonts w:cs="Calibri"/>
        </w:rPr>
      </w:pPr>
      <w:r w:rsidRPr="00AD08FB">
        <w:rPr>
          <w:rFonts w:cs="Calibri"/>
        </w:rPr>
        <w:t xml:space="preserve">Medical Equipment includes devices implanted within the patient and devices the patient has or uses. </w:t>
      </w:r>
    </w:p>
    <w:p w:rsidRPr="00C64922" w:rsidR="003B4A08" w:rsidP="004C76D9" w:rsidRDefault="003B4A08" w14:paraId="73C4A18D" w14:textId="77777777">
      <w:pPr>
        <w:pStyle w:val="Heading4"/>
      </w:pPr>
      <w:bookmarkStart w:name="_5uivdi1pw4m2" w:colFirst="0" w:colLast="0" w:id="1653"/>
      <w:bookmarkStart w:name="_Toc11043681" w:id="1654"/>
      <w:bookmarkEnd w:id="1653"/>
      <w:r w:rsidRPr="00C64922">
        <w:t>Implanted Device</w:t>
      </w:r>
      <w:bookmarkEnd w:id="1654"/>
    </w:p>
    <w:p w:rsidRPr="00D14360" w:rsidR="003B4A08" w:rsidP="003B4A08" w:rsidRDefault="003B4A08" w14:paraId="59769881" w14:textId="77777777">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rsidR="003B4A08" w:rsidP="003B4A08" w:rsidRDefault="003B4A08" w14:paraId="35C5777D" w14:textId="77777777">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rsidR="00632AAF" w:rsidP="00632AAF" w:rsidRDefault="00632AAF" w14:paraId="7385BC17" w14:textId="77777777">
      <w:pPr>
        <w:spacing w:after="120"/>
        <w:rPr>
          <w:rFonts w:eastAsia="Calibri" w:cs="Calibri"/>
        </w:rPr>
      </w:pPr>
      <w:r>
        <w:rPr>
          <w:rFonts w:eastAsia="Calibri" w:cs="Calibri"/>
        </w:rPr>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rsidRPr="00D14360" w:rsidR="003B4A08" w:rsidP="003A3D50" w:rsidRDefault="003B4A08" w14:paraId="6C8DBBB5" w14:textId="77777777">
      <w:pPr>
        <w:pStyle w:val="NormalWeb"/>
        <w:spacing w:before="0" w:beforeAutospacing="0" w:after="120" w:afterAutospacing="0"/>
        <w:rPr>
          <w:rFonts w:eastAsia="Calibri"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3ECB2C84" w14:textId="77777777">
        <w:trPr>
          <w:cantSplit/>
          <w:tblHeader/>
        </w:trPr>
        <w:tc>
          <w:tcPr>
            <w:tcW w:w="1765" w:type="dxa"/>
            <w:tcBorders>
              <w:bottom w:val="nil"/>
              <w:right w:val="nil"/>
            </w:tcBorders>
            <w:shd w:val="clear" w:color="auto" w:fill="4F81BD"/>
          </w:tcPr>
          <w:p w:rsidRPr="00D14360" w:rsidR="009F6BA2" w:rsidP="00E42FA6" w:rsidRDefault="009F6BA2" w14:paraId="14670A9D"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500EE640" w14:textId="77777777">
            <w:pPr>
              <w:rPr>
                <w:rFonts w:cs="Calibri"/>
                <w:b/>
                <w:iCs/>
                <w:color w:val="FFFFFF"/>
              </w:rPr>
            </w:pPr>
            <w:r w:rsidRPr="00D14360">
              <w:rPr>
                <w:rFonts w:cs="Calibri"/>
                <w:b/>
                <w:iCs/>
                <w:color w:val="FFFFFF"/>
              </w:rPr>
              <w:t xml:space="preserve">Procedure Activity Procedure (V2) </w:t>
            </w:r>
          </w:p>
          <w:p w:rsidRPr="00D14360" w:rsidR="009F6BA2" w:rsidP="00E42FA6" w:rsidRDefault="009F6BA2" w14:paraId="66A40E73" w14:textId="77777777">
            <w:pPr>
              <w:rPr>
                <w:rFonts w:cs="Calibri"/>
                <w:bCs/>
                <w:color w:val="FFFFFF"/>
              </w:rPr>
            </w:pPr>
            <w:r w:rsidRPr="00D14360">
              <w:rPr>
                <w:rFonts w:cs="Calibri"/>
                <w:bCs/>
                <w:color w:val="FFFFFF"/>
                <w:sz w:val="18"/>
              </w:rPr>
              <w:t>[procedure: identifier urn:hl7ii:2.16.840.1.113883.10.20.22.4.14:2014-06-09 (open)]</w:t>
            </w:r>
          </w:p>
        </w:tc>
      </w:tr>
      <w:tr w:rsidRPr="00C64922" w:rsidR="002954CE" w:rsidTr="004E29C8" w14:paraId="4D06481E"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13779C85" w14:textId="77777777">
            <w:pPr>
              <w:rPr>
                <w:rFonts w:cs="Calibri"/>
                <w:b/>
                <w:bCs/>
              </w:rPr>
            </w:pPr>
            <w:r w:rsidRPr="00D14360">
              <w:rPr>
                <w:rFonts w:cs="Calibri"/>
                <w:b/>
                <w:bCs/>
              </w:rPr>
              <w:t>Reference Source</w:t>
            </w:r>
          </w:p>
        </w:tc>
        <w:tc>
          <w:tcPr>
            <w:tcW w:w="7590" w:type="dxa"/>
            <w:tcBorders>
              <w:top w:val="single" w:color="4F81BD" w:sz="4" w:space="0"/>
              <w:bottom w:val="single" w:color="4F81BD" w:sz="4" w:space="0"/>
            </w:tcBorders>
            <w:shd w:val="clear" w:color="auto" w:fill="auto"/>
          </w:tcPr>
          <w:p w:rsidRPr="00D14360" w:rsidR="009F6BA2" w:rsidP="00E42FA6" w:rsidRDefault="009F6BA2" w14:paraId="6EBC689D"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3729AC88" w14:textId="77777777">
        <w:trPr>
          <w:cantSplit/>
        </w:trPr>
        <w:tc>
          <w:tcPr>
            <w:tcW w:w="1765" w:type="dxa"/>
            <w:tcBorders>
              <w:right w:val="nil"/>
            </w:tcBorders>
            <w:shd w:val="clear" w:color="auto" w:fill="FFFFFF"/>
          </w:tcPr>
          <w:p w:rsidRPr="003A3D50" w:rsidR="009F6BA2" w:rsidP="00E42FA6" w:rsidRDefault="009F6BA2" w14:paraId="0509951F" w14:textId="77777777">
            <w:pPr>
              <w:rPr>
                <w:rFonts w:cs="Calibri"/>
                <w:b/>
                <w:bCs/>
              </w:rPr>
            </w:pPr>
            <w:r w:rsidRPr="003A3D50">
              <w:rPr>
                <w:rFonts w:cs="Calibri"/>
                <w:b/>
                <w:bCs/>
              </w:rPr>
              <w:t>Purpose</w:t>
            </w:r>
          </w:p>
        </w:tc>
        <w:tc>
          <w:tcPr>
            <w:tcW w:w="7590" w:type="dxa"/>
            <w:shd w:val="clear" w:color="auto" w:fill="auto"/>
          </w:tcPr>
          <w:p w:rsidRPr="00AD08FB" w:rsidR="009F6BA2" w:rsidP="003A3D50" w:rsidRDefault="004338DE" w14:paraId="5BAA8127" w14:textId="77777777">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Pr="00C64922" w:rsidR="002954CE" w:rsidTr="004E29C8" w14:paraId="1699CB12"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54CC9E71" w14:textId="77777777">
            <w:pPr>
              <w:rPr>
                <w:rFonts w:cs="Calibri"/>
                <w:b/>
                <w:bCs/>
              </w:rPr>
            </w:pPr>
            <w:r w:rsidRPr="00D14360">
              <w:rPr>
                <w:rFonts w:cs="Calibri"/>
                <w:b/>
                <w:bCs/>
              </w:rPr>
              <w:t>ActStatus</w:t>
            </w:r>
          </w:p>
        </w:tc>
        <w:tc>
          <w:tcPr>
            <w:tcW w:w="7590" w:type="dxa"/>
            <w:tcBorders>
              <w:top w:val="single" w:color="4F81BD" w:sz="4" w:space="0"/>
              <w:bottom w:val="single" w:color="4F81BD" w:sz="4" w:space="0"/>
            </w:tcBorders>
            <w:shd w:val="clear" w:color="auto" w:fill="auto"/>
          </w:tcPr>
          <w:p w:rsidRPr="001D17B7" w:rsidR="00632AAF" w:rsidP="00632AAF" w:rsidRDefault="00632AAF" w14:paraId="48E7485D" w14:textId="77777777">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Pr="001D17B7" w:rsidR="00863460">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rsidR="00852DED" w:rsidP="00E42FA6" w:rsidRDefault="00852DED" w14:paraId="6BD00687" w14:textId="77777777">
            <w:pPr>
              <w:rPr>
                <w:rFonts w:ascii="Calibri Light" w:hAnsi="Calibri Light" w:cs="Calibri Light"/>
                <w:color w:val="000000"/>
              </w:rPr>
            </w:pPr>
          </w:p>
          <w:p w:rsidRPr="005A615D" w:rsidR="009F6BA2" w:rsidP="00E42FA6" w:rsidRDefault="00632AAF" w14:paraId="269754B8" w14:textId="3A6D3BCE">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Pr="001D17B7" w:rsidR="0088454D">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Pr="00C64922" w:rsidR="002954CE" w:rsidTr="004E29C8" w14:paraId="27CF613B" w14:textId="77777777">
        <w:trPr>
          <w:cantSplit/>
        </w:trPr>
        <w:tc>
          <w:tcPr>
            <w:tcW w:w="1765" w:type="dxa"/>
            <w:tcBorders>
              <w:top w:val="single" w:color="4F81BD" w:sz="4" w:space="0"/>
              <w:bottom w:val="single" w:color="4472C4" w:themeColor="accent1" w:sz="4" w:space="0"/>
              <w:right w:val="nil"/>
            </w:tcBorders>
            <w:shd w:val="clear" w:color="auto" w:fill="FFFFFF"/>
          </w:tcPr>
          <w:p w:rsidRPr="00D14360" w:rsidR="009F6BA2" w:rsidP="00E42FA6" w:rsidRDefault="009F6BA2" w14:paraId="25103C2B" w14:textId="77777777">
            <w:pPr>
              <w:rPr>
                <w:rFonts w:cs="Calibri"/>
                <w:b/>
                <w:bCs/>
              </w:rPr>
            </w:pPr>
            <w:r w:rsidRPr="00D14360">
              <w:rPr>
                <w:rFonts w:cs="Calibri"/>
                <w:b/>
                <w:bCs/>
              </w:rPr>
              <w:t>Negation</w:t>
            </w:r>
          </w:p>
        </w:tc>
        <w:tc>
          <w:tcPr>
            <w:tcW w:w="7590" w:type="dxa"/>
            <w:tcBorders>
              <w:top w:val="single" w:color="4F81BD" w:sz="4" w:space="0"/>
              <w:bottom w:val="single" w:color="4472C4" w:themeColor="accent1" w:sz="4" w:space="0"/>
            </w:tcBorders>
            <w:shd w:val="clear" w:color="auto" w:fill="auto"/>
          </w:tcPr>
          <w:p w:rsidRPr="0083506C" w:rsidR="009F6BA2" w:rsidP="00D14360" w:rsidRDefault="009F6BA2" w14:paraId="7AE1142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Pr="00C64922" w:rsidR="002954CE" w:rsidTr="004E29C8" w14:paraId="44A757C8" w14:textId="77777777">
        <w:trPr>
          <w:cantSplit/>
        </w:trPr>
        <w:tc>
          <w:tcPr>
            <w:tcW w:w="1765" w:type="dxa"/>
            <w:tcBorders>
              <w:top w:val="single" w:color="4472C4" w:themeColor="accent1" w:sz="4" w:space="0"/>
              <w:right w:val="nil"/>
            </w:tcBorders>
            <w:shd w:val="clear" w:color="auto" w:fill="FFFFFF"/>
          </w:tcPr>
          <w:p w:rsidRPr="00D14360" w:rsidR="009F6BA2" w:rsidP="00E42FA6" w:rsidRDefault="009F6BA2" w14:paraId="6A3275C4" w14:textId="77777777">
            <w:pPr>
              <w:rPr>
                <w:rFonts w:cs="Calibri"/>
                <w:b/>
                <w:bCs/>
              </w:rPr>
            </w:pPr>
            <w:r w:rsidRPr="00D14360">
              <w:rPr>
                <w:rFonts w:cs="Calibri"/>
                <w:b/>
                <w:bCs/>
              </w:rPr>
              <w:t>Other Considerations</w:t>
            </w:r>
          </w:p>
        </w:tc>
        <w:tc>
          <w:tcPr>
            <w:tcW w:w="7590" w:type="dxa"/>
            <w:tcBorders>
              <w:top w:val="single" w:color="4472C4" w:themeColor="accent1" w:sz="4" w:space="0"/>
            </w:tcBorders>
            <w:shd w:val="clear" w:color="auto" w:fill="auto"/>
          </w:tcPr>
          <w:p w:rsidR="004338DE" w:rsidP="00632AAF" w:rsidRDefault="004338DE" w14:paraId="2CDCDAB6" w14:textId="77777777">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rsidR="008F693D" w:rsidP="008F693D" w:rsidRDefault="008F693D" w14:paraId="2FBF5148" w14:textId="77777777">
            <w:pPr>
              <w:rPr>
                <w:rFonts w:ascii="Calibri Light" w:hAnsi="Calibri Light" w:cs="Calibri Light"/>
                <w:color w:val="000000"/>
              </w:rPr>
            </w:pPr>
          </w:p>
          <w:p w:rsidRPr="00AD08FB" w:rsidR="008F693D" w:rsidP="008F693D" w:rsidRDefault="00632AAF" w14:paraId="599E16D7" w14:textId="77777777">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Pr="00AD08FB" w:rsidR="008F693D">
              <w:rPr>
                <w:rFonts w:ascii="Calibri Light" w:hAnsi="Calibri Light" w:cs="Calibri Light"/>
                <w:color w:val="000000"/>
              </w:rPr>
              <w:t>[act: identifier urn:oid:2.16.840.1.113883.10.20.22.4.122 (open)]</w:t>
            </w:r>
          </w:p>
          <w:p w:rsidR="008F693D" w:rsidP="00E42FA6" w:rsidRDefault="008F693D" w14:paraId="20DF0E39" w14:textId="77777777">
            <w:pPr>
              <w:pStyle w:val="Default"/>
              <w:rPr>
                <w:rFonts w:ascii="Calibri Light" w:hAnsi="Calibri Light" w:cs="Calibri Light"/>
                <w:sz w:val="20"/>
              </w:rPr>
            </w:pPr>
          </w:p>
          <w:p w:rsidRPr="005A615D" w:rsidR="009F6BA2" w:rsidP="00E42FA6" w:rsidRDefault="009F6BA2" w14:paraId="28316B90" w14:textId="77777777">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rsidRPr="009F13BB" w:rsidR="009F6BA2" w:rsidP="00D14360" w:rsidRDefault="009F6BA2" w14:paraId="0AF83866" w14:textId="77777777">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Pr="005A615D" w:rsidR="002E35FE">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rsidR="000D713E" w:rsidP="003A3D50" w:rsidRDefault="000D713E" w14:paraId="5F6D4682" w14:textId="77777777">
            <w:pPr>
              <w:pStyle w:val="CommentText"/>
              <w:rPr>
                <w:rFonts w:ascii="Calibri Light" w:hAnsi="Calibri Light" w:cs="Calibri Light"/>
              </w:rPr>
            </w:pPr>
          </w:p>
          <w:p w:rsidRPr="0083506C" w:rsidR="00F75DF2" w:rsidP="003A3D50" w:rsidRDefault="00F75DF2" w14:paraId="6F9866A9" w14:textId="1A839FB3">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Pr="00C64922" w:rsidR="008F693D" w:rsidTr="004E29C8" w14:paraId="5EBFA106" w14:textId="77777777">
        <w:trPr>
          <w:cantSplit/>
        </w:trPr>
        <w:tc>
          <w:tcPr>
            <w:tcW w:w="1765" w:type="dxa"/>
            <w:tcBorders>
              <w:top w:val="single" w:color="4F81BD" w:sz="4" w:space="0"/>
              <w:bottom w:val="single" w:color="4F81BD" w:sz="4" w:space="0"/>
              <w:right w:val="nil"/>
            </w:tcBorders>
            <w:shd w:val="clear" w:color="auto" w:fill="FFFFFF"/>
          </w:tcPr>
          <w:p w:rsidRPr="00AD08FB" w:rsidR="008F693D" w:rsidP="00996381" w:rsidRDefault="008F693D" w14:paraId="62DF6D32"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8F693D" w:rsidP="00996381" w:rsidRDefault="008F693D" w14:paraId="306CF354" w14:textId="70BD734E">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44: Implanted Device – known procedure </w:t>
            </w:r>
            <w:r w:rsidR="00DC1072">
              <w:t>d</w:t>
            </w:r>
            <w:r w:rsidRPr="00C64922" w:rsidR="00DC1072">
              <w:t>etails</w:t>
            </w:r>
            <w:r w:rsidRPr="00AD08FB">
              <w:rPr>
                <w:rFonts w:ascii="Calibri Light" w:hAnsi="Calibri Light" w:cs="Calibri Light"/>
                <w:sz w:val="20"/>
              </w:rPr>
              <w:fldChar w:fldCharType="end"/>
            </w:r>
          </w:p>
        </w:tc>
      </w:tr>
      <w:tr w:rsidRPr="00C64922" w:rsidR="00996381" w:rsidTr="004E29C8" w14:paraId="04568C08" w14:textId="77777777">
        <w:trPr>
          <w:cantSplit/>
        </w:trPr>
        <w:tc>
          <w:tcPr>
            <w:tcW w:w="1765" w:type="dxa"/>
            <w:tcBorders>
              <w:top w:val="single" w:color="4F81BD" w:sz="4" w:space="0"/>
              <w:bottom w:val="single" w:color="4F81BD" w:sz="4" w:space="0"/>
              <w:right w:val="nil"/>
            </w:tcBorders>
            <w:shd w:val="clear" w:color="auto" w:fill="FFFFFF"/>
          </w:tcPr>
          <w:p w:rsidRPr="00AD08FB" w:rsidR="00996381" w:rsidP="00996381" w:rsidRDefault="008F693D" w14:paraId="78915644"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996381" w:rsidP="00996381" w:rsidRDefault="008F693D" w14:paraId="7AA76EE7" w14:textId="567DAC1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45: Implanted Device - Procedure </w:t>
            </w:r>
            <w:r w:rsidR="00DC1072">
              <w:t>u</w:t>
            </w:r>
            <w:r w:rsidRPr="00C64922" w:rsidR="00DC1072">
              <w:t>nknown</w:t>
            </w:r>
            <w:r w:rsidRPr="00AD08FB">
              <w:rPr>
                <w:rFonts w:ascii="Calibri Light" w:hAnsi="Calibri Light" w:cs="Calibri Light"/>
                <w:sz w:val="20"/>
              </w:rPr>
              <w:fldChar w:fldCharType="end"/>
            </w:r>
          </w:p>
        </w:tc>
      </w:tr>
      <w:tr w:rsidRPr="00C64922" w:rsidR="008F693D" w:rsidTr="004E29C8" w14:paraId="2337EC33" w14:textId="77777777">
        <w:trPr>
          <w:cantSplit/>
          <w:trHeight w:val="71"/>
        </w:trPr>
        <w:tc>
          <w:tcPr>
            <w:tcW w:w="1765" w:type="dxa"/>
            <w:tcBorders>
              <w:bottom w:val="single" w:color="4472C4" w:sz="4" w:space="0"/>
              <w:right w:val="nil"/>
            </w:tcBorders>
            <w:shd w:val="clear" w:color="auto" w:fill="FFFFFF"/>
          </w:tcPr>
          <w:p w:rsidRPr="00D14360" w:rsidR="008F693D" w:rsidP="008F693D" w:rsidRDefault="008F693D" w14:paraId="0746C8FB" w14:textId="77777777">
            <w:pPr>
              <w:rPr>
                <w:rFonts w:cs="Calibri"/>
                <w:b/>
                <w:bCs/>
              </w:rPr>
            </w:pPr>
            <w:r w:rsidRPr="00D14360">
              <w:rPr>
                <w:rFonts w:cs="Calibri"/>
                <w:b/>
                <w:bCs/>
              </w:rPr>
              <w:t>Example</w:t>
            </w:r>
          </w:p>
        </w:tc>
        <w:tc>
          <w:tcPr>
            <w:tcW w:w="7590" w:type="dxa"/>
            <w:tcBorders>
              <w:bottom w:val="single" w:color="4472C4" w:sz="4" w:space="0"/>
            </w:tcBorders>
            <w:shd w:val="clear" w:color="auto" w:fill="auto"/>
          </w:tcPr>
          <w:p w:rsidRPr="00AD08FB" w:rsidR="008F693D" w:rsidP="008F693D" w:rsidRDefault="008F693D" w14:paraId="4198EFE5" w14:textId="26342D3F">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46: No Implanted </w:t>
            </w:r>
            <w:r w:rsidRPr="00C64922" w:rsidR="00DC1072">
              <w:t>Devices</w:t>
            </w:r>
            <w:r w:rsidRPr="009F13BB">
              <w:rPr>
                <w:rFonts w:ascii="Calibri Light" w:hAnsi="Calibri Light" w:cs="Calibri Light"/>
                <w:sz w:val="20"/>
              </w:rPr>
              <w:fldChar w:fldCharType="end"/>
            </w:r>
          </w:p>
        </w:tc>
      </w:tr>
      <w:tr w:rsidRPr="00C64922" w:rsidR="008F693D" w:rsidTr="004E29C8" w14:paraId="7460E17F" w14:textId="77777777">
        <w:trPr>
          <w:cantSplit/>
          <w:trHeight w:val="71"/>
        </w:trPr>
        <w:tc>
          <w:tcPr>
            <w:tcW w:w="1765" w:type="dxa"/>
            <w:tcBorders>
              <w:top w:val="single" w:color="4472C4" w:sz="4" w:space="0"/>
              <w:bottom w:val="single" w:color="4472C4" w:sz="4" w:space="0"/>
              <w:right w:val="nil"/>
            </w:tcBorders>
            <w:shd w:val="clear" w:color="auto" w:fill="FFFFFF"/>
          </w:tcPr>
          <w:p w:rsidRPr="00D14360" w:rsidR="008F693D" w:rsidP="008F693D" w:rsidRDefault="008F693D" w14:paraId="336D295C" w14:textId="77777777">
            <w:pPr>
              <w:rPr>
                <w:rFonts w:cs="Calibri"/>
                <w:b/>
                <w:bCs/>
              </w:rPr>
            </w:pPr>
            <w:r w:rsidRPr="00D14360">
              <w:rPr>
                <w:rFonts w:cs="Calibri"/>
                <w:b/>
                <w:bCs/>
              </w:rPr>
              <w:t>Example</w:t>
            </w:r>
          </w:p>
        </w:tc>
        <w:tc>
          <w:tcPr>
            <w:tcW w:w="7590" w:type="dxa"/>
            <w:tcBorders>
              <w:top w:val="single" w:color="4472C4" w:sz="4" w:space="0"/>
              <w:bottom w:val="single" w:color="4472C4" w:sz="4" w:space="0"/>
            </w:tcBorders>
            <w:shd w:val="clear" w:color="auto" w:fill="auto"/>
          </w:tcPr>
          <w:p w:rsidR="008F693D" w:rsidP="008F693D" w:rsidRDefault="008F693D" w14:paraId="7DD8772C" w14:textId="11AB417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rsidR="009F6BA2" w:rsidP="009F6BA2" w:rsidRDefault="005C79A1" w14:paraId="43B7B18F" w14:textId="45D66803">
      <w:pPr>
        <w:pStyle w:val="Caption"/>
      </w:pPr>
      <w:r>
        <w:t xml:space="preserve">   </w:t>
      </w:r>
      <w:bookmarkStart w:name="_Toc118898835" w:id="1655"/>
      <w:bookmarkStart w:name="_Toc119940038" w:id="1656"/>
      <w:bookmarkStart w:name="_Toc135313069" w:id="1657"/>
      <w:r w:rsidR="009F6BA2">
        <w:t xml:space="preserve">Table </w:t>
      </w:r>
      <w:r>
        <w:fldChar w:fldCharType="begin"/>
      </w:r>
      <w:r>
        <w:instrText>SEQ Table \* ARABIC</w:instrText>
      </w:r>
      <w:r>
        <w:fldChar w:fldCharType="separate"/>
      </w:r>
      <w:r w:rsidR="00DC1072">
        <w:rPr>
          <w:noProof/>
        </w:rPr>
        <w:t>48</w:t>
      </w:r>
      <w:r>
        <w:fldChar w:fldCharType="end"/>
      </w:r>
      <w:r w:rsidR="009F6BA2">
        <w:t>: Procedure Activity</w:t>
      </w:r>
      <w:r w:rsidR="00852DED">
        <w:t xml:space="preserve"> Template</w:t>
      </w:r>
      <w:bookmarkEnd w:id="1655"/>
      <w:bookmarkEnd w:id="1656"/>
      <w:bookmarkEnd w:id="1657"/>
    </w:p>
    <w:p w:rsidRPr="003A3D50" w:rsidR="000912BA" w:rsidP="003A3D50" w:rsidRDefault="000912BA" w14:paraId="79238E7E" w14:textId="77777777">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rsidRPr="00C64922" w:rsidR="003B4A08" w:rsidP="009F6BA2" w:rsidRDefault="005C79A1" w14:paraId="641E65EB" w14:textId="006D5232">
      <w:pPr>
        <w:pStyle w:val="Caption"/>
        <w:keepNext/>
        <w:spacing w:after="0"/>
        <w:jc w:val="both"/>
      </w:pPr>
      <w:bookmarkStart w:name="_2szc72q" w:colFirst="0" w:colLast="0" w:id="1658"/>
      <w:bookmarkStart w:name="_Ref21872697" w:id="1659"/>
      <w:bookmarkStart w:name="_Ref21873748" w:id="1660"/>
      <w:bookmarkEnd w:id="1658"/>
      <w:r>
        <w:t xml:space="preserve"> </w:t>
      </w:r>
      <w:bookmarkStart w:name="_Toc118898765" w:id="1661"/>
      <w:bookmarkStart w:name="_Toc119939967" w:id="1662"/>
      <w:bookmarkStart w:name="_Toc135312999" w:id="1663"/>
      <w:r w:rsidRPr="00C64922" w:rsidR="003B4A08">
        <w:t xml:space="preserve">Example </w:t>
      </w:r>
      <w:r>
        <w:fldChar w:fldCharType="begin"/>
      </w:r>
      <w:r>
        <w:instrText>SEQ Example \* ARABIC</w:instrText>
      </w:r>
      <w:r>
        <w:fldChar w:fldCharType="separate"/>
      </w:r>
      <w:r w:rsidR="00DC1072">
        <w:rPr>
          <w:noProof/>
        </w:rPr>
        <w:t>44</w:t>
      </w:r>
      <w:r>
        <w:fldChar w:fldCharType="end"/>
      </w:r>
      <w:r w:rsidRPr="00C64922" w:rsidR="003B4A08">
        <w:t xml:space="preserve">: Implanted Device – </w:t>
      </w:r>
      <w:r w:rsidR="005A615D">
        <w:t>k</w:t>
      </w:r>
      <w:r w:rsidRPr="00C64922" w:rsidR="003B4A08">
        <w:t xml:space="preserve">nown </w:t>
      </w:r>
      <w:r w:rsidR="005A615D">
        <w:t>p</w:t>
      </w:r>
      <w:r w:rsidRPr="00C64922" w:rsidR="003B4A08">
        <w:t xml:space="preserve">rocedure </w:t>
      </w:r>
      <w:r w:rsidR="005A615D">
        <w:t>d</w:t>
      </w:r>
      <w:r w:rsidRPr="00C64922" w:rsidR="003B4A08">
        <w:t>etails</w:t>
      </w:r>
      <w:bookmarkEnd w:id="1659"/>
      <w:bookmarkEnd w:id="1660"/>
      <w:bookmarkEnd w:id="1661"/>
      <w:bookmarkEnd w:id="1662"/>
      <w:bookmarkEnd w:id="166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CFE66CD" w14:textId="77777777">
        <w:tc>
          <w:tcPr>
            <w:tcW w:w="9350" w:type="dxa"/>
            <w:shd w:val="clear" w:color="auto" w:fill="auto"/>
          </w:tcPr>
          <w:p w:rsidRPr="00D14360" w:rsidR="003B4A08" w:rsidP="006F5EDD" w:rsidRDefault="003B4A08" w14:paraId="7D38C2CE" w14:textId="77777777">
            <w:pPr>
              <w:rPr>
                <w:rFonts w:ascii="Courier New" w:hAnsi="Courier New" w:eastAsia="Courier New" w:cs="Courier New"/>
                <w:sz w:val="16"/>
                <w:szCs w:val="16"/>
              </w:rPr>
            </w:pPr>
            <w:bookmarkStart w:name="_184mhaj" w:colFirst="0" w:colLast="0" w:id="1664"/>
            <w:bookmarkEnd w:id="1664"/>
            <w:r w:rsidRPr="00D14360">
              <w:rPr>
                <w:rFonts w:ascii="Courier New" w:hAnsi="Courier New" w:eastAsia="Courier New" w:cs="Courier New"/>
                <w:sz w:val="16"/>
                <w:szCs w:val="16"/>
              </w:rPr>
              <w:t>&lt;component&gt;</w:t>
            </w:r>
          </w:p>
          <w:p w:rsidRPr="00D14360" w:rsidR="003B4A08" w:rsidP="006F5EDD" w:rsidRDefault="003B4A08" w14:paraId="0596624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54436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root="2.16.840.1.113883.10.20.22.2.23"/&gt;</w:t>
            </w:r>
          </w:p>
          <w:p w:rsidRPr="00D14360" w:rsidR="003B4A08" w:rsidP="006F5EDD" w:rsidRDefault="003B4A08" w14:paraId="54ED78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352225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codeSystemName="LOINC" displayName="Medical Equipment"/&gt;</w:t>
            </w:r>
          </w:p>
          <w:p w:rsidRPr="00D14360" w:rsidR="003B4A08" w:rsidP="006F5EDD" w:rsidRDefault="003B4A08" w14:paraId="7A0BE0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&lt;title&gt;Implants&lt;/title&gt;</w:t>
            </w:r>
          </w:p>
          <w:p w:rsidRPr="00D14360" w:rsidR="003B4A08" w:rsidP="006F5EDD" w:rsidRDefault="003B4A08" w14:paraId="34AC63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546953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67B5B5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4107E6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71E9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moodCode="EVN"&gt;</w:t>
            </w:r>
          </w:p>
          <w:p w:rsidRPr="00D14360" w:rsidR="003B4A08" w:rsidP="006F5EDD" w:rsidRDefault="003B4A08" w14:paraId="1BE5DB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5C3062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473947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code="609588000" codeSystem="2.16.840.1.113883.6.96" codeSystemName="SNOMED CT" displayName="Total knee replacement (procedure)"&gt;</w:t>
            </w:r>
          </w:p>
          <w:p w:rsidRPr="00D14360" w:rsidR="003B4A08" w:rsidP="006F5EDD" w:rsidRDefault="003B4A08" w14:paraId="7B842CA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18B30B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3B4A08" w:rsidP="006F5EDD" w:rsidRDefault="003B4A08" w14:paraId="27D36DB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75251A6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2B74186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FD9CA1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0129B8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&lt;targetSiteCode code="72696002" codeSystem="2.16.840.1.113883.6.96" codeSystemName="SNOMED CT" displayName="Knee region structure"&gt;</w:t>
            </w:r>
          </w:p>
          <w:p w:rsidRPr="00D14360" w:rsidR="003B4A08" w:rsidP="006F5EDD" w:rsidRDefault="003B4A08" w14:paraId="3886CE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26B37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 code="272741003" codeSystem="2.16.840.1.113883.6.96" codeSystemName="SNOMED CT" displayName="laterality" /&gt;</w:t>
            </w:r>
          </w:p>
          <w:p w:rsidRPr="00D14360" w:rsidR="003B4A08" w:rsidP="006F5EDD" w:rsidRDefault="003B4A08" w14:paraId="4D0E93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code="7771000" codeSystem="2.16.840.1.113883.9.96" codeSystemName="SNOMED CT" displayName="left" /&gt;</w:t>
            </w:r>
          </w:p>
          <w:p w:rsidRPr="00D14360" w:rsidR="003B4A08" w:rsidP="006F5EDD" w:rsidRDefault="003B4A08" w14:paraId="434ED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41A4AEE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&lt;/targetSiteCode&gt;</w:t>
            </w:r>
          </w:p>
          <w:p w:rsidRPr="00D14360" w:rsidR="003B4A08" w:rsidP="006F5EDD" w:rsidRDefault="003B4A08" w14:paraId="65D6D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7F2CA8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6F4BB8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46F915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assigningAuthorityName="FDA" extension="(01)00848486000400(11)160330(10)ABC634(21)123777" root="2.16.840.1.113883.3.3719"/&gt;</w:t>
            </w:r>
          </w:p>
          <w:p w:rsidRPr="00D14360" w:rsidR="003B4A08" w:rsidP="006F5EDD" w:rsidRDefault="003B4A08" w14:paraId="5CAA4B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0C1980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49573F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332437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0F75E5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38F1BE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2D21848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79E506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623B358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scopingEntity/id should correspond to FDA or the appropriate issuing agency. --&gt;</w:t>
            </w:r>
          </w:p>
          <w:p w:rsidRPr="00D14360" w:rsidR="003B4A08" w:rsidP="006F5EDD" w:rsidRDefault="003B4A08" w14:paraId="148293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7058ECF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1E86FE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3BD194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7227E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0027F0C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174DE9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31204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541A2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41FD21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6F8DD5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345045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where targetSiteCode not mapped omitted for space --&gt;</w:t>
            </w:r>
          </w:p>
          <w:p w:rsidRPr="00D14360" w:rsidR="003B4A08" w:rsidP="006F5EDD" w:rsidRDefault="003B4A08" w14:paraId="0674B8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6DD48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3233EC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Pr="00C64922" w:rsidR="003B4A08" w:rsidP="003B4A08" w:rsidRDefault="003B4A08" w14:paraId="16BA8BDC" w14:textId="77777777">
      <w:pPr>
        <w:keepNext/>
        <w:rPr>
          <w:rFonts w:ascii="Courier New" w:hAnsi="Courier New" w:eastAsia="Calibri" w:cs="Courier New"/>
          <w:b/>
          <w:sz w:val="16"/>
          <w:szCs w:val="16"/>
        </w:rPr>
      </w:pPr>
    </w:p>
    <w:p w:rsidRPr="00C64922" w:rsidR="003B4A08" w:rsidP="003B4A08" w:rsidRDefault="003B4A08" w14:paraId="0D94320B" w14:textId="77777777">
      <w:pPr>
        <w:keepNext/>
        <w:rPr>
          <w:rFonts w:ascii="Courier New" w:hAnsi="Courier New" w:eastAsia="Calibri" w:cs="Courier New"/>
          <w:b/>
          <w:sz w:val="16"/>
          <w:szCs w:val="16"/>
        </w:rPr>
      </w:pPr>
    </w:p>
    <w:p w:rsidRPr="00C64922" w:rsidR="003B4A08" w:rsidP="009F6BA2" w:rsidRDefault="005C79A1" w14:paraId="09508F8A" w14:textId="689769BF">
      <w:pPr>
        <w:pStyle w:val="Caption"/>
        <w:keepNext/>
        <w:spacing w:after="0"/>
      </w:pPr>
      <w:bookmarkStart w:name="_Ref21872782" w:id="1665"/>
      <w:r>
        <w:t xml:space="preserve">  </w:t>
      </w:r>
      <w:bookmarkStart w:name="_Toc118898766" w:id="1666"/>
      <w:bookmarkStart w:name="_Toc119939968" w:id="1667"/>
      <w:bookmarkStart w:name="_Toc135313000" w:id="1668"/>
      <w:r w:rsidRPr="00C64922" w:rsidR="003B4A08">
        <w:t xml:space="preserve">Example </w:t>
      </w:r>
      <w:r>
        <w:fldChar w:fldCharType="begin"/>
      </w:r>
      <w:r>
        <w:instrText>SEQ Example \* ARABIC</w:instrText>
      </w:r>
      <w:r>
        <w:fldChar w:fldCharType="separate"/>
      </w:r>
      <w:r w:rsidR="00DC1072">
        <w:rPr>
          <w:noProof/>
        </w:rPr>
        <w:t>45</w:t>
      </w:r>
      <w:r>
        <w:fldChar w:fldCharType="end"/>
      </w:r>
      <w:r w:rsidRPr="00C64922" w:rsidR="003B4A08">
        <w:t xml:space="preserve">: Implanted Device - Procedure </w:t>
      </w:r>
      <w:r w:rsidR="005A615D">
        <w:t>u</w:t>
      </w:r>
      <w:r w:rsidRPr="00C64922" w:rsidR="003B4A08">
        <w:t>nknown</w:t>
      </w:r>
      <w:r w:rsidRPr="00C64922" w:rsidR="003B4A08">
        <w:rPr>
          <w:rFonts w:ascii="Courier New" w:hAnsi="Courier New" w:eastAsia="Calibri" w:cs="Courier New"/>
          <w:b/>
          <w:sz w:val="16"/>
          <w:szCs w:val="16"/>
          <w:vertAlign w:val="superscript"/>
        </w:rPr>
        <w:footnoteReference w:id="126"/>
      </w:r>
      <w:bookmarkEnd w:id="1665"/>
      <w:bookmarkEnd w:id="1666"/>
      <w:bookmarkEnd w:id="1667"/>
      <w:bookmarkEnd w:id="16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26DABC49" w14:textId="77777777">
        <w:tc>
          <w:tcPr>
            <w:tcW w:w="9350" w:type="dxa"/>
            <w:shd w:val="clear" w:color="auto" w:fill="auto"/>
          </w:tcPr>
          <w:p w:rsidRPr="00D14360" w:rsidR="003B4A08" w:rsidP="006F5EDD" w:rsidRDefault="003B4A08" w14:paraId="729F55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65ABB4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072FC5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root="2.16.840.1.113883.10.20.22.2.23"/&gt;</w:t>
            </w:r>
          </w:p>
          <w:p w:rsidRPr="00D14360" w:rsidR="003B4A08" w:rsidP="006F5EDD" w:rsidRDefault="003B4A08" w14:paraId="4EC285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178D6FB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codeSystemName="LOINC" displayName="Medical Equipment"/&gt;</w:t>
            </w:r>
          </w:p>
          <w:p w:rsidRPr="00D14360" w:rsidR="003B4A08" w:rsidP="006F5EDD" w:rsidRDefault="003B4A08" w14:paraId="2804A8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&lt;title&gt;Implants&lt;/title&gt;</w:t>
            </w:r>
          </w:p>
          <w:p w:rsidRPr="00D14360" w:rsidR="003B4A08" w:rsidP="006F5EDD" w:rsidRDefault="003B4A08" w14:paraId="55BABCB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7E596C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3DD67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67B76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1DF4E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moodCode="EVN"&gt;</w:t>
            </w:r>
          </w:p>
          <w:p w:rsidRPr="00D14360" w:rsidR="003B4A08" w:rsidP="006F5EDD" w:rsidRDefault="003B4A08" w14:paraId="6ECEF9D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1552963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1C591A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214E80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5B9EB9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3B4A08" w:rsidP="006F5EDD" w:rsidRDefault="003B4A08" w14:paraId="73324A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6B52FE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69F2A4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CABAA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00C6044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479EC9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31986B5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3F5B8D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assigningAuthorityName="FDA" extension="(01)00848486000400(11)160330(10)ABC634(21)123777" root="2.16.840.1.113883.3.3719"/&gt;</w:t>
            </w:r>
          </w:p>
          <w:p w:rsidRPr="00D14360" w:rsidR="003B4A08" w:rsidP="006F5EDD" w:rsidRDefault="003B4A08" w14:paraId="365322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2E5EBF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03F76D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4631A5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799837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5FA588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6C6389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4196C4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4FEB53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scopingEntity/id should correspond to FDA or the appropriate issuing agency. --&gt;</w:t>
            </w:r>
          </w:p>
          <w:p w:rsidRPr="00D14360" w:rsidR="003B4A08" w:rsidP="006F5EDD" w:rsidRDefault="003B4A08" w14:paraId="11E890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220EFAB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33B569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51A1A7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4195FA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31BCB1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2EE6F30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D05426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7DD16FD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66BC5F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3B5F2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623383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where targetSiteCode not mapped omitted for space --&gt;</w:t>
            </w:r>
          </w:p>
          <w:p w:rsidRPr="00D14360" w:rsidR="003B4A08" w:rsidP="006F5EDD" w:rsidRDefault="003B4A08" w14:paraId="202F606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493316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DDA32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5C79A1" w:rsidP="003A3D50" w:rsidRDefault="005C79A1" w14:paraId="7DCADA18" w14:textId="77777777">
      <w:pPr>
        <w:spacing w:before="120" w:after="120"/>
        <w:rPr>
          <w:rFonts w:eastAsia="Calibri" w:cs="Calibri"/>
        </w:rPr>
      </w:pPr>
    </w:p>
    <w:p w:rsidR="003B4A08" w:rsidP="003A3D50" w:rsidRDefault="003B4A08" w14:paraId="3075F4A4" w14:textId="3CCF98E7">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Pr="00D14360" w:rsidR="006C6002">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rsidRPr="00D14360" w:rsidR="005C79A1" w:rsidP="003A3D50" w:rsidRDefault="005C79A1" w14:paraId="0329AFD6" w14:textId="77777777">
      <w:pPr>
        <w:spacing w:before="120" w:after="120"/>
        <w:rPr>
          <w:rFonts w:eastAsia="Calibri" w:cs="Calibri"/>
        </w:rPr>
      </w:pPr>
    </w:p>
    <w:p w:rsidRPr="00C64922" w:rsidR="003B4A08" w:rsidP="009F6BA2" w:rsidRDefault="005C79A1" w14:paraId="3837134B" w14:textId="554116E9">
      <w:pPr>
        <w:pStyle w:val="Caption"/>
        <w:keepNext/>
        <w:spacing w:after="0"/>
      </w:pPr>
      <w:bookmarkStart w:name="_3s49zyc" w:colFirst="0" w:colLast="0" w:id="1669"/>
      <w:bookmarkStart w:name="_Ref21845968" w:id="1670"/>
      <w:bookmarkEnd w:id="1669"/>
      <w:r>
        <w:t xml:space="preserve">  </w:t>
      </w:r>
      <w:bookmarkStart w:name="_Toc118898767" w:id="1671"/>
      <w:bookmarkStart w:name="_Toc119939969" w:id="1672"/>
      <w:bookmarkStart w:name="_Toc135313001" w:id="1673"/>
      <w:r w:rsidRPr="00C64922" w:rsidR="003B4A08">
        <w:t xml:space="preserve">Example </w:t>
      </w:r>
      <w:r>
        <w:fldChar w:fldCharType="begin"/>
      </w:r>
      <w:r>
        <w:instrText>SEQ Example \* ARABIC</w:instrText>
      </w:r>
      <w:r>
        <w:fldChar w:fldCharType="separate"/>
      </w:r>
      <w:r w:rsidR="00DC1072">
        <w:rPr>
          <w:noProof/>
        </w:rPr>
        <w:t>46</w:t>
      </w:r>
      <w:r>
        <w:fldChar w:fldCharType="end"/>
      </w:r>
      <w:r w:rsidRPr="00C64922" w:rsidR="003B4A08">
        <w:t>: No Implanted Devices</w:t>
      </w:r>
      <w:r w:rsidRPr="00D14360" w:rsidR="003B4A08">
        <w:rPr>
          <w:rFonts w:eastAsia="Calibri" w:cs="Calibri"/>
          <w:vertAlign w:val="superscript"/>
        </w:rPr>
        <w:footnoteReference w:id="127"/>
      </w:r>
      <w:bookmarkEnd w:id="1670"/>
      <w:bookmarkEnd w:id="1671"/>
      <w:bookmarkEnd w:id="1672"/>
      <w:bookmarkEnd w:id="167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0B57041" w14:textId="77777777">
        <w:tc>
          <w:tcPr>
            <w:tcW w:w="9350" w:type="dxa"/>
            <w:shd w:val="clear" w:color="auto" w:fill="auto"/>
          </w:tcPr>
          <w:p w:rsidRPr="00D14360" w:rsidR="003B4A08" w:rsidP="006F5EDD" w:rsidRDefault="003B4A08" w14:paraId="33EBE4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7BA29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680FF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Medical equipment section --&gt;</w:t>
            </w:r>
          </w:p>
          <w:p w:rsidRPr="00D14360" w:rsidR="003B4A08" w:rsidP="00D14360" w:rsidRDefault="003B4A08" w14:paraId="3DE09C5B"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root="2.16.840.1.113883.10.20.22.2.23"/&gt;</w:t>
            </w:r>
          </w:p>
          <w:p w:rsidRPr="00D14360" w:rsidR="003B4A08" w:rsidP="006F5EDD" w:rsidRDefault="003B4A08" w14:paraId="6CDB11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2B3ED9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/&gt;</w:t>
            </w:r>
          </w:p>
          <w:p w:rsidRPr="00D14360" w:rsidR="003B4A08" w:rsidP="006F5EDD" w:rsidRDefault="003B4A08" w14:paraId="2528D3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&lt;title&gt;MEDICAL EQUIPMENT&lt;/title&gt;</w:t>
            </w:r>
          </w:p>
          <w:p w:rsidRPr="00D14360" w:rsidR="003B4A08" w:rsidP="006F5EDD" w:rsidRDefault="003B4A08" w14:paraId="2A4828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history of procedures with implantable devices'--&gt;</w:t>
            </w:r>
          </w:p>
          <w:p w:rsidRPr="00D14360" w:rsidR="003B4A08" w:rsidP="006F5EDD" w:rsidRDefault="003B4A08" w14:paraId="2D5602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implanted devices'--&gt;</w:t>
            </w:r>
          </w:p>
          <w:p w:rsidRPr="00D14360" w:rsidR="003B4A08" w:rsidP="006F5EDD" w:rsidRDefault="003B4A08" w14:paraId="57AEC23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&lt;text&gt;&lt;paragraph ID="Proc"&gt;Patient has no history of implantable devices&lt;/paragraph&gt;&lt;/text&gt;</w:t>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3B4A08" w:rsidP="006F5EDD" w:rsidRDefault="003B4A08" w14:paraId="665E4E0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AE4B2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 negationInd="true"&gt;</w:t>
            </w:r>
          </w:p>
          <w:p w:rsidRPr="00D14360" w:rsidR="003B4A08" w:rsidP="006F5EDD" w:rsidRDefault="003B4A08" w14:paraId="429122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Activity Procedure V2--&gt;</w:t>
            </w:r>
          </w:p>
          <w:p w:rsidRPr="00D14360" w:rsidR="003B4A08" w:rsidP="006F5EDD" w:rsidRDefault="003B4A08" w14:paraId="54D6220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root="2.16.840.1.113883.10.20.22.4.14"/&gt;</w:t>
            </w:r>
          </w:p>
          <w:p w:rsidRPr="00D14360" w:rsidR="003B4A08" w:rsidP="006F5EDD" w:rsidRDefault="003B4A08" w14:paraId="35E52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333EB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root="d5b614bd-01ce-410d-8726-e1fd01dcc72a" /&gt;</w:t>
            </w:r>
          </w:p>
          <w:p w:rsidRPr="00D14360" w:rsidR="003B4A08" w:rsidP="006F5EDD" w:rsidRDefault="003B4A08" w14:paraId="072869C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code="71388002" codeSystem="2.16.840.1.113883.6.96"   </w:t>
            </w:r>
          </w:p>
          <w:p w:rsidRPr="00D14360" w:rsidR="003B4A08" w:rsidP="006F5EDD" w:rsidRDefault="003B4A08" w14:paraId="346DC07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displayName="Procedure"/&gt;</w:t>
            </w:r>
          </w:p>
          <w:p w:rsidRPr="00D14360" w:rsidR="003B4A08" w:rsidP="006F5EDD" w:rsidRDefault="003B4A08" w14:paraId="717D8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8AFA27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value="#Proc"/&gt;</w:t>
            </w:r>
          </w:p>
          <w:p w:rsidRPr="00D14360" w:rsidR="003B4A08" w:rsidP="006F5EDD" w:rsidRDefault="003B4A08" w14:paraId="04F7CF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31E209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 /&gt;</w:t>
            </w:r>
          </w:p>
          <w:p w:rsidRPr="00D14360" w:rsidR="003B4A08" w:rsidP="006F5EDD" w:rsidRDefault="003B4A08" w14:paraId="47932C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nullFlavor="NA" /&gt;</w:t>
            </w:r>
          </w:p>
          <w:p w:rsidRPr="00D14360" w:rsidR="003B4A08" w:rsidP="006F5EDD" w:rsidRDefault="003B4A08" w14:paraId="7422AC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714BBE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01E9CD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0184CF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UDI is 'not applicable' since no procedure --&gt;</w:t>
            </w:r>
          </w:p>
          <w:p w:rsidRPr="00D14360" w:rsidR="003B4A08" w:rsidP="006F5EDD" w:rsidRDefault="003B4A08" w14:paraId="5F1B1C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nullFlavor="NA" root="2.16.840.1.113883.3.3719"/&gt;  </w:t>
            </w:r>
          </w:p>
          <w:p w:rsidRPr="00D14360" w:rsidR="003B4A08" w:rsidP="006F5EDD" w:rsidRDefault="003B4A08" w14:paraId="2E19C3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2D5FBE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code="40388003" codeSystem="2.16.840.1.113883.6.96"   </w:t>
            </w:r>
          </w:p>
          <w:p w:rsidRPr="00D14360" w:rsidR="003B4A08" w:rsidP="006F5EDD" w:rsidRDefault="003B4A08" w14:paraId="4D0FA1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displayName="Implant"/&gt;</w:t>
            </w:r>
          </w:p>
          <w:p w:rsidRPr="00D14360" w:rsidR="003B4A08" w:rsidP="006F5EDD" w:rsidRDefault="003B4A08" w14:paraId="6BB2E36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48CB63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3DBE9B8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5461A7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4176913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7CADD1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r w:rsidRPr="00D14360">
              <w:rPr>
                <w:rFonts w:ascii="Courier New" w:hAnsi="Courier New" w:eastAsia="Courier New" w:cs="Courier New"/>
                <w:sz w:val="16"/>
                <w:szCs w:val="16"/>
              </w:rPr>
              <w:tab/>
            </w:r>
          </w:p>
          <w:p w:rsidRPr="00D14360" w:rsidR="003B4A08" w:rsidP="006F5EDD" w:rsidRDefault="003B4A08" w14:paraId="335B8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59638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999D70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DDC1F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3B4A08" w:rsidP="003B4A08" w:rsidRDefault="003B4A08" w14:paraId="4BA0134D" w14:textId="77777777">
      <w:pPr>
        <w:spacing w:after="120"/>
        <w:rPr>
          <w:rFonts w:eastAsia="Calibri" w:cs="Calibri"/>
          <w:b/>
        </w:rPr>
      </w:pPr>
    </w:p>
    <w:p w:rsidR="00570399" w:rsidP="004C76D9" w:rsidRDefault="00570399" w14:paraId="571158D3" w14:textId="77777777">
      <w:pPr>
        <w:pStyle w:val="Heading4"/>
      </w:pPr>
      <w:bookmarkStart w:name="_dg9nkuve7l5w" w:colFirst="0" w:colLast="0" w:id="1674"/>
      <w:bookmarkEnd w:id="1674"/>
      <w:r>
        <w:t>Non-</w:t>
      </w:r>
      <w:r w:rsidR="00863460">
        <w:t>Implanted</w:t>
      </w:r>
      <w:r w:rsidR="008F693D">
        <w:t xml:space="preserve"> Device</w:t>
      </w:r>
    </w:p>
    <w:p w:rsidRPr="003A3D50" w:rsidR="00570399" w:rsidP="00570399" w:rsidRDefault="008F693D" w14:paraId="4F897284" w14:textId="77777777">
      <w:pPr>
        <w:rPr>
          <w:rFonts w:cs="Calibri"/>
        </w:rPr>
      </w:pPr>
      <w:r>
        <w:rPr>
          <w:rFonts w:cs="Calibri"/>
        </w:rPr>
        <w:t>Non-</w:t>
      </w:r>
      <w:r w:rsidR="00863460">
        <w:rPr>
          <w:rFonts w:cs="Calibri"/>
        </w:rPr>
        <w:t>implanted</w:t>
      </w:r>
      <w:r>
        <w:rPr>
          <w:rFonts w:cs="Calibri"/>
        </w:rPr>
        <w:t xml:space="preserve"> devices are represented with the </w:t>
      </w:r>
      <w:r w:rsidRPr="003A3D50" w:rsidR="00570399">
        <w:rPr>
          <w:rFonts w:cs="Calibri"/>
        </w:rPr>
        <w:t>Non-Medicinal Supply Activity template</w:t>
      </w:r>
      <w:r>
        <w:rPr>
          <w:rFonts w:cs="Calibri"/>
        </w:rPr>
        <w:t>. This template</w:t>
      </w:r>
      <w:r w:rsidRPr="003A3D50" w:rsidR="00570399">
        <w:rPr>
          <w:rFonts w:cs="Calibri"/>
        </w:rPr>
        <w:t xml:space="preserve"> </w:t>
      </w:r>
      <w:r w:rsidR="004338DE">
        <w:rPr>
          <w:rFonts w:cs="Calibri"/>
        </w:rPr>
        <w:t xml:space="preserve">is used </w:t>
      </w:r>
      <w:r w:rsidRPr="003A3D50" w:rsidR="00570399">
        <w:rPr>
          <w:rFonts w:cs="Calibri"/>
        </w:rPr>
        <w:t xml:space="preserve">to represent devices the patient </w:t>
      </w:r>
      <w:r w:rsidR="004338DE">
        <w:rPr>
          <w:rFonts w:cs="Calibri"/>
        </w:rPr>
        <w:t xml:space="preserve">has </w:t>
      </w:r>
      <w:r w:rsidRPr="003A3D50" w:rsidR="00570399">
        <w:rPr>
          <w:rFonts w:cs="Calibri"/>
        </w:rPr>
        <w:t xml:space="preserve">such as </w:t>
      </w:r>
      <w:r w:rsidRPr="00863460" w:rsidR="00863460">
        <w:rPr>
          <w:rFonts w:cs="Calibri"/>
        </w:rPr>
        <w:t>eyeglasses</w:t>
      </w:r>
      <w:r w:rsidRPr="003A3D50" w:rsidR="00570399">
        <w:rPr>
          <w:rFonts w:cs="Calibri"/>
        </w:rPr>
        <w:t xml:space="preserve"> </w:t>
      </w:r>
      <w:r w:rsidR="004338DE">
        <w:rPr>
          <w:rFonts w:cs="Calibri"/>
        </w:rPr>
        <w:t xml:space="preserve">or </w:t>
      </w:r>
      <w:r w:rsidRPr="003A3D50" w:rsidR="00570399">
        <w:rPr>
          <w:rFonts w:cs="Calibri"/>
        </w:rPr>
        <w:t xml:space="preserve">a cane. </w:t>
      </w:r>
    </w:p>
    <w:p w:rsidRPr="003A3D50" w:rsidR="00570399" w:rsidP="003A3D50" w:rsidRDefault="00570399" w14:paraId="66FAFFF4" w14:textId="77777777">
      <w:pPr>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3A3D50" w:rsidR="00570399" w:rsidTr="004E29C8" w14:paraId="04A2B022" w14:textId="77777777">
        <w:trPr>
          <w:cantSplit/>
          <w:tblHeader/>
        </w:trPr>
        <w:tc>
          <w:tcPr>
            <w:tcW w:w="1457" w:type="dxa"/>
            <w:tcBorders>
              <w:bottom w:val="nil"/>
              <w:right w:val="nil"/>
            </w:tcBorders>
            <w:shd w:val="clear" w:color="auto" w:fill="4F81BD"/>
          </w:tcPr>
          <w:p w:rsidRPr="0083506C" w:rsidR="00570399" w:rsidP="003A3D50" w:rsidRDefault="00570399" w14:paraId="463A10DA" w14:textId="77777777">
            <w:pPr>
              <w:pStyle w:val="BodyText"/>
              <w:rPr>
                <w:b/>
                <w:bCs/>
                <w:color w:val="FFFFFF"/>
              </w:rPr>
            </w:pPr>
            <w:r w:rsidRPr="0083506C">
              <w:rPr>
                <w:b/>
                <w:bCs/>
                <w:color w:val="FFFFFF"/>
              </w:rPr>
              <w:t>Entry Template</w:t>
            </w:r>
          </w:p>
        </w:tc>
        <w:tc>
          <w:tcPr>
            <w:tcW w:w="7898" w:type="dxa"/>
            <w:shd w:val="clear" w:color="auto" w:fill="4F81BD"/>
          </w:tcPr>
          <w:p w:rsidRPr="003A3D50" w:rsidR="00570399" w:rsidP="003A3D50" w:rsidRDefault="00570399" w14:paraId="3CA55389" w14:textId="77777777">
            <w:pPr>
              <w:pStyle w:val="BodyText"/>
              <w:rPr>
                <w:b/>
                <w:bCs/>
                <w:color w:val="FFFFFF"/>
              </w:rPr>
            </w:pPr>
            <w:r w:rsidRPr="003A3D50">
              <w:rPr>
                <w:b/>
                <w:bCs/>
                <w:color w:val="FFFFFF"/>
              </w:rPr>
              <w:t>Non-Medicinal Supply</w:t>
            </w:r>
          </w:p>
          <w:p w:rsidRPr="003A3D50" w:rsidR="00570399" w:rsidP="003A3D50" w:rsidRDefault="00570399" w14:paraId="2D828E88" w14:textId="77777777">
            <w:pPr>
              <w:pStyle w:val="BodyText"/>
              <w:rPr>
                <w:b/>
                <w:bCs/>
                <w:iCs/>
                <w:color w:val="FFFFFF"/>
              </w:rPr>
            </w:pPr>
            <w:r w:rsidRPr="003A3D50">
              <w:rPr>
                <w:b/>
                <w:bCs/>
                <w:iCs/>
                <w:color w:val="FFFFFF"/>
                <w:sz w:val="18"/>
                <w:szCs w:val="18"/>
              </w:rPr>
              <w:t xml:space="preserve">[organizer: identifier urn:  </w:t>
            </w:r>
            <w:r w:rsidRPr="003A3D50" w:rsidR="000D713E">
              <w:rPr>
                <w:b/>
                <w:bCs/>
                <w:iCs/>
                <w:color w:val="FFFFFF"/>
                <w:sz w:val="18"/>
                <w:szCs w:val="18"/>
              </w:rPr>
              <w:t xml:space="preserve">:  </w:t>
            </w:r>
            <w:r w:rsidRPr="003A3D50" w:rsidR="000D713E">
              <w:rPr>
                <w:b/>
                <w:bCs/>
                <w:color w:val="FFFFFF"/>
                <w:sz w:val="18"/>
                <w:szCs w:val="18"/>
              </w:rPr>
              <w:t xml:space="preserve">hl7ii:2.16.840.1.113883.10.20.22.4.50:2014-06-09 (open)] </w:t>
            </w:r>
            <w:r w:rsidRPr="003A3D50">
              <w:rPr>
                <w:b/>
                <w:bCs/>
                <w:iCs/>
                <w:color w:val="FFFFFF"/>
                <w:sz w:val="18"/>
                <w:szCs w:val="18"/>
              </w:rPr>
              <w:t xml:space="preserve">  )]</w:t>
            </w:r>
          </w:p>
        </w:tc>
      </w:tr>
      <w:tr w:rsidRPr="003A3D50" w:rsidR="00570399" w:rsidTr="004E29C8" w14:paraId="59FF1048" w14:textId="77777777">
        <w:trPr>
          <w:cantSplit/>
          <w:trHeight w:val="287"/>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704BA8B8" w14:textId="77777777">
            <w:pPr>
              <w:rPr>
                <w:rFonts w:cs="Calibri"/>
                <w:b/>
                <w:bCs/>
              </w:rPr>
            </w:pPr>
            <w:r w:rsidRPr="00C07C6B">
              <w:rPr>
                <w:rFonts w:cs="Calibri"/>
                <w:b/>
                <w:bCs/>
              </w:rPr>
              <w:t>Reference Source</w:t>
            </w:r>
          </w:p>
        </w:tc>
        <w:tc>
          <w:tcPr>
            <w:tcW w:w="7898" w:type="dxa"/>
            <w:tcBorders>
              <w:top w:val="single" w:color="4F81BD" w:sz="4" w:space="0"/>
              <w:bottom w:val="single" w:color="4F81BD" w:sz="4" w:space="0"/>
            </w:tcBorders>
            <w:shd w:val="clear" w:color="auto" w:fill="auto"/>
          </w:tcPr>
          <w:p w:rsidRPr="0083506C" w:rsidR="00570399" w:rsidP="00FE6CC3" w:rsidRDefault="000D713E" w14:paraId="219486AB" w14:textId="77777777">
            <w:pPr>
              <w:rPr>
                <w:rFonts w:ascii="Calibri Light" w:hAnsi="Calibri Light" w:cs="Calibri Light"/>
              </w:rPr>
            </w:pPr>
            <w:r w:rsidRPr="0083506C">
              <w:rPr>
                <w:rFonts w:ascii="Calibri Light" w:hAnsi="Calibri Light" w:cs="Calibri Light"/>
              </w:rPr>
              <w:t>HL7 C-CDA R2.1</w:t>
            </w:r>
          </w:p>
        </w:tc>
      </w:tr>
      <w:tr w:rsidRPr="003A3D50" w:rsidR="00570399" w:rsidTr="004E29C8" w14:paraId="54F03354" w14:textId="77777777">
        <w:trPr>
          <w:cantSplit/>
          <w:trHeight w:val="566"/>
        </w:trPr>
        <w:tc>
          <w:tcPr>
            <w:tcW w:w="1457" w:type="dxa"/>
            <w:tcBorders>
              <w:right w:val="nil"/>
            </w:tcBorders>
            <w:shd w:val="clear" w:color="auto" w:fill="FFFFFF"/>
          </w:tcPr>
          <w:p w:rsidRPr="00C07C6B" w:rsidR="00570399" w:rsidP="00FE6CC3" w:rsidRDefault="00570399" w14:paraId="292082E8" w14:textId="77777777">
            <w:pPr>
              <w:rPr>
                <w:rFonts w:cs="Calibri"/>
                <w:b/>
                <w:bCs/>
              </w:rPr>
            </w:pPr>
            <w:r w:rsidRPr="00C07C6B">
              <w:rPr>
                <w:rFonts w:cs="Calibri"/>
                <w:b/>
                <w:bCs/>
              </w:rPr>
              <w:t>Purpose</w:t>
            </w:r>
          </w:p>
        </w:tc>
        <w:tc>
          <w:tcPr>
            <w:tcW w:w="7898" w:type="dxa"/>
            <w:shd w:val="clear" w:color="auto" w:fill="auto"/>
          </w:tcPr>
          <w:p w:rsidRPr="0083506C" w:rsidR="00570399" w:rsidP="00FE6CC3" w:rsidRDefault="000D713E" w14:paraId="5F4AD592" w14:textId="77777777">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Pr="003A3D50" w:rsidR="00570399" w:rsidTr="004E29C8" w14:paraId="6D14CE05" w14:textId="77777777">
        <w:trPr>
          <w:cantSplit/>
          <w:trHeight w:val="809"/>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1DEE0FEF" w14:textId="77777777">
            <w:pPr>
              <w:rPr>
                <w:rFonts w:cs="Calibri"/>
                <w:b/>
                <w:bCs/>
              </w:rPr>
            </w:pPr>
            <w:r w:rsidRPr="00C07C6B">
              <w:rPr>
                <w:rFonts w:cs="Calibri"/>
                <w:b/>
                <w:bCs/>
              </w:rPr>
              <w:t>ActStatus</w:t>
            </w:r>
          </w:p>
        </w:tc>
        <w:tc>
          <w:tcPr>
            <w:tcW w:w="7898" w:type="dxa"/>
            <w:tcBorders>
              <w:top w:val="single" w:color="4F81BD" w:sz="4" w:space="0"/>
              <w:bottom w:val="single" w:color="4F81BD" w:sz="4" w:space="0"/>
            </w:tcBorders>
            <w:shd w:val="clear" w:color="auto" w:fill="auto"/>
          </w:tcPr>
          <w:p w:rsidR="000D713E" w:rsidP="000D713E" w:rsidRDefault="000D713E" w14:paraId="50E60550" w14:textId="77777777">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rsidRPr="003A3D50" w:rsidR="004338DE" w:rsidP="000D713E" w:rsidRDefault="004338DE" w14:paraId="23669E76" w14:textId="77777777">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rsidRPr="0083506C" w:rsidR="00570399" w:rsidP="00FE6CC3" w:rsidRDefault="00570399" w14:paraId="32D9EAE3" w14:textId="77777777">
            <w:pPr>
              <w:autoSpaceDE w:val="0"/>
              <w:autoSpaceDN w:val="0"/>
              <w:adjustRightInd w:val="0"/>
              <w:rPr>
                <w:rFonts w:ascii="Calibri Light" w:hAnsi="Calibri Light" w:cs="Calibri Light"/>
              </w:rPr>
            </w:pPr>
          </w:p>
        </w:tc>
      </w:tr>
      <w:tr w:rsidRPr="003A3D50" w:rsidR="00570399" w:rsidTr="004E29C8" w14:paraId="2A65DB64"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C07C6B" w:rsidR="00570399" w:rsidP="00FE6CC3" w:rsidRDefault="00570399" w14:paraId="52308190" w14:textId="77777777">
            <w:pPr>
              <w:rPr>
                <w:rFonts w:cs="Calibri"/>
                <w:b/>
                <w:bCs/>
                <w:color w:val="000000"/>
              </w:rPr>
            </w:pPr>
            <w:r w:rsidRPr="00C07C6B">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83506C" w:rsidR="00570399" w:rsidP="00FE6CC3" w:rsidRDefault="000D713E" w14:paraId="29E752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Pr="003A3D50" w:rsidR="00570399" w:rsidTr="004E29C8" w14:paraId="693F0A7F" w14:textId="77777777">
        <w:trPr>
          <w:cantSplit/>
        </w:trPr>
        <w:tc>
          <w:tcPr>
            <w:tcW w:w="1457" w:type="dxa"/>
            <w:tcBorders>
              <w:top w:val="single" w:color="4472C4" w:themeColor="accent1" w:sz="4" w:space="0"/>
              <w:bottom w:val="single" w:color="4472C4" w:sz="4" w:space="0"/>
              <w:right w:val="nil"/>
            </w:tcBorders>
            <w:shd w:val="clear" w:color="auto" w:fill="FFFFFF"/>
          </w:tcPr>
          <w:p w:rsidRPr="00C07C6B" w:rsidR="00570399" w:rsidP="00FE6CC3" w:rsidRDefault="00570399" w14:paraId="68BA5A74" w14:textId="77777777">
            <w:pPr>
              <w:rPr>
                <w:rFonts w:cs="Calibri"/>
                <w:b/>
                <w:bCs/>
              </w:rPr>
            </w:pPr>
            <w:r w:rsidRPr="00C07C6B">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83506C" w:rsidR="00570399" w:rsidP="00FE6CC3" w:rsidRDefault="000D713E" w14:paraId="502CFEFD" w14:textId="77777777">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Pr="003A3D50" w:rsidR="00570399" w:rsidTr="004E29C8" w14:paraId="4E418E61" w14:textId="77777777">
        <w:trPr>
          <w:cantSplit/>
        </w:trPr>
        <w:tc>
          <w:tcPr>
            <w:tcW w:w="1457" w:type="dxa"/>
            <w:tcBorders>
              <w:top w:val="single" w:color="4472C4" w:sz="4" w:space="0"/>
              <w:bottom w:val="single" w:color="4F81BD" w:sz="4" w:space="0"/>
              <w:right w:val="nil"/>
            </w:tcBorders>
            <w:shd w:val="clear" w:color="auto" w:fill="FFFFFF"/>
          </w:tcPr>
          <w:p w:rsidRPr="00C07C6B" w:rsidR="00570399" w:rsidP="00FE6CC3" w:rsidRDefault="00570399" w14:paraId="32829B21" w14:textId="77777777">
            <w:pPr>
              <w:rPr>
                <w:rFonts w:cs="Calibri"/>
                <w:b/>
                <w:bCs/>
              </w:rPr>
            </w:pPr>
            <w:r w:rsidRPr="00C07C6B">
              <w:rPr>
                <w:rFonts w:cs="Calibri"/>
                <w:b/>
                <w:bCs/>
              </w:rPr>
              <w:t>Example</w:t>
            </w:r>
          </w:p>
        </w:tc>
        <w:tc>
          <w:tcPr>
            <w:tcW w:w="7898" w:type="dxa"/>
            <w:tcBorders>
              <w:top w:val="single" w:color="4472C4" w:sz="4" w:space="0"/>
              <w:bottom w:val="single" w:color="4F81BD" w:sz="4" w:space="0"/>
            </w:tcBorders>
            <w:shd w:val="clear" w:color="auto" w:fill="auto"/>
          </w:tcPr>
          <w:p w:rsidRPr="0083506C" w:rsidR="00570399" w:rsidP="003A3D50" w:rsidRDefault="0009537F" w14:paraId="57861788" w14:textId="14713543">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rsidR="00570399" w:rsidP="003A3D50" w:rsidRDefault="005C79A1" w14:paraId="43FFEE23" w14:textId="513716B6">
      <w:pPr>
        <w:pStyle w:val="Caption"/>
      </w:pPr>
      <w:r>
        <w:t xml:space="preserve">  </w:t>
      </w:r>
      <w:bookmarkStart w:name="_Toc118898836" w:id="1675"/>
      <w:bookmarkStart w:name="_Toc119940039" w:id="1676"/>
      <w:bookmarkStart w:name="_Toc135313070" w:id="1677"/>
      <w:r w:rsidR="00852DED">
        <w:t xml:space="preserve">Table </w:t>
      </w:r>
      <w:r>
        <w:fldChar w:fldCharType="begin"/>
      </w:r>
      <w:r>
        <w:instrText>SEQ Table \* ARABIC</w:instrText>
      </w:r>
      <w:r>
        <w:fldChar w:fldCharType="separate"/>
      </w:r>
      <w:r w:rsidR="00DC1072">
        <w:rPr>
          <w:noProof/>
        </w:rPr>
        <w:t>49</w:t>
      </w:r>
      <w:r>
        <w:fldChar w:fldCharType="end"/>
      </w:r>
      <w:r w:rsidR="00852DED">
        <w:t xml:space="preserve">: Non-Implanted Device </w:t>
      </w:r>
      <w:r w:rsidRPr="00494DE1" w:rsidR="00852DED">
        <w:t>Template</w:t>
      </w:r>
      <w:bookmarkEnd w:id="1675"/>
      <w:bookmarkEnd w:id="1676"/>
      <w:bookmarkEnd w:id="1677"/>
    </w:p>
    <w:p w:rsidRPr="005C79A1" w:rsidR="005C79A1" w:rsidP="003B0179" w:rsidRDefault="005C79A1" w14:paraId="40D89C8C" w14:textId="77777777"/>
    <w:p w:rsidR="00570399" w:rsidP="003A3D50" w:rsidRDefault="005C79A1" w14:paraId="4C5F98D2" w14:textId="326E96B5">
      <w:pPr>
        <w:pStyle w:val="Caption"/>
        <w:keepNext/>
        <w:spacing w:after="0"/>
      </w:pPr>
      <w:bookmarkStart w:name="_Ref21845895" w:id="1678"/>
      <w:r>
        <w:t xml:space="preserve">  </w:t>
      </w:r>
      <w:bookmarkStart w:name="_Toc118898768" w:id="1679"/>
      <w:bookmarkStart w:name="_Toc119939970" w:id="1680"/>
      <w:bookmarkStart w:name="_Toc135313002" w:id="1681"/>
      <w:r w:rsidR="00570399">
        <w:t xml:space="preserve">Example </w:t>
      </w:r>
      <w:r>
        <w:fldChar w:fldCharType="begin"/>
      </w:r>
      <w:r>
        <w:instrText>SEQ Example \* ARABIC</w:instrText>
      </w:r>
      <w:r>
        <w:fldChar w:fldCharType="separate"/>
      </w:r>
      <w:r w:rsidR="00DC1072">
        <w:rPr>
          <w:noProof/>
        </w:rPr>
        <w:t>47</w:t>
      </w:r>
      <w:r>
        <w:fldChar w:fldCharType="end"/>
      </w:r>
      <w:r w:rsidR="00570399">
        <w:t>: Non-Medicinal Supply</w:t>
      </w:r>
      <w:r w:rsidR="000D713E">
        <w:t xml:space="preserve"> – Cane and Eyeglasses</w:t>
      </w:r>
      <w:bookmarkEnd w:id="1678"/>
      <w:bookmarkEnd w:id="1679"/>
      <w:bookmarkEnd w:id="1680"/>
      <w:bookmarkEnd w:id="168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07C6B" w:rsidR="00570399" w:rsidTr="004E29C8" w14:paraId="651C88F3" w14:textId="77777777">
        <w:tc>
          <w:tcPr>
            <w:tcW w:w="9360" w:type="dxa"/>
            <w:shd w:val="clear" w:color="auto" w:fill="auto"/>
          </w:tcPr>
          <w:p w:rsidRPr="00C07C6B" w:rsidR="00570399" w:rsidP="00BF16F2" w:rsidRDefault="00570399" w14:paraId="0A767D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BF16F2" w:rsidRDefault="00570399" w14:paraId="7EBAFB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rsidRPr="00C07C6B" w:rsidR="00570399" w:rsidP="00BF16F2" w:rsidRDefault="00570399" w14:paraId="664AE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rsidRPr="00C07C6B" w:rsidR="00570399" w:rsidP="00BF16F2" w:rsidRDefault="00570399" w14:paraId="618614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rsidRPr="00C07C6B" w:rsidR="00570399" w:rsidP="00BF16F2" w:rsidRDefault="00570399" w14:paraId="6FC3E4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492293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4E748B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rsidRPr="00C07C6B" w:rsidR="00570399" w:rsidP="00BF16F2" w:rsidRDefault="00570399" w14:paraId="6823ED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45525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rsidRPr="00C07C6B" w:rsidR="00570399" w:rsidP="00BF16F2" w:rsidRDefault="00570399" w14:paraId="03513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rsidRPr="00C07C6B" w:rsidR="00570399" w:rsidP="00BF16F2" w:rsidRDefault="00570399" w14:paraId="5EF56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rsidRPr="00C07C6B" w:rsidR="00570399" w:rsidP="00BF16F2" w:rsidRDefault="00570399" w14:paraId="0688F8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rsidRPr="00C07C6B" w:rsidR="00570399" w:rsidP="00BF16F2" w:rsidRDefault="00570399" w14:paraId="4FB31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256F27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rsidRPr="00C07C6B" w:rsidR="00570399" w:rsidP="00BF16F2" w:rsidRDefault="00570399" w14:paraId="343A5D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rsidRPr="00C07C6B" w:rsidR="00570399" w:rsidP="00BF16F2" w:rsidRDefault="00570399" w14:paraId="3E1D9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rsidRPr="00C07C6B" w:rsidR="00570399" w:rsidP="00BF16F2" w:rsidRDefault="00570399" w14:paraId="0F595E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rsidRPr="00C07C6B" w:rsidR="00570399" w:rsidP="00BF16F2" w:rsidRDefault="00570399" w14:paraId="728554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0019A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3911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rsidRPr="00C07C6B" w:rsidR="00570399" w:rsidP="00BF16F2" w:rsidRDefault="00570399" w14:paraId="1F9F06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2DAC8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rsidRPr="00C07C6B" w:rsidR="00570399" w:rsidP="00BF16F2" w:rsidRDefault="00570399" w14:paraId="0E4265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rsidRPr="00C07C6B" w:rsidR="00570399" w:rsidP="00BF16F2" w:rsidRDefault="00570399" w14:paraId="2449FA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45232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1DD05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rsidRPr="00C07C6B" w:rsidR="00570399" w:rsidP="00BF16F2" w:rsidRDefault="00570399" w14:paraId="472A31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8ADBE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rsidRPr="00C07C6B" w:rsidR="00570399" w:rsidP="00BF16F2" w:rsidRDefault="00570399" w14:paraId="7C7D9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797424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77B468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5F0B48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rsidRPr="00C07C6B" w:rsidR="00570399" w:rsidP="00BF16F2" w:rsidRDefault="00570399" w14:paraId="4EDBC0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rsidRPr="00C07C6B" w:rsidR="00570399" w:rsidP="00BF16F2" w:rsidRDefault="00570399" w14:paraId="5F703C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rsidRPr="00C07C6B" w:rsidR="00570399" w:rsidP="00BF16F2" w:rsidRDefault="00570399" w14:paraId="6FD2BB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rsidRPr="00C07C6B" w:rsidR="00570399" w:rsidP="00BF16F2" w:rsidRDefault="00570399" w14:paraId="027CE8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rsidRPr="00C07C6B" w:rsidR="00570399" w:rsidP="00BF16F2" w:rsidRDefault="00570399" w14:paraId="0CE86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rsidRPr="00C07C6B" w:rsidR="00570399" w:rsidP="00BF16F2" w:rsidRDefault="00570399" w14:paraId="49C29E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rsidRPr="00C07C6B" w:rsidR="00570399" w:rsidP="00BF16F2" w:rsidRDefault="00570399" w14:paraId="4A4B2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rsidRPr="00C07C6B" w:rsidR="00570399" w:rsidP="00BF16F2" w:rsidRDefault="00570399" w14:paraId="40596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rsidRPr="00C07C6B" w:rsidR="00570399" w:rsidP="00BF16F2" w:rsidRDefault="00570399" w14:paraId="40C05A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rsidRPr="00C07C6B" w:rsidR="00570399" w:rsidP="00BF16F2" w:rsidRDefault="00570399" w14:paraId="2E688F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rsidRPr="00C07C6B" w:rsidR="00570399" w:rsidP="00BF16F2" w:rsidRDefault="00570399" w14:paraId="7C51C1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rsidRPr="00C07C6B" w:rsidR="00570399" w:rsidP="00BF16F2" w:rsidRDefault="00570399" w14:paraId="676BB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rsidRPr="00C07C6B" w:rsidR="00570399" w:rsidP="00BF16F2" w:rsidRDefault="00570399" w14:paraId="2A36FC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rsidRPr="00C07C6B" w:rsidR="00570399" w:rsidP="00BF16F2" w:rsidRDefault="00570399" w14:paraId="1A7E1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rsidRPr="00C07C6B" w:rsidR="00570399" w:rsidP="00BF16F2" w:rsidRDefault="00570399" w14:paraId="72F63D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6B971F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rsidRPr="00C07C6B" w:rsidR="00570399" w:rsidP="00BF16F2" w:rsidRDefault="00570399" w14:paraId="1F8E24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rsidRPr="00C07C6B" w:rsidR="00570399" w:rsidP="00BF16F2" w:rsidRDefault="00570399" w14:paraId="2B12E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rsidRPr="00C07C6B" w:rsidR="00570399" w:rsidP="00BF16F2" w:rsidRDefault="00570399" w14:paraId="106D2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rsidRPr="00C07C6B" w:rsidR="00570399" w:rsidP="00BF16F2" w:rsidRDefault="00570399" w14:paraId="460FB6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rsidRPr="00C07C6B" w:rsidR="00570399" w:rsidP="00BF16F2" w:rsidRDefault="00570399" w14:paraId="63DDA0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rsidRPr="00C07C6B" w:rsidR="00570399" w:rsidP="00BF16F2" w:rsidRDefault="00570399" w14:paraId="486F4E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rsidRPr="00C07C6B" w:rsidR="00570399" w:rsidP="00BF16F2" w:rsidRDefault="00570399" w14:paraId="7121EB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rsidRPr="00C07C6B" w:rsidR="00570399" w:rsidP="00BF16F2" w:rsidRDefault="00570399" w14:paraId="3D49A1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rsidRPr="00C07C6B" w:rsidR="00570399" w:rsidP="00BF16F2" w:rsidRDefault="00570399" w14:paraId="4CD21D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rsidRPr="00C07C6B" w:rsidR="00570399" w:rsidP="00BF16F2" w:rsidRDefault="00570399" w14:paraId="33CE2E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rsidRPr="00C07C6B" w:rsidR="00570399" w:rsidP="00BF16F2" w:rsidRDefault="00570399" w14:paraId="07E8DB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rsidRPr="00C07C6B" w:rsidR="00570399" w:rsidP="00BF16F2" w:rsidRDefault="00570399" w14:paraId="0B4C04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rsidRPr="00C07C6B" w:rsidR="00570399" w:rsidP="00BF16F2" w:rsidRDefault="00570399" w14:paraId="7E4809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rsidRPr="00C07C6B" w:rsidR="00570399" w:rsidP="00BF16F2" w:rsidRDefault="00570399" w14:paraId="2C915E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rsidRPr="00C07C6B" w:rsidR="00570399" w:rsidP="00BF16F2" w:rsidRDefault="00570399" w14:paraId="5FDC34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1DDC9B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334167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rsidRPr="00C07C6B" w:rsidR="00570399" w:rsidP="00BF16F2" w:rsidRDefault="00570399" w14:paraId="6F3BB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&lt;templateId root="2.16.840.1.113883.10.20.22.4.50"/&gt;</w:t>
            </w:r>
          </w:p>
          <w:p w:rsidRPr="00C07C6B" w:rsidR="00570399" w:rsidP="00BF16F2" w:rsidRDefault="00570399" w14:paraId="6180A2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&lt;templateId root="2.16.840.1.113883.10.20.22.4.50" extension="2014-06-09"/&gt;</w:t>
            </w:r>
          </w:p>
          <w:p w:rsidRPr="00C07C6B" w:rsidR="00570399" w:rsidP="00BF16F2" w:rsidRDefault="00570399" w14:paraId="1EF32D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&lt;id extension="2744999" root="1.2.840.999.1.13.5552.1.7.2.99999"/&gt;</w:t>
            </w:r>
          </w:p>
          <w:p w:rsidRPr="00C07C6B" w:rsidR="00570399" w:rsidP="00BF16F2" w:rsidRDefault="00570399" w14:paraId="721EBD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Template does not require a code, but best practice is to include a meaningful code for the type of entry. --&gt;</w:t>
            </w:r>
          </w:p>
          <w:p w:rsidRPr="00C07C6B" w:rsidR="00570399" w:rsidP="00BF16F2" w:rsidRDefault="00570399" w14:paraId="205C2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&lt;code code="425399007" codeSystem="2.16.840.1.113883.6.96" </w:t>
            </w:r>
          </w:p>
          <w:p w:rsidRPr="00C07C6B" w:rsidR="00570399" w:rsidP="00BF16F2" w:rsidRDefault="00570399" w14:paraId="0B5EE3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codeSystemName="SNOMEDCT" displayName="Durable medical equipment (physical object)"&gt;</w:t>
            </w:r>
          </w:p>
          <w:p w:rsidRPr="00C07C6B" w:rsidR="00570399" w:rsidP="00BF16F2" w:rsidRDefault="00570399" w14:paraId="524CF2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&lt;/code&gt;</w:t>
            </w:r>
          </w:p>
          <w:p w:rsidRPr="00C07C6B" w:rsidR="00570399" w:rsidP="00BF16F2" w:rsidRDefault="00570399" w14:paraId="6CFCA3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32A7A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&lt;reference value="#equipment2"&gt;&lt;/reference&gt;</w:t>
            </w:r>
          </w:p>
          <w:p w:rsidRPr="00C07C6B" w:rsidR="00570399" w:rsidP="00BF16F2" w:rsidRDefault="00570399" w14:paraId="7F9CA1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6E8BC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&lt;statusCode code="active"/&gt;</w:t>
            </w:r>
          </w:p>
          <w:p w:rsidRPr="00C07C6B" w:rsidR="00570399" w:rsidP="00BF16F2" w:rsidRDefault="00570399" w14:paraId="1997D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low represents when person first received supply --&gt;</w:t>
            </w:r>
          </w:p>
          <w:p w:rsidRPr="00C07C6B" w:rsidR="00570399" w:rsidP="00BF16F2" w:rsidRDefault="00570399" w14:paraId="70BF54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&lt;effectiveTime xsi:type="IVL_TS"&gt;</w:t>
            </w:r>
          </w:p>
          <w:p w:rsidRPr="00C07C6B" w:rsidR="00570399" w:rsidP="00BF16F2" w:rsidRDefault="00570399" w14:paraId="771B14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&lt;low value="20160413"/&gt;</w:t>
            </w:r>
          </w:p>
          <w:p w:rsidRPr="00C07C6B" w:rsidR="00570399" w:rsidP="00BF16F2" w:rsidRDefault="00570399" w14:paraId="64EED2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&lt;high nullFlavor="NI"/&gt; &lt;!-- patient use of supply is ongoing --&gt;</w:t>
            </w:r>
          </w:p>
          <w:p w:rsidRPr="00C07C6B" w:rsidR="00570399" w:rsidP="00BF16F2" w:rsidRDefault="00570399" w14:paraId="390CCF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&lt;/effectiveTime&gt;</w:t>
            </w:r>
          </w:p>
          <w:p w:rsidRPr="00C07C6B" w:rsidR="00570399" w:rsidP="00BF16F2" w:rsidRDefault="00570399" w14:paraId="3B8F00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&lt;participant typeCode="PRD"&gt;</w:t>
            </w:r>
          </w:p>
          <w:p w:rsidRPr="00C07C6B" w:rsidR="00570399" w:rsidP="00BF16F2" w:rsidRDefault="00570399" w14:paraId="780CE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&lt;participantRole classCode="MANU"&gt;</w:t>
            </w:r>
          </w:p>
          <w:p w:rsidRPr="00C07C6B" w:rsidR="00570399" w:rsidP="00BF16F2" w:rsidRDefault="00570399" w14:paraId="21E5D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&lt;templateId root="2.16.840.1.113883.10.20.22.4.37"/&gt;</w:t>
            </w:r>
          </w:p>
          <w:p w:rsidRPr="00C07C6B" w:rsidR="00570399" w:rsidP="00BF16F2" w:rsidRDefault="00570399" w14:paraId="09D32F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05D5C3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root="1.2.840.999.1.13.5552.1.7.2.999991" nullFlavor="UNK"/&gt;</w:t>
            </w:r>
          </w:p>
          <w:p w:rsidRPr="00C07C6B" w:rsidR="00570399" w:rsidP="00BF16F2" w:rsidRDefault="00570399" w14:paraId="74C7F9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&lt;playingDevice&gt;</w:t>
            </w:r>
          </w:p>
          <w:p w:rsidRPr="00C07C6B" w:rsidR="00570399" w:rsidP="00BF16F2" w:rsidRDefault="00570399" w14:paraId="36C846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 code="87405001" codeSystem="2.16.840.1.113883.6.96" displayName="Cane"&gt;</w:t>
            </w:r>
          </w:p>
          <w:p w:rsidRPr="00C07C6B" w:rsidR="00570399" w:rsidP="00BF16F2" w:rsidRDefault="00570399" w14:paraId="3C4892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&lt;originalText&gt;</w:t>
            </w:r>
          </w:p>
          <w:p w:rsidRPr="00C07C6B" w:rsidR="00570399" w:rsidP="00BF16F2" w:rsidRDefault="00570399" w14:paraId="472FDA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&lt;reference value="#equipment2item"/&gt;</w:t>
            </w:r>
          </w:p>
          <w:p w:rsidRPr="00C07C6B" w:rsidR="00570399" w:rsidP="00BF16F2" w:rsidRDefault="00570399" w14:paraId="11E9D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&lt;/originalText&gt;</w:t>
            </w:r>
          </w:p>
          <w:p w:rsidRPr="00C07C6B" w:rsidR="00570399" w:rsidP="00BF16F2" w:rsidRDefault="00570399" w14:paraId="51E32E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&lt;/code&gt;</w:t>
            </w:r>
          </w:p>
          <w:p w:rsidRPr="00C07C6B" w:rsidR="00570399" w:rsidP="00BF16F2" w:rsidRDefault="00570399" w14:paraId="13741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&lt;/playingDevice&gt;</w:t>
            </w:r>
          </w:p>
          <w:p w:rsidRPr="00C07C6B" w:rsidR="00570399" w:rsidP="00BF16F2" w:rsidRDefault="00570399" w14:paraId="682611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 Required by Product Instance Template --&gt;</w:t>
            </w:r>
          </w:p>
          <w:p w:rsidRPr="00C07C6B" w:rsidR="00570399" w:rsidP="00BF16F2" w:rsidRDefault="00570399" w14:paraId="176EB0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&lt;scopingEntity&gt;</w:t>
            </w:r>
          </w:p>
          <w:p w:rsidRPr="00C07C6B" w:rsidR="00570399" w:rsidP="00BF16F2" w:rsidRDefault="00570399" w14:paraId="0C6EBE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nullFlavor="NA"/&gt;</w:t>
            </w:r>
          </w:p>
          <w:p w:rsidRPr="00C07C6B" w:rsidR="00570399" w:rsidP="00BF16F2" w:rsidRDefault="00570399" w14:paraId="0F86CC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&lt;/scopingEntity&gt;</w:t>
            </w:r>
          </w:p>
          <w:p w:rsidRPr="00C07C6B" w:rsidR="00570399" w:rsidP="00BF16F2" w:rsidRDefault="00570399" w14:paraId="415EB1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&lt;/participantRole&gt;</w:t>
            </w:r>
          </w:p>
          <w:p w:rsidRPr="00C07C6B" w:rsidR="00570399" w:rsidP="00BF16F2" w:rsidRDefault="00570399" w14:paraId="68D88E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&lt;/participant&gt;</w:t>
            </w:r>
          </w:p>
          <w:p w:rsidRPr="00C07C6B" w:rsidR="00570399" w:rsidP="00BF16F2" w:rsidRDefault="00570399" w14:paraId="56EAE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&lt;/supply&gt;</w:t>
            </w:r>
          </w:p>
          <w:p w:rsidRPr="00C07C6B" w:rsidR="00570399" w:rsidP="00BF16F2" w:rsidRDefault="00570399" w14:paraId="0C0DAE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&lt;/entry&gt;</w:t>
            </w:r>
          </w:p>
          <w:p w:rsidRPr="00C07C6B" w:rsidR="00570399" w:rsidP="00BF16F2" w:rsidRDefault="00570399" w14:paraId="03F0D3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570399" w:rsidRDefault="00570399" w14:paraId="48DD1933" w14:textId="77777777">
            <w:pPr>
              <w:rPr>
                <w:rFonts w:ascii="Courier New" w:hAnsi="Courier New" w:eastAsia="Calibri" w:cs="Courier New"/>
                <w:sz w:val="16"/>
                <w:szCs w:val="16"/>
              </w:rPr>
            </w:pPr>
          </w:p>
        </w:tc>
      </w:tr>
    </w:tbl>
    <w:p w:rsidR="00570399" w:rsidP="00570399" w:rsidRDefault="00570399" w14:paraId="12BEC0CD" w14:textId="77777777">
      <w:pPr>
        <w:rPr>
          <w:rFonts w:eastAsia="Calibri"/>
        </w:rPr>
      </w:pPr>
    </w:p>
    <w:p w:rsidR="008F693D" w:rsidP="004C76D9" w:rsidRDefault="008F693D" w14:paraId="3AF728E1" w14:textId="77777777">
      <w:pPr>
        <w:pStyle w:val="Heading4"/>
      </w:pPr>
      <w:r>
        <w:t>Product Instance</w:t>
      </w:r>
    </w:p>
    <w:p w:rsidRPr="008F693D" w:rsidR="008F693D" w:rsidP="008F693D" w:rsidRDefault="008F693D" w14:paraId="36E80041" w14:textId="77777777">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rsidR="008F693D" w:rsidP="008F693D" w:rsidRDefault="008F693D" w14:paraId="7D5E8025" w14:textId="77777777">
      <w:pPr>
        <w:spacing w:after="120"/>
        <w:rPr>
          <w:rFonts w:eastAsia="Calibri" w:cs="Calibri"/>
          <w:b/>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724241AC" w14:textId="77777777">
        <w:trPr>
          <w:cantSplit/>
          <w:tblHeader/>
        </w:trPr>
        <w:tc>
          <w:tcPr>
            <w:tcW w:w="1457" w:type="dxa"/>
            <w:tcBorders>
              <w:bottom w:val="nil"/>
              <w:right w:val="nil"/>
            </w:tcBorders>
            <w:shd w:val="clear" w:color="auto" w:fill="4F81BD"/>
          </w:tcPr>
          <w:p w:rsidRPr="00D14360" w:rsidR="008F693D" w:rsidP="008F693D" w:rsidRDefault="008F693D" w14:paraId="2D67170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8F693D" w:rsidP="008F693D" w:rsidRDefault="00863460" w14:paraId="66EB7707" w14:textId="77777777">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Pr="008F693D" w:rsidR="008F693D">
              <w:rPr>
                <w:rFonts w:ascii="Calibri Light" w:hAnsi="Calibri Light" w:cs="Calibri Light"/>
                <w:bCs/>
                <w:iCs/>
                <w:color w:val="FFFFFF"/>
                <w:sz w:val="18"/>
              </w:rPr>
              <w:t>[</w:t>
            </w:r>
            <w:r w:rsidRPr="008F693D" w:rsidR="008F693D">
              <w:rPr>
                <w:rFonts w:ascii="Calibri Light" w:hAnsi="Calibri Light" w:cs="Calibri Light"/>
                <w:color w:val="FFFFFF"/>
                <w:sz w:val="18"/>
                <w:szCs w:val="18"/>
              </w:rPr>
              <w:t>participantRole: identifier urn:oid:2.16.840.1.113883.10.20.22.4.37</w:t>
            </w:r>
            <w:r w:rsidRPr="00D14360" w:rsidR="008F693D">
              <w:rPr>
                <w:rFonts w:cs="Calibri"/>
                <w:bCs/>
                <w:iCs/>
                <w:color w:val="FFFFFF"/>
                <w:sz w:val="18"/>
              </w:rPr>
              <w:t>]</w:t>
            </w:r>
          </w:p>
        </w:tc>
      </w:tr>
      <w:tr w:rsidRPr="00C64922" w:rsidR="008F693D" w:rsidTr="004E29C8" w14:paraId="64D059DA"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2DE6688"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591063C5" w14:textId="77777777">
            <w:pPr>
              <w:rPr>
                <w:rFonts w:ascii="Calibri Light" w:hAnsi="Calibri Light" w:cs="Calibri Light"/>
              </w:rPr>
            </w:pPr>
            <w:r w:rsidRPr="00D14360">
              <w:rPr>
                <w:rFonts w:ascii="Calibri Light" w:hAnsi="Calibri Light" w:cs="Calibri Light"/>
              </w:rPr>
              <w:t xml:space="preserve">HL7 C-CDA R2.1 </w:t>
            </w:r>
          </w:p>
        </w:tc>
      </w:tr>
      <w:tr w:rsidRPr="00C64922" w:rsidR="008F693D" w:rsidTr="004E29C8" w14:paraId="412E94F5" w14:textId="77777777">
        <w:trPr>
          <w:cantSplit/>
          <w:trHeight w:val="1007"/>
        </w:trPr>
        <w:tc>
          <w:tcPr>
            <w:tcW w:w="1457" w:type="dxa"/>
            <w:tcBorders>
              <w:right w:val="nil"/>
            </w:tcBorders>
            <w:shd w:val="clear" w:color="auto" w:fill="FFFFFF"/>
          </w:tcPr>
          <w:p w:rsidRPr="00D14360" w:rsidR="008F693D" w:rsidP="008F693D" w:rsidRDefault="008F693D" w14:paraId="2813DF82" w14:textId="77777777">
            <w:pPr>
              <w:rPr>
                <w:rFonts w:cs="Calibri"/>
                <w:b/>
                <w:bCs/>
              </w:rPr>
            </w:pPr>
            <w:r w:rsidRPr="00D14360">
              <w:rPr>
                <w:rFonts w:cs="Calibri"/>
                <w:b/>
                <w:bCs/>
              </w:rPr>
              <w:t>Purpose</w:t>
            </w:r>
          </w:p>
        </w:tc>
        <w:tc>
          <w:tcPr>
            <w:tcW w:w="7898" w:type="dxa"/>
            <w:shd w:val="clear" w:color="auto" w:fill="auto"/>
          </w:tcPr>
          <w:p w:rsidRPr="008F693D" w:rsidR="008F693D" w:rsidP="008F693D" w:rsidRDefault="008F693D" w14:paraId="1D723381" w14:textId="77777777">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Pr="00C64922" w:rsidR="008F693D" w:rsidTr="004E29C8" w14:paraId="2C227F82" w14:textId="77777777">
        <w:trPr>
          <w:cantSplit/>
          <w:trHeight w:val="386"/>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33156494"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8F693D" w:rsidP="008F693D" w:rsidRDefault="008F693D" w14:paraId="56C058FB" w14:textId="77777777">
            <w:pPr>
              <w:autoSpaceDE w:val="0"/>
              <w:autoSpaceDN w:val="0"/>
              <w:adjustRightInd w:val="0"/>
              <w:rPr>
                <w:rFonts w:ascii="Calibri Light" w:hAnsi="Calibri Light" w:cs="Calibri Light"/>
              </w:rPr>
            </w:pPr>
            <w:r>
              <w:rPr>
                <w:rFonts w:ascii="Calibri Light" w:hAnsi="Calibri Light" w:cs="Calibri Light"/>
              </w:rPr>
              <w:t>Not applicable.</w:t>
            </w:r>
          </w:p>
        </w:tc>
      </w:tr>
      <w:tr w:rsidRPr="00C64922" w:rsidR="008F693D" w:rsidTr="004E29C8" w14:paraId="391D0354" w14:textId="77777777">
        <w:trPr>
          <w:cantSplit/>
          <w:trHeight w:val="341"/>
        </w:trPr>
        <w:tc>
          <w:tcPr>
            <w:tcW w:w="1457" w:type="dxa"/>
            <w:tcBorders>
              <w:right w:val="nil"/>
            </w:tcBorders>
            <w:shd w:val="clear" w:color="auto" w:fill="FFFFFF"/>
          </w:tcPr>
          <w:p w:rsidRPr="00D14360" w:rsidR="008F693D" w:rsidP="008F693D" w:rsidRDefault="008F693D" w14:paraId="42826E66" w14:textId="77777777">
            <w:pPr>
              <w:rPr>
                <w:rFonts w:cs="Calibri"/>
                <w:b/>
                <w:bCs/>
                <w:color w:val="000000"/>
              </w:rPr>
            </w:pPr>
            <w:r w:rsidRPr="00D14360">
              <w:rPr>
                <w:rFonts w:cs="Calibri"/>
                <w:b/>
                <w:bCs/>
                <w:color w:val="000000"/>
              </w:rPr>
              <w:t>Negation</w:t>
            </w:r>
          </w:p>
        </w:tc>
        <w:tc>
          <w:tcPr>
            <w:tcW w:w="7898" w:type="dxa"/>
            <w:shd w:val="clear" w:color="auto" w:fill="auto"/>
          </w:tcPr>
          <w:p w:rsidRPr="00D14360" w:rsidR="008F693D" w:rsidP="008F693D" w:rsidRDefault="008F693D" w14:paraId="20D226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Pr="00C64922" w:rsidR="008F693D" w:rsidTr="004E29C8" w14:paraId="0BD603A7"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137EBDFC" w14:textId="77777777">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color="4472C4" w:sz="4" w:space="0"/>
              <w:bottom w:val="single" w:color="4472C4" w:sz="4" w:space="0"/>
            </w:tcBorders>
            <w:shd w:val="clear" w:color="auto" w:fill="auto"/>
          </w:tcPr>
          <w:p w:rsidRPr="00AD08FB" w:rsidR="008F693D" w:rsidP="008F693D" w:rsidRDefault="008F693D" w14:paraId="004B22B9" w14:textId="77777777">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rsidRPr="00AD08FB" w:rsidR="008F693D" w:rsidP="008F693D" w:rsidRDefault="008F693D" w14:paraId="5D7FD332" w14:textId="77777777">
            <w:pPr>
              <w:keepNext/>
              <w:rPr>
                <w:rFonts w:ascii="Calibri Light" w:hAnsi="Calibri Light" w:cs="Calibri Light"/>
              </w:rPr>
            </w:pPr>
          </w:p>
        </w:tc>
      </w:tr>
      <w:tr w:rsidRPr="00C64922" w:rsidR="008F693D" w:rsidTr="004E29C8" w14:paraId="7BB1D632"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2C56E168" w14:textId="77777777">
            <w:pPr>
              <w:rPr>
                <w:rFonts w:ascii="Calibri Light" w:hAnsi="Calibri Light" w:cs="Calibri Light"/>
                <w:b/>
                <w:bCs/>
              </w:rPr>
            </w:pPr>
            <w:r w:rsidRPr="00AD08FB">
              <w:rPr>
                <w:rFonts w:ascii="Calibri Light" w:hAnsi="Calibri Light" w:cs="Calibri Light"/>
                <w:b/>
                <w:bCs/>
              </w:rPr>
              <w:t>Example</w:t>
            </w:r>
          </w:p>
        </w:tc>
        <w:tc>
          <w:tcPr>
            <w:tcW w:w="7898" w:type="dxa"/>
            <w:tcBorders>
              <w:top w:val="single" w:color="4472C4" w:sz="4" w:space="0"/>
              <w:bottom w:val="single" w:color="4472C4" w:sz="4" w:space="0"/>
            </w:tcBorders>
            <w:shd w:val="clear" w:color="auto" w:fill="auto"/>
          </w:tcPr>
          <w:p w:rsidRPr="00AD08FB" w:rsidR="008F693D" w:rsidP="008F693D" w:rsidRDefault="008F693D" w14:paraId="1C120E0D" w14:textId="36A6CDCA">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Pr="00AD08FB" w:rsidR="006B2DAF">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44: Implanted Device – known procedure </w:t>
            </w:r>
            <w:r w:rsidR="00DC1072">
              <w:t>d</w:t>
            </w:r>
            <w:r w:rsidRPr="00C64922" w:rsidR="00DC1072">
              <w:t>etails</w:t>
            </w:r>
            <w:r w:rsidRPr="00AD08FB">
              <w:rPr>
                <w:rFonts w:ascii="Calibri Light" w:hAnsi="Calibri Light" w:cs="Calibri Light"/>
              </w:rPr>
              <w:fldChar w:fldCharType="end"/>
            </w:r>
          </w:p>
        </w:tc>
      </w:tr>
      <w:tr w:rsidRPr="00C64922" w:rsidR="006B2DAF" w:rsidTr="004E29C8" w14:paraId="162A56E8" w14:textId="77777777">
        <w:trPr>
          <w:cantSplit/>
        </w:trPr>
        <w:tc>
          <w:tcPr>
            <w:tcW w:w="1457" w:type="dxa"/>
            <w:tcBorders>
              <w:top w:val="single" w:color="4472C4" w:sz="4" w:space="0"/>
              <w:bottom w:val="single" w:color="4472C4" w:sz="4" w:space="0"/>
              <w:right w:val="nil"/>
            </w:tcBorders>
            <w:shd w:val="clear" w:color="auto" w:fill="FFFFFF"/>
          </w:tcPr>
          <w:p w:rsidRPr="00AD08FB" w:rsidR="006B2DAF" w:rsidP="008F693D" w:rsidRDefault="006B2DAF" w14:paraId="70733552" w14:textId="77777777">
            <w:pPr>
              <w:rPr>
                <w:rFonts w:ascii="Calibri Light" w:hAnsi="Calibri Light" w:cs="Calibri Light"/>
                <w:b/>
                <w:bCs/>
              </w:rPr>
            </w:pPr>
            <w:r w:rsidRPr="006B2DAF">
              <w:rPr>
                <w:rFonts w:ascii="Calibri Light" w:hAnsi="Calibri Light" w:cs="Calibri Light"/>
                <w:b/>
                <w:bCs/>
              </w:rPr>
              <w:t>Example</w:t>
            </w:r>
          </w:p>
        </w:tc>
        <w:tc>
          <w:tcPr>
            <w:tcW w:w="7898" w:type="dxa"/>
            <w:tcBorders>
              <w:top w:val="single" w:color="4472C4" w:sz="4" w:space="0"/>
              <w:bottom w:val="single" w:color="4472C4" w:sz="4" w:space="0"/>
            </w:tcBorders>
            <w:shd w:val="clear" w:color="auto" w:fill="auto"/>
          </w:tcPr>
          <w:p w:rsidRPr="003A3D50" w:rsidR="006B2DAF" w:rsidP="003A3D50" w:rsidRDefault="006B2DAF" w14:paraId="0ED1800E" w14:textId="589C065A">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rsidRPr="00D14360" w:rsidR="008F693D" w:rsidP="003A3D50" w:rsidRDefault="00852DED" w14:paraId="7154B022" w14:textId="62343CEC">
      <w:pPr>
        <w:pStyle w:val="Caption"/>
        <w:rPr>
          <w:rFonts w:eastAsia="Calibri" w:cs="Calibri"/>
          <w:b/>
        </w:rPr>
      </w:pPr>
      <w:bookmarkStart w:name="_Toc118898837" w:id="1682"/>
      <w:bookmarkStart w:name="_Toc119940040" w:id="1683"/>
      <w:bookmarkStart w:name="_Toc135313071" w:id="1684"/>
      <w:r>
        <w:t xml:space="preserve">Table </w:t>
      </w:r>
      <w:r>
        <w:fldChar w:fldCharType="begin"/>
      </w:r>
      <w:r>
        <w:instrText>SEQ Table \* ARABIC</w:instrText>
      </w:r>
      <w:r>
        <w:fldChar w:fldCharType="separate"/>
      </w:r>
      <w:r w:rsidR="00DC1072">
        <w:rPr>
          <w:noProof/>
        </w:rPr>
        <w:t>50</w:t>
      </w:r>
      <w:r>
        <w:fldChar w:fldCharType="end"/>
      </w:r>
      <w:r>
        <w:t>: Product Instance Template</w:t>
      </w:r>
      <w:bookmarkEnd w:id="1682"/>
      <w:bookmarkEnd w:id="1683"/>
      <w:bookmarkEnd w:id="1684"/>
    </w:p>
    <w:p w:rsidRPr="0028324E" w:rsidR="008F693D" w:rsidP="004C76D9" w:rsidRDefault="008F693D" w14:paraId="58F60ED9" w14:textId="77777777">
      <w:pPr>
        <w:pStyle w:val="Heading4"/>
      </w:pPr>
      <w:r w:rsidRPr="0028324E">
        <w:t>Unique Device Identifiers</w:t>
      </w:r>
    </w:p>
    <w:p w:rsidR="008F693D" w:rsidP="008F693D" w:rsidRDefault="008F693D" w14:paraId="72A47677" w14:textId="4E5F1955">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rsidRPr="005A615D" w:rsidR="008F693D" w:rsidP="008F693D" w:rsidRDefault="008F693D" w14:paraId="2A61B90E"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0E614568" w14:textId="77777777">
        <w:trPr>
          <w:cantSplit/>
          <w:tblHeader/>
        </w:trPr>
        <w:tc>
          <w:tcPr>
            <w:tcW w:w="1457" w:type="dxa"/>
            <w:tcBorders>
              <w:bottom w:val="nil"/>
              <w:right w:val="nil"/>
            </w:tcBorders>
            <w:shd w:val="clear" w:color="auto" w:fill="4F81BD"/>
          </w:tcPr>
          <w:p w:rsidRPr="00D14360" w:rsidR="008F693D" w:rsidP="008F693D" w:rsidRDefault="008F693D" w14:paraId="02051173" w14:textId="77777777">
            <w:pPr>
              <w:rPr>
                <w:rFonts w:cs="Calibri"/>
                <w:b/>
                <w:bCs/>
                <w:color w:val="FFFFFF"/>
              </w:rPr>
            </w:pPr>
            <w:r w:rsidRPr="00D14360">
              <w:rPr>
                <w:rFonts w:cs="Calibri"/>
                <w:b/>
                <w:bCs/>
                <w:color w:val="FFFFFF"/>
              </w:rPr>
              <w:t>Entry Template</w:t>
            </w:r>
          </w:p>
        </w:tc>
        <w:tc>
          <w:tcPr>
            <w:tcW w:w="7898" w:type="dxa"/>
            <w:shd w:val="clear" w:color="auto" w:fill="4F81BD"/>
          </w:tcPr>
          <w:p w:rsidRPr="0028324E" w:rsidR="008F693D" w:rsidP="008F693D" w:rsidRDefault="008F693D" w14:paraId="177B2792" w14:textId="77777777">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rsidRPr="00D14360" w:rsidR="008F693D" w:rsidP="008F693D" w:rsidRDefault="008F693D" w14:paraId="6AA9C7C2" w14:textId="77777777">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Pr="00C64922" w:rsidR="008F693D" w:rsidTr="004E29C8" w14:paraId="61187E4D"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4B057C9"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3C248BEB" w14:textId="77777777">
            <w:pPr>
              <w:rPr>
                <w:rFonts w:ascii="Calibri Light" w:hAnsi="Calibri Light" w:cs="Calibri Light"/>
              </w:rPr>
            </w:pPr>
            <w:r w:rsidRPr="00D14360">
              <w:rPr>
                <w:rFonts w:ascii="Calibri Light" w:hAnsi="Calibri Light" w:cs="Calibri Light"/>
              </w:rPr>
              <w:t>HL7 C-CDA R2.1 Companion Guide – Appendix B</w:t>
            </w:r>
          </w:p>
        </w:tc>
      </w:tr>
      <w:tr w:rsidRPr="00C64922" w:rsidR="008F693D" w:rsidTr="004E29C8" w14:paraId="3C955C32" w14:textId="77777777">
        <w:trPr>
          <w:cantSplit/>
          <w:trHeight w:val="1331"/>
        </w:trPr>
        <w:tc>
          <w:tcPr>
            <w:tcW w:w="1457" w:type="dxa"/>
            <w:tcBorders>
              <w:right w:val="nil"/>
            </w:tcBorders>
            <w:shd w:val="clear" w:color="auto" w:fill="FFFFFF"/>
          </w:tcPr>
          <w:p w:rsidRPr="00D14360" w:rsidR="008F693D" w:rsidP="008F693D" w:rsidRDefault="008F693D" w14:paraId="03B23834" w14:textId="77777777">
            <w:pPr>
              <w:rPr>
                <w:rFonts w:cs="Calibri"/>
                <w:b/>
                <w:bCs/>
              </w:rPr>
            </w:pPr>
            <w:r w:rsidRPr="00D14360">
              <w:rPr>
                <w:rFonts w:cs="Calibri"/>
                <w:b/>
                <w:bCs/>
              </w:rPr>
              <w:t>Purpose</w:t>
            </w:r>
          </w:p>
        </w:tc>
        <w:tc>
          <w:tcPr>
            <w:tcW w:w="7898" w:type="dxa"/>
            <w:shd w:val="clear" w:color="auto" w:fill="auto"/>
          </w:tcPr>
          <w:p w:rsidRPr="00D14360" w:rsidR="008F693D" w:rsidP="008F693D" w:rsidRDefault="008F693D" w14:paraId="6722C967" w14:textId="77777777">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Pr="00C64922" w:rsidR="008F693D" w:rsidTr="004E29C8" w14:paraId="12D23B5E" w14:textId="77777777">
        <w:trPr>
          <w:cantSplit/>
          <w:trHeight w:val="809"/>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8FEB398"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8F693D" w:rsidP="008F693D" w:rsidRDefault="008F693D" w14:paraId="6E3CA85B" w14:textId="77777777">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rsidRPr="00D14360" w:rsidR="008F693D" w:rsidP="008F693D" w:rsidRDefault="008F693D" w14:paraId="2813989B" w14:textId="77777777">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Pr="00C64922" w:rsidR="008F693D" w:rsidTr="004E29C8" w14:paraId="28523AED"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8F693D" w:rsidP="008F693D" w:rsidRDefault="008F693D" w14:paraId="263C3C73"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8F693D" w:rsidP="008F693D" w:rsidRDefault="008F693D" w14:paraId="6FE7BD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Pr="00C64922" w:rsidR="008F693D" w:rsidTr="004E29C8" w14:paraId="4B938B46" w14:textId="77777777">
        <w:trPr>
          <w:cantSplit/>
        </w:trPr>
        <w:tc>
          <w:tcPr>
            <w:tcW w:w="1457" w:type="dxa"/>
            <w:tcBorders>
              <w:top w:val="single" w:color="4472C4" w:themeColor="accent1" w:sz="4" w:space="0"/>
              <w:right w:val="nil"/>
            </w:tcBorders>
            <w:shd w:val="clear" w:color="auto" w:fill="FFFFFF"/>
          </w:tcPr>
          <w:p w:rsidRPr="00D14360" w:rsidR="008F693D" w:rsidP="008F693D" w:rsidRDefault="008F693D" w14:paraId="45FE977D"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8F693D" w:rsidP="008F693D" w:rsidRDefault="008F693D" w14:paraId="53067964" w14:textId="77777777">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rsidR="005C79A1" w:rsidP="008F693D" w:rsidRDefault="005C79A1" w14:paraId="1B590C92" w14:textId="77777777">
            <w:pPr>
              <w:rPr>
                <w:rFonts w:ascii="Calibri Light" w:hAnsi="Calibri Light" w:cs="Calibri Light"/>
              </w:rPr>
            </w:pPr>
          </w:p>
          <w:p w:rsidRPr="00D14360" w:rsidR="008F693D" w:rsidP="008F693D" w:rsidRDefault="008F693D" w14:paraId="3A6BC925" w14:textId="55182BE6">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rsidRPr="00D14360" w:rsidR="008F693D" w:rsidP="008F693D" w:rsidRDefault="008F693D" w14:paraId="541065C9" w14:textId="77777777">
            <w:pPr>
              <w:pStyle w:val="BodyText0"/>
              <w:spacing w:after="0" w:line="240" w:lineRule="auto"/>
              <w:rPr>
                <w:rFonts w:ascii="Calibri Light" w:hAnsi="Calibri Light" w:cs="Calibri Light"/>
              </w:rPr>
            </w:pPr>
            <w:r w:rsidRPr="00D14360">
              <w:rPr>
                <w:rFonts w:ascii="Calibri Light" w:hAnsi="Calibri Light" w:cs="Calibri Light"/>
              </w:rPr>
              <w:t>Active (C45329)</w:t>
            </w:r>
          </w:p>
          <w:p w:rsidRPr="00D14360" w:rsidR="008F693D" w:rsidP="008F693D" w:rsidRDefault="008F693D" w14:paraId="141DA597" w14:textId="77777777">
            <w:pPr>
              <w:pStyle w:val="BodyText0"/>
              <w:spacing w:after="0" w:line="240" w:lineRule="auto"/>
              <w:rPr>
                <w:rFonts w:ascii="Calibri Light" w:hAnsi="Calibri Light" w:cs="Calibri Light"/>
              </w:rPr>
            </w:pPr>
            <w:r w:rsidRPr="00D14360">
              <w:rPr>
                <w:rFonts w:ascii="Calibri Light" w:hAnsi="Calibri Light" w:cs="Calibri Light"/>
              </w:rPr>
              <w:t>Inactive (C154407)</w:t>
            </w:r>
          </w:p>
          <w:p w:rsidRPr="00D14360" w:rsidR="008F693D" w:rsidP="008F693D" w:rsidRDefault="008F693D" w14:paraId="506655F7" w14:textId="77777777">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rsidRPr="00D14360" w:rsidR="008F693D" w:rsidP="008F693D" w:rsidRDefault="008F693D" w14:paraId="00FCC2D8" w14:textId="77777777">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rsidR="005C79A1" w:rsidP="008F693D" w:rsidRDefault="005C79A1" w14:paraId="62A92B41" w14:textId="77777777">
            <w:pPr>
              <w:keepNext/>
              <w:rPr>
                <w:rFonts w:ascii="Calibri Light" w:hAnsi="Calibri Light" w:cs="Calibri Light"/>
              </w:rPr>
            </w:pPr>
          </w:p>
          <w:p w:rsidRPr="00D14360" w:rsidR="008F693D" w:rsidP="008F693D" w:rsidRDefault="005C79A1" w14:paraId="7BCB9156" w14:textId="7036773B">
            <w:pPr>
              <w:keepNext/>
              <w:rPr>
                <w:rFonts w:ascii="Calibri Light" w:hAnsi="Calibri Light" w:cs="Calibri Light"/>
              </w:rPr>
            </w:pPr>
            <w:r>
              <w:rPr>
                <w:rFonts w:ascii="Calibri Light" w:hAnsi="Calibri Light" w:cs="Calibri Light"/>
              </w:rPr>
              <w:t xml:space="preserve"> </w:t>
            </w:r>
            <w:r w:rsidRPr="00D14360" w:rsidR="008F693D">
              <w:rPr>
                <w:rFonts w:ascii="Calibri Light" w:hAnsi="Calibri Light" w:cs="Calibri Light"/>
              </w:rPr>
              <w:t xml:space="preserve">From the value set identified with OID </w:t>
            </w:r>
            <w:r w:rsidRPr="00D14360" w:rsidR="008F693D">
              <w:rPr>
                <w:rStyle w:val="XMLname"/>
                <w:rFonts w:ascii="Calibri Light" w:hAnsi="Calibri Light" w:cs="Calibri Light"/>
              </w:rPr>
              <w:t>2.16.840.1.113762.1.4.1021.48</w:t>
            </w:r>
          </w:p>
        </w:tc>
      </w:tr>
      <w:tr w:rsidRPr="00C64922" w:rsidR="0046208D" w:rsidTr="004E29C8" w14:paraId="3160DA20" w14:textId="77777777">
        <w:trPr>
          <w:cantSplit/>
        </w:trPr>
        <w:tc>
          <w:tcPr>
            <w:tcW w:w="1457" w:type="dxa"/>
            <w:tcBorders>
              <w:top w:val="single" w:color="4F81BD" w:sz="4" w:space="0"/>
              <w:bottom w:val="single" w:color="4F81BD" w:sz="4" w:space="0"/>
              <w:right w:val="nil"/>
            </w:tcBorders>
            <w:shd w:val="clear" w:color="auto" w:fill="FFFFFF"/>
          </w:tcPr>
          <w:p w:rsidRPr="00D14360" w:rsidR="0046208D" w:rsidP="008F693D" w:rsidRDefault="0046208D" w14:paraId="17158932" w14:textId="661C9052">
            <w:pPr>
              <w:rPr>
                <w:rFonts w:cs="Calibri"/>
                <w:b/>
                <w:bCs/>
              </w:rPr>
            </w:pPr>
            <w:r>
              <w:rPr>
                <w:rFonts w:cs="Calibri"/>
                <w:b/>
                <w:bCs/>
              </w:rPr>
              <w:t>Reference</w:t>
            </w:r>
          </w:p>
        </w:tc>
        <w:tc>
          <w:tcPr>
            <w:tcW w:w="7898" w:type="dxa"/>
            <w:tcBorders>
              <w:top w:val="single" w:color="4F81BD" w:sz="4" w:space="0"/>
              <w:bottom w:val="single" w:color="4F81BD" w:sz="4" w:space="0"/>
            </w:tcBorders>
            <w:shd w:val="clear" w:color="auto" w:fill="auto"/>
          </w:tcPr>
          <w:p w:rsidRPr="003B0179" w:rsidR="0046208D" w:rsidP="008F693D" w:rsidRDefault="0046208D" w14:paraId="303D0E78" w14:textId="7D387F7A">
            <w:pPr>
              <w:rPr>
                <w:rFonts w:asciiTheme="majorHAnsi" w:hAnsiTheme="majorHAnsi" w:cstheme="majorHAnsi"/>
              </w:rPr>
            </w:pPr>
            <w:r w:rsidRPr="003B0179">
              <w:rPr>
                <w:rFonts w:eastAsia="Calibri" w:asciiTheme="majorHAnsi" w:hAnsiTheme="majorHAnsi" w:cstheme="majorHAnsi"/>
              </w:rPr>
              <w:t>Chapter 3.85 Product Instance in the</w:t>
            </w:r>
            <w:r>
              <w:rPr>
                <w:rFonts w:eastAsia="Calibri" w:asciiTheme="majorHAnsi" w:hAnsiTheme="majorHAnsi" w:cstheme="majorHAnsi"/>
              </w:rPr>
              <w:t xml:space="preserve"> HL7</w:t>
            </w:r>
            <w:r w:rsidRPr="003B0179">
              <w:rPr>
                <w:rFonts w:eastAsia="Calibri" w:asciiTheme="majorHAnsi" w:hAnsiTheme="majorHAnsi" w:cstheme="majorHAnsi"/>
              </w:rPr>
              <w:t xml:space="preserve"> </w:t>
            </w:r>
            <w:hyperlink w:history="1" r:id="rId58">
              <w:r w:rsidRPr="003B0179">
                <w:rPr>
                  <w:rStyle w:val="Hyperlink"/>
                  <w:rFonts w:eastAsia="Calibri" w:asciiTheme="majorHAnsi" w:hAnsiTheme="majorHAnsi" w:cstheme="majorHAnsi"/>
                </w:rPr>
                <w:t>C-CDA Implementation Guide</w:t>
              </w:r>
            </w:hyperlink>
            <w:r w:rsidRPr="003B0179">
              <w:rPr>
                <w:rFonts w:eastAsia="Calibri" w:asciiTheme="majorHAnsi" w:hAnsiTheme="majorHAnsi" w:cstheme="majorHAnsi"/>
              </w:rPr>
              <w:t xml:space="preserve"> for information on how to encode the UDI.</w:t>
            </w:r>
          </w:p>
        </w:tc>
      </w:tr>
      <w:tr w:rsidRPr="00C64922" w:rsidR="008F693D" w:rsidTr="004E29C8" w14:paraId="71A83325" w14:textId="77777777">
        <w:trPr>
          <w:cantSplit/>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652EB8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8F693D" w:rsidP="0046208D" w:rsidRDefault="00B83F42" w14:paraId="66234202" w14:textId="5CE4C17F">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Pr="00C64922" w:rsidR="008F693D" w:rsidTr="004E29C8" w14:paraId="3D5D9876" w14:textId="77777777">
        <w:trPr>
          <w:cantSplit/>
        </w:trPr>
        <w:tc>
          <w:tcPr>
            <w:tcW w:w="1457" w:type="dxa"/>
            <w:tcBorders>
              <w:right w:val="nil"/>
            </w:tcBorders>
            <w:shd w:val="clear" w:color="auto" w:fill="FFFFFF"/>
          </w:tcPr>
          <w:p w:rsidRPr="00D14360" w:rsidR="008F693D" w:rsidP="008F693D" w:rsidRDefault="008F693D" w14:paraId="5CBF0C46" w14:textId="77777777">
            <w:pPr>
              <w:rPr>
                <w:rFonts w:cs="Calibri"/>
                <w:b/>
                <w:bCs/>
              </w:rPr>
            </w:pPr>
            <w:r w:rsidRPr="00D14360">
              <w:rPr>
                <w:rFonts w:cs="Calibri"/>
                <w:b/>
                <w:bCs/>
              </w:rPr>
              <w:t>Example</w:t>
            </w:r>
          </w:p>
        </w:tc>
        <w:tc>
          <w:tcPr>
            <w:tcW w:w="7898" w:type="dxa"/>
            <w:shd w:val="clear" w:color="auto" w:fill="auto"/>
          </w:tcPr>
          <w:p w:rsidRPr="00D14360" w:rsidR="008F693D" w:rsidP="008F693D" w:rsidRDefault="008F693D" w14:paraId="2846C0C2" w14:textId="77777777">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rsidRPr="003A3D50" w:rsidR="008F693D" w:rsidP="006B2DAF" w:rsidRDefault="008F693D" w14:paraId="4AAEB35E" w14:textId="78AA2B14">
      <w:pPr>
        <w:pStyle w:val="Caption"/>
      </w:pPr>
      <w:bookmarkStart w:name="_Toc118898838" w:id="1685"/>
      <w:bookmarkStart w:name="_Toc119940041" w:id="1686"/>
      <w:bookmarkStart w:name="_Toc135313072" w:id="1687"/>
      <w:r>
        <w:t xml:space="preserve">Table </w:t>
      </w:r>
      <w:r>
        <w:fldChar w:fldCharType="begin"/>
      </w:r>
      <w:r>
        <w:instrText>SEQ Table \* ARABIC</w:instrText>
      </w:r>
      <w:r>
        <w:fldChar w:fldCharType="separate"/>
      </w:r>
      <w:r w:rsidR="00DC1072">
        <w:rPr>
          <w:noProof/>
        </w:rPr>
        <w:t>51</w:t>
      </w:r>
      <w:r>
        <w:fldChar w:fldCharType="end"/>
      </w:r>
      <w:r>
        <w:t>: Unique Device Identifiers</w:t>
      </w:r>
      <w:r w:rsidR="00852DED">
        <w:t xml:space="preserve"> Template</w:t>
      </w:r>
      <w:bookmarkEnd w:id="1685"/>
      <w:bookmarkEnd w:id="1686"/>
      <w:bookmarkEnd w:id="1687"/>
    </w:p>
    <w:p w:rsidRPr="00C64922" w:rsidR="00DD51B1" w:rsidP="00FD31AC" w:rsidRDefault="00DD51B1" w14:paraId="2B240873" w14:textId="50A8F4F5">
      <w:pPr>
        <w:pStyle w:val="Heading3"/>
      </w:pPr>
      <w:bookmarkStart w:name="_Goal" w:id="1688"/>
      <w:bookmarkStart w:name="_Toc10707517" w:id="1689"/>
      <w:bookmarkStart w:name="_Toc11043647" w:id="1690"/>
      <w:bookmarkStart w:name="_Toc11045630" w:id="1691"/>
      <w:bookmarkStart w:name="_Toc11391300" w:id="1692"/>
      <w:bookmarkStart w:name="_Toc119939870" w:id="1693"/>
      <w:bookmarkStart w:name="_Toc135312901" w:id="1694"/>
      <w:bookmarkEnd w:id="1688"/>
      <w:r w:rsidRPr="00C64922">
        <w:t>Goal</w:t>
      </w:r>
      <w:bookmarkEnd w:id="1689"/>
      <w:bookmarkEnd w:id="1690"/>
      <w:bookmarkEnd w:id="1691"/>
      <w:bookmarkEnd w:id="1692"/>
      <w:bookmarkEnd w:id="1693"/>
      <w:bookmarkEnd w:id="1694"/>
    </w:p>
    <w:p w:rsidRPr="00D14360" w:rsidR="00DD51B1" w:rsidP="00B505D2" w:rsidRDefault="005346DD" w14:paraId="2064DB74" w14:textId="77777777">
      <w:pPr>
        <w:spacing w:after="120"/>
        <w:rPr>
          <w:rFonts w:eastAsia="Calibri" w:cs="Calibri"/>
        </w:rPr>
      </w:pPr>
      <w:r w:rsidRPr="00D14360">
        <w:rPr>
          <w:rFonts w:eastAsia="Calibri" w:cs="Calibri"/>
        </w:rPr>
        <w:t>Previously, t</w:t>
      </w:r>
      <w:r w:rsidRPr="00D14360" w:rsidR="00DD51B1">
        <w:rPr>
          <w:rFonts w:eastAsia="Calibri" w:cs="Calibri"/>
        </w:rPr>
        <w:t xml:space="preserve">o satisfy the 2015 Edition Certification Criteria, </w:t>
      </w:r>
      <w:r w:rsidRPr="00D14360">
        <w:rPr>
          <w:rFonts w:eastAsia="Calibri" w:cs="Calibri"/>
        </w:rPr>
        <w:t xml:space="preserve">guidance recommended for </w:t>
      </w:r>
      <w:r w:rsidRPr="00D14360" w:rsidR="00DD51B1">
        <w:rPr>
          <w:rFonts w:eastAsia="Calibri" w:cs="Calibri"/>
        </w:rPr>
        <w:t xml:space="preserve">Transition of Care documents </w:t>
      </w:r>
      <w:r w:rsidRPr="00D14360">
        <w:rPr>
          <w:rFonts w:eastAsia="Calibri" w:cs="Calibri"/>
        </w:rPr>
        <w:t xml:space="preserve">(CCD, Discharge Summary, or Referral Note documents) </w:t>
      </w:r>
      <w:r w:rsidRPr="00D14360" w:rsidR="00DD51B1">
        <w:rPr>
          <w:rFonts w:eastAsia="Calibri" w:cs="Calibri"/>
        </w:rPr>
        <w:t xml:space="preserve">should include the Goals Section. </w:t>
      </w:r>
      <w:r w:rsidRPr="00D14360">
        <w:rPr>
          <w:rFonts w:eastAsia="Calibri" w:cs="Calibri"/>
        </w:rPr>
        <w:t xml:space="preserve">As </w:t>
      </w:r>
      <w:r w:rsidRPr="00D14360" w:rsidR="00056328">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rsidRPr="00D14360" w:rsidR="00056328" w:rsidP="00B505D2" w:rsidRDefault="00056328" w14:paraId="5843A30B" w14:textId="77777777">
      <w:pPr>
        <w:spacing w:after="120"/>
        <w:rPr>
          <w:rFonts w:eastAsia="Calibri" w:cs="Calibri"/>
        </w:rPr>
      </w:pPr>
      <w:r w:rsidRPr="00D14360">
        <w:rPr>
          <w:rFonts w:eastAsia="Calibri" w:cs="Calibri"/>
        </w:rPr>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Pr="00D14360" w:rsidR="00CB23D4">
        <w:rPr>
          <w:rFonts w:eastAsia="Calibri" w:cs="Calibri"/>
        </w:rPr>
        <w:t xml:space="preserve">structure of the entry. </w:t>
      </w:r>
    </w:p>
    <w:p w:rsidRPr="00C64922" w:rsidR="008461D5" w:rsidP="004C76D9" w:rsidRDefault="008461D5" w14:paraId="35D2B5C9" w14:textId="77777777">
      <w:pPr>
        <w:pStyle w:val="Heading4"/>
      </w:pPr>
      <w:r w:rsidRPr="00C64922">
        <w:t>Goal Observation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1E2C61D" w14:textId="77777777">
        <w:trPr>
          <w:cantSplit/>
          <w:tblHeader/>
        </w:trPr>
        <w:tc>
          <w:tcPr>
            <w:tcW w:w="1457" w:type="dxa"/>
            <w:tcBorders>
              <w:bottom w:val="nil"/>
              <w:right w:val="nil"/>
            </w:tcBorders>
            <w:shd w:val="clear" w:color="auto" w:fill="4F81BD"/>
          </w:tcPr>
          <w:p w:rsidRPr="00D14360" w:rsidR="00E42FA6" w:rsidP="00E42FA6" w:rsidRDefault="00E42FA6" w14:paraId="6F94C339" w14:textId="77777777">
            <w:pPr>
              <w:rPr>
                <w:rFonts w:cs="Calibri"/>
                <w:b/>
                <w:bCs/>
                <w:color w:val="FFFFFF"/>
              </w:rPr>
            </w:pPr>
            <w:bookmarkStart w:name="_wb9bdgv5rqj1" w:colFirst="0" w:colLast="0" w:id="1695"/>
            <w:bookmarkEnd w:id="1695"/>
            <w:r w:rsidRPr="00D14360">
              <w:rPr>
                <w:rFonts w:cs="Calibri"/>
                <w:b/>
                <w:bCs/>
                <w:color w:val="FFFFFF"/>
              </w:rPr>
              <w:t>Entry Template</w:t>
            </w:r>
          </w:p>
        </w:tc>
        <w:tc>
          <w:tcPr>
            <w:tcW w:w="7898" w:type="dxa"/>
            <w:shd w:val="clear" w:color="auto" w:fill="4F81BD"/>
          </w:tcPr>
          <w:p w:rsidRPr="00D14360" w:rsidR="00E42FA6" w:rsidP="00E42FA6" w:rsidRDefault="00E42FA6" w14:paraId="39124E6E" w14:textId="796C7DF1">
            <w:pPr>
              <w:rPr>
                <w:rFonts w:cs="Calibri"/>
                <w:b/>
                <w:iCs/>
                <w:color w:val="FFFFFF"/>
              </w:rPr>
            </w:pPr>
            <w:r w:rsidRPr="00D14360">
              <w:rPr>
                <w:rFonts w:cs="Calibri"/>
                <w:b/>
                <w:iCs/>
                <w:color w:val="FFFFFF"/>
              </w:rPr>
              <w:t>Goal Observation</w:t>
            </w:r>
            <w:r w:rsidR="000F05B7">
              <w:rPr>
                <w:rFonts w:cs="Calibri"/>
                <w:b/>
                <w:iCs/>
                <w:color w:val="FFFFFF"/>
              </w:rPr>
              <w:t xml:space="preserve"> (V2)</w:t>
            </w:r>
          </w:p>
          <w:p w:rsidRPr="00D14360" w:rsidR="00E42FA6" w:rsidP="00E42FA6" w:rsidRDefault="00E42FA6" w14:paraId="0E579B05" w14:textId="6DF7E4C8">
            <w:pPr>
              <w:rPr>
                <w:rFonts w:cs="Calibri"/>
                <w:bCs/>
                <w:color w:val="FFFFFF"/>
              </w:rPr>
            </w:pPr>
            <w:r w:rsidRPr="00D14360">
              <w:rPr>
                <w:rFonts w:cs="Calibri"/>
                <w:bCs/>
                <w:color w:val="FFFFFF"/>
                <w:sz w:val="18"/>
              </w:rPr>
              <w:t>[observation: identifier urn:oid:2.16.840.1.113883.10.20.22.4.121</w:t>
            </w:r>
            <w:r w:rsidRPr="00D14360" w:rsidR="000F05B7">
              <w:rPr>
                <w:rFonts w:cs="Calibri"/>
                <w:bCs/>
                <w:color w:val="FFFFFF"/>
                <w:sz w:val="18"/>
              </w:rPr>
              <w:t>:20</w:t>
            </w:r>
            <w:r w:rsidR="000F05B7">
              <w:rPr>
                <w:rFonts w:cs="Calibri"/>
                <w:bCs/>
                <w:color w:val="FFFFFF"/>
                <w:sz w:val="18"/>
              </w:rPr>
              <w:t>22</w:t>
            </w:r>
            <w:r w:rsidRPr="00D14360" w:rsidR="000F05B7">
              <w:rPr>
                <w:rFonts w:cs="Calibri"/>
                <w:bCs/>
                <w:color w:val="FFFFFF"/>
                <w:sz w:val="18"/>
              </w:rPr>
              <w:t>-0</w:t>
            </w:r>
            <w:r w:rsidR="000F05B7">
              <w:rPr>
                <w:rFonts w:cs="Calibri"/>
                <w:bCs/>
                <w:color w:val="FFFFFF"/>
                <w:sz w:val="18"/>
              </w:rPr>
              <w:t>6</w:t>
            </w:r>
            <w:r w:rsidRPr="00D14360" w:rsidR="000F05B7">
              <w:rPr>
                <w:rFonts w:cs="Calibri"/>
                <w:bCs/>
                <w:color w:val="FFFFFF"/>
                <w:sz w:val="18"/>
              </w:rPr>
              <w:t>-01</w:t>
            </w:r>
            <w:r w:rsidRPr="00D14360">
              <w:rPr>
                <w:rFonts w:cs="Calibri"/>
                <w:bCs/>
                <w:color w:val="FFFFFF"/>
                <w:sz w:val="18"/>
              </w:rPr>
              <w:t xml:space="preserve"> (open)]</w:t>
            </w:r>
          </w:p>
        </w:tc>
      </w:tr>
      <w:tr w:rsidRPr="00C64922" w:rsidR="002954CE" w:rsidTr="004E29C8" w14:paraId="676A9967" w14:textId="77777777">
        <w:trPr>
          <w:cantSplit/>
          <w:trHeight w:val="36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3D7225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0F05B7" w14:paraId="6F4C912F" w14:textId="69AE09E3">
            <w:pPr>
              <w:rPr>
                <w:rFonts w:ascii="Calibri Light" w:hAnsi="Calibri Light" w:cs="Calibri Light"/>
                <w:szCs w:val="18"/>
              </w:rPr>
            </w:pPr>
            <w:r w:rsidRPr="00D14360">
              <w:rPr>
                <w:rFonts w:ascii="Calibri Light" w:hAnsi="Calibri Light" w:cs="Calibri Light"/>
                <w:szCs w:val="18"/>
              </w:rPr>
              <w:t>HL7 C-CDA R2.1 Companion Guide</w:t>
            </w:r>
            <w:r w:rsidRPr="00D14360" w:rsidR="00E42FA6">
              <w:rPr>
                <w:rFonts w:ascii="Calibri Light" w:hAnsi="Calibri Light" w:cs="Calibri Light"/>
                <w:szCs w:val="18"/>
              </w:rPr>
              <w:t xml:space="preserve"> </w:t>
            </w:r>
          </w:p>
        </w:tc>
      </w:tr>
      <w:tr w:rsidRPr="00C64922" w:rsidR="002954CE" w:rsidTr="004E29C8" w14:paraId="52BAC995" w14:textId="77777777">
        <w:trPr>
          <w:cantSplit/>
          <w:trHeight w:val="2240"/>
        </w:trPr>
        <w:tc>
          <w:tcPr>
            <w:tcW w:w="1457" w:type="dxa"/>
            <w:tcBorders>
              <w:right w:val="nil"/>
            </w:tcBorders>
            <w:shd w:val="clear" w:color="auto" w:fill="FFFFFF"/>
          </w:tcPr>
          <w:p w:rsidRPr="00D14360" w:rsidR="00E42FA6" w:rsidP="00E42FA6" w:rsidRDefault="00E42FA6" w14:paraId="7F8C02D2"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39551C8A"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rsidR="00852DED" w:rsidP="00D14360" w:rsidRDefault="00852DED" w14:paraId="1134A37E" w14:textId="77777777">
            <w:pPr>
              <w:autoSpaceDE w:val="0"/>
              <w:autoSpaceDN w:val="0"/>
              <w:adjustRightInd w:val="0"/>
              <w:rPr>
                <w:rFonts w:ascii="Calibri Light" w:hAnsi="Calibri Light" w:cs="Calibri Light"/>
                <w:color w:val="000000"/>
                <w:szCs w:val="18"/>
              </w:rPr>
            </w:pPr>
          </w:p>
          <w:p w:rsidRPr="00D14360" w:rsidR="00E42FA6" w:rsidP="00D14360" w:rsidRDefault="00E42FA6" w14:paraId="2B70C595"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rsidR="00852DED" w:rsidP="00D14360" w:rsidRDefault="00852DED" w14:paraId="2058B06F" w14:textId="77777777">
            <w:pPr>
              <w:autoSpaceDE w:val="0"/>
              <w:autoSpaceDN w:val="0"/>
              <w:adjustRightInd w:val="0"/>
              <w:rPr>
                <w:rFonts w:ascii="Calibri Light" w:hAnsi="Calibri Light" w:cs="Calibri Light"/>
                <w:color w:val="000000"/>
                <w:szCs w:val="18"/>
              </w:rPr>
            </w:pPr>
          </w:p>
          <w:p w:rsidRPr="00D14360" w:rsidR="00E42FA6" w:rsidP="00D14360" w:rsidRDefault="00E42FA6" w14:paraId="05755ADC"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rsidR="00852DED" w:rsidP="00D14360" w:rsidRDefault="00852DED" w14:paraId="022B56CF" w14:textId="77777777">
            <w:pPr>
              <w:pStyle w:val="ListBullet"/>
              <w:numPr>
                <w:ilvl w:val="0"/>
                <w:numId w:val="0"/>
              </w:numPr>
              <w:spacing w:line="240" w:lineRule="auto"/>
              <w:rPr>
                <w:rFonts w:ascii="Calibri Light" w:hAnsi="Calibri Light" w:cs="Calibri Light"/>
                <w:color w:val="000000"/>
                <w:sz w:val="20"/>
                <w:szCs w:val="18"/>
              </w:rPr>
            </w:pPr>
          </w:p>
          <w:p w:rsidRPr="00D14360" w:rsidR="00E42FA6" w:rsidP="00D14360" w:rsidRDefault="00E42FA6" w14:paraId="53ADEF1B"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Pr="00C64922" w:rsidR="002954CE" w:rsidTr="004E29C8" w14:paraId="74B65119" w14:textId="77777777">
        <w:trPr>
          <w:cantSplit/>
          <w:trHeight w:val="62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62D443C0"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043808CD" w14:textId="77777777">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Pr="00C64922" w:rsidR="002954CE" w:rsidTr="004E29C8" w14:paraId="2747CFA5"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115227DE"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E42FA6" w:rsidRDefault="00E42FA6" w14:paraId="17D025D3"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73DDE762"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0F96242"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2A3B7BEF" w14:textId="77777777">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9"/>
            </w:r>
          </w:p>
          <w:p w:rsidRPr="00D14360" w:rsidR="00E42FA6" w:rsidP="00E42FA6" w:rsidRDefault="00E42FA6" w14:paraId="470E4056" w14:textId="77777777">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rsidR="00852DED" w:rsidP="00D14360" w:rsidRDefault="00852DED" w14:paraId="08C70C25" w14:textId="77777777">
            <w:pPr>
              <w:keepNext/>
              <w:rPr>
                <w:rFonts w:ascii="Calibri Light" w:hAnsi="Calibri Light" w:cs="Calibri Light"/>
                <w:szCs w:val="18"/>
              </w:rPr>
            </w:pPr>
          </w:p>
          <w:p w:rsidRPr="00D14360" w:rsidR="00E42FA6" w:rsidP="00D14360" w:rsidRDefault="00E42FA6" w14:paraId="5729A64E" w14:textId="77777777">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Pr="00C64922" w:rsidR="001F4D05" w:rsidTr="004E29C8" w14:paraId="51031583" w14:textId="77777777">
        <w:trPr>
          <w:cantSplit/>
          <w:trHeight w:val="71"/>
        </w:trPr>
        <w:tc>
          <w:tcPr>
            <w:tcW w:w="1457" w:type="dxa"/>
            <w:tcBorders>
              <w:top w:val="single" w:color="4472C4" w:sz="4" w:space="0"/>
              <w:bottom w:val="single" w:color="4F81BD" w:sz="4" w:space="0"/>
              <w:right w:val="nil"/>
            </w:tcBorders>
            <w:shd w:val="clear" w:color="auto" w:fill="FFFFFF"/>
          </w:tcPr>
          <w:p w:rsidRPr="00D14360" w:rsidR="001F4D05" w:rsidP="001F4D05" w:rsidRDefault="001F4D05" w14:paraId="23028DC5"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D14360" w:rsidR="001F4D05" w:rsidP="001F4D05" w:rsidRDefault="006B2DAF" w14:paraId="34057916" w14:textId="77777777">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rsidR="00DD51B1" w:rsidP="00CA2798" w:rsidRDefault="005C79A1" w14:paraId="7E5D183B" w14:textId="07E87999">
      <w:pPr>
        <w:pStyle w:val="Caption"/>
      </w:pPr>
      <w:r>
        <w:t xml:space="preserve">  </w:t>
      </w:r>
      <w:bookmarkStart w:name="_Toc118898839" w:id="1696"/>
      <w:bookmarkStart w:name="_Toc119940042" w:id="1697"/>
      <w:bookmarkStart w:name="_Toc135313073" w:id="1698"/>
      <w:r w:rsidRPr="00C64922" w:rsidR="00CA2798">
        <w:t xml:space="preserve">Table </w:t>
      </w:r>
      <w:r>
        <w:fldChar w:fldCharType="begin"/>
      </w:r>
      <w:r>
        <w:instrText>SEQ Table \* ARABIC</w:instrText>
      </w:r>
      <w:r>
        <w:fldChar w:fldCharType="separate"/>
      </w:r>
      <w:r w:rsidR="00DC1072">
        <w:rPr>
          <w:noProof/>
        </w:rPr>
        <w:t>52</w:t>
      </w:r>
      <w:r>
        <w:fldChar w:fldCharType="end"/>
      </w:r>
      <w:r w:rsidRPr="00C64922" w:rsidR="00CA2798">
        <w:t>: Goal Observation</w:t>
      </w:r>
      <w:r w:rsidR="00852DED">
        <w:t xml:space="preserve"> Template</w:t>
      </w:r>
      <w:bookmarkEnd w:id="1696"/>
      <w:bookmarkEnd w:id="1697"/>
      <w:bookmarkEnd w:id="1698"/>
    </w:p>
    <w:p w:rsidR="006B2DAF" w:rsidP="006B2DAF" w:rsidRDefault="006B2DAF" w14:paraId="547780E0" w14:textId="77777777"/>
    <w:p w:rsidR="006B2DAF" w:rsidP="003A3D50" w:rsidRDefault="006B2DAF" w14:paraId="0797EB84" w14:textId="6F6215D6">
      <w:pPr>
        <w:pStyle w:val="Caption"/>
        <w:keepNext/>
        <w:spacing w:after="0"/>
      </w:pPr>
      <w:bookmarkStart w:name="_Toc118898769" w:id="1699"/>
      <w:bookmarkStart w:name="_Toc119939971" w:id="1700"/>
      <w:bookmarkStart w:name="_Toc135313003" w:id="1701"/>
      <w:r w:rsidRPr="00D2396E">
        <w:t xml:space="preserve">Example </w:t>
      </w:r>
      <w:r>
        <w:fldChar w:fldCharType="begin"/>
      </w:r>
      <w:r>
        <w:instrText>SEQ Example \* ARABIC</w:instrText>
      </w:r>
      <w:r>
        <w:fldChar w:fldCharType="separate"/>
      </w:r>
      <w:r w:rsidR="00DC1072">
        <w:rPr>
          <w:noProof/>
        </w:rPr>
        <w:t>48</w:t>
      </w:r>
      <w:r>
        <w:fldChar w:fldCharType="end"/>
      </w:r>
      <w:r w:rsidRPr="00D2396E">
        <w:t>: Goal Observation narrative</w:t>
      </w:r>
      <w:bookmarkEnd w:id="1699"/>
      <w:bookmarkEnd w:id="1700"/>
      <w:bookmarkEnd w:id="170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B2DAF" w:rsidTr="00AD08FB" w14:paraId="56CE14D5" w14:textId="77777777">
        <w:tc>
          <w:tcPr>
            <w:tcW w:w="9576" w:type="dxa"/>
            <w:shd w:val="clear" w:color="auto" w:fill="auto"/>
          </w:tcPr>
          <w:p w:rsidRPr="00AD08FB" w:rsidR="00D2396E" w:rsidP="00AD08FB" w:rsidRDefault="00D2396E" w14:paraId="6A32EE2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rsidRPr="00AD08FB" w:rsidR="00D2396E" w:rsidP="00AD08FB" w:rsidRDefault="00D2396E" w14:paraId="3EE67D9F" w14:textId="1F3055E4">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rsidRPr="00AD08FB" w:rsidR="00D2396E" w:rsidP="00AD08FB" w:rsidRDefault="00D2396E" w14:paraId="2B6E0C7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rsidRPr="00AD08FB" w:rsidR="00D2396E" w:rsidP="00AD08FB" w:rsidRDefault="00D2396E" w14:paraId="37E1D5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rsidRPr="00AD08FB" w:rsidR="00D2396E" w:rsidP="00AD08FB" w:rsidRDefault="00D2396E" w14:paraId="6DB826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rsidRPr="00AD08FB" w:rsidR="00D2396E" w:rsidP="00AD08FB" w:rsidRDefault="00D2396E" w14:paraId="4CABB13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71BB25A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33A191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rsidRPr="00AD08FB" w:rsidR="00D2396E" w:rsidP="00AD08FB" w:rsidRDefault="00D2396E" w14:paraId="584772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47F9AD9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rsidRPr="00AD08FB" w:rsidR="00D2396E" w:rsidP="00AD08FB" w:rsidRDefault="00D2396E" w14:paraId="508693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rsidRPr="00AD08FB" w:rsidR="00D2396E" w:rsidP="00AD08FB" w:rsidRDefault="00D2396E" w14:paraId="55E63C9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rsidRPr="00AD08FB" w:rsidR="00D2396E" w:rsidP="00AD08FB" w:rsidRDefault="00D2396E" w14:paraId="7CAF8E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rsidRPr="00AD08FB" w:rsidR="00D2396E" w:rsidP="00AD08FB" w:rsidRDefault="00D2396E" w14:paraId="75F3F0B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A65E84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rsidRPr="00AD08FB" w:rsidR="00D2396E" w:rsidP="00AD08FB" w:rsidRDefault="00D2396E" w14:paraId="228BEE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rsidRPr="00AD08FB" w:rsidR="00D2396E" w:rsidP="00AD08FB" w:rsidRDefault="00D2396E" w14:paraId="6D529C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154804A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rsidRPr="00AD08FB" w:rsidR="00D2396E" w:rsidP="00AD08FB" w:rsidRDefault="00D2396E" w14:paraId="06E7224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6C1BE78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rsidRPr="00AD08FB" w:rsidR="00D2396E" w:rsidP="00AD08FB" w:rsidRDefault="00D2396E" w14:paraId="058EBE3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50238A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rsidRPr="00AD08FB" w:rsidR="00D2396E" w:rsidP="00AD08FB" w:rsidRDefault="00D2396E" w14:paraId="7E7FD1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rsidRPr="00AD08FB" w:rsidR="00D2396E" w:rsidP="00AD08FB" w:rsidRDefault="00D2396E" w14:paraId="0893F7E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F9B51B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Pr="00AD08FB" w:rsidR="00D2396E" w:rsidP="00AD08FB" w:rsidRDefault="00D2396E" w14:paraId="749B5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rsidRPr="00AD08FB" w:rsidR="00D2396E" w:rsidP="00AD08FB" w:rsidRDefault="00D2396E" w14:paraId="0791DA7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0175B21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1B3CCC3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0672D02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rsidRPr="00AD08FB" w:rsidR="00D2396E" w:rsidP="00AD08FB" w:rsidRDefault="00D2396E" w14:paraId="7DA8C87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rsidRPr="00AD08FB" w:rsidR="00D2396E" w:rsidP="00AD08FB" w:rsidRDefault="00D2396E" w14:paraId="4F1F60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rsidRPr="00AD08FB" w:rsidR="00D2396E" w:rsidP="00AD08FB" w:rsidRDefault="00D2396E" w14:paraId="01BF1F5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rsidRPr="00AD08FB" w:rsidR="00D2396E" w:rsidP="00AD08FB" w:rsidRDefault="00D2396E" w14:paraId="1C22995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rsidRPr="00AD08FB" w:rsidR="00D2396E" w:rsidP="00AD08FB" w:rsidRDefault="00D2396E" w14:paraId="76604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rsidRPr="00AD08FB" w:rsidR="00D2396E" w:rsidP="00AD08FB" w:rsidRDefault="00D2396E" w14:paraId="67BD17C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rsidRPr="00AD08FB" w:rsidR="00D2396E" w:rsidP="00AD08FB" w:rsidRDefault="00D2396E" w14:paraId="5C45CB0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rsidRPr="00AD08FB" w:rsidR="00D2396E" w:rsidP="00AD08FB" w:rsidRDefault="00D2396E" w14:paraId="7C8B1C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rsidRPr="00AD08FB" w:rsidR="00D2396E" w:rsidP="00AD08FB" w:rsidRDefault="00D2396E" w14:paraId="7FDA8441"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rsidRPr="00AD08FB" w:rsidR="00D2396E" w:rsidP="00AD08FB" w:rsidRDefault="00D2396E" w14:paraId="7D10ACB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rsidRPr="00AD08FB" w:rsidR="00D2396E" w:rsidP="00AD08FB" w:rsidRDefault="00D2396E" w14:paraId="03BEF9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rsidRPr="00AD08FB" w:rsidR="00D2396E" w:rsidP="00AD08FB" w:rsidRDefault="00D2396E" w14:paraId="5075365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3BB2F8A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rsidRPr="00AD08FB" w:rsidR="00D2396E" w:rsidP="00AD08FB" w:rsidRDefault="00D2396E" w14:paraId="5BFA165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rsidRPr="00AD08FB" w:rsidR="00D2396E" w:rsidP="00AD08FB" w:rsidRDefault="00D2396E" w14:paraId="2437716E"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rsidRPr="00AD08FB" w:rsidR="00D2396E" w:rsidP="00AD08FB" w:rsidRDefault="00D2396E" w14:paraId="7E0745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rsidRPr="00AD08FB" w:rsidR="00D2396E" w:rsidP="00AD08FB" w:rsidRDefault="00D2396E" w14:paraId="77FF56D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rsidRPr="00AD08FB" w:rsidR="00D2396E" w:rsidP="00AD08FB" w:rsidRDefault="00D2396E" w14:paraId="19B353D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0FA441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rsidRPr="00AD08FB" w:rsidR="00D2396E" w:rsidP="00AD08FB" w:rsidRDefault="00D2396E" w14:paraId="2B825E1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rsidRPr="00AD08FB" w:rsidR="00D2396E" w:rsidP="00AD08FB" w:rsidRDefault="00D2396E" w14:paraId="435F8FC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441B00A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rsidRPr="00AD08FB" w:rsidR="00D2396E" w:rsidP="00AD08FB" w:rsidRDefault="00D2396E" w14:paraId="5AF51E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rsidRPr="00AD08FB" w:rsidR="00D2396E" w:rsidP="00AD08FB" w:rsidRDefault="00D2396E" w14:paraId="08A1C1D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40954A6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rsidRPr="00AD08FB" w:rsidR="00D2396E" w:rsidP="00AD08FB" w:rsidRDefault="00D2396E" w14:paraId="3A54960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5A0C7C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006B2DAF" w:rsidP="00AD08FB" w:rsidRDefault="00D2396E" w14:paraId="2C0BABE4" w14:textId="77777777">
            <w:pPr>
              <w:pStyle w:val="Caption"/>
              <w:keepNext/>
              <w:spacing w:after="0"/>
            </w:pPr>
            <w:r w:rsidRPr="00AD08FB">
              <w:rPr>
                <w:rFonts w:ascii="Courier New" w:hAnsi="Courier New" w:cs="Courier New"/>
                <w:i w:val="0"/>
                <w:iCs w:val="0"/>
                <w:color w:val="000000"/>
                <w:sz w:val="16"/>
                <w:szCs w:val="16"/>
              </w:rPr>
              <w:t>&lt;/section&gt;</w:t>
            </w:r>
          </w:p>
        </w:tc>
      </w:tr>
    </w:tbl>
    <w:p w:rsidRPr="006B2DAF" w:rsidR="006B2DAF" w:rsidP="003A3D50" w:rsidRDefault="006B2DAF" w14:paraId="3B020266" w14:textId="77777777"/>
    <w:p w:rsidRPr="00B455CB" w:rsidR="00E752AB" w:rsidP="00FD31AC" w:rsidRDefault="00E752AB" w14:paraId="73C3AD5A" w14:textId="0B9C0F8D">
      <w:pPr>
        <w:pStyle w:val="Heading3"/>
      </w:pPr>
      <w:bookmarkStart w:name="_Social_History_Observation" w:id="1702"/>
      <w:bookmarkStart w:name="_Toc10707520" w:id="1703"/>
      <w:bookmarkStart w:name="_Toc11043653" w:id="1704"/>
      <w:bookmarkStart w:name="_Toc11045633" w:id="1705"/>
      <w:bookmarkStart w:name="_Toc11391302" w:id="1706"/>
      <w:bookmarkStart w:name="_Toc88470797" w:id="1707"/>
      <w:bookmarkStart w:name="_Toc119939871" w:id="1708"/>
      <w:bookmarkStart w:name="_Toc135312902" w:id="1709"/>
      <w:bookmarkEnd w:id="1702"/>
      <w:r w:rsidRPr="00B455CB">
        <w:t>Social History</w:t>
      </w:r>
      <w:bookmarkEnd w:id="1703"/>
      <w:bookmarkEnd w:id="1704"/>
      <w:bookmarkEnd w:id="1705"/>
      <w:bookmarkEnd w:id="1706"/>
      <w:bookmarkEnd w:id="1707"/>
      <w:bookmarkEnd w:id="1708"/>
      <w:bookmarkEnd w:id="1709"/>
    </w:p>
    <w:p w:rsidR="00E752AB" w:rsidP="00E752AB" w:rsidRDefault="00E752AB" w14:paraId="34DE45A4" w14:textId="61A88575">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Pr="00B455CB" w:rsidR="000A2553">
        <w:rPr>
          <w:rFonts w:cs="Calibri"/>
        </w:rPr>
        <w:fldChar w:fldCharType="begin"/>
      </w:r>
      <w:r w:rsidRPr="00B455CB" w:rsidR="000A2553">
        <w:rPr>
          <w:rFonts w:cs="Calibri"/>
        </w:rPr>
        <w:instrText xml:space="preserve"> REF _Ref88487494 \h </w:instrText>
      </w:r>
      <w:r w:rsidR="00B455CB">
        <w:rPr>
          <w:rFonts w:cs="Calibri"/>
        </w:rPr>
        <w:instrText xml:space="preserve"> \* MERGEFORMAT </w:instrText>
      </w:r>
      <w:r w:rsidRPr="00B455CB" w:rsidR="000A2553">
        <w:rPr>
          <w:rFonts w:cs="Calibri"/>
        </w:rPr>
      </w:r>
      <w:r w:rsidRPr="00B455CB" w:rsidR="000A2553">
        <w:rPr>
          <w:rFonts w:cs="Calibri"/>
        </w:rPr>
        <w:fldChar w:fldCharType="separate"/>
      </w:r>
      <w:r w:rsidRPr="00A61A3F" w:rsidR="00DC1072">
        <w:t>Social Determinant of Health Vocabulary Design Notes</w:t>
      </w:r>
      <w:r w:rsidRPr="00B455CB" w:rsidR="000A2553">
        <w:rPr>
          <w:rFonts w:cs="Calibri"/>
        </w:rPr>
        <w:fldChar w:fldCharType="end"/>
      </w:r>
      <w:r w:rsidRPr="00B455CB">
        <w:rPr>
          <w:rFonts w:cs="Calibri"/>
        </w:rPr>
        <w:t>.</w:t>
      </w:r>
      <w:r>
        <w:rPr>
          <w:rFonts w:cs="Calibri"/>
        </w:rPr>
        <w:t xml:space="preserve"> In addition, a new </w:t>
      </w:r>
      <w:r>
        <w:rPr>
          <w:rFonts w:cs="Calibri"/>
        </w:rPr>
        <w:t xml:space="preserve">Sexual Orientation Observation Template </w:t>
      </w:r>
      <w:r w:rsidRPr="00F8428C">
        <w:rPr>
          <w:rFonts w:cs="Calibri"/>
        </w:rPr>
        <w:t>2.16.840.1.113883.10.20.22.4.501:2022-06-0</w:t>
      </w:r>
      <w:r>
        <w:rPr>
          <w:rFonts w:cs="Calibri"/>
        </w:rPr>
        <w:t>1 was developed for this USCDI V2 ballot update.</w:t>
      </w:r>
    </w:p>
    <w:p w:rsidR="00E752AB" w:rsidP="00E752AB" w:rsidRDefault="00E752AB" w14:paraId="4E226671" w14:textId="05322FEA">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w:history="1" r:id="rId59">
        <w:r w:rsidRPr="00820406">
          <w:rPr>
            <w:rStyle w:val="Hyperlink"/>
            <w:rFonts w:cs="Calibri"/>
          </w:rPr>
          <w:t>Social Determinants of Health Conditions Value Set</w:t>
        </w:r>
      </w:hyperlink>
      <w:r>
        <w:rPr>
          <w:rFonts w:cs="Calibri"/>
        </w:rPr>
        <w:t xml:space="preserve"> or in a specific template.</w:t>
      </w:r>
    </w:p>
    <w:p w:rsidRPr="00D14360" w:rsidR="00E752AB" w:rsidP="00E752AB" w:rsidRDefault="00E3650F" w14:paraId="18C0C9EE" w14:textId="6894A411">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E752AB" w:rsidTr="004E29C8" w14:paraId="0D2D5AFA" w14:textId="77777777">
        <w:trPr>
          <w:trHeight w:val="576"/>
        </w:trPr>
        <w:tc>
          <w:tcPr>
            <w:tcW w:w="683" w:type="dxa"/>
            <w:tcBorders>
              <w:right w:val="nil"/>
            </w:tcBorders>
            <w:shd w:val="clear" w:color="auto" w:fill="C6D9F1"/>
          </w:tcPr>
          <w:p w:rsidRPr="00C64922" w:rsidR="00E752AB" w:rsidP="000A2553" w:rsidRDefault="00E752AB" w14:paraId="370F70E0" w14:textId="77777777">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E752AB" w:rsidP="000A2553" w:rsidRDefault="00E752AB" w14:paraId="666A0ACD" w14:textId="77777777">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rsidRPr="00D14360" w:rsidR="00E752AB" w:rsidP="00E752AB" w:rsidRDefault="00E752AB" w14:paraId="2007F001" w14:textId="77777777">
      <w:pPr>
        <w:spacing w:after="120"/>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E752AB" w:rsidTr="004E29C8" w14:paraId="0F1EFEDE" w14:textId="77777777">
        <w:trPr>
          <w:cantSplit/>
          <w:tblHeader/>
        </w:trPr>
        <w:tc>
          <w:tcPr>
            <w:tcW w:w="2613" w:type="dxa"/>
            <w:tcBorders>
              <w:bottom w:val="nil"/>
              <w:right w:val="nil"/>
            </w:tcBorders>
            <w:shd w:val="clear" w:color="auto" w:fill="4F81BD"/>
          </w:tcPr>
          <w:p w:rsidRPr="00D14360" w:rsidR="00E752AB" w:rsidP="000A2553" w:rsidRDefault="00E752AB" w14:paraId="6B8F1F44"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752AB" w:rsidP="000A2553" w:rsidRDefault="00E752AB" w14:paraId="6CAF69CA" w14:textId="77777777">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rsidRPr="00D14360" w:rsidR="00E752AB" w:rsidP="000A2553" w:rsidRDefault="00E752AB" w14:paraId="207A4E6A" w14:textId="77777777">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Pr="00C64922" w:rsidR="00E752AB" w:rsidTr="004E29C8" w14:paraId="59F7AA9E" w14:textId="77777777">
        <w:trPr>
          <w:cantSplit/>
          <w:trHeight w:val="26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332453A1"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752AB" w:rsidP="000A2553" w:rsidRDefault="00E752AB" w14:paraId="13A91E2F" w14:textId="77777777">
            <w:pPr>
              <w:rPr>
                <w:rFonts w:ascii="Calibri Light" w:hAnsi="Calibri Light" w:cs="Calibri Light"/>
                <w:szCs w:val="16"/>
              </w:rPr>
            </w:pPr>
            <w:r w:rsidRPr="00D14360">
              <w:rPr>
                <w:rFonts w:ascii="Calibri Light" w:hAnsi="Calibri Light" w:cs="Calibri Light"/>
                <w:szCs w:val="16"/>
              </w:rPr>
              <w:t xml:space="preserve">HL7 C-CDA R2.1 </w:t>
            </w:r>
          </w:p>
        </w:tc>
      </w:tr>
      <w:tr w:rsidRPr="00C64922" w:rsidR="00E752AB" w:rsidTr="004E29C8" w14:paraId="57EDFAC7" w14:textId="77777777">
        <w:trPr>
          <w:cantSplit/>
          <w:trHeight w:val="800"/>
        </w:trPr>
        <w:tc>
          <w:tcPr>
            <w:tcW w:w="2613" w:type="dxa"/>
            <w:tcBorders>
              <w:right w:val="nil"/>
            </w:tcBorders>
            <w:shd w:val="clear" w:color="auto" w:fill="FFFFFF"/>
          </w:tcPr>
          <w:p w:rsidRPr="00D14360" w:rsidR="00E752AB" w:rsidP="000A2553" w:rsidRDefault="00E752AB" w14:paraId="0D595C6C" w14:textId="77777777">
            <w:pPr>
              <w:rPr>
                <w:rFonts w:cs="Calibri"/>
                <w:b/>
                <w:bCs/>
              </w:rPr>
            </w:pPr>
            <w:r w:rsidRPr="00D14360">
              <w:rPr>
                <w:rFonts w:cs="Calibri"/>
                <w:b/>
                <w:bCs/>
              </w:rPr>
              <w:t>Purpose</w:t>
            </w:r>
          </w:p>
        </w:tc>
        <w:tc>
          <w:tcPr>
            <w:tcW w:w="6742" w:type="dxa"/>
            <w:shd w:val="clear" w:color="auto" w:fill="auto"/>
          </w:tcPr>
          <w:p w:rsidRPr="00D14360" w:rsidR="00E752AB" w:rsidP="000A2553" w:rsidRDefault="00E752AB" w14:paraId="383B59BA" w14:textId="77777777">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Pr="00C64922" w:rsidR="00E752AB" w:rsidTr="004E29C8" w14:paraId="427DE6BE" w14:textId="77777777">
        <w:trPr>
          <w:cantSplit/>
          <w:trHeight w:val="134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5FBA85B3" w14:textId="77777777">
            <w:pPr>
              <w:rPr>
                <w:rFonts w:cs="Calibri"/>
                <w:b/>
                <w:bCs/>
              </w:rPr>
            </w:pPr>
            <w:r w:rsidRPr="00D14360">
              <w:rPr>
                <w:rFonts w:cs="Calibri"/>
                <w:b/>
                <w:bCs/>
              </w:rPr>
              <w:t>ActStatus</w:t>
            </w:r>
          </w:p>
        </w:tc>
        <w:tc>
          <w:tcPr>
            <w:tcW w:w="6742" w:type="dxa"/>
            <w:tcBorders>
              <w:top w:val="single" w:color="4F81BD" w:sz="4" w:space="0"/>
              <w:bottom w:val="single" w:color="4F81BD" w:sz="4" w:space="0"/>
            </w:tcBorders>
            <w:shd w:val="clear" w:color="auto" w:fill="auto"/>
          </w:tcPr>
          <w:p w:rsidRPr="00D14360" w:rsidR="00E752AB" w:rsidP="000A2553" w:rsidRDefault="00E752AB" w14:paraId="11A802F7" w14:textId="77777777">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rsidRPr="00D14360" w:rsidR="00E752AB" w:rsidP="000A2553" w:rsidRDefault="00E752AB" w14:paraId="75867686" w14:textId="77777777">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Pr="00C64922" w:rsidR="00E752AB" w:rsidTr="004E29C8" w14:paraId="28A5330F" w14:textId="77777777">
        <w:trPr>
          <w:cantSplit/>
          <w:trHeight w:val="350"/>
        </w:trPr>
        <w:tc>
          <w:tcPr>
            <w:tcW w:w="2613" w:type="dxa"/>
            <w:tcBorders>
              <w:top w:val="single" w:color="4F81BD" w:sz="4" w:space="0"/>
              <w:bottom w:val="single" w:color="4472C4" w:themeColor="accent1" w:sz="4" w:space="0"/>
              <w:right w:val="nil"/>
            </w:tcBorders>
            <w:shd w:val="clear" w:color="auto" w:fill="FFFFFF"/>
          </w:tcPr>
          <w:p w:rsidRPr="00D14360" w:rsidR="00E752AB" w:rsidP="000A2553" w:rsidRDefault="00E752AB" w14:paraId="7309EEC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752AB" w:rsidP="000A2553" w:rsidRDefault="00E752AB" w14:paraId="5F1AF7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Pr="00C64922" w:rsidR="00E752AB" w:rsidTr="004E29C8" w14:paraId="2C260A34" w14:textId="77777777">
        <w:trPr>
          <w:cantSplit/>
        </w:trPr>
        <w:tc>
          <w:tcPr>
            <w:tcW w:w="2613" w:type="dxa"/>
            <w:tcBorders>
              <w:top w:val="single" w:color="4472C4" w:themeColor="accent1" w:sz="4" w:space="0"/>
              <w:bottom w:val="single" w:color="4472C4" w:sz="4" w:space="0"/>
              <w:right w:val="nil"/>
            </w:tcBorders>
            <w:shd w:val="clear" w:color="auto" w:fill="FFFFFF"/>
          </w:tcPr>
          <w:p w:rsidRPr="00D14360" w:rsidR="00E752AB" w:rsidP="000A2553" w:rsidRDefault="00E752AB" w14:paraId="64A48DA1" w14:textId="77777777">
            <w:pPr>
              <w:rPr>
                <w:rFonts w:cs="Calibri"/>
                <w:b/>
                <w:bCs/>
              </w:rPr>
            </w:pPr>
            <w:r w:rsidRPr="00D14360">
              <w:rPr>
                <w:rFonts w:cs="Calibri"/>
                <w:b/>
                <w:bCs/>
              </w:rPr>
              <w:t>Other Considerations</w:t>
            </w:r>
          </w:p>
        </w:tc>
        <w:tc>
          <w:tcPr>
            <w:tcW w:w="6742" w:type="dxa"/>
            <w:tcBorders>
              <w:top w:val="single" w:color="4472C4" w:themeColor="accent1" w:sz="4" w:space="0"/>
              <w:bottom w:val="single" w:color="4472C4" w:sz="4" w:space="0"/>
            </w:tcBorders>
            <w:shd w:val="clear" w:color="auto" w:fill="auto"/>
          </w:tcPr>
          <w:p w:rsidRPr="00D14360" w:rsidR="00E752AB" w:rsidP="000A2553" w:rsidRDefault="00E752AB" w14:paraId="17DA48C2" w14:textId="77777777">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Pr="00C64922" w:rsidR="00E752AB" w:rsidTr="004E29C8" w14:paraId="404F9DCF" w14:textId="77777777">
        <w:trPr>
          <w:cantSplit/>
          <w:trHeight w:val="359"/>
        </w:trPr>
        <w:tc>
          <w:tcPr>
            <w:tcW w:w="2613" w:type="dxa"/>
            <w:tcBorders>
              <w:top w:val="single" w:color="4472C4" w:sz="4" w:space="0"/>
              <w:bottom w:val="single" w:color="4472C4" w:sz="4" w:space="0"/>
              <w:right w:val="nil"/>
            </w:tcBorders>
            <w:shd w:val="clear" w:color="auto" w:fill="FFFFFF"/>
          </w:tcPr>
          <w:p w:rsidRPr="00D14360" w:rsidR="00E752AB" w:rsidP="000A2553" w:rsidRDefault="00E752AB" w14:paraId="4A622A8E" w14:textId="77777777">
            <w:pPr>
              <w:rPr>
                <w:rFonts w:cs="Calibri"/>
                <w:b/>
                <w:bCs/>
              </w:rPr>
            </w:pPr>
            <w:r w:rsidRPr="00D14360">
              <w:rPr>
                <w:rFonts w:cs="Calibri"/>
                <w:b/>
                <w:bCs/>
              </w:rPr>
              <w:t>Example</w:t>
            </w:r>
          </w:p>
        </w:tc>
        <w:tc>
          <w:tcPr>
            <w:tcW w:w="6742" w:type="dxa"/>
            <w:tcBorders>
              <w:top w:val="single" w:color="4472C4" w:sz="4" w:space="0"/>
              <w:bottom w:val="single" w:color="4472C4" w:sz="4" w:space="0"/>
            </w:tcBorders>
            <w:shd w:val="clear" w:color="auto" w:fill="auto"/>
          </w:tcPr>
          <w:p w:rsidRPr="0083506C" w:rsidR="00E752AB" w:rsidP="000A2553" w:rsidRDefault="001949DC" w14:paraId="3307763C" w14:textId="2CE0B980">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rsidRPr="00D57DB3" w:rsidR="00CB0404" w:rsidP="00D57DB3" w:rsidRDefault="00E752AB" w14:paraId="48E0C234" w14:textId="1C5BDCAE">
      <w:pPr>
        <w:pStyle w:val="Caption"/>
        <w:spacing w:after="0"/>
      </w:pPr>
      <w:r>
        <w:t xml:space="preserve">  </w:t>
      </w:r>
      <w:bookmarkStart w:name="_Toc88205830" w:id="1710"/>
      <w:bookmarkStart w:name="_Toc118898840" w:id="1711"/>
      <w:bookmarkStart w:name="_Toc119940043" w:id="1712"/>
      <w:bookmarkStart w:name="_Toc135313074" w:id="1713"/>
      <w:r w:rsidRPr="00C64922">
        <w:t xml:space="preserve">Table </w:t>
      </w:r>
      <w:r>
        <w:fldChar w:fldCharType="begin"/>
      </w:r>
      <w:r>
        <w:instrText>SEQ Table \* ARABIC</w:instrText>
      </w:r>
      <w:r>
        <w:fldChar w:fldCharType="separate"/>
      </w:r>
      <w:r w:rsidR="00DC1072">
        <w:rPr>
          <w:noProof/>
        </w:rPr>
        <w:t>53</w:t>
      </w:r>
      <w:r>
        <w:fldChar w:fldCharType="end"/>
      </w:r>
      <w:r w:rsidRPr="00C64922">
        <w:t>: Entry Template</w:t>
      </w:r>
      <w:bookmarkEnd w:id="1710"/>
      <w:bookmarkEnd w:id="1711"/>
      <w:bookmarkEnd w:id="1712"/>
      <w:bookmarkEnd w:id="1713"/>
    </w:p>
    <w:p w:rsidR="00E752AB" w:rsidP="00E752AB" w:rsidRDefault="00E752AB" w14:paraId="688E933A" w14:textId="77777777">
      <w:pPr>
        <w:rPr>
          <w:rFonts w:cs="Calibri"/>
        </w:rPr>
      </w:pPr>
      <w:r w:rsidRPr="00D14360">
        <w:rPr>
          <w:rFonts w:cs="Calibri"/>
        </w:rPr>
        <w:t xml:space="preserve"> </w:t>
      </w:r>
    </w:p>
    <w:p w:rsidRPr="00D14360" w:rsidR="00E752AB" w:rsidP="00E752AB" w:rsidRDefault="00E752AB" w14:paraId="40B3143A" w14:textId="77777777">
      <w:pPr>
        <w:rPr>
          <w:rFonts w:cs="Calibri"/>
        </w:rPr>
      </w:pPr>
    </w:p>
    <w:p w:rsidRPr="00DA11D0" w:rsidR="00DA11D0" w:rsidP="00F10C7C" w:rsidRDefault="00E752AB" w14:paraId="54C2AAA7" w14:textId="23E970A9">
      <w:pPr>
        <w:pStyle w:val="Caption"/>
        <w:keepNext/>
        <w:spacing w:after="0"/>
      </w:pPr>
      <w:bookmarkStart w:name="_Ref21846888" w:id="1714"/>
      <w:bookmarkStart w:name="Example28SocialHistoryObservation" w:id="1715"/>
      <w:r>
        <w:t xml:space="preserve">  </w:t>
      </w:r>
      <w:bookmarkStart w:name="_Toc118898770" w:id="1716"/>
      <w:bookmarkStart w:name="_Toc119939972" w:id="1717"/>
      <w:bookmarkStart w:name="_Toc135313004" w:id="1718"/>
      <w:r w:rsidRPr="00BA5010">
        <w:t xml:space="preserve">Example </w:t>
      </w:r>
      <w:r>
        <w:fldChar w:fldCharType="begin"/>
      </w:r>
      <w:r>
        <w:instrText>SEQ Example \* ARABIC</w:instrText>
      </w:r>
      <w:r>
        <w:fldChar w:fldCharType="separate"/>
      </w:r>
      <w:r w:rsidR="00DC1072">
        <w:rPr>
          <w:noProof/>
        </w:rPr>
        <w:t>49</w:t>
      </w:r>
      <w:r>
        <w:fldChar w:fldCharType="end"/>
      </w:r>
      <w:r w:rsidRPr="00BA5010">
        <w:t xml:space="preserve">: Social History Observation </w:t>
      </w:r>
      <w:r w:rsidRPr="00BA5010" w:rsidR="00CF5999">
        <w:t xml:space="preserve">- </w:t>
      </w:r>
      <w:r w:rsidRPr="00BA5010">
        <w:t>Lead-Based Paint in the Home</w:t>
      </w:r>
      <w:bookmarkEnd w:id="1714"/>
      <w:bookmarkEnd w:id="1716"/>
      <w:bookmarkEnd w:id="1717"/>
      <w:bookmarkEnd w:id="171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E752AB" w:rsidTr="004E29C8" w14:paraId="1574A1A3" w14:textId="77777777">
        <w:tc>
          <w:tcPr>
            <w:tcW w:w="9350" w:type="dxa"/>
            <w:shd w:val="clear" w:color="auto" w:fill="auto"/>
          </w:tcPr>
          <w:bookmarkEnd w:id="1715"/>
          <w:p w:rsidRPr="00D14360" w:rsidR="00E752AB" w:rsidP="000A2553" w:rsidRDefault="00E752AB" w14:paraId="12BDF3BE"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1C3C7A0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&lt;templateId root="2.16.840.1.113883.10.20.22.2.17" extension="2015-08-01"/&gt;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&lt;code code="29762-2" codeSystem="2.16.840.1.113883.6.1" codeSystemName="LOINC"</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displayName="Social history"/&gt;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&lt;title&gt;Social History&lt;/title&gt;</w:t>
            </w:r>
          </w:p>
          <w:p w:rsidRPr="00D14360" w:rsidR="00E752AB" w:rsidP="000A2553" w:rsidRDefault="00E752AB" w14:paraId="5721DBEB"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&lt;table&gt;</w:t>
            </w:r>
          </w:p>
          <w:p w:rsidRPr="00D14360" w:rsidR="00E752AB" w:rsidP="000A2553" w:rsidRDefault="00E752AB" w14:paraId="48FEB8D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&lt;th&gt;Information Type&lt;/th&gt;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&lt;th&gt;Date&lt;/th&gt;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&lt;th&gt;Relevant Information&lt;/th&gt;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&lt;th&gt;Documented By&lt;/th&gt;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rsidR="00F54C9A" w:rsidP="000A2553" w:rsidRDefault="00E752AB" w14:paraId="53B8796E" w14:textId="77777777">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&lt;td&gt;&lt;content&gt;(04/12/2016)&lt;/content&gt;&lt;/td&gt;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 ID="SH3_SO"&gt; </w:t>
            </w:r>
            <w:r w:rsidRPr="003C16CF">
              <w:rPr>
                <w:rFonts w:ascii="Courier New" w:hAnsi="Courier New" w:cs="Courier New"/>
                <w:color w:val="000000"/>
                <w:sz w:val="16"/>
                <w:szCs w:val="16"/>
              </w:rPr>
              <w:t>Presence of lead-based paint (finding)</w:t>
            </w:r>
          </w:p>
          <w:p w:rsidR="00F54C9A" w:rsidP="000A2553" w:rsidRDefault="00F54C9A" w14:paraId="6F3F13A2" w14:textId="77777777">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3C16CF" w:rsidR="00E752AB">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D14360" w:rsidR="00E752AB">
              <w:rPr>
                <w:rFonts w:ascii="Courier New" w:hAnsi="Courier New" w:cs="Courier New"/>
                <w:color w:val="000000"/>
                <w:sz w:val="16"/>
                <w:szCs w:val="16"/>
                <w:highlight w:val="white"/>
              </w:rPr>
              <w:t>&lt;/content&gt;&lt;/td&gt;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&lt;td&gt;&lt;content&gt;M.Smith&lt;/content&gt; &lt;content&gt;(04/12/2016)&lt;/content&gt;&lt;/td&gt;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&lt;/tbody&gt;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&lt;/table&gt;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&lt;entry&gt;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 classCode="OBS" moodCode="EVN"&gt;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&lt;templateId root="2.16.840.1.113883.10.20.22.4.38"/&gt;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&lt;templateId root="2.16.840.1.113883.10.20.22.4.38" extension="2015-08-01"/&gt;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extension="64020-Z9311" root="1.2.840.114350.1.13.6289.1.7.1.1040.1"/&gt;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&lt;code code="7</w:t>
            </w:r>
            <w:r w:rsidR="00E752AB">
              <w:rPr>
                <w:rFonts w:ascii="Courier New" w:hAnsi="Courier New" w:cs="Courier New"/>
                <w:color w:val="000000"/>
                <w:sz w:val="16"/>
                <w:szCs w:val="16"/>
                <w:highlight w:val="white"/>
              </w:rPr>
              <w:t>5274-1</w:t>
            </w:r>
            <w:r w:rsidRPr="00D14360" w:rsidR="00E752AB">
              <w:rPr>
                <w:rFonts w:ascii="Courier New" w:hAnsi="Courier New" w:cs="Courier New"/>
                <w:color w:val="000000"/>
                <w:sz w:val="16"/>
                <w:szCs w:val="16"/>
                <w:highlight w:val="white"/>
              </w:rPr>
              <w:t>" codeSystem="2.16.840.1.113883.6.1"</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codeSystemName="LOINC" displayName="</w:t>
            </w:r>
            <w:r w:rsidRPr="006D76EB" w:rsidR="00E752AB">
              <w:rPr>
                <w:rFonts w:ascii="Courier New" w:hAnsi="Courier New" w:cs="Courier New"/>
                <w:color w:val="000000"/>
                <w:sz w:val="16"/>
                <w:szCs w:val="16"/>
              </w:rPr>
              <w:t>Characteristics of residence</w:t>
            </w:r>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&lt;text&gt;&lt;reference value="#SocialHistory_3"&gt;&lt;/reference&gt;&lt;/text&gt;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&lt;statusCode code="completed"/&gt; </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&lt;effectiveTime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 xsi:type="CD" code="</w:t>
            </w:r>
            <w:r w:rsidRPr="00913752" w:rsidR="00E752AB">
              <w:rPr>
                <w:rFonts w:ascii="Courier New" w:hAnsi="Courier New" w:cs="Courier New"/>
                <w:color w:val="000000"/>
                <w:sz w:val="16"/>
                <w:szCs w:val="16"/>
              </w:rPr>
              <w:t xml:space="preserve">425203001 </w:t>
            </w:r>
            <w:r w:rsidRPr="00D14360" w:rsidR="00E752AB">
              <w:rPr>
                <w:rFonts w:ascii="Courier New" w:hAnsi="Courier New" w:cs="Courier New"/>
                <w:color w:val="000000"/>
                <w:sz w:val="16"/>
                <w:szCs w:val="16"/>
                <w:highlight w:val="white"/>
              </w:rPr>
              <w:t>" displayName="</w:t>
            </w:r>
            <w:r w:rsidRPr="00890A23" w:rsidR="00E752AB">
              <w:rPr>
                <w:rFonts w:ascii="Courier New" w:hAnsi="Courier New" w:cs="Courier New"/>
                <w:color w:val="000000"/>
                <w:sz w:val="16"/>
                <w:szCs w:val="16"/>
              </w:rPr>
              <w:t>Presence of lead-based paint</w:t>
            </w:r>
          </w:p>
          <w:p w:rsidRPr="00D14360" w:rsidR="00E752AB" w:rsidP="000A2553" w:rsidRDefault="00F54C9A" w14:paraId="6F06BEBD" w14:textId="568DBFF1">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Pr="00890A23" w:rsidR="00E752AB">
              <w:rPr>
                <w:rFonts w:ascii="Courier New" w:hAnsi="Courier New" w:cs="Courier New"/>
                <w:color w:val="000000"/>
                <w:sz w:val="16"/>
                <w:szCs w:val="16"/>
              </w:rPr>
              <w:t xml:space="preserve"> (finding)</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codeSystem="2.16.840.1.113883.6.96" codeSystemName="SNOMEDCT"&gt;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w:t>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&lt;originalText&gt;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&lt;reference value="#SH3_SO"&gt;&lt;/reference&gt;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&lt;/originalText&gt;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&lt;time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&lt;assignedAuthor&gt;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extension="10.1" root="1.2.840.114350.1.1"/&gt;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&lt;/assignedAuthor&gt;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&lt;/observation&gt;</w:t>
            </w:r>
          </w:p>
          <w:p w:rsidRPr="00D14360" w:rsidR="00E752AB" w:rsidP="000A2553" w:rsidRDefault="00E752AB" w14:paraId="70D04B4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rsidRPr="00D14360" w:rsidR="00E752AB" w:rsidP="000A2553" w:rsidRDefault="00E752AB" w14:paraId="01E59F8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rsidRPr="00D14360" w:rsidR="00E752AB" w:rsidP="000A2553" w:rsidRDefault="00E752AB" w14:paraId="61255CF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716D9EDE" w14:textId="77777777">
            <w:pPr>
              <w:pStyle w:val="NormalWeb"/>
              <w:spacing w:before="0" w:beforeAutospacing="0" w:after="120" w:afterAutospacing="0"/>
              <w:rPr>
                <w:rFonts w:ascii="Courier New" w:hAnsi="Courier New" w:cs="Courier New"/>
                <w:color w:val="000000"/>
                <w:sz w:val="16"/>
                <w:szCs w:val="16"/>
              </w:rPr>
            </w:pPr>
          </w:p>
        </w:tc>
      </w:tr>
    </w:tbl>
    <w:p w:rsidR="00511911" w:rsidP="00511911" w:rsidRDefault="00511911" w14:paraId="7CD7B881" w14:textId="77777777"/>
    <w:p w:rsidR="007D3708" w:rsidP="004C76D9" w:rsidRDefault="007D3708" w14:paraId="7ACE2F16" w14:textId="54417AE2">
      <w:pPr>
        <w:pStyle w:val="Heading4"/>
      </w:pPr>
      <w:bookmarkStart w:name="_7h8k3i2onwfx" w:colFirst="0" w:colLast="0" w:id="1719"/>
      <w:bookmarkStart w:name="_Toc11043654" w:id="1720"/>
      <w:bookmarkEnd w:id="1719"/>
      <w:r w:rsidRPr="00C64922">
        <w:t>Smoking Status</w:t>
      </w:r>
      <w:bookmarkEnd w:id="1720"/>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6088E0E" w14:textId="77777777">
        <w:trPr>
          <w:trHeight w:val="576"/>
        </w:trPr>
        <w:tc>
          <w:tcPr>
            <w:tcW w:w="683" w:type="dxa"/>
            <w:tcBorders>
              <w:right w:val="nil"/>
            </w:tcBorders>
            <w:shd w:val="clear" w:color="auto" w:fill="C6D9F1"/>
          </w:tcPr>
          <w:p w:rsidRPr="00C64922" w:rsidR="00CD3D7C" w:rsidP="001104A1" w:rsidRDefault="00634398" w14:paraId="52F15381" w14:textId="77777777">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F1D6717" w14:textId="77777777">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Pr="007770C6" w:rsidR="00A46C09">
              <w:rPr>
                <w:b/>
                <w:sz w:val="20"/>
              </w:rPr>
              <w:t>BP-088</w:t>
            </w:r>
            <w:r w:rsidRPr="007770C6">
              <w:rPr>
                <w:b/>
                <w:sz w:val="20"/>
              </w:rPr>
              <w:t>]</w:t>
            </w:r>
          </w:p>
        </w:tc>
      </w:tr>
    </w:tbl>
    <w:p w:rsidRPr="00CD3D7C" w:rsidR="00CD3D7C" w:rsidP="003A3D50" w:rsidRDefault="00CD3D7C" w14:paraId="413EB1D6"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2954CE" w:rsidTr="004E29C8" w14:paraId="7FF11ADB" w14:textId="77777777">
        <w:trPr>
          <w:tblHeader/>
        </w:trPr>
        <w:tc>
          <w:tcPr>
            <w:tcW w:w="2613" w:type="dxa"/>
            <w:tcBorders>
              <w:bottom w:val="nil"/>
              <w:right w:val="nil"/>
            </w:tcBorders>
            <w:shd w:val="clear" w:color="auto" w:fill="4F81BD"/>
          </w:tcPr>
          <w:p w:rsidRPr="00D14360" w:rsidR="00E42FA6" w:rsidP="00E42FA6" w:rsidRDefault="00E42FA6" w14:paraId="1D39373C"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42FA6" w:rsidP="00E42FA6" w:rsidRDefault="00E42FA6" w14:paraId="3708C021" w14:textId="77777777">
            <w:pPr>
              <w:rPr>
                <w:rFonts w:cs="Calibri"/>
                <w:b/>
                <w:iCs/>
                <w:color w:val="FFFFFF"/>
              </w:rPr>
            </w:pPr>
            <w:r w:rsidRPr="00D14360">
              <w:rPr>
                <w:rFonts w:cs="Calibri"/>
                <w:b/>
                <w:iCs/>
                <w:color w:val="FFFFFF"/>
              </w:rPr>
              <w:t>Smoking Status – Meaningful Use (V2)</w:t>
            </w:r>
          </w:p>
          <w:p w:rsidRPr="00D14360" w:rsidR="00E42FA6" w:rsidP="00E42FA6" w:rsidRDefault="00E42FA6" w14:paraId="65BF88D4" w14:textId="77777777">
            <w:pPr>
              <w:rPr>
                <w:rFonts w:cs="Calibri"/>
                <w:bCs/>
                <w:color w:val="FFFFFF"/>
              </w:rPr>
            </w:pPr>
            <w:r w:rsidRPr="00D14360">
              <w:rPr>
                <w:rFonts w:cs="Calibri"/>
                <w:bCs/>
                <w:color w:val="FFFFFF"/>
                <w:sz w:val="18"/>
              </w:rPr>
              <w:t>[observation: identifier urn:hl7ii:2.16.840.1.113883.10.20.22.4.78:2014-06-09 (open)]</w:t>
            </w:r>
          </w:p>
        </w:tc>
      </w:tr>
      <w:tr w:rsidRPr="00C64922" w:rsidR="002954CE" w:rsidTr="004E29C8" w14:paraId="7E58FBE2" w14:textId="77777777">
        <w:trPr>
          <w:trHeight w:val="386"/>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5FA04EB3"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42FA6" w:rsidP="00E42FA6" w:rsidRDefault="00E42FA6" w14:paraId="23F80EB5"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78FDC41C" w14:textId="77777777">
        <w:trPr>
          <w:trHeight w:val="620"/>
        </w:trPr>
        <w:tc>
          <w:tcPr>
            <w:tcW w:w="2613" w:type="dxa"/>
            <w:tcBorders>
              <w:right w:val="nil"/>
            </w:tcBorders>
            <w:shd w:val="clear" w:color="auto" w:fill="FFFFFF"/>
          </w:tcPr>
          <w:p w:rsidRPr="00D14360" w:rsidR="00E42FA6" w:rsidP="00E42FA6" w:rsidRDefault="00E42FA6" w14:paraId="36C40DE7" w14:textId="77777777">
            <w:pPr>
              <w:rPr>
                <w:rFonts w:cs="Calibri"/>
                <w:b/>
                <w:bCs/>
              </w:rPr>
            </w:pPr>
            <w:r w:rsidRPr="00D14360">
              <w:rPr>
                <w:rFonts w:cs="Calibri"/>
                <w:b/>
                <w:bCs/>
              </w:rPr>
              <w:t>Purpose</w:t>
            </w:r>
          </w:p>
        </w:tc>
        <w:tc>
          <w:tcPr>
            <w:tcW w:w="6742" w:type="dxa"/>
            <w:shd w:val="clear" w:color="auto" w:fill="auto"/>
          </w:tcPr>
          <w:p w:rsidRPr="00D14360" w:rsidR="00E42FA6" w:rsidP="00D14360" w:rsidRDefault="00E42FA6" w14:paraId="1A563A0D"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Pr="00C64922" w:rsidR="002954CE" w:rsidTr="004E29C8" w14:paraId="70A062E5" w14:textId="77777777">
        <w:trPr>
          <w:trHeight w:val="1340"/>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3A5959A3" w14:textId="77777777">
            <w:pPr>
              <w:rPr>
                <w:rFonts w:cs="Calibri"/>
                <w:b/>
                <w:bCs/>
              </w:rPr>
            </w:pPr>
            <w:r w:rsidRPr="00D14360">
              <w:rPr>
                <w:rFonts w:cs="Calibri"/>
                <w:b/>
                <w:bCs/>
              </w:rPr>
              <w:t>ActStatus</w:t>
            </w:r>
          </w:p>
        </w:tc>
        <w:tc>
          <w:tcPr>
            <w:tcW w:w="6742" w:type="dxa"/>
            <w:tcBorders>
              <w:top w:val="single" w:color="4F81BD" w:sz="4" w:space="0"/>
              <w:bottom w:val="single" w:color="4F81BD" w:sz="4" w:space="0"/>
            </w:tcBorders>
            <w:shd w:val="clear" w:color="auto" w:fill="auto"/>
          </w:tcPr>
          <w:p w:rsidRPr="00D14360" w:rsidR="00E42FA6" w:rsidP="00E42FA6" w:rsidRDefault="00E42FA6" w14:paraId="10D0989C"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2D7B5CB5" w14:textId="77777777">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Pr="00C64922" w:rsidR="002954CE" w:rsidTr="004E29C8" w14:paraId="3E407003" w14:textId="77777777">
        <w:trPr>
          <w:trHeight w:val="359"/>
        </w:trPr>
        <w:tc>
          <w:tcPr>
            <w:tcW w:w="2613" w:type="dxa"/>
            <w:tcBorders>
              <w:top w:val="single" w:color="4F81BD" w:sz="4" w:space="0"/>
              <w:bottom w:val="single" w:color="4472C4" w:themeColor="accent1" w:sz="4" w:space="0"/>
              <w:right w:val="nil"/>
            </w:tcBorders>
            <w:shd w:val="clear" w:color="auto" w:fill="FFFFFF"/>
          </w:tcPr>
          <w:p w:rsidRPr="00D14360" w:rsidR="00E42FA6" w:rsidP="00E42FA6" w:rsidRDefault="00E42FA6" w14:paraId="53FECE8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42FA6" w:rsidP="00D14360" w:rsidRDefault="00E42FA6" w14:paraId="7146A5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0B839A98" w14:textId="77777777">
        <w:tc>
          <w:tcPr>
            <w:tcW w:w="2613" w:type="dxa"/>
            <w:tcBorders>
              <w:top w:val="single" w:color="4472C4" w:themeColor="accent1" w:sz="4" w:space="0"/>
              <w:bottom w:val="single" w:color="4472C4" w:sz="4" w:space="0"/>
              <w:right w:val="nil"/>
            </w:tcBorders>
            <w:shd w:val="clear" w:color="auto" w:fill="FFFFFF"/>
          </w:tcPr>
          <w:p w:rsidRPr="00D14360" w:rsidR="00E42FA6" w:rsidP="00E42FA6" w:rsidRDefault="00E42FA6" w14:paraId="43A33FDD" w14:textId="77777777">
            <w:pPr>
              <w:rPr>
                <w:rFonts w:cs="Calibri"/>
                <w:b/>
                <w:bCs/>
              </w:rPr>
            </w:pPr>
            <w:r w:rsidRPr="00D14360">
              <w:rPr>
                <w:rFonts w:cs="Calibri"/>
                <w:b/>
                <w:bCs/>
              </w:rPr>
              <w:t>Other Considerations</w:t>
            </w:r>
          </w:p>
        </w:tc>
        <w:tc>
          <w:tcPr>
            <w:tcW w:w="6742" w:type="dxa"/>
            <w:tcBorders>
              <w:top w:val="single" w:color="4472C4" w:themeColor="accent1" w:sz="4" w:space="0"/>
              <w:bottom w:val="single" w:color="4472C4" w:sz="4" w:space="0"/>
            </w:tcBorders>
            <w:shd w:val="clear" w:color="auto" w:fill="auto"/>
          </w:tcPr>
          <w:p w:rsidRPr="00D14360" w:rsidR="00E42FA6" w:rsidP="00E42FA6" w:rsidRDefault="000F4F3F" w14:paraId="68D5C758" w14:textId="77777777">
            <w:pPr>
              <w:rPr>
                <w:rFonts w:ascii="Calibri Light" w:hAnsi="Calibri Light" w:cs="Calibri Light"/>
                <w:szCs w:val="18"/>
              </w:rPr>
            </w:pPr>
            <w:r>
              <w:rPr>
                <w:rFonts w:ascii="Calibri Light" w:hAnsi="Calibri Light" w:cs="Calibri Light"/>
                <w:szCs w:val="18"/>
              </w:rPr>
              <w:t>The 2019 ISA removes</w:t>
            </w:r>
            <w:r w:rsidRPr="00D14360" w:rsidR="00E42FA6">
              <w:rPr>
                <w:rFonts w:ascii="Calibri Light" w:hAnsi="Calibri Light" w:cs="Calibri Light"/>
                <w:szCs w:val="18"/>
              </w:rPr>
              <w:t xml:space="preserve"> the value set requirements expected for this data elements</w:t>
            </w:r>
            <w:r w:rsidRPr="00D14360" w:rsidR="009B30E1">
              <w:rPr>
                <w:rFonts w:ascii="Calibri Light" w:hAnsi="Calibri Light" w:cs="Calibri Light"/>
                <w:szCs w:val="18"/>
              </w:rPr>
              <w:t>.</w:t>
            </w:r>
            <w:r w:rsidRPr="00D14360" w:rsidR="00E42FA6">
              <w:rPr>
                <w:rStyle w:val="FootnoteReference"/>
                <w:rFonts w:ascii="Calibri Light" w:hAnsi="Calibri Light" w:cs="Calibri Light"/>
                <w:szCs w:val="18"/>
              </w:rPr>
              <w:footnoteReference w:id="130"/>
            </w:r>
            <w:r w:rsidRPr="00D14360" w:rsidR="00E42FA6">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Pr="00D14360" w:rsidR="00E42FA6">
              <w:rPr>
                <w:rFonts w:ascii="Calibri Light" w:hAnsi="Calibri Light" w:cs="Calibri Light"/>
                <w:szCs w:val="18"/>
              </w:rPr>
              <w:t xml:space="preserve">the </w:t>
            </w:r>
            <w:r>
              <w:rPr>
                <w:rFonts w:ascii="Calibri Light" w:hAnsi="Calibri Light" w:cs="Calibri Light"/>
                <w:szCs w:val="18"/>
              </w:rPr>
              <w:t xml:space="preserve">following range </w:t>
            </w:r>
            <w:r w:rsidRPr="00D14360" w:rsidR="00E42FA6">
              <w:rPr>
                <w:rFonts w:ascii="Calibri Light" w:hAnsi="Calibri Light" w:cs="Calibri Light"/>
                <w:szCs w:val="18"/>
              </w:rPr>
              <w:t>of possible answers:</w:t>
            </w:r>
          </w:p>
          <w:p w:rsidRPr="00D14360" w:rsidR="00E42FA6" w:rsidP="0054522C" w:rsidRDefault="00E42FA6" w14:paraId="6C4D5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rsidRPr="00D14360" w:rsidR="00E42FA6" w:rsidP="0054522C" w:rsidRDefault="00E42FA6" w14:paraId="6E7ED21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rsidRPr="00D14360" w:rsidR="00E42FA6" w:rsidP="0054522C" w:rsidRDefault="00E42FA6" w14:paraId="124E171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rsidRPr="00D14360" w:rsidR="00E42FA6" w:rsidP="0054522C" w:rsidRDefault="00E42FA6" w14:paraId="58D9A93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rsidRPr="00D14360" w:rsidR="00E42FA6" w:rsidP="0054522C" w:rsidRDefault="00E42FA6" w14:paraId="313EBD70"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rsidRPr="00D14360" w:rsidR="00E42FA6" w:rsidP="0054522C" w:rsidRDefault="00E42FA6" w14:paraId="4EF64C9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rsidRPr="00D14360" w:rsidR="00E42FA6" w:rsidP="0054522C" w:rsidRDefault="00E42FA6" w14:paraId="59E48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rsidRPr="00D14360" w:rsidR="00E42FA6" w:rsidP="0054522C" w:rsidRDefault="00E42FA6" w14:paraId="2F8B4F5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rsidR="000F4F3F" w:rsidP="00D14360" w:rsidRDefault="000F4F3F" w14:paraId="0E6F9014" w14:textId="77777777">
            <w:pPr>
              <w:keepNext/>
              <w:rPr>
                <w:rFonts w:ascii="Calibri Light" w:hAnsi="Calibri Light" w:eastAsia="Calibri" w:cs="Calibri Light"/>
                <w:szCs w:val="18"/>
              </w:rPr>
            </w:pPr>
            <w:r>
              <w:rPr>
                <w:rFonts w:ascii="Calibri Light" w:hAnsi="Calibri Light" w:eastAsia="Calibri" w:cs="Calibri Light"/>
                <w:szCs w:val="18"/>
              </w:rPr>
              <w:t xml:space="preserve">Best practice implementation guidance allows alternate answers to be used. </w:t>
            </w:r>
          </w:p>
          <w:p w:rsidR="000F4F3F" w:rsidP="00D14360" w:rsidRDefault="000F4F3F" w14:paraId="68F71014" w14:textId="77777777">
            <w:pPr>
              <w:keepNext/>
              <w:rPr>
                <w:rFonts w:ascii="Calibri Light" w:hAnsi="Calibri Light" w:eastAsia="Calibri" w:cs="Calibri Light"/>
                <w:szCs w:val="18"/>
              </w:rPr>
            </w:pPr>
          </w:p>
          <w:p w:rsidRPr="00D14360" w:rsidR="00E42FA6" w:rsidP="00D14360" w:rsidRDefault="00E42FA6" w14:paraId="6930ADAC" w14:textId="77777777">
            <w:pPr>
              <w:keepNext/>
              <w:rPr>
                <w:rFonts w:ascii="Calibri Light" w:hAnsi="Calibri Light" w:cs="Calibri Light"/>
                <w:szCs w:val="18"/>
              </w:rPr>
            </w:pPr>
            <w:r w:rsidRPr="00D14360">
              <w:rPr>
                <w:rFonts w:ascii="Calibri Light" w:hAnsi="Calibri Light" w:eastAsia="Calibri" w:cs="Calibri Light"/>
                <w:szCs w:val="18"/>
              </w:rPr>
              <w:t>Within the Social History Section of a document there can be more than one Smoking Status observation recorded</w:t>
            </w:r>
            <w:r w:rsidR="000F4F3F">
              <w:rPr>
                <w:rFonts w:ascii="Calibri Light" w:hAnsi="Calibri Light" w:eastAsia="Calibri" w:cs="Calibri Light"/>
                <w:szCs w:val="18"/>
              </w:rPr>
              <w:t xml:space="preserve">. </w:t>
            </w:r>
            <w:r w:rsidRPr="00D14360">
              <w:rPr>
                <w:rFonts w:ascii="Calibri Light" w:hAnsi="Calibri Light" w:eastAsia="Calibri" w:cs="Calibri Light"/>
                <w:szCs w:val="18"/>
              </w:rPr>
              <w:t xml:space="preserve"> </w:t>
            </w:r>
            <w:r w:rsidR="000F4F3F">
              <w:rPr>
                <w:rFonts w:ascii="Calibri Light" w:hAnsi="Calibri Light" w:eastAsia="Calibri" w:cs="Calibri Light"/>
                <w:szCs w:val="18"/>
              </w:rPr>
              <w:t>T</w:t>
            </w:r>
            <w:r w:rsidRPr="00D14360">
              <w:rPr>
                <w:rFonts w:ascii="Calibri Light" w:hAnsi="Calibri Light" w:eastAsia="Calibri" w:cs="Calibri Light"/>
                <w:szCs w:val="18"/>
              </w:rPr>
              <w:t>he person’s “current” smoking status may have been recorded at</w:t>
            </w:r>
            <w:r w:rsidR="000F4F3F">
              <w:rPr>
                <w:rFonts w:ascii="Calibri Light" w:hAnsi="Calibri Light" w:eastAsia="Calibri" w:cs="Calibri Light"/>
                <w:szCs w:val="18"/>
              </w:rPr>
              <w:t xml:space="preserve"> several</w:t>
            </w:r>
            <w:r w:rsidRPr="00D14360">
              <w:rPr>
                <w:rFonts w:ascii="Calibri Light" w:hAnsi="Calibri Light" w:eastAsia="Calibri" w:cs="Calibri Light"/>
                <w:szCs w:val="18"/>
              </w:rPr>
              <w:t xml:space="preserve"> different points in time.</w:t>
            </w:r>
          </w:p>
        </w:tc>
      </w:tr>
      <w:tr w:rsidRPr="00C64922" w:rsidR="00AE545E" w:rsidTr="004E29C8" w14:paraId="624B8C3F" w14:textId="77777777">
        <w:tc>
          <w:tcPr>
            <w:tcW w:w="2613" w:type="dxa"/>
            <w:tcBorders>
              <w:top w:val="single" w:color="4472C4" w:sz="4" w:space="0"/>
              <w:bottom w:val="single" w:color="4472C4" w:sz="4" w:space="0"/>
              <w:right w:val="nil"/>
            </w:tcBorders>
            <w:shd w:val="clear" w:color="auto" w:fill="FFFFFF"/>
          </w:tcPr>
          <w:p w:rsidRPr="00AD08FB" w:rsidR="00AE545E" w:rsidP="00AE545E" w:rsidRDefault="00AE545E" w14:paraId="52CE7D67" w14:textId="77777777">
            <w:pPr>
              <w:rPr>
                <w:rFonts w:ascii="Calibri Light" w:hAnsi="Calibri Light" w:cs="Calibri Light"/>
                <w:b/>
                <w:bCs/>
              </w:rPr>
            </w:pPr>
            <w:r w:rsidRPr="00AD08FB">
              <w:rPr>
                <w:rFonts w:ascii="Calibri Light" w:hAnsi="Calibri Light" w:cs="Calibri Light"/>
                <w:b/>
                <w:bCs/>
              </w:rPr>
              <w:t>Example</w:t>
            </w:r>
          </w:p>
        </w:tc>
        <w:tc>
          <w:tcPr>
            <w:tcW w:w="6742" w:type="dxa"/>
            <w:tcBorders>
              <w:top w:val="single" w:color="4472C4" w:sz="4" w:space="0"/>
              <w:bottom w:val="single" w:color="4472C4" w:sz="4" w:space="0"/>
            </w:tcBorders>
            <w:shd w:val="clear" w:color="auto" w:fill="auto"/>
          </w:tcPr>
          <w:p w:rsidRPr="00AD08FB" w:rsidR="00AE545E" w:rsidP="00AE545E" w:rsidRDefault="000F4F3F" w14:paraId="56ADBD7F" w14:textId="366EFA66">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50: Unknown Smoking </w:t>
            </w:r>
            <w:r w:rsidRPr="00C64922" w:rsidR="00DC1072">
              <w:t>Status</w:t>
            </w:r>
            <w:r w:rsidRPr="00AD08FB">
              <w:rPr>
                <w:rFonts w:ascii="Calibri Light" w:hAnsi="Calibri Light" w:cs="Calibri Light"/>
              </w:rPr>
              <w:fldChar w:fldCharType="end"/>
            </w:r>
          </w:p>
        </w:tc>
      </w:tr>
      <w:tr w:rsidRPr="00C64922" w:rsidR="000F4F3F" w:rsidTr="004E29C8" w14:paraId="425995EE" w14:textId="77777777">
        <w:tc>
          <w:tcPr>
            <w:tcW w:w="2613" w:type="dxa"/>
            <w:tcBorders>
              <w:top w:val="single" w:color="4472C4" w:sz="4" w:space="0"/>
              <w:bottom w:val="single" w:color="4F81BD" w:sz="4" w:space="0"/>
              <w:right w:val="nil"/>
            </w:tcBorders>
            <w:shd w:val="clear" w:color="auto" w:fill="FFFFFF"/>
          </w:tcPr>
          <w:p w:rsidRPr="00AD08FB" w:rsidR="000F4F3F" w:rsidP="00AE545E" w:rsidRDefault="000F4F3F" w14:paraId="0750484C" w14:textId="77777777">
            <w:pPr>
              <w:rPr>
                <w:rFonts w:ascii="Calibri Light" w:hAnsi="Calibri Light" w:cs="Calibri Light"/>
                <w:b/>
                <w:bCs/>
              </w:rPr>
            </w:pPr>
            <w:r w:rsidRPr="000F4F3F">
              <w:rPr>
                <w:rFonts w:ascii="Calibri Light" w:hAnsi="Calibri Light" w:cs="Calibri Light"/>
                <w:b/>
                <w:bCs/>
              </w:rPr>
              <w:t>Example</w:t>
            </w:r>
          </w:p>
        </w:tc>
        <w:tc>
          <w:tcPr>
            <w:tcW w:w="6742" w:type="dxa"/>
            <w:tcBorders>
              <w:top w:val="single" w:color="4472C4" w:sz="4" w:space="0"/>
              <w:bottom w:val="single" w:color="4F81BD" w:sz="4" w:space="0"/>
            </w:tcBorders>
            <w:shd w:val="clear" w:color="auto" w:fill="auto"/>
          </w:tcPr>
          <w:p w:rsidRPr="00AD08FB" w:rsidR="000F4F3F" w:rsidP="00AE545E" w:rsidRDefault="000F4F3F" w14:paraId="2DF2454E" w14:textId="77777777">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Pr="00AD08FB" w:rsidR="00A46C09">
              <w:rPr>
                <w:rFonts w:ascii="Calibri Light" w:hAnsi="Calibri Light" w:cs="Calibri Light"/>
              </w:rPr>
              <w:t>– Meaningful Use (V2) Example (Page 881)</w:t>
            </w:r>
          </w:p>
        </w:tc>
      </w:tr>
    </w:tbl>
    <w:p w:rsidRPr="00C64922" w:rsidR="007D3708" w:rsidP="007D3708" w:rsidRDefault="005C79A1" w14:paraId="01D9A814" w14:textId="2B5502D1">
      <w:pPr>
        <w:pStyle w:val="Caption"/>
      </w:pPr>
      <w:r>
        <w:t xml:space="preserve">  </w:t>
      </w:r>
      <w:bookmarkStart w:name="_Toc118898841" w:id="1721"/>
      <w:bookmarkStart w:name="_Toc119940044" w:id="1722"/>
      <w:bookmarkStart w:name="_Toc135313075" w:id="1723"/>
      <w:r w:rsidRPr="00C64922" w:rsidR="007D3708">
        <w:t xml:space="preserve">Table </w:t>
      </w:r>
      <w:r>
        <w:fldChar w:fldCharType="begin"/>
      </w:r>
      <w:r>
        <w:instrText>SEQ Table \* ARABIC</w:instrText>
      </w:r>
      <w:r>
        <w:fldChar w:fldCharType="separate"/>
      </w:r>
      <w:r w:rsidR="00DC1072">
        <w:rPr>
          <w:noProof/>
        </w:rPr>
        <w:t>54</w:t>
      </w:r>
      <w:r>
        <w:fldChar w:fldCharType="end"/>
      </w:r>
      <w:r w:rsidRPr="00C64922" w:rsidR="007D3708">
        <w:t>: Smoking Status</w:t>
      </w:r>
      <w:bookmarkEnd w:id="1721"/>
      <w:bookmarkEnd w:id="1722"/>
      <w:bookmarkEnd w:id="1723"/>
    </w:p>
    <w:p w:rsidRPr="00D14360" w:rsidR="007D3708" w:rsidP="00E42FA6" w:rsidRDefault="005C79A1" w14:paraId="1611A7DD" w14:textId="68094DB0">
      <w:pPr>
        <w:pStyle w:val="Caption"/>
        <w:spacing w:after="0"/>
        <w:rPr>
          <w:rFonts w:eastAsia="Calibri" w:cs="Calibri"/>
          <w:b/>
        </w:rPr>
      </w:pPr>
      <w:bookmarkStart w:name="_Ref21876277" w:id="1724"/>
      <w:r>
        <w:t xml:space="preserve">  </w:t>
      </w:r>
      <w:bookmarkStart w:name="_Toc118898771" w:id="1725"/>
      <w:bookmarkStart w:name="_Toc119939973" w:id="1726"/>
      <w:bookmarkStart w:name="_Toc135313005" w:id="1727"/>
      <w:r w:rsidRPr="00C64922" w:rsidR="007D3708">
        <w:t xml:space="preserve">Example </w:t>
      </w:r>
      <w:r>
        <w:fldChar w:fldCharType="begin"/>
      </w:r>
      <w:r>
        <w:instrText>SEQ Example \* ARABIC</w:instrText>
      </w:r>
      <w:r>
        <w:fldChar w:fldCharType="separate"/>
      </w:r>
      <w:r w:rsidR="00DC1072">
        <w:rPr>
          <w:noProof/>
        </w:rPr>
        <w:t>50</w:t>
      </w:r>
      <w:r>
        <w:fldChar w:fldCharType="end"/>
      </w:r>
      <w:r w:rsidRPr="00C64922" w:rsidR="007D3708">
        <w:t>: Unknown Smoking Status</w:t>
      </w:r>
      <w:r w:rsidRPr="00D14360" w:rsidR="007D3708">
        <w:rPr>
          <w:rFonts w:eastAsia="Calibri" w:cs="Calibri"/>
          <w:b/>
          <w:vertAlign w:val="superscript"/>
        </w:rPr>
        <w:footnoteReference w:id="131"/>
      </w:r>
      <w:bookmarkEnd w:id="1724"/>
      <w:bookmarkEnd w:id="1725"/>
      <w:bookmarkEnd w:id="1726"/>
      <w:bookmarkEnd w:id="172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D905854" w14:textId="77777777">
        <w:tc>
          <w:tcPr>
            <w:tcW w:w="9350" w:type="dxa"/>
            <w:shd w:val="clear" w:color="auto" w:fill="auto"/>
          </w:tcPr>
          <w:p w:rsidRPr="00D14360" w:rsidR="007D3708" w:rsidP="007D3708" w:rsidRDefault="007D3708" w14:paraId="3E617D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7D3708" w:rsidP="007D3708" w:rsidRDefault="007D3708" w14:paraId="3D104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root="2.16.840.1.113883.10.20.22.2.17"/&gt;</w:t>
            </w:r>
          </w:p>
          <w:p w:rsidRPr="00D14360" w:rsidR="007D3708" w:rsidP="007D3708" w:rsidRDefault="007D3708" w14:paraId="3557D6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code="29762-2" codeSystem="2.16.840.1.113883.6.1" codeSystemName="LOINC" displayName="Social History"/&gt;</w:t>
            </w:r>
          </w:p>
          <w:p w:rsidRPr="00D14360" w:rsidR="007D3708" w:rsidP="007D3708" w:rsidRDefault="007D3708" w14:paraId="05CD314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&lt;title&gt;Social History&lt;/title&gt;</w:t>
            </w:r>
          </w:p>
          <w:p w:rsidRPr="00D14360" w:rsidR="007D3708" w:rsidP="007D3708" w:rsidRDefault="007D3708" w14:paraId="2BE7B0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7273C42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5E3924A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&lt;caption&gt;Smoking Status&lt;/caption&gt;</w:t>
            </w:r>
          </w:p>
          <w:p w:rsidRPr="00D14360" w:rsidR="007D3708" w:rsidP="007D3708" w:rsidRDefault="007D3708" w14:paraId="513FC05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15C34A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&lt;content&gt;Unknown if ever smoked&lt;/content&gt;</w:t>
            </w:r>
          </w:p>
          <w:p w:rsidRPr="00D14360" w:rsidR="007D3708" w:rsidP="007D3708" w:rsidRDefault="007D3708" w14:paraId="001D9D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&lt;content&gt;As of: unknown&lt;/content&gt;</w:t>
            </w:r>
          </w:p>
          <w:p w:rsidRPr="00D14360" w:rsidR="007D3708" w:rsidP="007D3708" w:rsidRDefault="007D3708" w14:paraId="0B1E85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&lt;content&gt;Recorded June 6, 2014 10:32am&lt;/content&gt;</w:t>
            </w:r>
          </w:p>
          <w:p w:rsidRPr="00D14360" w:rsidR="007D3708" w:rsidP="007D3708" w:rsidRDefault="007D3708" w14:paraId="2CE1B2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6976F0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1302A8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680C3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36CC71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5C1BBE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root="2.16.840.1.113883.10.20.22.4.78"/&gt;</w:t>
            </w:r>
          </w:p>
          <w:p w:rsidRPr="00D14360" w:rsidR="007D3708" w:rsidP="007D3708" w:rsidRDefault="007D3708" w14:paraId="2F5F5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code="ASSERTION" codeSystem="2.16.840.1.113883.5.4"/&gt;</w:t>
            </w:r>
          </w:p>
          <w:p w:rsidRPr="00D14360" w:rsidR="007D3708" w:rsidP="007D3708" w:rsidRDefault="007D3708" w14:paraId="77817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7D3708" w:rsidP="007D3708" w:rsidRDefault="007D3708" w14:paraId="3DBDAB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305A23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&lt;low nullFlavor="UNK"/&gt;</w:t>
            </w:r>
          </w:p>
          <w:p w:rsidRPr="00D14360" w:rsidR="007D3708" w:rsidP="007D3708" w:rsidRDefault="007D3708" w14:paraId="0D0BB0F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7D3708" w:rsidP="007D3708" w:rsidRDefault="007D3708" w14:paraId="149058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&lt;value xsi:type="CD" codeSystem="2.16.840.1.113883.6.96" codeSystemName="SNOMED CT" code="266927001" displayName="Tobacco smoking consumption unknown"/&gt;</w:t>
            </w:r>
          </w:p>
          <w:p w:rsidRPr="00D14360" w:rsidR="007D3708" w:rsidP="007D3708" w:rsidRDefault="007D3708" w14:paraId="009B75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6709D18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&lt;time value="201406061032+0500"/&gt;</w:t>
            </w:r>
          </w:p>
          <w:p w:rsidRPr="00D14360" w:rsidR="007D3708" w:rsidP="007D3708" w:rsidRDefault="007D3708" w14:paraId="7EB752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&lt;assignedAuthor&gt;</w:t>
            </w:r>
          </w:p>
          <w:p w:rsidRPr="00D14360" w:rsidR="007D3708" w:rsidP="007D3708" w:rsidRDefault="007D3708" w14:paraId="59DE27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root="2.16.840.1.113883.4.6" extension="99999999"/&gt;</w:t>
            </w:r>
          </w:p>
          <w:p w:rsidRPr="00D14360" w:rsidR="007D3708" w:rsidP="007D3708" w:rsidRDefault="007D3708" w14:paraId="3A9487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code="200000000X" codeSystem="2.16.840.1.113883.6.101"</w:t>
            </w:r>
          </w:p>
          <w:p w:rsidRPr="00D14360" w:rsidR="007D3708" w:rsidP="007D3708" w:rsidRDefault="007D3708" w14:paraId="6F2713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displayName="Allopathic and Osteopathic Physicians"/&gt;</w:t>
            </w:r>
          </w:p>
          <w:p w:rsidRPr="00D14360" w:rsidR="007D3708" w:rsidP="007D3708" w:rsidRDefault="007D3708" w14:paraId="491893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&lt;telecom use="WP" value="tel:+1(555)555-1002"/&gt;</w:t>
            </w:r>
          </w:p>
          <w:p w:rsidRPr="00D14360" w:rsidR="007D3708" w:rsidP="007D3708" w:rsidRDefault="007D3708" w14:paraId="4EE608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&lt;assignedPerson&gt;</w:t>
            </w:r>
          </w:p>
          <w:p w:rsidRPr="00D14360" w:rsidR="007D3708" w:rsidP="007D3708" w:rsidRDefault="007D3708" w14:paraId="69F309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2BD2A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&lt;given&gt;Henry&lt;/given&gt;</w:t>
            </w:r>
          </w:p>
          <w:p w:rsidRPr="00D14360" w:rsidR="007D3708" w:rsidP="007D3708" w:rsidRDefault="007D3708" w14:paraId="4C5C1C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&lt;family&gt;Seven&lt;/family&gt;</w:t>
            </w:r>
          </w:p>
          <w:p w:rsidRPr="00D14360" w:rsidR="007D3708" w:rsidP="007D3708" w:rsidRDefault="007D3708" w14:paraId="04C53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1BE570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&lt;/assignedPerson&gt;</w:t>
            </w:r>
          </w:p>
          <w:p w:rsidRPr="00D14360" w:rsidR="007D3708" w:rsidP="007D3708" w:rsidRDefault="007D3708" w14:paraId="4C24B2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&lt;/assignedAuthor&gt;</w:t>
            </w:r>
          </w:p>
          <w:p w:rsidRPr="00D14360" w:rsidR="007D3708" w:rsidP="007D3708" w:rsidRDefault="007D3708" w14:paraId="36EA408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53BA27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77DC2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1EA1BB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7D3708" w:rsidP="007D3708" w:rsidRDefault="007D3708" w14:paraId="65995A1E" w14:textId="77777777"/>
    <w:p w:rsidR="007D3708" w:rsidP="004C76D9" w:rsidRDefault="007D3708" w14:paraId="4723154D" w14:textId="77777777">
      <w:pPr>
        <w:pStyle w:val="Heading4"/>
      </w:pPr>
      <w:bookmarkStart w:name="_Toc11043656" w:id="1728"/>
      <w:r w:rsidRPr="00C64922">
        <w:t>Tobacco Use</w:t>
      </w:r>
      <w:bookmarkEnd w:id="1728"/>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10F45E2" w14:textId="77777777">
        <w:trPr>
          <w:trHeight w:val="576"/>
        </w:trPr>
        <w:tc>
          <w:tcPr>
            <w:tcW w:w="683" w:type="dxa"/>
            <w:tcBorders>
              <w:right w:val="nil"/>
            </w:tcBorders>
            <w:shd w:val="clear" w:color="auto" w:fill="C6D9F1"/>
          </w:tcPr>
          <w:p w:rsidRPr="00C64922" w:rsidR="00CD3D7C" w:rsidP="001104A1" w:rsidRDefault="00634398" w14:paraId="27F51419" w14:textId="77777777">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010D6DB" w14:textId="77777777">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Pr="007770C6" w:rsidR="00A46C09">
              <w:rPr>
                <w:b/>
                <w:sz w:val="20"/>
              </w:rPr>
              <w:t>BP-089]</w:t>
            </w:r>
          </w:p>
        </w:tc>
      </w:tr>
    </w:tbl>
    <w:p w:rsidRPr="00CD3D7C" w:rsidR="00CD3D7C" w:rsidP="003A3D50" w:rsidRDefault="00CD3D7C" w14:paraId="61F8BD07"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E4493B0" w14:textId="77777777">
        <w:trPr>
          <w:cantSplit/>
          <w:tblHeader/>
        </w:trPr>
        <w:tc>
          <w:tcPr>
            <w:tcW w:w="1457" w:type="dxa"/>
            <w:tcBorders>
              <w:bottom w:val="nil"/>
              <w:right w:val="nil"/>
            </w:tcBorders>
            <w:shd w:val="clear" w:color="auto" w:fill="4F81BD"/>
          </w:tcPr>
          <w:p w:rsidRPr="00D14360" w:rsidR="00E42FA6" w:rsidP="00E42FA6" w:rsidRDefault="00E42FA6" w14:paraId="1E78996D"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13A2A2F2" w14:textId="77777777">
            <w:pPr>
              <w:rPr>
                <w:rFonts w:cs="Calibri"/>
                <w:b/>
                <w:iCs/>
                <w:color w:val="FFFFFF"/>
              </w:rPr>
            </w:pPr>
            <w:r w:rsidRPr="00D14360">
              <w:rPr>
                <w:rFonts w:cs="Calibri"/>
                <w:b/>
                <w:iCs/>
                <w:color w:val="FFFFFF"/>
              </w:rPr>
              <w:t>Tobacco Use (V2)</w:t>
            </w:r>
          </w:p>
          <w:p w:rsidRPr="00D14360" w:rsidR="00E42FA6" w:rsidP="00E42FA6" w:rsidRDefault="00E42FA6" w14:paraId="6151E82B" w14:textId="77777777">
            <w:pPr>
              <w:rPr>
                <w:rFonts w:cs="Calibri"/>
                <w:bCs/>
                <w:color w:val="FFFFFF"/>
              </w:rPr>
            </w:pPr>
            <w:r w:rsidRPr="00D14360">
              <w:rPr>
                <w:rFonts w:cs="Calibri"/>
                <w:bCs/>
                <w:color w:val="FFFFFF"/>
                <w:sz w:val="18"/>
              </w:rPr>
              <w:t>[observation: identifier urn:hl7ii:2.16.840.1.113883.10.20.22.4.85:2014-06-09 (open)]</w:t>
            </w:r>
          </w:p>
        </w:tc>
      </w:tr>
      <w:tr w:rsidRPr="00C64922" w:rsidR="002954CE" w:rsidTr="004E29C8" w14:paraId="1CDF3D84"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7E28727"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5867B031"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DE18F3B" w14:textId="77777777">
        <w:trPr>
          <w:cantSplit/>
        </w:trPr>
        <w:tc>
          <w:tcPr>
            <w:tcW w:w="1457" w:type="dxa"/>
            <w:tcBorders>
              <w:right w:val="nil"/>
            </w:tcBorders>
            <w:shd w:val="clear" w:color="auto" w:fill="FFFFFF"/>
          </w:tcPr>
          <w:p w:rsidRPr="00D14360" w:rsidR="00E42FA6" w:rsidP="00E42FA6" w:rsidRDefault="00E42FA6" w14:paraId="3B47B224" w14:textId="77777777">
            <w:pPr>
              <w:rPr>
                <w:rFonts w:cs="Calibri"/>
                <w:b/>
                <w:bCs/>
              </w:rPr>
            </w:pPr>
            <w:r w:rsidRPr="00D14360">
              <w:rPr>
                <w:rFonts w:cs="Calibri"/>
                <w:b/>
                <w:bCs/>
              </w:rPr>
              <w:t>Purpose</w:t>
            </w:r>
          </w:p>
        </w:tc>
        <w:tc>
          <w:tcPr>
            <w:tcW w:w="7898" w:type="dxa"/>
            <w:shd w:val="clear" w:color="auto" w:fill="auto"/>
          </w:tcPr>
          <w:p w:rsidRPr="00D14360" w:rsidR="00E42FA6" w:rsidP="00E42FA6" w:rsidRDefault="00E42FA6" w14:paraId="4889E9F7"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Pr="00C64922" w:rsidR="002954CE" w:rsidTr="004E29C8" w14:paraId="2AAD48A6"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140B6DC"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2AB3C31B"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D50AA97" w14:textId="29670747">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Pr="00C64922" w:rsidR="002954CE" w:rsidTr="004E29C8" w14:paraId="66DFA85C"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C8C5BF"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355708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47850064"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FB351"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D14360" w:rsidRDefault="00E42FA6" w14:paraId="2B7F2396" w14:textId="77777777">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Pr="00C64922" w:rsidR="00AE545E" w:rsidTr="004E29C8" w14:paraId="1E2A1EA9" w14:textId="77777777">
        <w:trPr>
          <w:cantSplit/>
        </w:trPr>
        <w:tc>
          <w:tcPr>
            <w:tcW w:w="1457" w:type="dxa"/>
            <w:tcBorders>
              <w:top w:val="single" w:color="4472C4" w:sz="4" w:space="0"/>
              <w:bottom w:val="single" w:color="4F81BD" w:sz="4" w:space="0"/>
              <w:right w:val="nil"/>
            </w:tcBorders>
            <w:shd w:val="clear" w:color="auto" w:fill="FFFFFF"/>
          </w:tcPr>
          <w:p w:rsidRPr="00D14360" w:rsidR="00AE545E" w:rsidP="00AE545E" w:rsidRDefault="00AE545E" w14:paraId="546CE06E"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83506C" w:rsidR="00AE545E" w:rsidP="00D14360" w:rsidRDefault="0009537F" w14:paraId="6FEACF93" w14:textId="30A0A4BC">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51: Tobacco Use –Light Tobacco Smoker between 4/12/2010 and 4/12</w:t>
            </w:r>
            <w:r w:rsidRPr="00C64922" w:rsidR="00DC1072">
              <w:t>/2016.</w:t>
            </w:r>
            <w:r w:rsidRPr="0083506C">
              <w:rPr>
                <w:rFonts w:ascii="Calibri Light" w:hAnsi="Calibri Light" w:cs="Calibri Light"/>
              </w:rPr>
              <w:fldChar w:fldCharType="end"/>
            </w:r>
          </w:p>
        </w:tc>
      </w:tr>
    </w:tbl>
    <w:p w:rsidRPr="00C64922" w:rsidR="007D3708" w:rsidP="007D3708" w:rsidRDefault="005C79A1" w14:paraId="50E6EE5E" w14:textId="4D21A371">
      <w:pPr>
        <w:pStyle w:val="Caption"/>
      </w:pPr>
      <w:r>
        <w:t xml:space="preserve">  </w:t>
      </w:r>
      <w:bookmarkStart w:name="_Toc118898842" w:id="1729"/>
      <w:bookmarkStart w:name="_Toc119940045" w:id="1730"/>
      <w:bookmarkStart w:name="_Toc135313076" w:id="1731"/>
      <w:r w:rsidRPr="00C64922" w:rsidR="007D3708">
        <w:t xml:space="preserve">Table </w:t>
      </w:r>
      <w:r>
        <w:fldChar w:fldCharType="begin"/>
      </w:r>
      <w:r>
        <w:instrText>SEQ Table \* ARABIC</w:instrText>
      </w:r>
      <w:r>
        <w:fldChar w:fldCharType="separate"/>
      </w:r>
      <w:r w:rsidR="00DC1072">
        <w:rPr>
          <w:noProof/>
        </w:rPr>
        <w:t>55</w:t>
      </w:r>
      <w:r>
        <w:fldChar w:fldCharType="end"/>
      </w:r>
      <w:r w:rsidRPr="00C64922" w:rsidR="007D3708">
        <w:t>: Tobacco Use</w:t>
      </w:r>
      <w:bookmarkEnd w:id="1729"/>
      <w:bookmarkEnd w:id="1730"/>
      <w:bookmarkEnd w:id="1731"/>
    </w:p>
    <w:p w:rsidRPr="00C64922" w:rsidR="007D3708" w:rsidP="00E42FA6" w:rsidRDefault="007D3708" w14:paraId="46537619" w14:textId="77777777">
      <w:pPr>
        <w:pStyle w:val="NormalWeb"/>
        <w:spacing w:before="0" w:beforeAutospacing="0" w:after="120" w:afterAutospacing="0"/>
        <w:ind w:hanging="475"/>
        <w:rPr>
          <w:rFonts w:ascii="Courier New" w:hAnsi="Courier New" w:eastAsia="Calibri" w:cs="Courier New"/>
          <w:sz w:val="16"/>
          <w:szCs w:val="16"/>
        </w:rPr>
      </w:pPr>
      <w:bookmarkStart w:name="_1d96cc0" w:colFirst="0" w:colLast="0" w:id="1732"/>
      <w:bookmarkStart w:name="_3x8tuzt" w:colFirst="0" w:colLast="0" w:id="1733"/>
      <w:bookmarkEnd w:id="1732"/>
      <w:bookmarkEnd w:id="1733"/>
    </w:p>
    <w:p w:rsidRPr="00C64922" w:rsidR="007D3708" w:rsidP="00E42FA6" w:rsidRDefault="005C79A1" w14:paraId="0AE670C8" w14:textId="2C50F8E2">
      <w:pPr>
        <w:pStyle w:val="Caption"/>
        <w:keepNext/>
        <w:spacing w:after="0"/>
      </w:pPr>
      <w:bookmarkStart w:name="_Ref21846949" w:id="1734"/>
      <w:r>
        <w:t xml:space="preserve">  </w:t>
      </w:r>
      <w:bookmarkStart w:name="_Toc118898772" w:id="1735"/>
      <w:bookmarkStart w:name="_Toc119939974" w:id="1736"/>
      <w:bookmarkStart w:name="_Toc135313006" w:id="1737"/>
      <w:r w:rsidRPr="00C64922" w:rsidR="007D3708">
        <w:t xml:space="preserve">Example </w:t>
      </w:r>
      <w:r>
        <w:fldChar w:fldCharType="begin"/>
      </w:r>
      <w:r>
        <w:instrText>SEQ Example \* ARABIC</w:instrText>
      </w:r>
      <w:r>
        <w:fldChar w:fldCharType="separate"/>
      </w:r>
      <w:r w:rsidR="00DC1072">
        <w:rPr>
          <w:noProof/>
        </w:rPr>
        <w:t>51</w:t>
      </w:r>
      <w:r>
        <w:fldChar w:fldCharType="end"/>
      </w:r>
      <w:r w:rsidRPr="00C64922" w:rsidR="007D3708">
        <w:t>: Tobacco Use –Light Tobacco Smoker between 4/12/2010 and 4/12/2016.</w:t>
      </w:r>
      <w:bookmarkEnd w:id="1734"/>
      <w:bookmarkEnd w:id="1735"/>
      <w:bookmarkEnd w:id="1736"/>
      <w:bookmarkEnd w:id="173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A6DE10E" w14:textId="77777777">
        <w:tc>
          <w:tcPr>
            <w:tcW w:w="9350" w:type="dxa"/>
            <w:shd w:val="clear" w:color="auto" w:fill="auto"/>
          </w:tcPr>
          <w:p w:rsidRPr="00D14360" w:rsidR="007D3708" w:rsidP="007D3708" w:rsidRDefault="007D3708" w14:paraId="458158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moodCode="EVN"&gt;</w:t>
            </w:r>
          </w:p>
          <w:p w:rsidRPr="00D14360" w:rsidR="007D3708" w:rsidP="007D3708" w:rsidRDefault="007D3708" w14:paraId="0E1A3D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root="2.16.840.1.113883.10.20.22.4.78"/&gt;</w:t>
            </w:r>
          </w:p>
          <w:p w:rsidRPr="00D14360" w:rsidR="007D3708" w:rsidP="007D3708" w:rsidRDefault="007D3708" w14:paraId="1FA83D9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 extension="2014-06-09"/&gt;</w:t>
            </w:r>
          </w:p>
          <w:p w:rsidRPr="00D14360" w:rsidR="007D3708" w:rsidP="007D3708" w:rsidRDefault="007D3708" w14:paraId="144F5D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extension="64020-Z9301" root="1.2.840.114350.1.13.6289.1.7.1.1040.1"/&gt;</w:t>
            </w:r>
          </w:p>
          <w:p w:rsidRPr="00D14360" w:rsidR="007D3708" w:rsidP="007D3708" w:rsidRDefault="007D3708" w14:paraId="43B3EF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code="11367-0" codeSystem="2.16.840.1.113883.6.1" codeSystemName="LOINC"                    displayName="History of Tobacco Use"/&gt;</w:t>
            </w:r>
          </w:p>
          <w:p w:rsidRPr="00D14360" w:rsidR="007D3708" w:rsidP="007D3708" w:rsidRDefault="007D3708" w14:paraId="68EAD8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7D3708" w:rsidP="007D3708" w:rsidRDefault="007D3708" w14:paraId="14855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5B9D13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value="20100412"/&gt;</w:t>
            </w:r>
          </w:p>
          <w:p w:rsidRPr="00D14360" w:rsidR="007D3708" w:rsidP="007D3708" w:rsidRDefault="007D3708" w14:paraId="33FF06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value="20160412"/&gt;</w:t>
            </w:r>
          </w:p>
          <w:p w:rsidRPr="00D14360" w:rsidR="007D3708" w:rsidP="007D3708" w:rsidRDefault="007D3708" w14:paraId="59B993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3F4E3B72" w14:textId="645A33E3">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&lt;value xsi:type="CD" code="77176002" codeSystem="2.16.840.1.113883.6.96" codeSystemName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SNOMEDCT</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 xml:space="preserve"> </w:t>
            </w:r>
            <w:r w:rsidRPr="00D14360">
              <w:rPr>
                <w:rFonts w:ascii="Courier New" w:hAnsi="Courier New" w:eastAsia="Courier New" w:cs="Courier New"/>
                <w:sz w:val="16"/>
                <w:szCs w:val="16"/>
              </w:rPr>
              <w:t>displayName="</w:t>
            </w:r>
            <w:r w:rsidRPr="00C64922">
              <w:t xml:space="preserve"> </w:t>
            </w:r>
            <w:r w:rsidRPr="00D14360">
              <w:rPr>
                <w:rFonts w:ascii="Courier New" w:hAnsi="Courier New" w:eastAsia="Courier New" w:cs="Courier New"/>
                <w:sz w:val="16"/>
                <w:szCs w:val="16"/>
              </w:rPr>
              <w:t>Light tobacco smoker (finding)"/&gt;</w:t>
            </w:r>
          </w:p>
          <w:p w:rsidRPr="00D14360" w:rsidR="007D3708" w:rsidP="007D3708" w:rsidRDefault="007D3708" w14:paraId="374B51D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p w:rsidRPr="00C64922" w:rsidR="007D3708" w:rsidP="007D3708" w:rsidRDefault="007D3708" w14:paraId="5F8E8AC0" w14:textId="77777777"/>
        </w:tc>
      </w:tr>
    </w:tbl>
    <w:p w:rsidRPr="00C64922" w:rsidR="007D3708" w:rsidP="007D3708" w:rsidRDefault="007D3708" w14:paraId="645FD935" w14:textId="77777777"/>
    <w:p w:rsidR="007D3708" w:rsidP="004C76D9" w:rsidRDefault="007D3708" w14:paraId="4C1CC1A9" w14:textId="713A911B">
      <w:pPr>
        <w:pStyle w:val="Heading4"/>
      </w:pPr>
      <w:bookmarkStart w:name="_2ce457m" w:colFirst="0" w:colLast="0" w:id="1738"/>
      <w:bookmarkStart w:name="_ju6kffv1mfgk" w:colFirst="0" w:colLast="0" w:id="1739"/>
      <w:bookmarkStart w:name="_Birth_Sex" w:id="1740"/>
      <w:bookmarkStart w:name="_Toc11043655" w:id="1741"/>
      <w:bookmarkStart w:name="_Ref21897277" w:id="1742"/>
      <w:bookmarkStart w:name="_Ref21897288" w:id="1743"/>
      <w:bookmarkEnd w:id="1738"/>
      <w:bookmarkEnd w:id="1739"/>
      <w:bookmarkEnd w:id="1740"/>
      <w:r w:rsidRPr="00C64922">
        <w:t>Birth Sex</w:t>
      </w:r>
      <w:bookmarkEnd w:id="1741"/>
      <w:bookmarkEnd w:id="1742"/>
      <w:bookmarkEnd w:id="1743"/>
    </w:p>
    <w:p w:rsidRPr="003A3D50" w:rsidR="00CC03A6" w:rsidP="00CC03A6" w:rsidRDefault="00CC03A6" w14:paraId="063E5075" w14:textId="1685EC17">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t>reference range results may differ based on a patient’s biological sex. Birth sex information would be needed for accurate result reporting.</w:t>
      </w:r>
    </w:p>
    <w:p w:rsidRPr="00CC03A6" w:rsidR="00CC03A6" w:rsidP="003A3D50" w:rsidRDefault="00CC03A6" w14:paraId="1FA146BD" w14:textId="2ABEED12"/>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4B2E14E" w14:textId="2E8D7987">
        <w:trPr>
          <w:trHeight w:val="576"/>
        </w:trPr>
        <w:tc>
          <w:tcPr>
            <w:tcW w:w="683" w:type="dxa"/>
            <w:tcBorders>
              <w:right w:val="nil"/>
            </w:tcBorders>
            <w:shd w:val="clear" w:color="auto" w:fill="C6D9F1"/>
          </w:tcPr>
          <w:p w:rsidRPr="00C64922" w:rsidR="00CD3D7C" w:rsidP="001104A1" w:rsidRDefault="00634398" w14:paraId="092376E9" w14:textId="21120D6B">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30958F9A" w14:textId="13C959FA">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Pr="007770C6" w:rsidR="00CA5B48">
              <w:rPr>
                <w:sz w:val="20"/>
              </w:rPr>
              <w:t xml:space="preserve"> Conformance SHALL be identical to the conformance of the birthTime metadata element.</w:t>
            </w:r>
            <w:r w:rsidRPr="007770C6">
              <w:rPr>
                <w:sz w:val="20"/>
              </w:rPr>
              <w:t xml:space="preserve"> </w:t>
            </w:r>
            <w:r w:rsidRPr="007770C6">
              <w:rPr>
                <w:b/>
                <w:sz w:val="20"/>
              </w:rPr>
              <w:t>[CONF-</w:t>
            </w:r>
            <w:r w:rsidRPr="007770C6" w:rsidR="00A46C09">
              <w:rPr>
                <w:b/>
                <w:sz w:val="20"/>
              </w:rPr>
              <w:t>090</w:t>
            </w:r>
            <w:r w:rsidRPr="007770C6">
              <w:rPr>
                <w:b/>
                <w:sz w:val="20"/>
              </w:rPr>
              <w:t>]</w:t>
            </w:r>
          </w:p>
        </w:tc>
      </w:tr>
    </w:tbl>
    <w:p w:rsidR="00CD3D7C" w:rsidRDefault="00CD3D7C" w14:paraId="0D7A6FCA" w14:textId="047C023E"/>
    <w:p w:rsidRPr="00CD3D7C" w:rsidR="00A46C09" w:rsidP="003A3D50" w:rsidRDefault="00A46C09" w14:paraId="2D1F5500" w14:textId="246EC1F7"/>
    <w:tbl>
      <w:tblPr>
        <w:tblW w:w="9329"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72"/>
      </w:tblGrid>
      <w:tr w:rsidRPr="00C64922" w:rsidR="002954CE" w:rsidTr="004E29C8" w14:paraId="408D6453" w14:textId="00F21C2F">
        <w:trPr>
          <w:cantSplit/>
          <w:tblHeader/>
        </w:trPr>
        <w:tc>
          <w:tcPr>
            <w:tcW w:w="1457" w:type="dxa"/>
            <w:tcBorders>
              <w:bottom w:val="nil"/>
              <w:right w:val="nil"/>
            </w:tcBorders>
            <w:shd w:val="clear" w:color="auto" w:fill="4F81BD"/>
          </w:tcPr>
          <w:p w:rsidRPr="00D14360" w:rsidR="00E42FA6" w:rsidP="00E42FA6" w:rsidRDefault="00E42FA6" w14:paraId="260CB8D1" w14:textId="41300855">
            <w:pPr>
              <w:rPr>
                <w:rFonts w:cs="Calibri"/>
                <w:b/>
                <w:bCs/>
                <w:color w:val="FFFFFF"/>
              </w:rPr>
            </w:pPr>
            <w:r w:rsidRPr="00D14360">
              <w:rPr>
                <w:rFonts w:cs="Calibri"/>
                <w:b/>
                <w:bCs/>
                <w:color w:val="FFFFFF"/>
              </w:rPr>
              <w:t>Entry Template</w:t>
            </w:r>
          </w:p>
        </w:tc>
        <w:tc>
          <w:tcPr>
            <w:tcW w:w="7872" w:type="dxa"/>
            <w:shd w:val="clear" w:color="auto" w:fill="4F81BD"/>
          </w:tcPr>
          <w:p w:rsidRPr="00D14360" w:rsidR="00E42FA6" w:rsidP="00E42FA6" w:rsidRDefault="00E42FA6" w14:paraId="511AFF45" w14:textId="5C506AC6">
            <w:pPr>
              <w:rPr>
                <w:rFonts w:cs="Calibri"/>
                <w:b/>
                <w:iCs/>
                <w:color w:val="FFFFFF"/>
              </w:rPr>
            </w:pPr>
            <w:r w:rsidRPr="00D14360">
              <w:rPr>
                <w:rFonts w:cs="Calibri"/>
                <w:b/>
                <w:iCs/>
                <w:color w:val="FFFFFF"/>
              </w:rPr>
              <w:t>Birth Sex Observation</w:t>
            </w:r>
          </w:p>
          <w:p w:rsidRPr="00D14360" w:rsidR="00E42FA6" w:rsidP="00E42FA6" w:rsidRDefault="00E42FA6" w14:paraId="13BFCFA3" w14:textId="39EAD4CA">
            <w:pPr>
              <w:rPr>
                <w:rFonts w:cs="Calibri"/>
                <w:bCs/>
                <w:color w:val="FFFFFF"/>
              </w:rPr>
            </w:pPr>
            <w:r w:rsidRPr="00D14360">
              <w:rPr>
                <w:rFonts w:cs="Calibri"/>
                <w:bCs/>
                <w:color w:val="FFFFFF"/>
              </w:rPr>
              <w:t>[observation: identifier urn:hl7ii:2.16.840.1.113883.10.20.22.4.200:2016-06-01 (open)]</w:t>
            </w:r>
          </w:p>
        </w:tc>
      </w:tr>
      <w:tr w:rsidRPr="00C64922" w:rsidR="002954CE" w:rsidTr="004E29C8" w14:paraId="2562B313" w14:textId="4BAB24D7">
        <w:trPr>
          <w:cantSplit/>
          <w:trHeight w:val="296"/>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4EA244" w14:textId="3E9F67E8">
            <w:pPr>
              <w:rPr>
                <w:rFonts w:cs="Calibri"/>
                <w:b/>
                <w:bCs/>
              </w:rPr>
            </w:pPr>
            <w:r w:rsidRPr="00D14360">
              <w:rPr>
                <w:rFonts w:cs="Calibri"/>
                <w:b/>
                <w:bCs/>
              </w:rPr>
              <w:t>Reference Source</w:t>
            </w:r>
          </w:p>
        </w:tc>
        <w:tc>
          <w:tcPr>
            <w:tcW w:w="7872" w:type="dxa"/>
            <w:tcBorders>
              <w:top w:val="single" w:color="4F81BD" w:sz="4" w:space="0"/>
              <w:bottom w:val="single" w:color="4F81BD" w:sz="4" w:space="0"/>
            </w:tcBorders>
            <w:shd w:val="clear" w:color="auto" w:fill="auto"/>
          </w:tcPr>
          <w:p w:rsidRPr="003A3D50" w:rsidR="00E42FA6" w:rsidP="00E42FA6" w:rsidRDefault="00E42FA6" w14:paraId="62B3C392" w14:textId="4077B6C3">
            <w:pPr>
              <w:rPr>
                <w:rFonts w:ascii="Calibri Light" w:hAnsi="Calibri Light" w:cs="Calibri Light"/>
              </w:rPr>
            </w:pPr>
            <w:r w:rsidRPr="003A3D50">
              <w:rPr>
                <w:rFonts w:ascii="Calibri Light" w:hAnsi="Calibri Light" w:cs="Calibri Light"/>
              </w:rPr>
              <w:t>HL7 C-CDA R2.1 Companion Guide R1</w:t>
            </w:r>
          </w:p>
        </w:tc>
      </w:tr>
      <w:tr w:rsidRPr="00C64922" w:rsidR="002954CE" w:rsidTr="004E29C8" w14:paraId="1093A6D3" w14:textId="25FBE11D">
        <w:trPr>
          <w:cantSplit/>
        </w:trPr>
        <w:tc>
          <w:tcPr>
            <w:tcW w:w="1457" w:type="dxa"/>
            <w:tcBorders>
              <w:right w:val="nil"/>
            </w:tcBorders>
            <w:shd w:val="clear" w:color="auto" w:fill="FFFFFF"/>
          </w:tcPr>
          <w:p w:rsidRPr="00D14360" w:rsidR="00E42FA6" w:rsidP="00E42FA6" w:rsidRDefault="00E42FA6" w14:paraId="567C9D1E" w14:textId="4A8AE0C4">
            <w:pPr>
              <w:rPr>
                <w:rFonts w:cs="Calibri"/>
                <w:b/>
                <w:bCs/>
              </w:rPr>
            </w:pPr>
            <w:r w:rsidRPr="00D14360">
              <w:rPr>
                <w:rFonts w:cs="Calibri"/>
                <w:b/>
                <w:bCs/>
              </w:rPr>
              <w:t>Purpose</w:t>
            </w:r>
          </w:p>
        </w:tc>
        <w:tc>
          <w:tcPr>
            <w:tcW w:w="7872" w:type="dxa"/>
            <w:shd w:val="clear" w:color="auto" w:fill="auto"/>
          </w:tcPr>
          <w:p w:rsidRPr="003A3D50" w:rsidR="00E42FA6" w:rsidP="00D14360" w:rsidRDefault="00E42FA6" w14:paraId="05A4711A" w14:textId="2604ECC4">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Pr="00C64922" w:rsidR="002954CE" w:rsidTr="004E29C8" w14:paraId="3B190371" w14:textId="6D656F6F">
        <w:trPr>
          <w:cantSplit/>
          <w:trHeight w:val="53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739EDC" w14:textId="219C0A99">
            <w:pPr>
              <w:rPr>
                <w:rFonts w:cs="Calibri"/>
                <w:b/>
                <w:bCs/>
              </w:rPr>
            </w:pPr>
            <w:r w:rsidRPr="00D14360">
              <w:rPr>
                <w:rFonts w:cs="Calibri"/>
                <w:b/>
                <w:bCs/>
              </w:rPr>
              <w:t>ActStatus</w:t>
            </w:r>
          </w:p>
        </w:tc>
        <w:tc>
          <w:tcPr>
            <w:tcW w:w="7872" w:type="dxa"/>
            <w:tcBorders>
              <w:top w:val="single" w:color="4F81BD" w:sz="4" w:space="0"/>
              <w:bottom w:val="single" w:color="4F81BD" w:sz="4" w:space="0"/>
            </w:tcBorders>
            <w:shd w:val="clear" w:color="auto" w:fill="auto"/>
          </w:tcPr>
          <w:p w:rsidRPr="003A3D50" w:rsidR="00E42FA6" w:rsidP="00E42FA6" w:rsidRDefault="00E42FA6" w14:paraId="6DA205DB" w14:textId="70B668A7">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Pr="003A3D50" w:rsidR="001D30C4">
              <w:rPr>
                <w:rFonts w:ascii="Calibri Light" w:hAnsi="Calibri Light" w:cs="Calibri Light"/>
              </w:rPr>
              <w:t>.</w:t>
            </w:r>
            <w:r w:rsidRPr="003A3D50">
              <w:rPr>
                <w:rFonts w:ascii="Calibri Light" w:hAnsi="Calibri Light" w:cs="Calibri Light"/>
              </w:rPr>
              <w:t>”</w:t>
            </w:r>
          </w:p>
          <w:p w:rsidR="000F4F3F" w:rsidP="00E42FA6" w:rsidRDefault="000F4F3F" w14:paraId="7BC79BA4" w14:textId="20D9B253">
            <w:pPr>
              <w:rPr>
                <w:rFonts w:ascii="Calibri Light" w:hAnsi="Calibri Light" w:cs="Calibri Light"/>
              </w:rPr>
            </w:pPr>
          </w:p>
          <w:p w:rsidRPr="003A3D50" w:rsidR="00E42FA6" w:rsidP="00E42FA6" w:rsidRDefault="00E42FA6" w14:paraId="33AAD0CC" w14:textId="428E6FD7">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Pr="003A3D50" w:rsidR="0088454D">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Pr="00C64922" w:rsidR="002954CE" w:rsidTr="004E29C8" w14:paraId="5998539F" w14:textId="47631818">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49A5DE04" w14:textId="6F0761B9">
            <w:pPr>
              <w:rPr>
                <w:rFonts w:cs="Calibri"/>
                <w:b/>
                <w:bCs/>
              </w:rPr>
            </w:pPr>
            <w:r w:rsidRPr="00D14360">
              <w:rPr>
                <w:rFonts w:cs="Calibri"/>
                <w:b/>
                <w:bCs/>
              </w:rPr>
              <w:t>Negation</w:t>
            </w:r>
          </w:p>
        </w:tc>
        <w:tc>
          <w:tcPr>
            <w:tcW w:w="7872" w:type="dxa"/>
            <w:tcBorders>
              <w:top w:val="single" w:color="4F81BD" w:sz="4" w:space="0"/>
              <w:bottom w:val="single" w:color="4472C4" w:themeColor="accent1" w:sz="4" w:space="0"/>
            </w:tcBorders>
            <w:shd w:val="clear" w:color="auto" w:fill="auto"/>
          </w:tcPr>
          <w:p w:rsidRPr="003A3D50" w:rsidR="00E42FA6" w:rsidP="00D14360" w:rsidRDefault="00E42FA6" w14:paraId="7B4322BB" w14:textId="7F7BB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Pr="00C64922" w:rsidR="002954CE" w:rsidTr="004E29C8" w14:paraId="1C8DDA33" w14:textId="05386961">
        <w:trPr>
          <w:cantSplit/>
        </w:trPr>
        <w:tc>
          <w:tcPr>
            <w:tcW w:w="1457" w:type="dxa"/>
            <w:tcBorders>
              <w:top w:val="single" w:color="4472C4" w:themeColor="accent1" w:sz="4" w:space="0"/>
              <w:bottom w:val="single" w:color="4472C4" w:sz="4" w:space="0"/>
              <w:right w:val="nil"/>
            </w:tcBorders>
            <w:shd w:val="clear" w:color="auto" w:fill="FFFFFF"/>
          </w:tcPr>
          <w:p w:rsidRPr="00596CA4" w:rsidR="00E42FA6" w:rsidP="00E42FA6" w:rsidRDefault="00E42FA6" w14:paraId="1F5C61A7" w14:textId="60E31F24">
            <w:pPr>
              <w:rPr>
                <w:rFonts w:cs="Calibri"/>
                <w:b/>
                <w:bCs/>
              </w:rPr>
            </w:pPr>
            <w:r w:rsidRPr="00596CA4">
              <w:rPr>
                <w:rFonts w:cs="Calibri"/>
                <w:b/>
                <w:bCs/>
              </w:rPr>
              <w:t>Other Considerations</w:t>
            </w:r>
          </w:p>
        </w:tc>
        <w:tc>
          <w:tcPr>
            <w:tcW w:w="7872" w:type="dxa"/>
            <w:tcBorders>
              <w:top w:val="single" w:color="4472C4" w:themeColor="accent1" w:sz="4" w:space="0"/>
              <w:bottom w:val="single" w:color="4472C4" w:sz="4" w:space="0"/>
            </w:tcBorders>
            <w:shd w:val="clear" w:color="auto" w:fill="auto"/>
          </w:tcPr>
          <w:p w:rsidRPr="00596CA4" w:rsidR="000F4F3F" w:rsidP="00D14360" w:rsidRDefault="000F4F3F" w14:paraId="361B0408" w14:textId="0BF7EF79">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rsidRPr="00596CA4" w:rsidR="000F4F3F" w:rsidP="00D14360" w:rsidRDefault="000F4F3F" w14:paraId="457681DF" w14:textId="41AA9B3F">
            <w:pPr>
              <w:keepNext/>
              <w:rPr>
                <w:rFonts w:ascii="Calibri Light" w:hAnsi="Calibri Light" w:cs="Calibri Light"/>
              </w:rPr>
            </w:pPr>
          </w:p>
          <w:p w:rsidRPr="003A3D50" w:rsidR="00E42FA6" w:rsidP="00D14360" w:rsidRDefault="00E42FA6" w14:paraId="6E610F1E" w14:textId="351F1A15">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Pr="00C64922" w:rsidR="00E33321" w:rsidTr="004E29C8" w14:paraId="716D556C" w14:textId="51007493">
        <w:trPr>
          <w:cantSplit/>
        </w:trPr>
        <w:tc>
          <w:tcPr>
            <w:tcW w:w="1457" w:type="dxa"/>
            <w:tcBorders>
              <w:top w:val="single" w:color="4472C4" w:sz="4" w:space="0"/>
              <w:bottom w:val="single" w:color="4F81BD" w:sz="4" w:space="0"/>
              <w:right w:val="nil"/>
            </w:tcBorders>
            <w:shd w:val="clear" w:color="auto" w:fill="FFFFFF"/>
          </w:tcPr>
          <w:p w:rsidRPr="00AD08FB" w:rsidR="00E33321" w:rsidP="00E33321" w:rsidRDefault="00E33321" w14:paraId="08F8AA60" w14:textId="15BE8FE7">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color="4472C4" w:sz="4" w:space="0"/>
              <w:bottom w:val="single" w:color="4F81BD" w:sz="4" w:space="0"/>
            </w:tcBorders>
            <w:shd w:val="clear" w:color="auto" w:fill="auto"/>
          </w:tcPr>
          <w:p w:rsidRPr="00254B4A" w:rsidR="00DC1072" w:rsidP="00254B4A" w:rsidRDefault="00596CA4" w14:paraId="38C5A364" w14:textId="77777777">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rsidRPr="00AD08FB" w:rsidR="00E33321" w:rsidP="00E33321" w:rsidRDefault="00DC1072" w14:paraId="46ACE22B" w14:textId="272EB0F4">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Pr="00AD08FB" w:rsidR="00596CA4">
              <w:rPr>
                <w:rFonts w:ascii="Calibri Light" w:hAnsi="Calibri Light" w:cs="Calibri Light"/>
                <w:highlight w:val="yellow"/>
              </w:rPr>
              <w:fldChar w:fldCharType="end"/>
            </w:r>
          </w:p>
        </w:tc>
      </w:tr>
    </w:tbl>
    <w:p w:rsidR="007D3708" w:rsidP="007D3708" w:rsidRDefault="005C79A1" w14:paraId="0A730D38" w14:textId="4C200E01">
      <w:pPr>
        <w:pStyle w:val="Caption"/>
      </w:pPr>
      <w:r>
        <w:t xml:space="preserve">  </w:t>
      </w:r>
      <w:bookmarkStart w:name="_Toc119940046" w:id="1744"/>
      <w:bookmarkStart w:name="_Toc135313077" w:id="1745"/>
      <w:r w:rsidRPr="00C64922" w:rsidR="007D3708">
        <w:t xml:space="preserve">Table </w:t>
      </w:r>
      <w:r>
        <w:fldChar w:fldCharType="begin"/>
      </w:r>
      <w:r>
        <w:instrText>SEQ Table \* ARABIC</w:instrText>
      </w:r>
      <w:r>
        <w:fldChar w:fldCharType="separate"/>
      </w:r>
      <w:r w:rsidR="00DC1072">
        <w:rPr>
          <w:noProof/>
        </w:rPr>
        <w:t>56</w:t>
      </w:r>
      <w:r>
        <w:fldChar w:fldCharType="end"/>
      </w:r>
      <w:r w:rsidRPr="00C64922" w:rsidR="007D3708">
        <w:t>: Birth Sex</w:t>
      </w:r>
      <w:r w:rsidR="00852DED">
        <w:t xml:space="preserve"> Template</w:t>
      </w:r>
      <w:bookmarkEnd w:id="1744"/>
      <w:bookmarkEnd w:id="1745"/>
    </w:p>
    <w:p w:rsidR="005C79A1" w:rsidP="003A3D50" w:rsidRDefault="005C79A1" w14:paraId="29F2BCB6" w14:textId="4DBB58E2">
      <w:pPr>
        <w:pStyle w:val="Caption"/>
        <w:keepNext/>
        <w:spacing w:after="0"/>
      </w:pPr>
      <w:bookmarkStart w:name="_Ref21883683" w:id="1746"/>
    </w:p>
    <w:p w:rsidR="000F4F3F" w:rsidP="003A3D50" w:rsidRDefault="000F4F3F" w14:paraId="7ACECFEB" w14:textId="45DD5E72">
      <w:pPr>
        <w:pStyle w:val="Caption"/>
        <w:keepNext/>
        <w:spacing w:after="0"/>
      </w:pPr>
      <w:bookmarkStart w:name="_Toc119939975" w:id="1747"/>
      <w:bookmarkStart w:name="_Toc135313007" w:id="1748"/>
      <w:r>
        <w:t xml:space="preserve">Example </w:t>
      </w:r>
      <w:r>
        <w:fldChar w:fldCharType="begin"/>
      </w:r>
      <w:r>
        <w:instrText>SEQ Example \* ARABIC</w:instrText>
      </w:r>
      <w:r>
        <w:fldChar w:fldCharType="separate"/>
      </w:r>
      <w:r w:rsidR="00DC1072">
        <w:rPr>
          <w:noProof/>
        </w:rPr>
        <w:t>52</w:t>
      </w:r>
      <w:r>
        <w:fldChar w:fldCharType="end"/>
      </w:r>
      <w:r>
        <w:t>: Birth Sex</w:t>
      </w:r>
      <w:bookmarkEnd w:id="1746"/>
      <w:bookmarkEnd w:id="1747"/>
      <w:bookmarkEnd w:id="174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0F4F3F" w:rsidTr="004E29C8" w14:paraId="5A4991C2" w14:textId="7A0E9140">
        <w:tc>
          <w:tcPr>
            <w:tcW w:w="9576" w:type="dxa"/>
            <w:shd w:val="clear" w:color="auto" w:fill="auto"/>
          </w:tcPr>
          <w:p w:rsidRPr="00AD08FB" w:rsidR="000F4F3F" w:rsidP="000F4F3F" w:rsidRDefault="000F4F3F" w14:paraId="6B0B5B83" w14:textId="6CC2124C">
            <w:pPr>
              <w:pStyle w:val="HTMLPreformatted"/>
              <w:rPr>
                <w:color w:val="000000"/>
                <w:sz w:val="16"/>
                <w:szCs w:val="16"/>
              </w:rPr>
            </w:pPr>
            <w:r w:rsidRPr="00AD08FB">
              <w:rPr>
                <w:color w:val="000000"/>
                <w:sz w:val="16"/>
                <w:szCs w:val="16"/>
              </w:rPr>
              <w:t>&lt;!-- Birth Sex Entry - Approved in C-CDA R2.1 Companion Guide --&gt;</w:t>
            </w:r>
          </w:p>
          <w:p w:rsidRPr="00AD08FB" w:rsidR="000F4F3F" w:rsidP="000F4F3F" w:rsidRDefault="000F4F3F" w14:paraId="2DC29538" w14:textId="2BB492B1">
            <w:pPr>
              <w:pStyle w:val="HTMLPreformatted"/>
              <w:rPr>
                <w:color w:val="000000"/>
                <w:sz w:val="16"/>
                <w:szCs w:val="16"/>
              </w:rPr>
            </w:pPr>
            <w:r w:rsidRPr="00AD08FB">
              <w:rPr>
                <w:color w:val="000000"/>
                <w:sz w:val="16"/>
                <w:szCs w:val="16"/>
              </w:rPr>
              <w:t>&lt;observation classCode="OBS" moodCode="EVN"&gt;</w:t>
            </w:r>
          </w:p>
          <w:p w:rsidRPr="00AD08FB" w:rsidR="000F4F3F" w:rsidP="000F4F3F" w:rsidRDefault="000F4F3F" w14:paraId="1CE35D16" w14:textId="5A62701A">
            <w:pPr>
              <w:pStyle w:val="HTMLPreformatted"/>
              <w:rPr>
                <w:color w:val="000000"/>
                <w:sz w:val="16"/>
                <w:szCs w:val="16"/>
              </w:rPr>
            </w:pPr>
            <w:r w:rsidRPr="00AD08FB">
              <w:rPr>
                <w:color w:val="000000"/>
                <w:sz w:val="16"/>
                <w:szCs w:val="16"/>
              </w:rPr>
              <w:tab/>
            </w:r>
            <w:r w:rsidRPr="00AD08FB">
              <w:rPr>
                <w:color w:val="000000"/>
                <w:sz w:val="16"/>
                <w:szCs w:val="16"/>
              </w:rPr>
              <w:t>&lt;!-- New templateId for Birth Sex --&gt;</w:t>
            </w:r>
          </w:p>
          <w:p w:rsidRPr="00AD08FB" w:rsidR="000F4F3F" w:rsidP="000F4F3F" w:rsidRDefault="000F4F3F" w14:paraId="5976E35E" w14:textId="204D5786">
            <w:pPr>
              <w:pStyle w:val="HTMLPreformatted"/>
              <w:rPr>
                <w:color w:val="000000"/>
                <w:sz w:val="16"/>
                <w:szCs w:val="16"/>
              </w:rPr>
            </w:pPr>
            <w:r w:rsidRPr="00AD08FB">
              <w:rPr>
                <w:color w:val="000000"/>
                <w:sz w:val="16"/>
                <w:szCs w:val="16"/>
              </w:rPr>
              <w:tab/>
            </w:r>
            <w:r w:rsidRPr="00AD08FB">
              <w:rPr>
                <w:color w:val="000000"/>
                <w:sz w:val="16"/>
                <w:szCs w:val="16"/>
              </w:rPr>
              <w:t>&lt;!-- Not planning to assert conformance to Social History Observation due to different vocab --&gt;</w:t>
            </w:r>
          </w:p>
          <w:p w:rsidRPr="00AD08FB" w:rsidR="000F4F3F" w:rsidP="000F4F3F" w:rsidRDefault="000F4F3F" w14:paraId="40FD66D6" w14:textId="7BA963A6">
            <w:pPr>
              <w:pStyle w:val="HTMLPreformatted"/>
              <w:rPr>
                <w:color w:val="000000"/>
                <w:sz w:val="16"/>
                <w:szCs w:val="16"/>
              </w:rPr>
            </w:pPr>
            <w:r w:rsidRPr="00AD08FB">
              <w:rPr>
                <w:color w:val="000000"/>
                <w:sz w:val="16"/>
                <w:szCs w:val="16"/>
              </w:rPr>
              <w:tab/>
            </w:r>
            <w:r w:rsidRPr="00AD08FB">
              <w:rPr>
                <w:color w:val="000000"/>
                <w:sz w:val="16"/>
                <w:szCs w:val="16"/>
              </w:rPr>
              <w:t>&lt;templateId root="2.16.840.1.113883.10.20.22.4.200" extension="2016-06-01"/&gt;</w:t>
            </w:r>
          </w:p>
          <w:p w:rsidRPr="00AD08FB" w:rsidR="000F4F3F" w:rsidP="000F4F3F" w:rsidRDefault="000F4F3F" w14:paraId="545F09D7" w14:textId="1BFBB399">
            <w:pPr>
              <w:pStyle w:val="HTMLPreformatted"/>
              <w:rPr>
                <w:color w:val="000000"/>
                <w:sz w:val="16"/>
                <w:szCs w:val="16"/>
              </w:rPr>
            </w:pPr>
            <w:r w:rsidRPr="00AD08FB">
              <w:rPr>
                <w:color w:val="000000"/>
                <w:sz w:val="16"/>
                <w:szCs w:val="16"/>
              </w:rPr>
              <w:tab/>
            </w:r>
            <w:r w:rsidRPr="00AD08FB">
              <w:rPr>
                <w:color w:val="000000"/>
                <w:sz w:val="16"/>
                <w:szCs w:val="16"/>
              </w:rPr>
              <w:t xml:space="preserve">&lt;code code="76689-9" codeSystem="2.16.840.1.113883.6.1" </w:t>
            </w:r>
          </w:p>
          <w:p w:rsidRPr="00AD08FB" w:rsidR="000F4F3F" w:rsidP="000F4F3F" w:rsidRDefault="000F4F3F" w14:paraId="5D095EBC" w14:textId="1A6230FA">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displayName="Sex Assigned At Birth"/&gt;</w:t>
            </w:r>
          </w:p>
          <w:p w:rsidRPr="00AD08FB" w:rsidR="000F4F3F" w:rsidP="000F4F3F" w:rsidRDefault="000F4F3F" w14:paraId="4B844623" w14:textId="7459F8A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2C837F83" w14:textId="7C00062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&lt;reference value="#BSex_Narrative1"/&gt;</w:t>
            </w:r>
          </w:p>
          <w:p w:rsidRPr="00AD08FB" w:rsidR="000F4F3F" w:rsidP="000F4F3F" w:rsidRDefault="000F4F3F" w14:paraId="4BBF936A" w14:textId="09CBF9B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0F8726A6" w14:textId="5B8B83AB">
            <w:pPr>
              <w:pStyle w:val="HTMLPreformatted"/>
              <w:rPr>
                <w:color w:val="000000"/>
                <w:sz w:val="16"/>
                <w:szCs w:val="16"/>
              </w:rPr>
            </w:pPr>
            <w:r w:rsidRPr="00AD08FB">
              <w:rPr>
                <w:color w:val="000000"/>
                <w:sz w:val="16"/>
                <w:szCs w:val="16"/>
              </w:rPr>
              <w:tab/>
            </w:r>
            <w:r w:rsidRPr="00AD08FB">
              <w:rPr>
                <w:color w:val="000000"/>
                <w:sz w:val="16"/>
                <w:szCs w:val="16"/>
              </w:rPr>
              <w:t>&lt;statusCode code="completed"/&gt;</w:t>
            </w:r>
          </w:p>
          <w:p w:rsidRPr="00AD08FB" w:rsidR="000F4F3F" w:rsidP="000F4F3F" w:rsidRDefault="000F4F3F" w14:paraId="4EE25950" w14:textId="4D1A4B40">
            <w:pPr>
              <w:pStyle w:val="HTMLPreformatted"/>
              <w:rPr>
                <w:color w:val="000000"/>
                <w:sz w:val="16"/>
                <w:szCs w:val="16"/>
              </w:rPr>
            </w:pPr>
            <w:r w:rsidRPr="00AD08FB">
              <w:rPr>
                <w:color w:val="000000"/>
                <w:sz w:val="16"/>
                <w:szCs w:val="16"/>
              </w:rPr>
              <w:tab/>
            </w:r>
            <w:r w:rsidRPr="00AD08FB">
              <w:rPr>
                <w:color w:val="000000"/>
                <w:sz w:val="16"/>
                <w:szCs w:val="16"/>
              </w:rPr>
              <w:t>&lt;!-- effectiveTime if present should match birthTime --&gt;</w:t>
            </w:r>
          </w:p>
          <w:p w:rsidRPr="00AD08FB" w:rsidR="000F4F3F" w:rsidP="000F4F3F" w:rsidRDefault="000F4F3F" w14:paraId="5C8935F1" w14:textId="322EAF6E">
            <w:pPr>
              <w:pStyle w:val="HTMLPreformatted"/>
              <w:rPr>
                <w:color w:val="000000"/>
                <w:sz w:val="16"/>
                <w:szCs w:val="16"/>
              </w:rPr>
            </w:pPr>
            <w:r w:rsidRPr="00AD08FB">
              <w:rPr>
                <w:color w:val="000000"/>
                <w:sz w:val="16"/>
                <w:szCs w:val="16"/>
              </w:rPr>
              <w:tab/>
            </w:r>
            <w:r w:rsidRPr="00AD08FB">
              <w:rPr>
                <w:color w:val="000000"/>
                <w:sz w:val="16"/>
                <w:szCs w:val="16"/>
              </w:rPr>
              <w:t>&lt;!-- Request  name change to QRDA value set (2.16.840.1.113762.1.4.1) - ONC Birth Sex --&gt;</w:t>
            </w:r>
          </w:p>
          <w:p w:rsidRPr="00AD08FB" w:rsidR="000F4F3F" w:rsidP="000F4F3F" w:rsidRDefault="000F4F3F" w14:paraId="16E73D43" w14:textId="19C067E7">
            <w:pPr>
              <w:pStyle w:val="HTMLPreformatted"/>
              <w:rPr>
                <w:color w:val="000000"/>
                <w:sz w:val="16"/>
                <w:szCs w:val="16"/>
              </w:rPr>
            </w:pPr>
            <w:r w:rsidRPr="00AD08FB">
              <w:rPr>
                <w:color w:val="000000"/>
                <w:sz w:val="16"/>
                <w:szCs w:val="16"/>
              </w:rPr>
              <w:tab/>
            </w:r>
            <w:r w:rsidRPr="00AD08FB">
              <w:rPr>
                <w:color w:val="000000"/>
                <w:sz w:val="16"/>
                <w:szCs w:val="16"/>
              </w:rPr>
              <w:t xml:space="preserve">&lt;value xsi:type="CD" codeSystem="2.16.840.1.113883.5.1" codeSystemName="AdministrativeGender" </w:t>
            </w:r>
          </w:p>
          <w:p w:rsidRPr="00AD08FB" w:rsidR="000F4F3F" w:rsidP="000F4F3F" w:rsidRDefault="000F4F3F" w14:paraId="4025FD98" w14:textId="2217563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code="F" displayName="Female"&gt;</w:t>
            </w:r>
          </w:p>
          <w:p w:rsidRPr="00AD08FB" w:rsidR="000F4F3F" w:rsidP="000F4F3F" w:rsidRDefault="000F4F3F" w14:paraId="0C7E8A49" w14:textId="2AA2F3AD">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&lt;originalText&gt;</w:t>
            </w:r>
          </w:p>
          <w:p w:rsidRPr="00AD08FB" w:rsidR="000F4F3F" w:rsidP="000F4F3F" w:rsidRDefault="000F4F3F" w14:paraId="6D8BD2BB" w14:textId="4C4F7DC0">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r>
            <w:r w:rsidRPr="00AD08FB">
              <w:rPr>
                <w:color w:val="000000"/>
                <w:sz w:val="16"/>
                <w:szCs w:val="16"/>
              </w:rPr>
              <w:t>&lt;reference value="#BSex_value"/&gt;</w:t>
            </w:r>
          </w:p>
          <w:p w:rsidRPr="00AD08FB" w:rsidR="000F4F3F" w:rsidP="000F4F3F" w:rsidRDefault="000F4F3F" w14:paraId="28204353" w14:textId="02E7A208">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&lt;/originalText&gt;</w:t>
            </w:r>
          </w:p>
          <w:p w:rsidRPr="00AD08FB" w:rsidR="000F4F3F" w:rsidP="000F4F3F" w:rsidRDefault="000F4F3F" w14:paraId="78C39680" w14:textId="290632CB">
            <w:pPr>
              <w:pStyle w:val="HTMLPreformatted"/>
              <w:rPr>
                <w:color w:val="000000"/>
                <w:sz w:val="16"/>
                <w:szCs w:val="16"/>
              </w:rPr>
            </w:pPr>
            <w:r w:rsidRPr="00AD08FB">
              <w:rPr>
                <w:color w:val="000000"/>
                <w:sz w:val="16"/>
                <w:szCs w:val="16"/>
              </w:rPr>
              <w:tab/>
            </w:r>
            <w:r w:rsidRPr="00AD08FB">
              <w:rPr>
                <w:color w:val="000000"/>
                <w:sz w:val="16"/>
                <w:szCs w:val="16"/>
              </w:rPr>
              <w:t>&lt;/value&gt;</w:t>
            </w:r>
          </w:p>
          <w:p w:rsidRPr="00AD08FB" w:rsidR="000F4F3F" w:rsidP="003A3D50" w:rsidRDefault="000F4F3F" w14:paraId="0271940E" w14:textId="7A53C08B">
            <w:pPr>
              <w:pStyle w:val="HTMLPreformatted"/>
              <w:rPr>
                <w:color w:val="000000"/>
                <w:sz w:val="16"/>
                <w:szCs w:val="16"/>
              </w:rPr>
            </w:pPr>
            <w:r w:rsidRPr="00AD08FB">
              <w:rPr>
                <w:color w:val="000000"/>
                <w:sz w:val="16"/>
                <w:szCs w:val="16"/>
              </w:rPr>
              <w:t>&lt;/observation&gt;</w:t>
            </w:r>
          </w:p>
        </w:tc>
      </w:tr>
    </w:tbl>
    <w:p w:rsidRPr="003A3D50" w:rsidR="00CC03A6" w:rsidP="003A3D50" w:rsidRDefault="00CC03A6" w14:paraId="5369B3EB" w14:textId="1BE72EBA">
      <w:pPr>
        <w:rPr>
          <w:rFonts w:eastAsia="Calibri"/>
        </w:rPr>
      </w:pPr>
    </w:p>
    <w:p w:rsidRPr="00C64922" w:rsidR="007D3708" w:rsidP="004C76D9" w:rsidRDefault="007D3708" w14:paraId="19281331" w14:textId="77777777">
      <w:pPr>
        <w:pStyle w:val="Heading4"/>
      </w:pPr>
      <w:bookmarkStart w:name="_r7gl71evjsyp" w:colFirst="0" w:colLast="0" w:id="1749"/>
      <w:bookmarkStart w:name="_ghwgw5mdd1ry" w:colFirst="0" w:colLast="0" w:id="1750"/>
      <w:bookmarkStart w:name="_Toc11043657" w:id="1751"/>
      <w:bookmarkEnd w:id="1749"/>
      <w:bookmarkEnd w:id="1750"/>
      <w:r w:rsidRPr="00C64922">
        <w:t>Pregnancy Status</w:t>
      </w:r>
      <w:bookmarkEnd w:id="1751"/>
      <w:r w:rsidRPr="00C64922">
        <w:t xml:space="preserve"> </w:t>
      </w:r>
    </w:p>
    <w:p w:rsidR="00E3650F" w:rsidP="007D3708" w:rsidRDefault="007D3708" w14:paraId="494409C2" w14:textId="245997C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Pr="00C77DD8" w:rsidR="00E3650F">
        <w:t xml:space="preserve">communicating </w:t>
      </w:r>
      <w:r w:rsidR="00E3650F">
        <w:t xml:space="preserve">more </w:t>
      </w:r>
      <w:r w:rsidRPr="00C77DD8" w:rsidR="00E3650F">
        <w:t xml:space="preserve">detailed observations related to an individual’s </w:t>
      </w:r>
      <w:r w:rsidR="00E3650F">
        <w:t>pregnancy status</w:t>
      </w:r>
      <w:r w:rsidRPr="00C77DD8" w:rsidR="00E3650F">
        <w:t xml:space="preserve">, implementers can </w:t>
      </w:r>
      <w:r w:rsidR="00E3650F">
        <w:t xml:space="preserve">also </w:t>
      </w:r>
      <w:r w:rsidRPr="00C77DD8" w:rsidR="00E3650F">
        <w:t xml:space="preserve">consider utilizing the templates in the </w:t>
      </w:r>
      <w:hyperlink w:history="1" r:id="rId60">
        <w:r w:rsidRPr="00E3650F" w:rsidR="00E3650F">
          <w:rPr>
            <w:rStyle w:val="Hyperlink"/>
          </w:rPr>
          <w:t>HL7 CDA® R2 Implementation Guide: C-CDA R2.1 Supplemental Templates for Pregnancy Status, Release 1 - US Realm</w:t>
        </w:r>
      </w:hyperlink>
      <w:r w:rsidRPr="00C77DD8" w:rsidR="00E3650F">
        <w:t>.</w:t>
      </w:r>
    </w:p>
    <w:p w:rsidRPr="00D14360" w:rsidR="007D3708" w:rsidP="007D3708" w:rsidRDefault="007D3708" w14:paraId="720BB698" w14:textId="1FA229DD">
      <w:pPr>
        <w:rPr>
          <w:rFonts w:cs="Calibri"/>
        </w:rPr>
      </w:pPr>
    </w:p>
    <w:tbl>
      <w:tblPr>
        <w:tblW w:w="9344"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1795"/>
        <w:gridCol w:w="7549"/>
      </w:tblGrid>
      <w:tr w:rsidRPr="00C64922" w:rsidR="004F6FF6" w:rsidTr="004E29C8" w14:paraId="084F6511" w14:textId="77777777">
        <w:trPr>
          <w:cantSplit/>
          <w:tblHeader/>
        </w:trPr>
        <w:tc>
          <w:tcPr>
            <w:tcW w:w="1795" w:type="dxa"/>
            <w:tcBorders>
              <w:bottom w:val="nil"/>
              <w:right w:val="nil"/>
            </w:tcBorders>
            <w:shd w:val="clear" w:color="auto" w:fill="4F81BD"/>
          </w:tcPr>
          <w:p w:rsidRPr="00D14360" w:rsidR="00E42FA6" w:rsidP="00E42FA6" w:rsidRDefault="00E42FA6" w14:paraId="4668E712" w14:textId="77777777">
            <w:pPr>
              <w:rPr>
                <w:rFonts w:cs="Calibri"/>
                <w:b/>
                <w:bCs/>
                <w:color w:val="FFFFFF"/>
              </w:rPr>
            </w:pPr>
            <w:r w:rsidRPr="00D14360">
              <w:rPr>
                <w:rFonts w:cs="Calibri"/>
                <w:b/>
                <w:bCs/>
                <w:color w:val="FFFFFF"/>
              </w:rPr>
              <w:t>Entry Template</w:t>
            </w:r>
          </w:p>
        </w:tc>
        <w:tc>
          <w:tcPr>
            <w:tcW w:w="7549" w:type="dxa"/>
            <w:shd w:val="clear" w:color="auto" w:fill="4F81BD"/>
          </w:tcPr>
          <w:p w:rsidRPr="00D14360" w:rsidR="00E42FA6" w:rsidP="00E42FA6" w:rsidRDefault="00E42FA6" w14:paraId="41756F23" w14:textId="77777777">
            <w:pPr>
              <w:rPr>
                <w:rFonts w:cs="Calibri"/>
                <w:b/>
                <w:iCs/>
                <w:color w:val="FFFFFF"/>
                <w:szCs w:val="28"/>
              </w:rPr>
            </w:pPr>
            <w:r w:rsidRPr="00D14360">
              <w:rPr>
                <w:rFonts w:cs="Calibri"/>
                <w:b/>
                <w:iCs/>
                <w:color w:val="FFFFFF"/>
                <w:szCs w:val="28"/>
              </w:rPr>
              <w:t xml:space="preserve">Pregnancy Observation </w:t>
            </w:r>
          </w:p>
          <w:p w:rsidRPr="00D14360" w:rsidR="00E42FA6" w:rsidP="00E42FA6" w:rsidRDefault="00E42FA6" w14:paraId="51356423" w14:textId="77777777">
            <w:pPr>
              <w:rPr>
                <w:rFonts w:cs="Calibri"/>
                <w:bCs/>
                <w:color w:val="FFFFFF"/>
              </w:rPr>
            </w:pPr>
            <w:r w:rsidRPr="00D14360">
              <w:rPr>
                <w:rFonts w:cs="Calibri"/>
                <w:bCs/>
                <w:color w:val="FFFFFF"/>
                <w:sz w:val="18"/>
              </w:rPr>
              <w:t>[observation: identifier urn:oid:2.16.840.1.113883.10.20.15.3.8 (open)]</w:t>
            </w:r>
          </w:p>
        </w:tc>
      </w:tr>
      <w:tr w:rsidRPr="00C64922" w:rsidR="004F6FF6" w:rsidTr="004E29C8" w14:paraId="6FC4EFBA" w14:textId="77777777">
        <w:trPr>
          <w:cantSplit/>
          <w:trHeight w:val="557"/>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68E4E230" w14:textId="77777777">
            <w:pPr>
              <w:rPr>
                <w:rFonts w:cs="Calibri"/>
                <w:b/>
                <w:bCs/>
              </w:rPr>
            </w:pPr>
            <w:r w:rsidRPr="00D14360">
              <w:rPr>
                <w:rFonts w:cs="Calibri"/>
                <w:b/>
                <w:bCs/>
              </w:rPr>
              <w:t>Reference Source</w:t>
            </w:r>
          </w:p>
        </w:tc>
        <w:tc>
          <w:tcPr>
            <w:tcW w:w="7549" w:type="dxa"/>
            <w:tcBorders>
              <w:top w:val="single" w:color="4F81BD" w:sz="4" w:space="0"/>
              <w:bottom w:val="single" w:color="4F81BD" w:sz="4" w:space="0"/>
            </w:tcBorders>
            <w:shd w:val="clear" w:color="auto" w:fill="auto"/>
          </w:tcPr>
          <w:p w:rsidRPr="00AD08FB" w:rsidR="00E42FA6" w:rsidP="00E42FA6" w:rsidRDefault="00E3650F" w14:paraId="63C3F618" w14:textId="1631866A">
            <w:pPr>
              <w:rPr>
                <w:rFonts w:ascii="Calibri Light" w:hAnsi="Calibri Light" w:cs="Calibri Light"/>
                <w:bCs/>
                <w:color w:val="000000"/>
              </w:rPr>
            </w:pPr>
            <w:r w:rsidRPr="00D14360">
              <w:rPr>
                <w:rFonts w:ascii="Calibri Light" w:hAnsi="Calibri Light" w:cs="Calibri Light"/>
                <w:szCs w:val="18"/>
              </w:rPr>
              <w:t xml:space="preserve">HL7 C-CDA R2.1 </w:t>
            </w:r>
          </w:p>
        </w:tc>
      </w:tr>
      <w:tr w:rsidRPr="00C64922" w:rsidR="004F6FF6" w:rsidTr="004E29C8" w14:paraId="3DDA1A90" w14:textId="77777777">
        <w:trPr>
          <w:cantSplit/>
          <w:trHeight w:val="620"/>
        </w:trPr>
        <w:tc>
          <w:tcPr>
            <w:tcW w:w="1795" w:type="dxa"/>
            <w:tcBorders>
              <w:right w:val="nil"/>
            </w:tcBorders>
            <w:shd w:val="clear" w:color="auto" w:fill="FFFFFF"/>
          </w:tcPr>
          <w:p w:rsidRPr="00D14360" w:rsidR="00E42FA6" w:rsidP="00E42FA6" w:rsidRDefault="00E42FA6" w14:paraId="712D99D2" w14:textId="77777777">
            <w:pPr>
              <w:rPr>
                <w:rFonts w:cs="Calibri"/>
                <w:b/>
                <w:bCs/>
              </w:rPr>
            </w:pPr>
            <w:r w:rsidRPr="00D14360">
              <w:rPr>
                <w:rFonts w:cs="Calibri"/>
                <w:b/>
                <w:bCs/>
              </w:rPr>
              <w:t>Purpose</w:t>
            </w:r>
          </w:p>
        </w:tc>
        <w:tc>
          <w:tcPr>
            <w:tcW w:w="7549" w:type="dxa"/>
            <w:shd w:val="clear" w:color="auto" w:fill="auto"/>
          </w:tcPr>
          <w:p w:rsidRPr="00D14360" w:rsidR="00E42FA6" w:rsidP="00E42FA6" w:rsidRDefault="00E42FA6" w14:paraId="7D72F2D0"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Pr="00C64922" w:rsidR="004F6FF6" w:rsidTr="004E29C8" w14:paraId="0429D747" w14:textId="77777777">
        <w:trPr>
          <w:cantSplit/>
          <w:trHeight w:val="1340"/>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7339C9AC" w14:textId="77777777">
            <w:pPr>
              <w:rPr>
                <w:rFonts w:cs="Calibri"/>
                <w:b/>
                <w:bCs/>
              </w:rPr>
            </w:pPr>
            <w:r w:rsidRPr="00D14360">
              <w:rPr>
                <w:rFonts w:cs="Calibri"/>
                <w:b/>
                <w:bCs/>
              </w:rPr>
              <w:t>ActStatus</w:t>
            </w:r>
          </w:p>
        </w:tc>
        <w:tc>
          <w:tcPr>
            <w:tcW w:w="7549" w:type="dxa"/>
            <w:tcBorders>
              <w:top w:val="single" w:color="4F81BD" w:sz="4" w:space="0"/>
              <w:bottom w:val="single" w:color="4F81BD" w:sz="4" w:space="0"/>
            </w:tcBorders>
            <w:shd w:val="clear" w:color="auto" w:fill="auto"/>
          </w:tcPr>
          <w:p w:rsidRPr="00D14360" w:rsidR="00E42FA6" w:rsidP="00E42FA6" w:rsidRDefault="00E42FA6" w14:paraId="0AFAB0A4"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1D30C4">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E573F72" w14:textId="04FE46AF">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Pr="00C64922" w:rsidR="004F6FF6" w:rsidTr="004E29C8" w14:paraId="4BCD1C74" w14:textId="77777777">
        <w:trPr>
          <w:cantSplit/>
          <w:trHeight w:val="350"/>
        </w:trPr>
        <w:tc>
          <w:tcPr>
            <w:tcW w:w="1795"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34709F" w14:textId="77777777">
            <w:pPr>
              <w:rPr>
                <w:rFonts w:cs="Calibri"/>
                <w:b/>
                <w:bCs/>
              </w:rPr>
            </w:pPr>
            <w:r w:rsidRPr="00D14360">
              <w:rPr>
                <w:rFonts w:cs="Calibri"/>
                <w:b/>
                <w:bCs/>
              </w:rPr>
              <w:t>Negation</w:t>
            </w:r>
          </w:p>
        </w:tc>
        <w:tc>
          <w:tcPr>
            <w:tcW w:w="7549" w:type="dxa"/>
            <w:tcBorders>
              <w:top w:val="single" w:color="4F81BD" w:sz="4" w:space="0"/>
              <w:bottom w:val="single" w:color="4472C4" w:themeColor="accent1" w:sz="4" w:space="0"/>
            </w:tcBorders>
            <w:shd w:val="clear" w:color="auto" w:fill="auto"/>
          </w:tcPr>
          <w:p w:rsidRPr="00D14360" w:rsidR="00E42FA6" w:rsidP="00D14360" w:rsidRDefault="00E42FA6" w14:paraId="7AD155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4F6FF6" w:rsidTr="004E29C8" w14:paraId="57B28F24" w14:textId="77777777">
        <w:trPr>
          <w:cantSplit/>
          <w:trHeight w:val="1268"/>
        </w:trPr>
        <w:tc>
          <w:tcPr>
            <w:tcW w:w="1795" w:type="dxa"/>
            <w:tcBorders>
              <w:top w:val="single" w:color="4472C4" w:themeColor="accent1" w:sz="4" w:space="0"/>
              <w:bottom w:val="single" w:color="4472C4" w:sz="4" w:space="0"/>
              <w:right w:val="nil"/>
            </w:tcBorders>
            <w:shd w:val="clear" w:color="auto" w:fill="FFFFFF"/>
          </w:tcPr>
          <w:p w:rsidRPr="00D14360" w:rsidR="00E42FA6" w:rsidP="00E42FA6" w:rsidRDefault="00E42FA6" w14:paraId="4B270DCA" w14:textId="77777777">
            <w:pPr>
              <w:rPr>
                <w:rFonts w:cs="Calibri"/>
                <w:b/>
                <w:bCs/>
              </w:rPr>
            </w:pPr>
            <w:r w:rsidRPr="00D14360">
              <w:rPr>
                <w:rFonts w:cs="Calibri"/>
                <w:b/>
                <w:bCs/>
              </w:rPr>
              <w:t>Other Considerations</w:t>
            </w:r>
          </w:p>
        </w:tc>
        <w:tc>
          <w:tcPr>
            <w:tcW w:w="7549" w:type="dxa"/>
            <w:tcBorders>
              <w:top w:val="single" w:color="4472C4" w:themeColor="accent1" w:sz="4" w:space="0"/>
              <w:bottom w:val="single" w:color="4472C4" w:sz="4" w:space="0"/>
            </w:tcBorders>
            <w:shd w:val="clear" w:color="auto" w:fill="auto"/>
          </w:tcPr>
          <w:p w:rsidRPr="00D14360" w:rsidR="00E42FA6" w:rsidP="00E42FA6" w:rsidRDefault="00E42FA6" w14:paraId="3448D321" w14:textId="77777777">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rsidRPr="00D14360" w:rsidR="00E42FA6" w:rsidP="0054522C" w:rsidRDefault="00E42FA6" w14:paraId="68D85D2C"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rsidRPr="00D14360" w:rsidR="00E42FA6" w:rsidP="0054522C" w:rsidRDefault="00E42FA6" w14:paraId="4F7B4610"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rsidRPr="00D14360" w:rsidR="00E42FA6" w:rsidP="0054522C" w:rsidRDefault="00E42FA6" w14:paraId="473BAEED" w14:textId="77777777">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Pr="00C64922" w:rsidR="00E33321" w:rsidTr="004E29C8" w14:paraId="6BF99262" w14:textId="77777777">
        <w:trPr>
          <w:cantSplit/>
        </w:trPr>
        <w:tc>
          <w:tcPr>
            <w:tcW w:w="1795" w:type="dxa"/>
            <w:tcBorders>
              <w:top w:val="single" w:color="4472C4" w:sz="4" w:space="0"/>
              <w:bottom w:val="single" w:color="4472C4" w:sz="4" w:space="0"/>
              <w:right w:val="nil"/>
            </w:tcBorders>
            <w:shd w:val="clear" w:color="auto" w:fill="FFFFFF"/>
          </w:tcPr>
          <w:p w:rsidRPr="00D14360" w:rsidR="00E33321" w:rsidP="00E33321" w:rsidRDefault="00E33321" w14:paraId="782A3822"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0F4F3F" w:rsidRDefault="000F4F3F" w14:paraId="06B86B50" w14:textId="0BFC029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53: Patient was pregnant from 4/10/2011 to 1/12/</w:t>
            </w:r>
            <w:r w:rsidRPr="00C64922" w:rsidR="00DC1072">
              <w:t>2012</w:t>
            </w:r>
            <w:r w:rsidRPr="00AD08FB">
              <w:rPr>
                <w:rFonts w:ascii="Calibri Light" w:hAnsi="Calibri Light" w:cs="Calibri Light"/>
              </w:rPr>
              <w:fldChar w:fldCharType="end"/>
            </w:r>
          </w:p>
        </w:tc>
      </w:tr>
      <w:tr w:rsidRPr="00C64922" w:rsidR="000F4F3F" w:rsidTr="004E29C8" w14:paraId="2E42C101" w14:textId="77777777">
        <w:trPr>
          <w:cantSplit/>
          <w:trHeight w:val="242"/>
        </w:trPr>
        <w:tc>
          <w:tcPr>
            <w:tcW w:w="1795" w:type="dxa"/>
            <w:tcBorders>
              <w:top w:val="single" w:color="4472C4" w:sz="4" w:space="0"/>
              <w:bottom w:val="single" w:color="4472C4" w:sz="4" w:space="0"/>
              <w:right w:val="nil"/>
            </w:tcBorders>
            <w:shd w:val="clear" w:color="auto" w:fill="FFFFFF"/>
          </w:tcPr>
          <w:p w:rsidRPr="00D14360" w:rsidR="000F4F3F" w:rsidP="00E33321" w:rsidRDefault="000F4F3F" w14:paraId="6071ADE3"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E33321" w:rsidRDefault="000F4F3F" w14:paraId="0428DA13" w14:textId="42EBE414">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54: Patient was not </w:t>
            </w:r>
            <w:r w:rsidRPr="00C64922" w:rsidR="00DC1072">
              <w:t>pregnant</w:t>
            </w:r>
            <w:r w:rsidRPr="00AD08FB">
              <w:rPr>
                <w:rFonts w:ascii="Calibri Light" w:hAnsi="Calibri Light" w:cs="Calibri Light"/>
              </w:rPr>
              <w:fldChar w:fldCharType="end"/>
            </w:r>
          </w:p>
        </w:tc>
      </w:tr>
      <w:tr w:rsidRPr="00C64922" w:rsidR="000F4F3F" w:rsidTr="004E29C8" w14:paraId="4B98B297" w14:textId="77777777">
        <w:trPr>
          <w:cantSplit/>
        </w:trPr>
        <w:tc>
          <w:tcPr>
            <w:tcW w:w="1795" w:type="dxa"/>
            <w:tcBorders>
              <w:top w:val="single" w:color="4472C4" w:sz="4" w:space="0"/>
              <w:right w:val="nil"/>
            </w:tcBorders>
            <w:shd w:val="clear" w:color="auto" w:fill="FFFFFF"/>
          </w:tcPr>
          <w:p w:rsidRPr="00D14360" w:rsidR="000F4F3F" w:rsidP="00E33321" w:rsidRDefault="000F4F3F" w14:paraId="51F2FC62" w14:textId="77777777">
            <w:pPr>
              <w:rPr>
                <w:rFonts w:cs="Calibri"/>
                <w:b/>
                <w:bCs/>
              </w:rPr>
            </w:pPr>
            <w:r w:rsidRPr="00D14360">
              <w:rPr>
                <w:rFonts w:cs="Calibri"/>
                <w:b/>
                <w:bCs/>
              </w:rPr>
              <w:t>Example</w:t>
            </w:r>
          </w:p>
        </w:tc>
        <w:tc>
          <w:tcPr>
            <w:tcW w:w="7549" w:type="dxa"/>
            <w:tcBorders>
              <w:top w:val="single" w:color="4472C4" w:sz="4" w:space="0"/>
            </w:tcBorders>
            <w:shd w:val="clear" w:color="auto" w:fill="auto"/>
          </w:tcPr>
          <w:p w:rsidRPr="00AD08FB" w:rsidR="000F4F3F" w:rsidP="00E33321" w:rsidRDefault="000F4F3F" w14:paraId="71C91E34" w14:textId="10F4B6B7">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55: Unknown if the patient was pregnant or </w:t>
            </w:r>
            <w:r w:rsidRPr="00C64922" w:rsidR="00DC1072">
              <w:t>not</w:t>
            </w:r>
            <w:r w:rsidRPr="00AD08FB">
              <w:rPr>
                <w:rFonts w:ascii="Calibri Light" w:hAnsi="Calibri Light" w:cs="Calibri Light"/>
              </w:rPr>
              <w:fldChar w:fldCharType="end"/>
            </w:r>
          </w:p>
        </w:tc>
      </w:tr>
    </w:tbl>
    <w:p w:rsidRPr="00C64922" w:rsidR="007D3708" w:rsidP="007D3708" w:rsidRDefault="005C79A1" w14:paraId="3C0834E1" w14:textId="4996BFCD">
      <w:pPr>
        <w:pStyle w:val="Caption"/>
      </w:pPr>
      <w:r>
        <w:t xml:space="preserve">  </w:t>
      </w:r>
      <w:bookmarkStart w:name="_Toc118898843" w:id="1752"/>
      <w:bookmarkStart w:name="_Toc119940047" w:id="1753"/>
      <w:bookmarkStart w:name="_Toc135313078" w:id="1754"/>
      <w:r w:rsidRPr="00C64922" w:rsidR="007D3708">
        <w:t xml:space="preserve">Table </w:t>
      </w:r>
      <w:r>
        <w:fldChar w:fldCharType="begin"/>
      </w:r>
      <w:r>
        <w:instrText>SEQ Table \* ARABIC</w:instrText>
      </w:r>
      <w:r>
        <w:fldChar w:fldCharType="separate"/>
      </w:r>
      <w:r w:rsidR="00DC1072">
        <w:rPr>
          <w:noProof/>
        </w:rPr>
        <w:t>57</w:t>
      </w:r>
      <w:r>
        <w:fldChar w:fldCharType="end"/>
      </w:r>
      <w:r w:rsidRPr="00C64922" w:rsidR="007D3708">
        <w:t>: Pregnancy Observation</w:t>
      </w:r>
      <w:bookmarkEnd w:id="1752"/>
      <w:bookmarkEnd w:id="1753"/>
      <w:bookmarkEnd w:id="1754"/>
    </w:p>
    <w:p w:rsidRPr="00C64922" w:rsidR="007D3708" w:rsidP="00E42FA6" w:rsidRDefault="005C79A1" w14:paraId="21E17667" w14:textId="672BE49F">
      <w:pPr>
        <w:pStyle w:val="Caption"/>
        <w:keepNext/>
        <w:spacing w:after="0"/>
      </w:pPr>
      <w:bookmarkStart w:name="_Ref21877073" w:id="1755"/>
      <w:r>
        <w:t xml:space="preserve">  </w:t>
      </w:r>
      <w:bookmarkStart w:name="_Toc118898773" w:id="1756"/>
      <w:bookmarkStart w:name="_Toc119939976" w:id="1757"/>
      <w:bookmarkStart w:name="_Toc135313008" w:id="1758"/>
      <w:r w:rsidRPr="00C64922" w:rsidR="007D3708">
        <w:t xml:space="preserve">Example </w:t>
      </w:r>
      <w:r>
        <w:fldChar w:fldCharType="begin"/>
      </w:r>
      <w:r>
        <w:instrText>SEQ Example \* ARABIC</w:instrText>
      </w:r>
      <w:r>
        <w:fldChar w:fldCharType="separate"/>
      </w:r>
      <w:r w:rsidR="00DC1072">
        <w:rPr>
          <w:noProof/>
        </w:rPr>
        <w:t>53</w:t>
      </w:r>
      <w:r>
        <w:fldChar w:fldCharType="end"/>
      </w:r>
      <w:r w:rsidRPr="00C64922" w:rsidR="007D3708">
        <w:t>: Patient was pregnant from 4/10/2011 to 1/12/2012</w:t>
      </w:r>
      <w:bookmarkEnd w:id="1755"/>
      <w:bookmarkEnd w:id="1756"/>
      <w:bookmarkEnd w:id="1757"/>
      <w:bookmarkEnd w:id="175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67A475B" w14:textId="77777777">
        <w:tc>
          <w:tcPr>
            <w:tcW w:w="9350" w:type="dxa"/>
            <w:shd w:val="clear" w:color="auto" w:fill="auto"/>
          </w:tcPr>
          <w:p w:rsidRPr="00D14360" w:rsidR="007D3708" w:rsidP="007D3708" w:rsidRDefault="007D3708" w14:paraId="61881F03" w14:textId="77777777">
            <w:pPr>
              <w:rPr>
                <w:rFonts w:ascii="Courier New" w:hAnsi="Courier New" w:eastAsia="Courier New" w:cs="Courier New"/>
                <w:sz w:val="16"/>
              </w:rPr>
            </w:pPr>
            <w:r w:rsidRPr="00D14360">
              <w:rPr>
                <w:rFonts w:ascii="Courier New" w:hAnsi="Courier New" w:eastAsia="Courier New" w:cs="Courier New"/>
                <w:sz w:val="16"/>
              </w:rPr>
              <w:t>observation classCode="OBS" moodCode="EVN"&gt;</w:t>
            </w:r>
          </w:p>
          <w:p w:rsidRPr="00D14360" w:rsidR="007D3708" w:rsidP="007D3708" w:rsidRDefault="007D3708" w14:paraId="3E1AAEE0" w14:textId="77777777">
            <w:pPr>
              <w:rPr>
                <w:rFonts w:ascii="Courier New" w:hAnsi="Courier New" w:eastAsia="Courier New" w:cs="Courier New"/>
                <w:sz w:val="16"/>
              </w:rPr>
            </w:pPr>
            <w:r w:rsidRPr="00D14360">
              <w:rPr>
                <w:rFonts w:ascii="Courier New" w:hAnsi="Courier New" w:eastAsia="Courier New" w:cs="Courier New"/>
                <w:sz w:val="16"/>
              </w:rPr>
              <w:t xml:space="preserve">  &lt;templateId root="2.16.840.1.113883.10.20.15.3.8"/&gt;</w:t>
            </w:r>
          </w:p>
          <w:p w:rsidRPr="00D14360" w:rsidR="007D3708" w:rsidP="007D3708" w:rsidRDefault="007D3708" w14:paraId="20B399B9" w14:textId="77777777">
            <w:pPr>
              <w:rPr>
                <w:rFonts w:ascii="Courier New" w:hAnsi="Courier New" w:eastAsia="Courier New" w:cs="Courier New"/>
                <w:sz w:val="16"/>
              </w:rPr>
            </w:pPr>
            <w:r w:rsidRPr="00D14360">
              <w:rPr>
                <w:rFonts w:ascii="Courier New" w:hAnsi="Courier New" w:eastAsia="Courier New" w:cs="Courier New"/>
                <w:sz w:val="16"/>
              </w:rPr>
              <w:t xml:space="preserve">  &lt;id extension="123456789" root="2.16.840.1.113883.19"/&gt;</w:t>
            </w:r>
          </w:p>
          <w:p w:rsidRPr="00D14360" w:rsidR="007D3708" w:rsidP="007D3708" w:rsidRDefault="007D3708" w14:paraId="251D1996" w14:textId="77777777">
            <w:pPr>
              <w:rPr>
                <w:rFonts w:ascii="Courier New" w:hAnsi="Courier New" w:eastAsia="Courier New" w:cs="Courier New"/>
                <w:sz w:val="16"/>
              </w:rPr>
            </w:pPr>
            <w:r w:rsidRPr="00D14360">
              <w:rPr>
                <w:rFonts w:ascii="Courier New" w:hAnsi="Courier New" w:eastAsia="Courier New" w:cs="Courier New"/>
                <w:sz w:val="16"/>
              </w:rPr>
              <w:t xml:space="preserve">  &lt;code code="ASSERTION" codeSystem="2.16.840.1.113883.5.4"/&gt;</w:t>
            </w:r>
          </w:p>
          <w:p w:rsidRPr="00D14360" w:rsidR="007D3708" w:rsidP="007D3708" w:rsidRDefault="007D3708" w14:paraId="686B5EFD" w14:textId="77777777">
            <w:pPr>
              <w:rPr>
                <w:rFonts w:ascii="Courier New" w:hAnsi="Courier New" w:eastAsia="Courier New" w:cs="Courier New"/>
                <w:sz w:val="16"/>
              </w:rPr>
            </w:pPr>
            <w:r w:rsidRPr="00D14360">
              <w:rPr>
                <w:rFonts w:ascii="Courier New" w:hAnsi="Courier New" w:eastAsia="Courier New" w:cs="Courier New"/>
                <w:sz w:val="16"/>
              </w:rPr>
              <w:t xml:space="preserve">  &lt;statusCode code="completed"/&gt;</w:t>
            </w:r>
          </w:p>
          <w:p w:rsidRPr="00D14360" w:rsidR="007D3708" w:rsidP="007D3708" w:rsidRDefault="007D3708" w14:paraId="7A280565" w14:textId="77777777">
            <w:pPr>
              <w:rPr>
                <w:rFonts w:ascii="Courier New" w:hAnsi="Courier New" w:eastAsia="Courier New" w:cs="Courier New"/>
                <w:sz w:val="16"/>
              </w:rPr>
            </w:pPr>
            <w:r w:rsidRPr="00D14360">
              <w:rPr>
                <w:rFonts w:ascii="Courier New" w:hAnsi="Courier New" w:eastAsia="Courier New" w:cs="Courier New"/>
                <w:sz w:val="16"/>
              </w:rPr>
              <w:t xml:space="preserve">  &lt;effectiveTime&gt;</w:t>
            </w:r>
          </w:p>
          <w:p w:rsidRPr="00D14360" w:rsidR="007D3708" w:rsidP="007D3708" w:rsidRDefault="007D3708" w14:paraId="6C63ECB3" w14:textId="77777777">
            <w:pPr>
              <w:rPr>
                <w:rFonts w:ascii="Courier New" w:hAnsi="Courier New" w:eastAsia="Courier New" w:cs="Courier New"/>
                <w:sz w:val="16"/>
              </w:rPr>
            </w:pPr>
            <w:r w:rsidRPr="00D14360">
              <w:rPr>
                <w:rFonts w:ascii="Courier New" w:hAnsi="Courier New" w:eastAsia="Courier New" w:cs="Courier New"/>
                <w:sz w:val="16"/>
              </w:rPr>
              <w:t xml:space="preserve">    &lt;low value="20110410"/&gt;</w:t>
            </w:r>
          </w:p>
          <w:p w:rsidRPr="00D14360" w:rsidR="007D3708" w:rsidP="007D3708" w:rsidRDefault="007D3708" w14:paraId="507C765A" w14:textId="612A2062">
            <w:pPr>
              <w:rPr>
                <w:rFonts w:ascii="Courier New" w:hAnsi="Courier New" w:eastAsia="Courier New" w:cs="Courier New"/>
                <w:sz w:val="16"/>
              </w:rPr>
            </w:pPr>
            <w:r w:rsidRPr="00D14360">
              <w:rPr>
                <w:rFonts w:ascii="Courier New" w:hAnsi="Courier New" w:eastAsia="Courier New" w:cs="Courier New"/>
                <w:sz w:val="16"/>
              </w:rPr>
              <w:t xml:space="preserve">    &lt;high value</w:t>
            </w:r>
            <w:r w:rsidRPr="00D14360" w:rsidR="00D938BD">
              <w:rPr>
                <w:rFonts w:ascii="Courier New" w:hAnsi="Courier New" w:eastAsia="Courier New" w:cs="Courier New"/>
                <w:sz w:val="16"/>
              </w:rPr>
              <w:t>=</w:t>
            </w:r>
            <w:r w:rsidR="00D938BD">
              <w:rPr>
                <w:rFonts w:ascii="Courier New" w:hAnsi="Courier New" w:eastAsia="Courier New" w:cs="Courier New"/>
                <w:sz w:val="16"/>
              </w:rPr>
              <w:t>"</w:t>
            </w:r>
            <w:r w:rsidRPr="00D14360">
              <w:rPr>
                <w:rFonts w:ascii="Courier New" w:hAnsi="Courier New" w:eastAsia="Courier New" w:cs="Courier New"/>
                <w:sz w:val="16"/>
              </w:rPr>
              <w:t>20120112</w:t>
            </w:r>
            <w:r w:rsidR="00D938BD">
              <w:rPr>
                <w:rFonts w:ascii="Courier New" w:hAnsi="Courier New" w:eastAsia="Courier New" w:cs="Courier New"/>
                <w:sz w:val="16"/>
              </w:rPr>
              <w:t>"</w:t>
            </w:r>
            <w:r w:rsidRPr="00D14360" w:rsidR="00D938BD">
              <w:rPr>
                <w:rFonts w:ascii="Courier New" w:hAnsi="Courier New" w:eastAsia="Courier New" w:cs="Courier New"/>
                <w:sz w:val="16"/>
              </w:rPr>
              <w:t>/&gt;</w:t>
            </w:r>
          </w:p>
          <w:p w:rsidRPr="00D14360" w:rsidR="007D3708" w:rsidP="007D3708" w:rsidRDefault="007D3708" w14:paraId="51D5471E" w14:textId="77777777">
            <w:pPr>
              <w:rPr>
                <w:rFonts w:ascii="Courier New" w:hAnsi="Courier New" w:eastAsia="Courier New" w:cs="Courier New"/>
                <w:sz w:val="16"/>
              </w:rPr>
            </w:pPr>
            <w:r w:rsidRPr="00D14360">
              <w:rPr>
                <w:rFonts w:ascii="Courier New" w:hAnsi="Courier New" w:eastAsia="Courier New" w:cs="Courier New"/>
                <w:sz w:val="16"/>
              </w:rPr>
              <w:t xml:space="preserve">  &lt;/effectiveTime&gt;</w:t>
            </w:r>
          </w:p>
          <w:p w:rsidRPr="00D14360" w:rsidR="007D3708" w:rsidP="007D3708" w:rsidRDefault="007D3708" w14:paraId="7E161D5D" w14:textId="77777777">
            <w:pPr>
              <w:rPr>
                <w:rFonts w:ascii="Courier New" w:hAnsi="Courier New" w:eastAsia="Courier New" w:cs="Courier New"/>
                <w:sz w:val="16"/>
              </w:rPr>
            </w:pPr>
            <w:r w:rsidRPr="00D14360">
              <w:rPr>
                <w:rFonts w:ascii="Courier New" w:hAnsi="Courier New" w:eastAsia="Courier New" w:cs="Courier New"/>
                <w:sz w:val="16"/>
              </w:rPr>
              <w:t xml:space="preserve">  &lt;value xsi:type="CD" code="77386006"</w:t>
            </w:r>
          </w:p>
          <w:p w:rsidRPr="00D14360" w:rsidR="007D3708" w:rsidP="007D3708" w:rsidRDefault="007D3708" w14:paraId="31718653" w14:textId="77777777">
            <w:pPr>
              <w:rPr>
                <w:rFonts w:ascii="Courier New" w:hAnsi="Courier New" w:eastAsia="Courier New" w:cs="Courier New"/>
                <w:sz w:val="16"/>
              </w:rPr>
            </w:pPr>
            <w:r w:rsidRPr="00D14360">
              <w:rPr>
                <w:rFonts w:ascii="Courier New" w:hAnsi="Courier New" w:eastAsia="Courier New" w:cs="Courier New"/>
                <w:sz w:val="16"/>
              </w:rPr>
              <w:t xml:space="preserve">         displayName="pregnant"</w:t>
            </w:r>
          </w:p>
          <w:p w:rsidRPr="00D14360" w:rsidR="007D3708" w:rsidP="007D3708" w:rsidRDefault="007D3708" w14:paraId="6B3AFCA2" w14:textId="77777777">
            <w:pPr>
              <w:rPr>
                <w:rFonts w:ascii="Courier New" w:hAnsi="Courier New" w:eastAsia="Courier New" w:cs="Courier New"/>
                <w:sz w:val="16"/>
              </w:rPr>
            </w:pPr>
            <w:r w:rsidRPr="00D14360">
              <w:rPr>
                <w:rFonts w:ascii="Courier New" w:hAnsi="Courier New" w:eastAsia="Courier New" w:cs="Courier New"/>
                <w:sz w:val="16"/>
              </w:rPr>
              <w:t xml:space="preserve">         codeSystem="2.16.840.1.113883.6.96"/&gt;</w:t>
            </w:r>
          </w:p>
          <w:p w:rsidRPr="00D14360" w:rsidR="007D3708" w:rsidP="007D3708" w:rsidRDefault="007D3708" w14:paraId="50FAD4ED" w14:textId="77777777">
            <w:pPr>
              <w:rPr>
                <w:rFonts w:ascii="Courier New" w:hAnsi="Courier New" w:eastAsia="Courier New" w:cs="Courier New"/>
                <w:sz w:val="16"/>
              </w:rPr>
            </w:pPr>
            <w:r w:rsidRPr="00D14360">
              <w:rPr>
                <w:rFonts w:ascii="Courier New" w:hAnsi="Courier New" w:eastAsia="Courier New" w:cs="Courier New"/>
                <w:sz w:val="16"/>
              </w:rPr>
              <w:t xml:space="preserve">  &lt;entryRelationship typeCode="REFR"&gt;</w:t>
            </w:r>
          </w:p>
          <w:p w:rsidRPr="00D14360" w:rsidR="007D3708" w:rsidP="007D3708" w:rsidRDefault="007D3708" w14:paraId="41C76E86" w14:textId="77777777">
            <w:pPr>
              <w:rPr>
                <w:rFonts w:ascii="Courier New" w:hAnsi="Courier New" w:eastAsia="Courier New" w:cs="Courier New"/>
                <w:sz w:val="16"/>
              </w:rPr>
            </w:pPr>
            <w:r w:rsidRPr="00D14360">
              <w:rPr>
                <w:rFonts w:ascii="Courier New" w:hAnsi="Courier New" w:eastAsia="Courier New" w:cs="Courier New"/>
                <w:sz w:val="16"/>
              </w:rPr>
              <w:t xml:space="preserve">    &lt;templateId root="2.16.840.1.113883.10.20.15.3.1"/&gt;</w:t>
            </w:r>
          </w:p>
          <w:p w:rsidRPr="00D14360" w:rsidR="007D3708" w:rsidP="007D3708" w:rsidRDefault="007D3708" w14:paraId="1AE7F023" w14:textId="77777777">
            <w:pPr>
              <w:rPr>
                <w:rFonts w:ascii="Courier New" w:hAnsi="Courier New" w:eastAsia="Courier New" w:cs="Courier New"/>
                <w:sz w:val="16"/>
              </w:rPr>
            </w:pPr>
            <w:r w:rsidRPr="00D14360">
              <w:rPr>
                <w:rFonts w:ascii="Courier New" w:hAnsi="Courier New" w:eastAsia="Courier New" w:cs="Courier New"/>
                <w:sz w:val="16"/>
              </w:rPr>
              <w:t>.. . &lt;/entryRelationship&gt;</w:t>
            </w:r>
          </w:p>
          <w:p w:rsidRPr="00D14360" w:rsidR="007D3708" w:rsidP="007D3708" w:rsidRDefault="007D3708" w14:paraId="4EF41FF1" w14:textId="77777777">
            <w:pPr>
              <w:rPr>
                <w:rFonts w:ascii="Courier New" w:hAnsi="Courier New" w:eastAsia="Courier New" w:cs="Courier New"/>
                <w:sz w:val="16"/>
              </w:rPr>
            </w:pPr>
            <w:r w:rsidRPr="00D14360">
              <w:rPr>
                <w:rFonts w:ascii="Courier New" w:hAnsi="Courier New" w:eastAsia="Courier New" w:cs="Courier New"/>
                <w:sz w:val="16"/>
              </w:rPr>
              <w:t>&lt;/observation&gt;</w:t>
            </w:r>
          </w:p>
        </w:tc>
      </w:tr>
    </w:tbl>
    <w:p w:rsidRPr="00D14360" w:rsidR="007D3708" w:rsidP="007D3708" w:rsidRDefault="007D3708" w14:paraId="1C1029A1" w14:textId="77777777">
      <w:pPr>
        <w:spacing w:before="240" w:after="240"/>
        <w:rPr>
          <w:rFonts w:eastAsia="Calibri" w:cs="Calibri"/>
        </w:rPr>
      </w:pPr>
      <w:bookmarkStart w:name="_40ew0vw" w:colFirst="0" w:colLast="0" w:id="1759"/>
      <w:bookmarkEnd w:id="1759"/>
      <w:r w:rsidRPr="00D14360">
        <w:rPr>
          <w:rFonts w:eastAsia="Calibri" w:cs="Calibri"/>
        </w:rPr>
        <w:t xml:space="preserve">To indicate that the patient was not pregnant during a specified date range, the Pregnancy Observation entry should also be used, but with a negationInd set to </w:t>
      </w:r>
      <w:r w:rsidRPr="00D14360" w:rsidR="001D30C4">
        <w:rPr>
          <w:rFonts w:eastAsia="Calibri" w:cs="Calibri"/>
        </w:rPr>
        <w:t>“</w:t>
      </w:r>
      <w:r w:rsidRPr="00D14360">
        <w:rPr>
          <w:rFonts w:eastAsia="Calibri" w:cs="Calibri"/>
        </w:rPr>
        <w:t>true</w:t>
      </w:r>
      <w:r w:rsidRPr="00D14360" w:rsidR="001D30C4">
        <w:rPr>
          <w:rFonts w:eastAsia="Calibri" w:cs="Calibri"/>
        </w:rPr>
        <w:t>”</w:t>
      </w:r>
      <w:r w:rsidRPr="00D14360">
        <w:rPr>
          <w:rFonts w:eastAsia="Calibri" w:cs="Calibri"/>
        </w:rPr>
        <w:t xml:space="preserve"> to indicate that the patient was not pregnant during the date range specified by the effectiveTime element.</w:t>
      </w:r>
    </w:p>
    <w:p w:rsidRPr="00C64922" w:rsidR="007D3708" w:rsidP="00E42FA6" w:rsidRDefault="005C79A1" w14:paraId="3319C87A" w14:textId="5650EB26">
      <w:pPr>
        <w:pStyle w:val="Caption"/>
        <w:keepNext/>
        <w:spacing w:after="0"/>
      </w:pPr>
      <w:bookmarkStart w:name="_Ref21877089" w:id="1760"/>
      <w:r>
        <w:t xml:space="preserve">  </w:t>
      </w:r>
      <w:bookmarkStart w:name="_Toc118898774" w:id="1761"/>
      <w:bookmarkStart w:name="_Toc119939977" w:id="1762"/>
      <w:bookmarkStart w:name="_Toc135313009" w:id="1763"/>
      <w:r w:rsidRPr="00C64922" w:rsidR="007D3708">
        <w:t xml:space="preserve">Example </w:t>
      </w:r>
      <w:r>
        <w:fldChar w:fldCharType="begin"/>
      </w:r>
      <w:r>
        <w:instrText>SEQ Example \* ARABIC</w:instrText>
      </w:r>
      <w:r>
        <w:fldChar w:fldCharType="separate"/>
      </w:r>
      <w:r w:rsidR="00DC1072">
        <w:rPr>
          <w:noProof/>
        </w:rPr>
        <w:t>54</w:t>
      </w:r>
      <w:r>
        <w:fldChar w:fldCharType="end"/>
      </w:r>
      <w:r w:rsidRPr="00C64922" w:rsidR="007D3708">
        <w:t>: Patient was not pregnant</w:t>
      </w:r>
      <w:bookmarkEnd w:id="1760"/>
      <w:bookmarkEnd w:id="1761"/>
      <w:bookmarkEnd w:id="1762"/>
      <w:bookmarkEnd w:id="176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55F7D85" w14:textId="77777777">
        <w:tc>
          <w:tcPr>
            <w:tcW w:w="9350" w:type="dxa"/>
            <w:shd w:val="clear" w:color="auto" w:fill="auto"/>
          </w:tcPr>
          <w:p w:rsidRPr="00D14360" w:rsidR="007D3708" w:rsidP="007D3708" w:rsidRDefault="007D3708" w14:paraId="7F2CB2A1" w14:textId="512A0310">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 negationInd</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true</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70CDC1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root="2.16.840.1.113883.10.20.15.3.8"/&gt;</w:t>
            </w:r>
          </w:p>
          <w:p w:rsidRPr="00D14360" w:rsidR="007D3708" w:rsidP="007D3708" w:rsidRDefault="007D3708" w14:paraId="2078AA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502DD6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09968F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6FFF923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A99B5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35E62749" w14:textId="2F624926">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597DE6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4E0455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xsi:type="CD" code="77386006"</w:t>
            </w:r>
          </w:p>
          <w:p w:rsidRPr="00D14360" w:rsidR="007D3708" w:rsidP="007D3708" w:rsidRDefault="007D3708" w14:paraId="1753A1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displayName="pregnant"</w:t>
            </w:r>
          </w:p>
          <w:p w:rsidRPr="00D14360" w:rsidR="007D3708" w:rsidP="007D3708" w:rsidRDefault="007D3708" w14:paraId="7E6D2E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codeSystem="2.16.840.1.113883.6.96"/&gt;</w:t>
            </w:r>
          </w:p>
          <w:p w:rsidRPr="00D14360" w:rsidR="007D3708" w:rsidP="007D3708" w:rsidRDefault="007D3708" w14:paraId="3D9BE7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typeCode="REFR"&gt;</w:t>
            </w:r>
          </w:p>
          <w:p w:rsidRPr="00D14360" w:rsidR="007D3708" w:rsidP="007D3708" w:rsidRDefault="007D3708" w14:paraId="20FE2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root="2.16.840.1.113883.10.20.15.3.1"/&gt;</w:t>
            </w:r>
          </w:p>
          <w:p w:rsidRPr="00D14360" w:rsidR="007D3708" w:rsidP="007D3708" w:rsidRDefault="007D3708" w14:paraId="52549F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&lt;/entryRelationship&gt;</w:t>
            </w:r>
          </w:p>
          <w:p w:rsidRPr="00D14360" w:rsidR="007D3708" w:rsidP="007D3708" w:rsidRDefault="007D3708" w14:paraId="137973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7D3708" w:rsidRDefault="007D3708" w14:paraId="2B5F17AE" w14:textId="77777777"/>
    <w:p w:rsidRPr="00D14360" w:rsidR="007D3708" w:rsidP="007D3708" w:rsidRDefault="007D3708" w14:paraId="7A1C492C" w14:textId="77777777">
      <w:pPr>
        <w:spacing w:after="120"/>
        <w:rPr>
          <w:rFonts w:eastAsia="Calibri" w:cs="Calibri"/>
        </w:rPr>
      </w:pPr>
      <w:bookmarkStart w:name="_2fk6b3p" w:colFirst="0" w:colLast="0" w:id="1764"/>
      <w:bookmarkEnd w:id="1764"/>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rsidRPr="00C64922" w:rsidR="007D3708" w:rsidP="00E42FA6" w:rsidRDefault="005C79A1" w14:paraId="2A300A75" w14:textId="2041376A">
      <w:pPr>
        <w:pStyle w:val="Caption"/>
        <w:keepNext/>
        <w:spacing w:after="0"/>
      </w:pPr>
      <w:bookmarkStart w:name="_Ref21877096" w:id="1765"/>
      <w:r>
        <w:t xml:space="preserve">  </w:t>
      </w:r>
      <w:bookmarkStart w:name="_Toc118898775" w:id="1766"/>
      <w:bookmarkStart w:name="_Toc119939978" w:id="1767"/>
      <w:bookmarkStart w:name="_Toc135313010" w:id="1768"/>
      <w:r w:rsidRPr="00C64922" w:rsidR="007D3708">
        <w:t xml:space="preserve">Example </w:t>
      </w:r>
      <w:r>
        <w:fldChar w:fldCharType="begin"/>
      </w:r>
      <w:r>
        <w:instrText>SEQ Example \* ARABIC</w:instrText>
      </w:r>
      <w:r>
        <w:fldChar w:fldCharType="separate"/>
      </w:r>
      <w:r w:rsidR="00DC1072">
        <w:rPr>
          <w:noProof/>
        </w:rPr>
        <w:t>55</w:t>
      </w:r>
      <w:r>
        <w:fldChar w:fldCharType="end"/>
      </w:r>
      <w:r w:rsidRPr="00C64922" w:rsidR="007D3708">
        <w:t>: Unknown if the patient was pregnant or not</w:t>
      </w:r>
      <w:bookmarkEnd w:id="1765"/>
      <w:bookmarkEnd w:id="1766"/>
      <w:bookmarkEnd w:id="1767"/>
      <w:bookmarkEnd w:id="17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0EE6EC1" w14:textId="77777777">
        <w:tc>
          <w:tcPr>
            <w:tcW w:w="9350" w:type="dxa"/>
            <w:shd w:val="clear" w:color="auto" w:fill="auto"/>
          </w:tcPr>
          <w:p w:rsidRPr="00D14360" w:rsidR="007D3708" w:rsidP="007D3708" w:rsidRDefault="007D3708" w14:paraId="100DEC85" w14:textId="6CC2598B">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 nullFlavor</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UNK</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01375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root="2.16.840.1.113883.10.20.15.3.8"/&gt;</w:t>
            </w:r>
          </w:p>
          <w:p w:rsidRPr="00D14360" w:rsidR="007D3708" w:rsidP="007D3708" w:rsidRDefault="007D3708" w14:paraId="443B64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35947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1AB9C6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64074A7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06BF8CF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7D90D219" w14:textId="3F037A24">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37D90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1B68B1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xsi:type="CD" code="77386006"</w:t>
            </w:r>
          </w:p>
          <w:p w:rsidRPr="00D14360" w:rsidR="007D3708" w:rsidP="007D3708" w:rsidRDefault="007D3708" w14:paraId="1A66A2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displayName="pregnant"</w:t>
            </w:r>
          </w:p>
          <w:p w:rsidRPr="00D14360" w:rsidR="007D3708" w:rsidP="007D3708" w:rsidRDefault="007D3708" w14:paraId="6E6F26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codeSystem="2.16.840.1.113883.6.96"/&gt;</w:t>
            </w:r>
          </w:p>
          <w:p w:rsidRPr="00D14360" w:rsidR="007D3708" w:rsidP="007D3708" w:rsidRDefault="007D3708" w14:paraId="39191B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typeCode="REFR"&gt;</w:t>
            </w:r>
          </w:p>
          <w:p w:rsidRPr="00D14360" w:rsidR="007D3708" w:rsidP="007D3708" w:rsidRDefault="007D3708" w14:paraId="1338B8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root="2.16.840.1.113883.10.20.15.3.1"/&gt;</w:t>
            </w:r>
          </w:p>
          <w:p w:rsidRPr="00D14360" w:rsidR="007D3708" w:rsidP="007D3708" w:rsidRDefault="007D3708" w14:paraId="020BFA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&lt;/entryRelationship&gt;</w:t>
            </w:r>
          </w:p>
          <w:p w:rsidRPr="00D14360" w:rsidR="007D3708" w:rsidP="007D3708" w:rsidRDefault="007D3708" w14:paraId="208DF4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FD31AC" w:rsidRDefault="007D3708" w14:paraId="561B9750" w14:textId="77777777">
      <w:pPr>
        <w:pStyle w:val="Heading3"/>
      </w:pPr>
      <w:bookmarkStart w:name="_Toc18495093" w:id="1769"/>
      <w:bookmarkStart w:name="_Toc19870324" w:id="1770"/>
      <w:bookmarkStart w:name="_Toc20481013" w:id="1771"/>
      <w:bookmarkStart w:name="_Toc21529544" w:id="1772"/>
      <w:bookmarkStart w:name="_Toc21691597" w:id="1773"/>
      <w:bookmarkStart w:name="_Toc21845781" w:id="1774"/>
      <w:bookmarkStart w:name="_Toc21852022" w:id="1775"/>
      <w:bookmarkStart w:name="_Toc21871989" w:id="1776"/>
      <w:bookmarkStart w:name="_Toc21872445" w:id="1777"/>
      <w:bookmarkStart w:name="_Toc21880217" w:id="1778"/>
      <w:bookmarkStart w:name="_Toc21890047" w:id="1779"/>
      <w:bookmarkStart w:name="_Toc21894191" w:id="1780"/>
      <w:bookmarkStart w:name="_Toc21898117" w:id="1781"/>
      <w:bookmarkStart w:name="_Toc21926865" w:id="1782"/>
      <w:bookmarkStart w:name="_Toc18495094" w:id="1783"/>
      <w:bookmarkStart w:name="_Toc19870325" w:id="1784"/>
      <w:bookmarkStart w:name="_Toc20481014" w:id="1785"/>
      <w:bookmarkStart w:name="_Toc21529545" w:id="1786"/>
      <w:bookmarkStart w:name="_Toc21691598" w:id="1787"/>
      <w:bookmarkStart w:name="_Toc21845782" w:id="1788"/>
      <w:bookmarkStart w:name="_Toc21852023" w:id="1789"/>
      <w:bookmarkStart w:name="_Toc21871990" w:id="1790"/>
      <w:bookmarkStart w:name="_Toc21872446" w:id="1791"/>
      <w:bookmarkStart w:name="_Toc21880218" w:id="1792"/>
      <w:bookmarkStart w:name="_Toc21890048" w:id="1793"/>
      <w:bookmarkStart w:name="_Toc21894192" w:id="1794"/>
      <w:bookmarkStart w:name="_Toc21898118" w:id="1795"/>
      <w:bookmarkStart w:name="_Toc21926866" w:id="1796"/>
      <w:bookmarkStart w:name="_Toc18495095" w:id="1797"/>
      <w:bookmarkStart w:name="_Toc19870326" w:id="1798"/>
      <w:bookmarkStart w:name="_Toc20481015" w:id="1799"/>
      <w:bookmarkStart w:name="_Toc21529546" w:id="1800"/>
      <w:bookmarkStart w:name="_Toc21691599" w:id="1801"/>
      <w:bookmarkStart w:name="_Toc21845783" w:id="1802"/>
      <w:bookmarkStart w:name="_Toc21852024" w:id="1803"/>
      <w:bookmarkStart w:name="_Toc21871991" w:id="1804"/>
      <w:bookmarkStart w:name="_Toc21872447" w:id="1805"/>
      <w:bookmarkStart w:name="_Toc21880219" w:id="1806"/>
      <w:bookmarkStart w:name="_Toc21890049" w:id="1807"/>
      <w:bookmarkStart w:name="_Toc21894193" w:id="1808"/>
      <w:bookmarkStart w:name="_Toc21898119" w:id="1809"/>
      <w:bookmarkStart w:name="_Toc21926867" w:id="1810"/>
      <w:bookmarkStart w:name="_Toc11391307" w:id="1811"/>
      <w:bookmarkStart w:name="_Toc119939872" w:id="1812"/>
      <w:bookmarkStart w:name="_Toc135312903" w:id="1813"/>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r w:rsidRPr="00C64922">
        <w:t>Result</w:t>
      </w:r>
      <w:bookmarkEnd w:id="1811"/>
      <w:bookmarkEnd w:id="1812"/>
      <w:bookmarkEnd w:id="1813"/>
    </w:p>
    <w:p w:rsidRPr="00D14360" w:rsidR="007D3708" w:rsidP="007770C6" w:rsidRDefault="007D3708" w14:paraId="45EA0A62" w14:textId="2093DDCD">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rsidRPr="003E45C2" w:rsidR="00974044" w:rsidP="004C76D9" w:rsidRDefault="00974044" w14:paraId="0244D28B" w14:textId="77777777">
      <w:pPr>
        <w:pStyle w:val="Heading4"/>
      </w:pPr>
      <w:bookmarkStart w:name="_mmof8rxgtxol" w:colFirst="0" w:colLast="0" w:id="1814"/>
      <w:bookmarkStart w:name="_d3hik6ypjwzw" w:colFirst="0" w:colLast="0" w:id="1815"/>
      <w:bookmarkStart w:name="_521n2krgoc7q" w:colFirst="0" w:colLast="0" w:id="1816"/>
      <w:bookmarkStart w:name="_79xu31qcik7g" w:colFirst="0" w:colLast="0" w:id="1817"/>
      <w:bookmarkEnd w:id="1814"/>
      <w:bookmarkEnd w:id="1815"/>
      <w:bookmarkEnd w:id="1816"/>
      <w:bookmarkEnd w:id="1817"/>
      <w:r w:rsidRPr="003E45C2">
        <w:t>Pathology and Laboratory Result Domain</w:t>
      </w:r>
    </w:p>
    <w:p w:rsidR="00974044" w:rsidP="007770C6" w:rsidRDefault="00974044" w14:paraId="5F7219D4" w14:textId="4B28139D">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rsidR="007D3708" w:rsidP="004C76D9" w:rsidRDefault="007D3708" w14:paraId="2CF4B29B" w14:textId="5B854361">
      <w:pPr>
        <w:pStyle w:val="Heading4"/>
      </w:pPr>
      <w:r w:rsidRPr="00C64922">
        <w:t>Result Organizer</w:t>
      </w:r>
    </w:p>
    <w:p w:rsidRPr="00CC7455" w:rsidR="00974044" w:rsidP="007770C6" w:rsidRDefault="00974044" w14:paraId="2276B5CF" w14:textId="0B1474B8">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rsidR="00CD3D7C" w:rsidP="00CD3D7C" w:rsidRDefault="00CD3D7C" w14:paraId="4274B18F" w14:textId="77777777">
      <w:pPr>
        <w:rPr>
          <w:rFonts w:eastAsia="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E400047" w14:textId="77777777">
        <w:trPr>
          <w:trHeight w:val="576"/>
        </w:trPr>
        <w:tc>
          <w:tcPr>
            <w:tcW w:w="683" w:type="dxa"/>
            <w:tcBorders>
              <w:right w:val="nil"/>
            </w:tcBorders>
            <w:shd w:val="clear" w:color="auto" w:fill="C6D9F1"/>
          </w:tcPr>
          <w:p w:rsidRPr="00C64922" w:rsidR="00CD3D7C" w:rsidP="001104A1" w:rsidRDefault="00634398" w14:paraId="11CC9F35" w14:textId="77777777">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F5244" w:rsidR="00CD3D7C" w:rsidP="003A3D50" w:rsidRDefault="00CD3D7C" w14:paraId="72046913" w14:textId="77777777">
            <w:pPr>
              <w:rPr>
                <w:rFonts w:cs="Calibri"/>
              </w:rPr>
            </w:pPr>
            <w:r w:rsidRPr="00DF5244">
              <w:rPr>
                <w:rFonts w:cs="Calibri"/>
              </w:rPr>
              <w:t>The Result Organizer.code element is used to categorize the contained results. This element SHOULD be populated with a LOINC code that defines a specific test panel</w:t>
            </w:r>
            <w:r w:rsidRPr="00DF5244" w:rsidR="004F33E9">
              <w:rPr>
                <w:rFonts w:cs="Calibri"/>
              </w:rPr>
              <w:t xml:space="preserve"> (</w:t>
            </w:r>
            <w:r w:rsidRPr="00DF5244" w:rsidR="004F33E9">
              <w:rPr>
                <w:rFonts w:cs="Calibri"/>
                <w:i/>
                <w:iCs/>
              </w:rPr>
              <w:t>e.g</w:t>
            </w:r>
            <w:r w:rsidRPr="00DF5244" w:rsidR="004F33E9">
              <w:rPr>
                <w:rFonts w:cs="Calibri"/>
              </w:rPr>
              <w:t>., “</w:t>
            </w:r>
            <w:r w:rsidRPr="00DF5244" w:rsidR="004F33E9">
              <w:rPr>
                <w:rFonts w:cs="Calibri"/>
                <w:color w:val="000000"/>
              </w:rPr>
              <w:t>CBC W Auto Differential panel - Blood</w:t>
            </w:r>
            <w:r w:rsidRPr="00DF5244" w:rsidR="004F33E9">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Pr="00DF5244" w:rsidR="00E83F3B">
              <w:rPr>
                <w:rFonts w:cs="Calibri"/>
                <w:b/>
              </w:rPr>
              <w:t>BP-091</w:t>
            </w:r>
            <w:r w:rsidRPr="00DF5244">
              <w:rPr>
                <w:rFonts w:cs="Calibri"/>
                <w:b/>
              </w:rPr>
              <w:t>]</w:t>
            </w:r>
          </w:p>
        </w:tc>
      </w:tr>
      <w:tr w:rsidRPr="00C64922" w:rsidR="00CD3D7C" w:rsidTr="004E29C8" w14:paraId="4FD86002" w14:textId="77777777">
        <w:trPr>
          <w:trHeight w:val="576"/>
        </w:trPr>
        <w:tc>
          <w:tcPr>
            <w:tcW w:w="683" w:type="dxa"/>
            <w:tcBorders>
              <w:right w:val="nil"/>
            </w:tcBorders>
            <w:shd w:val="clear" w:color="auto" w:fill="C6D9F1"/>
          </w:tcPr>
          <w:p w:rsidRPr="00C64922" w:rsidR="00CD3D7C" w:rsidP="001104A1" w:rsidRDefault="00634398" w14:paraId="68577FBA" w14:textId="77777777">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7FCBFDE6" w14:textId="77777777">
            <w:pPr>
              <w:pStyle w:val="Default"/>
              <w:rPr>
                <w:sz w:val="20"/>
              </w:rPr>
            </w:pPr>
            <w:r w:rsidRPr="007770C6">
              <w:rPr>
                <w:sz w:val="20"/>
              </w:rPr>
              <w:t>A Result Organizer SHALL contain at least one Result Observation component template.</w:t>
            </w:r>
            <w:r w:rsidRPr="007770C6">
              <w:rPr>
                <w:b/>
                <w:sz w:val="20"/>
              </w:rPr>
              <w:t xml:space="preserve"> [CONF-</w:t>
            </w:r>
            <w:r w:rsidRPr="007770C6" w:rsidR="00E83F3B">
              <w:rPr>
                <w:b/>
                <w:sz w:val="20"/>
              </w:rPr>
              <w:t>092</w:t>
            </w:r>
            <w:r w:rsidRPr="007770C6">
              <w:rPr>
                <w:b/>
                <w:sz w:val="20"/>
              </w:rPr>
              <w:t>]</w:t>
            </w:r>
          </w:p>
        </w:tc>
      </w:tr>
    </w:tbl>
    <w:p w:rsidR="00CD3D7C" w:rsidP="00CD3D7C" w:rsidRDefault="00CD3D7C" w14:paraId="3AE80584" w14:textId="77777777">
      <w:pPr>
        <w:rPr>
          <w:rFonts w:eastAsia="Calibri"/>
        </w:rPr>
      </w:pPr>
    </w:p>
    <w:p w:rsidRPr="00CD3D7C" w:rsidR="00CD3D7C" w:rsidP="003A3D50" w:rsidRDefault="00CD3D7C" w14:paraId="72287C28" w14:textId="77777777">
      <w:pPr>
        <w:rPr>
          <w:rFonts w:eastAsia="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0B394672" w14:textId="77777777">
        <w:trPr>
          <w:cantSplit/>
          <w:trHeight w:val="602"/>
          <w:tblHeader/>
        </w:trPr>
        <w:tc>
          <w:tcPr>
            <w:tcW w:w="1457" w:type="dxa"/>
            <w:tcBorders>
              <w:bottom w:val="nil"/>
              <w:right w:val="nil"/>
            </w:tcBorders>
            <w:shd w:val="clear" w:color="auto" w:fill="4F81BD"/>
          </w:tcPr>
          <w:p w:rsidRPr="00D14360" w:rsidR="00E42FA6" w:rsidP="00E42FA6" w:rsidRDefault="00E42FA6" w14:paraId="162FF741"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492D41AB" w14:textId="77777777">
            <w:pPr>
              <w:rPr>
                <w:rFonts w:cs="Calibri"/>
                <w:b/>
                <w:iCs/>
                <w:color w:val="FFFFFF"/>
              </w:rPr>
            </w:pPr>
            <w:r w:rsidRPr="00D14360">
              <w:rPr>
                <w:rFonts w:cs="Calibri"/>
                <w:b/>
                <w:iCs/>
                <w:color w:val="FFFFFF"/>
              </w:rPr>
              <w:t xml:space="preserve">Result Organizer (V3) </w:t>
            </w:r>
          </w:p>
          <w:p w:rsidRPr="00D14360" w:rsidR="00E42FA6" w:rsidP="00E42FA6" w:rsidRDefault="00E42FA6" w14:paraId="683D1AC8" w14:textId="77777777">
            <w:pPr>
              <w:rPr>
                <w:rFonts w:cs="Calibri"/>
                <w:bCs/>
                <w:color w:val="FFFFFF"/>
              </w:rPr>
            </w:pPr>
            <w:r w:rsidRPr="00D14360">
              <w:rPr>
                <w:rFonts w:cs="Calibri"/>
                <w:bCs/>
                <w:color w:val="FFFFFF"/>
                <w:sz w:val="18"/>
              </w:rPr>
              <w:t>[organizer: identifier urn:hl7ii:2.16.840.1.113883.10.20.22.4.1:2015-08-01 (open)]</w:t>
            </w:r>
          </w:p>
        </w:tc>
      </w:tr>
      <w:tr w:rsidRPr="00C64922" w:rsidR="002954CE" w:rsidTr="004E29C8" w14:paraId="0A3BEF5B"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F504A73"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3644D8BF"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16286CAB" w14:textId="77777777">
        <w:trPr>
          <w:cantSplit/>
          <w:trHeight w:val="620"/>
        </w:trPr>
        <w:tc>
          <w:tcPr>
            <w:tcW w:w="1457" w:type="dxa"/>
            <w:tcBorders>
              <w:right w:val="nil"/>
            </w:tcBorders>
            <w:shd w:val="clear" w:color="auto" w:fill="FFFFFF"/>
          </w:tcPr>
          <w:p w:rsidRPr="00D14360" w:rsidR="00E42FA6" w:rsidP="00E42FA6" w:rsidRDefault="00E42FA6" w14:paraId="385A32FA"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77626E25"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Pr="00C64922" w:rsidR="002954CE" w:rsidTr="004E29C8" w14:paraId="46104A5D" w14:textId="77777777">
        <w:trPr>
          <w:cantSplit/>
          <w:trHeight w:val="134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7DD8CE7"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797336E8"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rsidR="005C79A1" w:rsidP="00E42FA6" w:rsidRDefault="005C79A1" w14:paraId="19B0DA78" w14:textId="77777777">
            <w:pPr>
              <w:rPr>
                <w:rFonts w:ascii="Calibri Light" w:hAnsi="Calibri Light" w:cs="Calibri Light"/>
                <w:color w:val="000000"/>
                <w:szCs w:val="18"/>
              </w:rPr>
            </w:pPr>
          </w:p>
          <w:p w:rsidRPr="00D14360" w:rsidR="00E42FA6" w:rsidP="00E42FA6" w:rsidRDefault="00E42FA6" w14:paraId="540E5CF0" w14:textId="535908BB">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Pr="00C64922" w:rsidR="002954CE" w:rsidTr="004E29C8" w14:paraId="5000A8E7"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7A01B031"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DD142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65BE3605"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6216BA9"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7B2C18B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F33E9" w:rsidTr="004E29C8" w14:paraId="7581F899" w14:textId="77777777">
        <w:trPr>
          <w:cantSplit/>
        </w:trPr>
        <w:tc>
          <w:tcPr>
            <w:tcW w:w="1457" w:type="dxa"/>
            <w:tcBorders>
              <w:top w:val="single" w:color="4472C4" w:sz="4" w:space="0"/>
              <w:bottom w:val="single" w:color="4F81BD" w:sz="4" w:space="0"/>
              <w:right w:val="nil"/>
            </w:tcBorders>
            <w:shd w:val="clear" w:color="auto" w:fill="FFFFFF"/>
          </w:tcPr>
          <w:p w:rsidRPr="00596CA4" w:rsidR="004F33E9" w:rsidP="00E42FA6" w:rsidRDefault="004F33E9" w14:paraId="4D2B478A" w14:textId="77777777">
            <w:pPr>
              <w:rPr>
                <w:rFonts w:cs="Calibri"/>
                <w:b/>
                <w:bCs/>
              </w:rPr>
            </w:pPr>
            <w:r w:rsidRPr="00596CA4">
              <w:rPr>
                <w:rFonts w:cs="Calibri"/>
                <w:b/>
                <w:bCs/>
              </w:rPr>
              <w:t>Example</w:t>
            </w:r>
          </w:p>
        </w:tc>
        <w:tc>
          <w:tcPr>
            <w:tcW w:w="7898" w:type="dxa"/>
            <w:tcBorders>
              <w:top w:val="single" w:color="4472C4" w:sz="4" w:space="0"/>
              <w:bottom w:val="single" w:color="4F81BD" w:sz="4" w:space="0"/>
            </w:tcBorders>
            <w:shd w:val="clear" w:color="auto" w:fill="auto"/>
          </w:tcPr>
          <w:p w:rsidRPr="00AD08FB" w:rsidR="004F33E9" w:rsidDel="00CD3D7C" w:rsidP="00E42FA6" w:rsidRDefault="00596CA4" w14:paraId="10645E4A" w14:textId="53B3C4BB">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1D30C4" w:rsidP="008A5CBF" w:rsidRDefault="000816FD" w14:paraId="162AFCDF" w14:textId="1E6FF669">
      <w:pPr>
        <w:pStyle w:val="Caption"/>
      </w:pPr>
      <w:r>
        <w:t xml:space="preserve">  </w:t>
      </w:r>
      <w:bookmarkStart w:name="_Toc118898844" w:id="1818"/>
      <w:bookmarkStart w:name="_Toc119940048" w:id="1819"/>
      <w:bookmarkStart w:name="_Toc135313079" w:id="1820"/>
      <w:r w:rsidRPr="00C64922" w:rsidR="007D3708">
        <w:t xml:space="preserve">Table </w:t>
      </w:r>
      <w:r>
        <w:fldChar w:fldCharType="begin"/>
      </w:r>
      <w:r>
        <w:instrText>SEQ Table \* ARABIC</w:instrText>
      </w:r>
      <w:r>
        <w:fldChar w:fldCharType="separate"/>
      </w:r>
      <w:r w:rsidR="00DC1072">
        <w:rPr>
          <w:noProof/>
        </w:rPr>
        <w:t>58</w:t>
      </w:r>
      <w:r>
        <w:fldChar w:fldCharType="end"/>
      </w:r>
      <w:r w:rsidRPr="00C64922" w:rsidR="007D3708">
        <w:t>: Result Organizer</w:t>
      </w:r>
      <w:r w:rsidR="00852DED">
        <w:t xml:space="preserve"> Template</w:t>
      </w:r>
      <w:bookmarkEnd w:id="1818"/>
      <w:bookmarkEnd w:id="1819"/>
      <w:bookmarkEnd w:id="1820"/>
    </w:p>
    <w:p w:rsidR="004F33E9" w:rsidP="004F33E9" w:rsidRDefault="004F33E9" w14:paraId="0A33B116" w14:textId="77777777"/>
    <w:p w:rsidR="004F33E9" w:rsidP="003A3D50" w:rsidRDefault="004F33E9" w14:paraId="7C1D43B3" w14:textId="3F4172E3">
      <w:pPr>
        <w:pStyle w:val="Caption"/>
        <w:keepNext/>
        <w:spacing w:after="0"/>
      </w:pPr>
      <w:bookmarkStart w:name="_Ref21883732" w:id="1821"/>
      <w:bookmarkStart w:name="_Toc118898776" w:id="1822"/>
      <w:bookmarkStart w:name="_Toc119939979" w:id="1823"/>
      <w:bookmarkStart w:name="_Toc135313011" w:id="1824"/>
      <w:r>
        <w:t xml:space="preserve">Example </w:t>
      </w:r>
      <w:r>
        <w:fldChar w:fldCharType="begin"/>
      </w:r>
      <w:r>
        <w:instrText>SEQ Example \* ARABIC</w:instrText>
      </w:r>
      <w:r>
        <w:fldChar w:fldCharType="separate"/>
      </w:r>
      <w:r w:rsidR="00DC1072">
        <w:rPr>
          <w:noProof/>
        </w:rPr>
        <w:t>56</w:t>
      </w:r>
      <w:r>
        <w:fldChar w:fldCharType="end"/>
      </w:r>
      <w:r>
        <w:t>: Result Organizer for CBC W Auto Differential panel - Blood</w:t>
      </w:r>
      <w:bookmarkEnd w:id="1821"/>
      <w:bookmarkEnd w:id="1822"/>
      <w:bookmarkEnd w:id="1823"/>
      <w:bookmarkEnd w:id="182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1E2B12F9" w14:textId="77777777">
        <w:tc>
          <w:tcPr>
            <w:tcW w:w="9576" w:type="dxa"/>
            <w:shd w:val="clear" w:color="auto" w:fill="auto"/>
          </w:tcPr>
          <w:p w:rsidRPr="00AD08FB" w:rsidR="00C12940" w:rsidP="00C12940" w:rsidRDefault="00C12940" w14:paraId="09BB1866"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69A3C9F5" w14:textId="3DCAE353">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rsidRPr="00AD08FB" w:rsidR="00C12940" w:rsidP="00C12940" w:rsidRDefault="00C12940" w14:paraId="4B87B217" w14:textId="77777777">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rsidRPr="00AD08FB" w:rsidR="00C12940" w:rsidP="00C12940" w:rsidRDefault="00C12940" w14:paraId="2FC80063" w14:textId="03B849B7">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rsidRPr="00AD08FB" w:rsidR="00C12940" w:rsidP="00C12940" w:rsidRDefault="00C12940" w14:paraId="26C39C40"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rsidRPr="00AD08FB" w:rsidR="00C12940" w:rsidP="00C12940" w:rsidRDefault="00C12940" w14:paraId="394E0543"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rsidRPr="00AD08FB" w:rsidR="00C12940" w:rsidP="00C12940" w:rsidRDefault="00C12940" w14:paraId="012CB628" w14:textId="77777777">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rsidRPr="00AD08FB" w:rsidR="00C12940" w:rsidP="00C12940" w:rsidRDefault="00C12940" w14:paraId="2B54D5B4" w14:textId="77777777">
            <w:pPr>
              <w:rPr>
                <w:rFonts w:ascii="Courier New" w:hAnsi="Courier New" w:cs="Courier New"/>
                <w:sz w:val="16"/>
                <w:szCs w:val="16"/>
              </w:rPr>
            </w:pPr>
            <w:r w:rsidRPr="00AD08FB">
              <w:rPr>
                <w:rFonts w:ascii="Courier New" w:hAnsi="Courier New" w:cs="Courier New"/>
                <w:sz w:val="16"/>
                <w:szCs w:val="16"/>
              </w:rPr>
              <w:t xml:space="preserve">  &lt;title&gt;RESULTS&lt;/title&gt;</w:t>
            </w:r>
          </w:p>
          <w:p w:rsidRPr="00AD08FB" w:rsidR="00C12940" w:rsidP="00C12940" w:rsidRDefault="00C12940" w14:paraId="7097249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162D3A2" w14:textId="77777777">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rsidRPr="00AD08FB" w:rsidR="00C12940" w:rsidP="00C12940" w:rsidRDefault="00C12940" w14:paraId="775DE74F" w14:textId="77777777">
            <w:pPr>
              <w:rPr>
                <w:rFonts w:ascii="Courier New" w:hAnsi="Courier New" w:cs="Courier New"/>
                <w:sz w:val="16"/>
                <w:szCs w:val="16"/>
              </w:rPr>
            </w:pPr>
            <w:r w:rsidRPr="00AD08FB">
              <w:rPr>
                <w:rFonts w:ascii="Courier New" w:hAnsi="Courier New" w:cs="Courier New"/>
                <w:sz w:val="16"/>
                <w:szCs w:val="16"/>
              </w:rPr>
              <w:t xml:space="preserve">    &lt;br&gt;&lt;/br&gt;</w:t>
            </w:r>
          </w:p>
          <w:p w:rsidRPr="00AD08FB" w:rsidR="00C12940" w:rsidP="00C12940" w:rsidRDefault="00C12940" w14:paraId="687FAC78" w14:textId="77777777">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rsidRPr="00AD08FB" w:rsidR="00C12940" w:rsidP="00C12940" w:rsidRDefault="00C12940" w14:paraId="050871A8"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2FFCE963"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14924D04"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4BA141F5" w14:textId="77777777">
            <w:pPr>
              <w:rPr>
                <w:rFonts w:ascii="Courier New" w:hAnsi="Courier New" w:cs="Courier New"/>
                <w:sz w:val="16"/>
                <w:szCs w:val="16"/>
              </w:rPr>
            </w:pPr>
            <w:r w:rsidRPr="00AD08FB">
              <w:rPr>
                <w:rFonts w:ascii="Courier New" w:hAnsi="Courier New" w:cs="Courier New"/>
                <w:sz w:val="16"/>
                <w:szCs w:val="16"/>
              </w:rPr>
              <w:t xml:space="preserve">          &lt;th&gt;Result Type&lt;/th&gt;</w:t>
            </w:r>
          </w:p>
          <w:p w:rsidRPr="00AD08FB" w:rsidR="00C12940" w:rsidP="00C12940" w:rsidRDefault="00C12940" w14:paraId="046C33FE" w14:textId="77777777">
            <w:pPr>
              <w:rPr>
                <w:rFonts w:ascii="Courier New" w:hAnsi="Courier New" w:cs="Courier New"/>
                <w:sz w:val="16"/>
                <w:szCs w:val="16"/>
              </w:rPr>
            </w:pPr>
            <w:r w:rsidRPr="00AD08FB">
              <w:rPr>
                <w:rFonts w:ascii="Courier New" w:hAnsi="Courier New" w:cs="Courier New"/>
                <w:sz w:val="16"/>
                <w:szCs w:val="16"/>
              </w:rPr>
              <w:t xml:space="preserve">          &lt;th&gt;Result Value&lt;/th&gt;</w:t>
            </w:r>
          </w:p>
          <w:p w:rsidRPr="00AD08FB" w:rsidR="00C12940" w:rsidP="00C12940" w:rsidRDefault="00C12940" w14:paraId="46133E89" w14:textId="77777777">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rsidRPr="00AD08FB" w:rsidR="00C12940" w:rsidP="00C12940" w:rsidRDefault="00C12940" w14:paraId="6B52EE80" w14:textId="77777777">
            <w:pPr>
              <w:rPr>
                <w:rFonts w:ascii="Courier New" w:hAnsi="Courier New" w:cs="Courier New"/>
                <w:sz w:val="16"/>
                <w:szCs w:val="16"/>
              </w:rPr>
            </w:pPr>
            <w:r w:rsidRPr="00AD08FB">
              <w:rPr>
                <w:rFonts w:ascii="Courier New" w:hAnsi="Courier New" w:cs="Courier New"/>
                <w:sz w:val="16"/>
                <w:szCs w:val="16"/>
              </w:rPr>
              <w:t xml:space="preserve">          &lt;th&gt;Interpretation&lt;/th&gt;</w:t>
            </w:r>
          </w:p>
          <w:p w:rsidRPr="00AD08FB" w:rsidR="00C12940" w:rsidP="00C12940" w:rsidRDefault="00C12940" w14:paraId="67949172" w14:textId="77777777">
            <w:pPr>
              <w:rPr>
                <w:rFonts w:ascii="Courier New" w:hAnsi="Courier New" w:cs="Courier New"/>
                <w:sz w:val="16"/>
                <w:szCs w:val="16"/>
              </w:rPr>
            </w:pPr>
            <w:r w:rsidRPr="00AD08FB">
              <w:rPr>
                <w:rFonts w:ascii="Courier New" w:hAnsi="Courier New" w:cs="Courier New"/>
                <w:sz w:val="16"/>
                <w:szCs w:val="16"/>
              </w:rPr>
              <w:t xml:space="preserve">          &lt;th&gt;Date&lt;/th&gt;</w:t>
            </w:r>
          </w:p>
          <w:p w:rsidRPr="00AD08FB" w:rsidR="00C12940" w:rsidP="00C12940" w:rsidRDefault="00C12940" w14:paraId="499CA07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8C4340C"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3A0D62C9"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2E939C3A"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FDD236D" w14:textId="77777777">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rsidRPr="00AD08FB" w:rsidR="00C12940" w:rsidP="00C12940" w:rsidRDefault="00C12940" w14:paraId="11A4FBF2" w14:textId="77777777">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rsidRPr="00AD08FB" w:rsidR="00C12940" w:rsidP="00C12940" w:rsidRDefault="00C12940" w14:paraId="01622366" w14:textId="77777777">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rsidRPr="00AD08FB" w:rsidR="00C12940" w:rsidP="00C12940" w:rsidRDefault="00C12940" w14:paraId="2CF4A12D"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3FD7F9C4" w14:textId="77777777">
            <w:pPr>
              <w:rPr>
                <w:rFonts w:ascii="Courier New" w:hAnsi="Courier New" w:cs="Courier New"/>
                <w:sz w:val="16"/>
                <w:szCs w:val="16"/>
              </w:rPr>
            </w:pPr>
            <w:r w:rsidRPr="00AD08FB">
              <w:rPr>
                <w:rFonts w:ascii="Courier New" w:hAnsi="Courier New" w:cs="Courier New"/>
                <w:sz w:val="16"/>
                <w:szCs w:val="16"/>
              </w:rPr>
              <w:t xml:space="preserve">          &lt;td&gt;04/01/2016&lt;/td&gt;</w:t>
            </w:r>
          </w:p>
          <w:p w:rsidRPr="00AD08FB" w:rsidR="00C12940" w:rsidP="00C12940" w:rsidRDefault="00C12940" w14:paraId="5B959EF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5FF77B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49F899C" w14:textId="77777777">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rsidRPr="00AD08FB" w:rsidR="00C12940" w:rsidP="00C12940" w:rsidRDefault="00C12940" w14:paraId="776EE402" w14:textId="77777777">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rsidRPr="00AD08FB" w:rsidR="00C12940" w:rsidP="00C12940" w:rsidRDefault="00C12940" w14:paraId="742E25B9" w14:textId="77777777">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rsidRPr="00AD08FB" w:rsidR="00C12940" w:rsidP="00C12940" w:rsidRDefault="00C12940" w14:paraId="296A13EF"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658B76B0" w14:textId="77777777">
            <w:pPr>
              <w:rPr>
                <w:rFonts w:ascii="Courier New" w:hAnsi="Courier New" w:cs="Courier New"/>
                <w:sz w:val="16"/>
                <w:szCs w:val="16"/>
              </w:rPr>
            </w:pPr>
            <w:r w:rsidRPr="00AD08FB">
              <w:rPr>
                <w:rFonts w:ascii="Courier New" w:hAnsi="Courier New" w:cs="Courier New"/>
                <w:sz w:val="16"/>
                <w:szCs w:val="16"/>
              </w:rPr>
              <w:t xml:space="preserve">          &lt;td&gt;04/01/2016&lt;/td&gt;</w:t>
            </w:r>
          </w:p>
          <w:p w:rsidRPr="00AD08FB" w:rsidR="00C12940" w:rsidP="00C12940" w:rsidRDefault="00C12940" w14:paraId="325526FD"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7C584B7" w14:textId="77777777">
            <w:pPr>
              <w:rPr>
                <w:rFonts w:ascii="Courier New" w:hAnsi="Courier New" w:cs="Courier New"/>
                <w:sz w:val="16"/>
                <w:szCs w:val="16"/>
              </w:rPr>
            </w:pPr>
            <w:r w:rsidRPr="00AD08FB">
              <w:rPr>
                <w:rFonts w:ascii="Courier New" w:hAnsi="Courier New" w:cs="Courier New"/>
                <w:sz w:val="16"/>
                <w:szCs w:val="16"/>
              </w:rPr>
              <w:t xml:space="preserve">        ...</w:t>
            </w:r>
          </w:p>
          <w:p w:rsidRPr="00AD08FB" w:rsidR="00C12940" w:rsidP="00C12940" w:rsidRDefault="00C12940" w14:paraId="3F811AED"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56F2C3A6"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3A48911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CF22A3F"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414B6A09"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052FA920" w14:textId="77777777">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rsidRPr="00AD08FB" w:rsidR="00C12940" w:rsidP="00C12940" w:rsidRDefault="00C12940" w14:paraId="1077D98A"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rsidRPr="00AD08FB" w:rsidR="00C12940" w:rsidP="00C12940" w:rsidRDefault="00C12940" w14:paraId="60E13D5A" w14:textId="77777777">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rsidRPr="00AD08FB" w:rsidR="00C12940" w:rsidP="00C12940" w:rsidRDefault="00C12940" w14:paraId="3BFB84B4" w14:textId="77777777">
            <w:pPr>
              <w:rPr>
                <w:rFonts w:ascii="Courier New" w:hAnsi="Courier New" w:cs="Courier New"/>
                <w:sz w:val="16"/>
                <w:szCs w:val="16"/>
              </w:rPr>
            </w:pPr>
            <w:r w:rsidRPr="00AD08FB">
              <w:rPr>
                <w:rFonts w:ascii="Courier New" w:hAnsi="Courier New" w:cs="Courier New"/>
                <w:sz w:val="16"/>
                <w:szCs w:val="16"/>
              </w:rPr>
              <w:t xml:space="preserve">             codeSystemName="LOINC"&gt;&lt;/code&gt;</w:t>
            </w:r>
          </w:p>
          <w:p w:rsidRPr="00AD08FB" w:rsidR="00C12940" w:rsidP="00C12940" w:rsidRDefault="00C12940" w14:paraId="3B1ED385" w14:textId="040E8D05">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rsidRPr="00AD08FB" w:rsidR="00C12940" w:rsidP="00C12940" w:rsidRDefault="00C12940" w14:paraId="28A55EE6"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6B365F44" w14:textId="77777777">
            <w:pPr>
              <w:rPr>
                <w:rFonts w:ascii="Courier New" w:hAnsi="Courier New" w:cs="Courier New"/>
                <w:sz w:val="16"/>
                <w:szCs w:val="16"/>
              </w:rPr>
            </w:pPr>
            <w:r w:rsidRPr="00AD08FB">
              <w:rPr>
                <w:rFonts w:ascii="Courier New" w:hAnsi="Courier New" w:cs="Courier New"/>
                <w:sz w:val="16"/>
                <w:szCs w:val="16"/>
              </w:rPr>
              <w:t xml:space="preserve">      &lt;value xsi:type="IVL_TS"&gt;</w:t>
            </w:r>
          </w:p>
          <w:p w:rsidRPr="00AD08FB" w:rsidR="00C12940" w:rsidP="00C12940" w:rsidRDefault="00C12940" w14:paraId="1FF19902" w14:textId="77777777">
            <w:pPr>
              <w:rPr>
                <w:rFonts w:ascii="Courier New" w:hAnsi="Courier New" w:cs="Courier New"/>
                <w:sz w:val="16"/>
                <w:szCs w:val="16"/>
              </w:rPr>
            </w:pPr>
            <w:r w:rsidRPr="00AD08FB">
              <w:rPr>
                <w:rFonts w:ascii="Courier New" w:hAnsi="Courier New" w:cs="Courier New"/>
                <w:sz w:val="16"/>
                <w:szCs w:val="16"/>
              </w:rPr>
              <w:t xml:space="preserve">         &lt;low value="20160401"/&gt;</w:t>
            </w:r>
          </w:p>
          <w:p w:rsidRPr="00AD08FB" w:rsidR="00C12940" w:rsidP="00C12940" w:rsidRDefault="00C12940" w14:paraId="1287AB62" w14:textId="77777777">
            <w:pPr>
              <w:rPr>
                <w:rFonts w:ascii="Courier New" w:hAnsi="Courier New" w:cs="Courier New"/>
                <w:sz w:val="16"/>
                <w:szCs w:val="16"/>
              </w:rPr>
            </w:pPr>
            <w:r w:rsidRPr="00AD08FB">
              <w:rPr>
                <w:rFonts w:ascii="Courier New" w:hAnsi="Courier New" w:cs="Courier New"/>
                <w:sz w:val="16"/>
                <w:szCs w:val="16"/>
              </w:rPr>
              <w:t xml:space="preserve">         &lt;high value="20160412"/&gt;</w:t>
            </w:r>
          </w:p>
          <w:p w:rsidRPr="00AD08FB" w:rsidR="00C12940" w:rsidP="00C12940" w:rsidRDefault="00C12940" w14:paraId="79C69747" w14:textId="77777777">
            <w:pPr>
              <w:rPr>
                <w:rFonts w:ascii="Courier New" w:hAnsi="Courier New" w:cs="Courier New"/>
                <w:sz w:val="16"/>
                <w:szCs w:val="16"/>
              </w:rPr>
            </w:pPr>
            <w:r w:rsidRPr="00AD08FB">
              <w:rPr>
                <w:rFonts w:ascii="Courier New" w:hAnsi="Courier New" w:cs="Courier New"/>
                <w:sz w:val="16"/>
                <w:szCs w:val="16"/>
              </w:rPr>
              <w:t xml:space="preserve">      &lt;/value&gt; </w:t>
            </w:r>
          </w:p>
          <w:p w:rsidRPr="00AD08FB" w:rsidR="00C12940" w:rsidP="00C12940" w:rsidRDefault="00C12940" w14:paraId="52A6865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97C81B5" w14:textId="77777777">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rsidRPr="00AD08FB" w:rsidR="00C12940" w:rsidP="00C12940" w:rsidRDefault="00C12940" w14:paraId="1888EF3F" w14:textId="77777777">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rsidRPr="00AD08FB" w:rsidR="00C12940" w:rsidP="00C12940" w:rsidRDefault="00C12940" w14:paraId="584F0C57"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6B99583E" w14:textId="77777777">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rsidRPr="00AD08FB" w:rsidR="00C12940" w:rsidP="00C12940" w:rsidRDefault="00C12940" w14:paraId="74DB3F47"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A17714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10611BE4"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7877B9AA"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241AA5AC" w14:textId="77777777">
            <w:pPr>
              <w:rPr>
                <w:rFonts w:ascii="Courier New" w:hAnsi="Courier New" w:cs="Courier New"/>
                <w:sz w:val="16"/>
                <w:szCs w:val="16"/>
              </w:rPr>
            </w:pPr>
            <w:r w:rsidRPr="00AD08FB">
              <w:rPr>
                <w:rFonts w:ascii="Courier New" w:hAnsi="Courier New" w:cs="Courier New"/>
                <w:sz w:val="16"/>
                <w:szCs w:val="16"/>
              </w:rPr>
              <w:t xml:space="preserve">   &lt;entry typeCode="DRIV"&gt;</w:t>
            </w:r>
          </w:p>
          <w:p w:rsidRPr="00AD08FB" w:rsidR="00C12940" w:rsidP="00C12940" w:rsidRDefault="00C12940" w14:paraId="2D527527" w14:textId="77777777">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rsidRPr="00AD08FB" w:rsidR="00C12940" w:rsidP="00C12940" w:rsidRDefault="00C12940" w14:paraId="4F651F73" w14:textId="77777777">
            <w:pPr>
              <w:rPr>
                <w:rFonts w:ascii="Courier New" w:hAnsi="Courier New" w:cs="Courier New"/>
                <w:sz w:val="16"/>
                <w:szCs w:val="16"/>
              </w:rPr>
            </w:pPr>
            <w:r w:rsidRPr="00AD08FB">
              <w:rPr>
                <w:rFonts w:ascii="Courier New" w:hAnsi="Courier New" w:cs="Courier New"/>
                <w:sz w:val="16"/>
                <w:szCs w:val="16"/>
              </w:rPr>
              <w:t xml:space="preserve">       &lt;!-- ** Result organizer (V3) ** --&gt;</w:t>
            </w:r>
          </w:p>
          <w:p w:rsidRPr="00AD08FB" w:rsidR="00C12940" w:rsidP="00C12940" w:rsidRDefault="00C12940" w14:paraId="75746726"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rsidRPr="00AD08FB" w:rsidR="00C12940" w:rsidP="00C12940" w:rsidRDefault="00C12940" w14:paraId="0DA61DF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rsidRPr="00AD08FB" w:rsidR="00C12940" w:rsidP="00C12940" w:rsidRDefault="00C12940" w14:paraId="38D905B8" w14:textId="77777777">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rsidRPr="00AD08FB" w:rsidR="00C12940" w:rsidP="00C12940" w:rsidRDefault="00C12940" w14:paraId="78BD2E05" w14:textId="77777777">
            <w:pPr>
              <w:rPr>
                <w:rFonts w:ascii="Courier New" w:hAnsi="Courier New" w:cs="Courier New"/>
                <w:sz w:val="16"/>
                <w:szCs w:val="16"/>
              </w:rPr>
            </w:pPr>
            <w:r w:rsidRPr="00AD08FB">
              <w:rPr>
                <w:rFonts w:ascii="Courier New" w:hAnsi="Courier New" w:cs="Courier New"/>
                <w:sz w:val="16"/>
                <w:szCs w:val="16"/>
              </w:rPr>
              <w:t xml:space="preserve">       &lt;code code="57021-8" </w:t>
            </w:r>
          </w:p>
          <w:p w:rsidRPr="00AD08FB" w:rsidR="00C12940" w:rsidP="00C12940" w:rsidRDefault="00C12940" w14:paraId="0C9B6F47" w14:textId="77777777">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rsidRPr="00AD08FB" w:rsidR="00C12940" w:rsidP="00C12940" w:rsidRDefault="00C12940" w14:paraId="4208BB34"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64028D82" w14:textId="77777777">
            <w:pPr>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2940" w:rsidP="00C12940" w:rsidRDefault="00C12940" w14:paraId="50FBA957" w14:textId="77777777">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rsidRPr="00AD08FB" w:rsidR="00C12940" w:rsidP="00C12940" w:rsidRDefault="00C12940" w14:paraId="619C44C5" w14:textId="77777777">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rsidRPr="00AD08FB" w:rsidR="00C12940" w:rsidP="00C12940" w:rsidRDefault="00C12940" w14:paraId="4307356C" w14:textId="77777777">
            <w:pPr>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2940" w:rsidP="00C12940" w:rsidRDefault="00C12940" w14:paraId="069953BE" w14:textId="77777777">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rsidRPr="00AD08FB" w:rsidR="00C12940" w:rsidP="00C12940" w:rsidRDefault="00C12940" w14:paraId="432E5BE4"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648818AF" w14:textId="77777777">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rsidRPr="00AD08FB" w:rsidR="00C12940" w:rsidP="00C12940" w:rsidRDefault="00C12940" w14:paraId="5427F021"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B33F3D0" w14:textId="77777777">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rsidRPr="00AD08FB" w:rsidR="00C12940" w:rsidP="00C12940" w:rsidRDefault="00C12940" w14:paraId="331D3387" w14:textId="77777777">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rsidRPr="00AD08FB" w:rsidR="00C12940" w:rsidP="00C12940" w:rsidRDefault="00C12940" w14:paraId="024E8808" w14:textId="77777777">
            <w:pPr>
              <w:rPr>
                <w:rFonts w:ascii="Courier New" w:hAnsi="Courier New" w:cs="Courier New"/>
                <w:sz w:val="16"/>
                <w:szCs w:val="16"/>
              </w:rPr>
            </w:pPr>
            <w:r w:rsidRPr="00AD08FB">
              <w:rPr>
                <w:rFonts w:ascii="Courier New" w:hAnsi="Courier New" w:cs="Courier New"/>
                <w:sz w:val="16"/>
                <w:szCs w:val="16"/>
              </w:rPr>
              <w:t xml:space="preserve">           &lt;representedOrganization&gt;</w:t>
            </w:r>
          </w:p>
          <w:p w:rsidRPr="00AD08FB" w:rsidR="00C12940" w:rsidP="00C12940" w:rsidRDefault="00C12940" w14:paraId="19C5410C" w14:textId="77777777">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rsidRPr="00AD08FB" w:rsidR="00C12940" w:rsidP="00C12940" w:rsidRDefault="00C12940" w14:paraId="3F5D2E4C" w14:textId="77777777">
            <w:pPr>
              <w:rPr>
                <w:rFonts w:ascii="Courier New" w:hAnsi="Courier New" w:cs="Courier New"/>
                <w:sz w:val="16"/>
                <w:szCs w:val="16"/>
              </w:rPr>
            </w:pPr>
            <w:r w:rsidRPr="00AD08FB">
              <w:rPr>
                <w:rFonts w:ascii="Courier New" w:hAnsi="Courier New" w:cs="Courier New"/>
                <w:sz w:val="16"/>
                <w:szCs w:val="16"/>
              </w:rPr>
              <w:t xml:space="preserve">           &lt;/representedOrganization&gt;</w:t>
            </w:r>
          </w:p>
          <w:p w:rsidRPr="00AD08FB" w:rsidR="00C12940" w:rsidP="00C12940" w:rsidRDefault="00C12940" w14:paraId="74C5E848"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676D07B7"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CCDF78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49E0681"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1D6C647F" w14:textId="77777777">
            <w:pPr>
              <w:rPr>
                <w:rFonts w:ascii="Courier New" w:hAnsi="Courier New" w:cs="Courier New"/>
                <w:sz w:val="16"/>
                <w:szCs w:val="16"/>
              </w:rPr>
            </w:pPr>
            <w:r w:rsidRPr="00AD08FB">
              <w:rPr>
                <w:rFonts w:ascii="Courier New" w:hAnsi="Courier New" w:cs="Courier New"/>
                <w:sz w:val="16"/>
                <w:szCs w:val="16"/>
              </w:rPr>
              <w:t xml:space="preserve">            &lt;!-- ** Result observation (V3) ** --&gt;</w:t>
            </w:r>
          </w:p>
          <w:p w:rsidRPr="00AD08FB" w:rsidR="00C12940" w:rsidP="00C12940" w:rsidRDefault="00C12940" w14:paraId="6258299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rsidRPr="00AD08FB" w:rsidR="00C12940" w:rsidP="00C12940" w:rsidRDefault="00C12940" w14:paraId="6B413ED4"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rsidRPr="00AD08FB" w:rsidR="00C12940" w:rsidP="00C12940" w:rsidRDefault="00C12940" w14:paraId="41144034" w14:textId="77777777">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rsidRPr="00AD08FB" w:rsidR="00C12940" w:rsidP="00C12940" w:rsidRDefault="00C12940" w14:paraId="40EFE807" w14:textId="77777777">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rsidRPr="00AD08FB" w:rsidR="00C12940" w:rsidP="00C12940" w:rsidRDefault="00C12940" w14:paraId="4EA525EA"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0AC65E3" w14:textId="77777777">
            <w:pPr>
              <w:rPr>
                <w:rFonts w:ascii="Courier New" w:hAnsi="Courier New" w:cs="Courier New"/>
                <w:sz w:val="16"/>
                <w:szCs w:val="16"/>
              </w:rPr>
            </w:pPr>
            <w:r w:rsidRPr="00AD08FB">
              <w:rPr>
                <w:rFonts w:ascii="Courier New" w:hAnsi="Courier New" w:cs="Courier New"/>
                <w:sz w:val="16"/>
                <w:szCs w:val="16"/>
              </w:rPr>
              <w:t xml:space="preserve">              &lt;reference value="#result1"/&gt;</w:t>
            </w:r>
          </w:p>
          <w:p w:rsidRPr="00AD08FB" w:rsidR="00C12940" w:rsidP="00C12940" w:rsidRDefault="00C12940" w14:paraId="60CD942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9BA4C9A"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0B198A03"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rsidRPr="00AD08FB" w:rsidR="00C12940" w:rsidP="00C12940" w:rsidRDefault="00C12940" w14:paraId="6DD0554D" w14:textId="77777777">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rsidRPr="00AD08FB" w:rsidR="00C12940" w:rsidP="00C12940" w:rsidRDefault="00C12940" w14:paraId="6C655E5C" w14:textId="77777777">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rsidRPr="00AD08FB" w:rsidR="00C12940" w:rsidP="00C12940" w:rsidRDefault="00C12940" w14:paraId="07E1E523"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002030FB"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6E03C8AD" w14:textId="77777777">
            <w:pPr>
              <w:rPr>
                <w:rFonts w:ascii="Courier New" w:hAnsi="Courier New" w:cs="Courier New"/>
                <w:sz w:val="16"/>
                <w:szCs w:val="16"/>
              </w:rPr>
            </w:pPr>
            <w:r w:rsidRPr="00AD08FB">
              <w:rPr>
                <w:rFonts w:ascii="Courier New" w:hAnsi="Courier New" w:cs="Courier New"/>
                <w:sz w:val="16"/>
                <w:szCs w:val="16"/>
              </w:rPr>
              <w:t xml:space="preserve">                &lt;value xsi:type="IVL_PQ"&gt;</w:t>
            </w:r>
          </w:p>
          <w:p w:rsidRPr="00AD08FB" w:rsidR="00C12940" w:rsidP="00C12940" w:rsidRDefault="00C12940" w14:paraId="2236773B" w14:textId="77777777">
            <w:pPr>
              <w:rPr>
                <w:rFonts w:ascii="Courier New" w:hAnsi="Courier New" w:cs="Courier New"/>
                <w:sz w:val="16"/>
                <w:szCs w:val="16"/>
              </w:rPr>
            </w:pPr>
            <w:r w:rsidRPr="00AD08FB">
              <w:rPr>
                <w:rFonts w:ascii="Courier New" w:hAnsi="Courier New" w:cs="Courier New"/>
                <w:sz w:val="16"/>
                <w:szCs w:val="16"/>
              </w:rPr>
              <w:t xml:space="preserve">                  &lt;low value="12.0" unit="g/dL"/&gt;</w:t>
            </w:r>
          </w:p>
          <w:p w:rsidRPr="00AD08FB" w:rsidR="00C12940" w:rsidP="00C12940" w:rsidRDefault="00C12940" w14:paraId="1E88E754" w14:textId="77777777">
            <w:pPr>
              <w:rPr>
                <w:rFonts w:ascii="Courier New" w:hAnsi="Courier New" w:cs="Courier New"/>
                <w:sz w:val="16"/>
                <w:szCs w:val="16"/>
              </w:rPr>
            </w:pPr>
            <w:r w:rsidRPr="00AD08FB">
              <w:rPr>
                <w:rFonts w:ascii="Courier New" w:hAnsi="Courier New" w:cs="Courier New"/>
                <w:sz w:val="16"/>
                <w:szCs w:val="16"/>
              </w:rPr>
              <w:t xml:space="preserve">                  &lt;high value="15.5" unit="g/dL"/&gt;</w:t>
            </w:r>
          </w:p>
          <w:p w:rsidRPr="00AD08FB" w:rsidR="00C12940" w:rsidP="00C12940" w:rsidRDefault="00C12940" w14:paraId="051F53A4"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1DD8710E"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1375DB96"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2B75D77E"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62D8D9FC"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42F70E3"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1B0A943A"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7FE52DCA" w14:textId="77777777">
            <w:pPr>
              <w:rPr>
                <w:rFonts w:ascii="Courier New" w:hAnsi="Courier New" w:cs="Courier New"/>
                <w:sz w:val="16"/>
                <w:szCs w:val="16"/>
              </w:rPr>
            </w:pPr>
            <w:r w:rsidRPr="00AD08FB">
              <w:rPr>
                <w:rFonts w:ascii="Courier New" w:hAnsi="Courier New" w:cs="Courier New"/>
                <w:sz w:val="16"/>
                <w:szCs w:val="16"/>
              </w:rPr>
              <w:t xml:space="preserve">            &lt;!-- ** Result observation ** --&gt;</w:t>
            </w:r>
          </w:p>
          <w:p w:rsidRPr="00AD08FB" w:rsidR="00C12940" w:rsidP="00C12940" w:rsidRDefault="00C12940" w14:paraId="161A8B7B"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rsidRPr="00AD08FB" w:rsidR="00C12940" w:rsidP="00C12940" w:rsidRDefault="00C12940" w14:paraId="1365B325"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rsidRPr="00AD08FB" w:rsidR="00C12940" w:rsidP="00C12940" w:rsidRDefault="00C12940" w14:paraId="3F965487" w14:textId="77777777">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rsidRPr="00AD08FB" w:rsidR="00C12940" w:rsidP="00C12940" w:rsidRDefault="00C12940" w14:paraId="0535A0D4" w14:textId="77777777">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rsidRPr="00AD08FB" w:rsidR="00C12940" w:rsidP="00C12940" w:rsidRDefault="00C12940" w14:paraId="75679A10" w14:textId="77777777">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rsidRPr="00AD08FB" w:rsidR="00C12940" w:rsidP="00C12940" w:rsidRDefault="00C12940" w14:paraId="228E48B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788FD95" w14:textId="77777777">
            <w:pPr>
              <w:rPr>
                <w:rFonts w:ascii="Courier New" w:hAnsi="Courier New" w:cs="Courier New"/>
                <w:sz w:val="16"/>
                <w:szCs w:val="16"/>
              </w:rPr>
            </w:pPr>
            <w:r w:rsidRPr="00AD08FB">
              <w:rPr>
                <w:rFonts w:ascii="Courier New" w:hAnsi="Courier New" w:cs="Courier New"/>
                <w:sz w:val="16"/>
                <w:szCs w:val="16"/>
              </w:rPr>
              <w:t xml:space="preserve">               &lt;reference value="#result2"/&gt;</w:t>
            </w:r>
          </w:p>
          <w:p w:rsidRPr="00AD08FB" w:rsidR="00C12940" w:rsidP="00C12940" w:rsidRDefault="00C12940" w14:paraId="6D751A30"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07A9434"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399476F7"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rsidRPr="00AD08FB" w:rsidR="00C12940" w:rsidP="00C12940" w:rsidRDefault="00C12940" w14:paraId="0FA4C709" w14:textId="77777777">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rsidRPr="00AD08FB" w:rsidR="00C12940" w:rsidP="00C12940" w:rsidRDefault="00C12940" w14:paraId="3F746DED" w14:textId="77777777">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rsidRPr="00AD08FB" w:rsidR="00C12940" w:rsidP="00C12940" w:rsidRDefault="00C12940" w14:paraId="70A9E5C7"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40E0E47A"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0EA9E66D" w14:textId="77777777">
            <w:pPr>
              <w:rPr>
                <w:rFonts w:ascii="Courier New" w:hAnsi="Courier New" w:cs="Courier New"/>
                <w:sz w:val="16"/>
                <w:szCs w:val="16"/>
              </w:rPr>
            </w:pPr>
            <w:r w:rsidRPr="00AD08FB">
              <w:rPr>
                <w:rFonts w:ascii="Courier New" w:hAnsi="Courier New" w:cs="Courier New"/>
                <w:sz w:val="16"/>
                <w:szCs w:val="16"/>
              </w:rPr>
              <w:t xml:space="preserve">              &lt;value xsi:type="IVL_PQ"&gt;</w:t>
            </w:r>
          </w:p>
          <w:p w:rsidRPr="00AD08FB" w:rsidR="00C12940" w:rsidP="00C12940" w:rsidRDefault="00C12940" w14:paraId="26F9AFBA" w14:textId="77777777">
            <w:pPr>
              <w:rPr>
                <w:rFonts w:ascii="Courier New" w:hAnsi="Courier New" w:cs="Courier New"/>
                <w:sz w:val="16"/>
                <w:szCs w:val="16"/>
              </w:rPr>
            </w:pPr>
            <w:r w:rsidRPr="00AD08FB">
              <w:rPr>
                <w:rFonts w:ascii="Courier New" w:hAnsi="Courier New" w:cs="Courier New"/>
                <w:sz w:val="16"/>
                <w:szCs w:val="16"/>
              </w:rPr>
              <w:t xml:space="preserve">                &lt;low value="4.3" unit="10*9/L"/&gt;</w:t>
            </w:r>
          </w:p>
          <w:p w:rsidRPr="00AD08FB" w:rsidR="00C12940" w:rsidP="00C12940" w:rsidRDefault="00C12940" w14:paraId="53D73B06" w14:textId="77777777">
            <w:pPr>
              <w:rPr>
                <w:rFonts w:ascii="Courier New" w:hAnsi="Courier New" w:cs="Courier New"/>
                <w:sz w:val="16"/>
                <w:szCs w:val="16"/>
              </w:rPr>
            </w:pPr>
            <w:r w:rsidRPr="00AD08FB">
              <w:rPr>
                <w:rFonts w:ascii="Courier New" w:hAnsi="Courier New" w:cs="Courier New"/>
                <w:sz w:val="16"/>
                <w:szCs w:val="16"/>
              </w:rPr>
              <w:t xml:space="preserve">                &lt;high value="10.8" unit="10*9/L"/&gt;</w:t>
            </w:r>
          </w:p>
          <w:p w:rsidRPr="00AD08FB" w:rsidR="00C12940" w:rsidP="00C12940" w:rsidRDefault="00C12940" w14:paraId="030047D3"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3CD019AF"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1676129D"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4AB4D8D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16EEA43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C1EA719" w14:textId="77777777">
            <w:pPr>
              <w:rPr>
                <w:rFonts w:ascii="Courier New" w:hAnsi="Courier New" w:cs="Courier New"/>
                <w:sz w:val="16"/>
                <w:szCs w:val="16"/>
              </w:rPr>
            </w:pPr>
            <w:r w:rsidRPr="00AD08FB">
              <w:rPr>
                <w:rFonts w:ascii="Courier New" w:hAnsi="Courier New" w:cs="Courier New"/>
                <w:sz w:val="16"/>
                <w:szCs w:val="16"/>
              </w:rPr>
              <w:t>...</w:t>
            </w:r>
          </w:p>
          <w:p w:rsidRPr="00AD08FB" w:rsidR="00C12940" w:rsidP="00C12940" w:rsidRDefault="00C12940" w14:paraId="1EFD511C"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771D6FA4"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3F50E9EE"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3A3D50" w:rsidR="004F33E9" w:rsidP="003A3D50" w:rsidRDefault="004F33E9" w14:paraId="7583A72E" w14:textId="77777777"/>
    <w:p w:rsidRPr="00C64922" w:rsidR="007D3708" w:rsidP="004C76D9" w:rsidRDefault="007D3708" w14:paraId="56B18FEA" w14:textId="77777777">
      <w:pPr>
        <w:pStyle w:val="Heading4"/>
      </w:pPr>
      <w:r w:rsidRPr="00C64922">
        <w:t>Result Observation</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04"/>
        <w:gridCol w:w="7056"/>
      </w:tblGrid>
      <w:tr w:rsidRPr="00C64922" w:rsidR="002954CE" w:rsidTr="004E29C8" w14:paraId="3DC402C2" w14:textId="77777777">
        <w:trPr>
          <w:cantSplit/>
          <w:tblHeader/>
        </w:trPr>
        <w:tc>
          <w:tcPr>
            <w:tcW w:w="2304" w:type="dxa"/>
            <w:tcBorders>
              <w:bottom w:val="nil"/>
              <w:right w:val="nil"/>
            </w:tcBorders>
            <w:shd w:val="clear" w:color="auto" w:fill="4F81BD"/>
          </w:tcPr>
          <w:p w:rsidRPr="00D14360" w:rsidR="00E42FA6" w:rsidP="00E42FA6" w:rsidRDefault="00E42FA6" w14:paraId="74EAD5C0"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70172D78" w14:textId="77777777">
            <w:pPr>
              <w:rPr>
                <w:rFonts w:cs="Calibri"/>
                <w:b/>
                <w:iCs/>
                <w:color w:val="FFFFFF"/>
              </w:rPr>
            </w:pPr>
            <w:r w:rsidRPr="00D14360">
              <w:rPr>
                <w:rFonts w:cs="Calibri"/>
                <w:b/>
                <w:iCs/>
                <w:color w:val="FFFFFF"/>
              </w:rPr>
              <w:t xml:space="preserve">Result Observation (V3) </w:t>
            </w:r>
          </w:p>
          <w:p w:rsidRPr="00D14360" w:rsidR="00E42FA6" w:rsidP="00E42FA6" w:rsidRDefault="00E42FA6" w14:paraId="44384536" w14:textId="77777777">
            <w:pPr>
              <w:rPr>
                <w:rFonts w:cs="Calibri"/>
                <w:bCs/>
                <w:color w:val="FFFFFF"/>
              </w:rPr>
            </w:pPr>
            <w:r w:rsidRPr="00D14360">
              <w:rPr>
                <w:rFonts w:cs="Calibri"/>
                <w:bCs/>
                <w:color w:val="FFFFFF"/>
                <w:sz w:val="18"/>
              </w:rPr>
              <w:t>[observation: identifier urn:hl7ii:2.16.840.1.113883.10.20.22.4.2:2015-08-01 (open)]</w:t>
            </w:r>
          </w:p>
        </w:tc>
      </w:tr>
      <w:tr w:rsidRPr="00C64922" w:rsidR="002954CE" w:rsidTr="004E29C8" w14:paraId="3C8CF0B2" w14:textId="77777777">
        <w:trPr>
          <w:cantSplit/>
          <w:trHeight w:val="341"/>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23AA93A9"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61EF834C"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512564A" w14:textId="77777777">
        <w:trPr>
          <w:cantSplit/>
          <w:trHeight w:val="530"/>
        </w:trPr>
        <w:tc>
          <w:tcPr>
            <w:tcW w:w="2304" w:type="dxa"/>
            <w:tcBorders>
              <w:right w:val="nil"/>
            </w:tcBorders>
            <w:shd w:val="clear" w:color="auto" w:fill="FFFFFF"/>
          </w:tcPr>
          <w:p w:rsidRPr="00D14360" w:rsidR="00E42FA6" w:rsidP="00E42FA6" w:rsidRDefault="00E42FA6" w14:paraId="05FAC0B2"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7FBF32F1"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Pr="00C64922" w:rsidR="002954CE" w:rsidTr="004E29C8" w14:paraId="78EF100D" w14:textId="77777777">
        <w:trPr>
          <w:cantSplit/>
          <w:trHeight w:val="1529"/>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B852FC6" w14:textId="77777777">
            <w:pPr>
              <w:rPr>
                <w:rFonts w:cs="Calibri"/>
                <w:b/>
                <w:bCs/>
              </w:rPr>
            </w:pPr>
            <w:r w:rsidRPr="00D14360">
              <w:rPr>
                <w:rFonts w:cs="Calibri"/>
                <w:b/>
                <w:bCs/>
              </w:rPr>
              <w:t>ActStatus</w:t>
            </w:r>
          </w:p>
        </w:tc>
        <w:tc>
          <w:tcPr>
            <w:tcW w:w="7056" w:type="dxa"/>
            <w:tcBorders>
              <w:top w:val="single" w:color="4F81BD" w:sz="4" w:space="0"/>
              <w:bottom w:val="single" w:color="4F81BD" w:sz="4" w:space="0"/>
            </w:tcBorders>
            <w:shd w:val="clear" w:color="auto" w:fill="auto"/>
          </w:tcPr>
          <w:p w:rsidRPr="00D14360" w:rsidR="00E42FA6" w:rsidP="00E42FA6" w:rsidRDefault="00E42FA6" w14:paraId="0F867F1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rsidR="005C79A1" w:rsidP="00E42FA6" w:rsidRDefault="005C79A1" w14:paraId="05B2684E" w14:textId="77777777">
            <w:pPr>
              <w:pStyle w:val="Default"/>
              <w:rPr>
                <w:rFonts w:ascii="Calibri Light" w:hAnsi="Calibri Light" w:cs="Calibri Light"/>
                <w:sz w:val="20"/>
                <w:szCs w:val="18"/>
              </w:rPr>
            </w:pPr>
          </w:p>
          <w:p w:rsidRPr="00D14360" w:rsidR="00E42FA6" w:rsidP="00E42FA6" w:rsidRDefault="00E42FA6" w14:paraId="35C59B99" w14:textId="2824DB4D">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2954CE" w:rsidTr="004E29C8" w14:paraId="6BE9F865" w14:textId="77777777">
        <w:trPr>
          <w:cantSplit/>
          <w:trHeight w:val="800"/>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0647A9E7" w14:textId="77777777">
            <w:pPr>
              <w:rPr>
                <w:rFonts w:cs="Calibri"/>
                <w:b/>
                <w:bCs/>
              </w:rPr>
            </w:pPr>
            <w:r w:rsidRPr="00D14360">
              <w:rPr>
                <w:rFonts w:cs="Calibri"/>
                <w:b/>
                <w:bCs/>
              </w:rPr>
              <w:t>Negation</w:t>
            </w:r>
          </w:p>
        </w:tc>
        <w:tc>
          <w:tcPr>
            <w:tcW w:w="7056" w:type="dxa"/>
            <w:tcBorders>
              <w:top w:val="single" w:color="4F81BD" w:sz="4" w:space="0"/>
              <w:bottom w:val="single" w:color="4472C4" w:themeColor="accent1" w:sz="4" w:space="0"/>
            </w:tcBorders>
            <w:shd w:val="clear" w:color="auto" w:fill="auto"/>
          </w:tcPr>
          <w:p w:rsidRPr="00D14360" w:rsidR="001D30C4" w:rsidP="00D14360" w:rsidRDefault="00E42FA6" w14:paraId="064DBB0B" w14:textId="28FDE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6F0D4A58" w14:textId="31665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2954CE" w:rsidTr="004E29C8" w14:paraId="7829E49A"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E2BC7"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70D2577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rsidR="005C79A1" w:rsidP="00E42FA6" w:rsidRDefault="005C79A1" w14:paraId="472C0C72" w14:textId="77777777">
            <w:pPr>
              <w:rPr>
                <w:rFonts w:ascii="Calibri Light" w:hAnsi="Calibri Light" w:cs="Calibri Light"/>
                <w:color w:val="000000"/>
                <w:szCs w:val="18"/>
              </w:rPr>
            </w:pPr>
          </w:p>
          <w:p w:rsidRPr="00D14360" w:rsidR="00E42FA6" w:rsidP="00E42FA6" w:rsidRDefault="00E42FA6" w14:paraId="507373AF" w14:textId="464E5BFE">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Pr="00C64922" w:rsidR="00596CA4" w:rsidTr="004E29C8" w14:paraId="1F8FAB11" w14:textId="77777777">
        <w:trPr>
          <w:cantSplit/>
        </w:trPr>
        <w:tc>
          <w:tcPr>
            <w:tcW w:w="2304" w:type="dxa"/>
            <w:tcBorders>
              <w:top w:val="single" w:color="4472C4" w:sz="4" w:space="0"/>
              <w:bottom w:val="single" w:color="4F81BD" w:sz="4" w:space="0"/>
              <w:right w:val="nil"/>
            </w:tcBorders>
            <w:shd w:val="clear" w:color="auto" w:fill="FFFFFF"/>
          </w:tcPr>
          <w:p w:rsidRPr="00D14360" w:rsidR="00596CA4" w:rsidP="00596CA4" w:rsidRDefault="00596CA4" w14:paraId="7A33D497" w14:textId="77777777">
            <w:pPr>
              <w:rPr>
                <w:rFonts w:cs="Calibri"/>
                <w:b/>
                <w:bCs/>
              </w:rPr>
            </w:pPr>
            <w:r w:rsidRPr="00596CA4">
              <w:rPr>
                <w:rFonts w:cs="Calibri"/>
                <w:b/>
                <w:bCs/>
              </w:rPr>
              <w:t>Example</w:t>
            </w:r>
          </w:p>
        </w:tc>
        <w:tc>
          <w:tcPr>
            <w:tcW w:w="7056" w:type="dxa"/>
            <w:tcBorders>
              <w:top w:val="single" w:color="4472C4" w:sz="4" w:space="0"/>
              <w:bottom w:val="single" w:color="4F81BD" w:sz="4" w:space="0"/>
            </w:tcBorders>
            <w:shd w:val="clear" w:color="auto" w:fill="auto"/>
          </w:tcPr>
          <w:p w:rsidRPr="00D14360" w:rsidR="00596CA4" w:rsidP="00596CA4" w:rsidRDefault="00596CA4" w14:paraId="316F8D62" w14:textId="1BBAC277">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7D3708" w:rsidP="007D3708" w:rsidRDefault="000816FD" w14:paraId="65A26312" w14:textId="2B7FBCCC">
      <w:pPr>
        <w:pStyle w:val="Caption"/>
      </w:pPr>
      <w:r>
        <w:t xml:space="preserve">  </w:t>
      </w:r>
      <w:bookmarkStart w:name="_Toc118898845" w:id="1825"/>
      <w:bookmarkStart w:name="_Toc119940049" w:id="1826"/>
      <w:bookmarkStart w:name="_Toc135313080" w:id="1827"/>
      <w:r w:rsidRPr="00C64922" w:rsidR="007D3708">
        <w:t xml:space="preserve">Table </w:t>
      </w:r>
      <w:r>
        <w:fldChar w:fldCharType="begin"/>
      </w:r>
      <w:r>
        <w:instrText>SEQ Table \* ARABIC</w:instrText>
      </w:r>
      <w:r>
        <w:fldChar w:fldCharType="separate"/>
      </w:r>
      <w:r w:rsidR="00DC1072">
        <w:rPr>
          <w:noProof/>
        </w:rPr>
        <w:t>59</w:t>
      </w:r>
      <w:r>
        <w:fldChar w:fldCharType="end"/>
      </w:r>
      <w:r w:rsidRPr="00C64922" w:rsidR="007D3708">
        <w:t>: Result Observation</w:t>
      </w:r>
      <w:r w:rsidR="00852DED">
        <w:t xml:space="preserve"> Template</w:t>
      </w:r>
      <w:bookmarkEnd w:id="1825"/>
      <w:bookmarkEnd w:id="1826"/>
      <w:bookmarkEnd w:id="1827"/>
    </w:p>
    <w:p w:rsidRPr="00717DBB" w:rsidR="007D3708" w:rsidP="00FD31AC" w:rsidRDefault="007D3708" w14:paraId="21BF96B6" w14:textId="7CCA29FA">
      <w:pPr>
        <w:pStyle w:val="Heading3"/>
      </w:pPr>
      <w:bookmarkStart w:name="_Toc11391308" w:id="1828"/>
      <w:bookmarkStart w:name="_Toc119939873" w:id="1829"/>
      <w:bookmarkStart w:name="_Toc135312904" w:id="1830"/>
      <w:r>
        <w:t>Vital Sign</w:t>
      </w:r>
      <w:bookmarkEnd w:id="1828"/>
      <w:bookmarkEnd w:id="1829"/>
      <w:bookmarkEnd w:id="1830"/>
    </w:p>
    <w:p w:rsidR="007D3708" w:rsidP="004C76D9" w:rsidRDefault="007D3708" w14:paraId="4E05908B" w14:textId="77777777">
      <w:pPr>
        <w:pStyle w:val="Heading4"/>
      </w:pPr>
      <w:r w:rsidRPr="00C64922">
        <w:t>Vital Signs Organizer</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1E43A518" w14:textId="77777777">
        <w:trPr>
          <w:trHeight w:val="576"/>
        </w:trPr>
        <w:tc>
          <w:tcPr>
            <w:tcW w:w="683" w:type="dxa"/>
            <w:tcBorders>
              <w:right w:val="nil"/>
            </w:tcBorders>
            <w:shd w:val="clear" w:color="auto" w:fill="C6D9F1"/>
          </w:tcPr>
          <w:p w:rsidRPr="00C64922" w:rsidR="00CD3D7C" w:rsidP="001104A1" w:rsidRDefault="00634398" w14:paraId="468708D3" w14:textId="77777777">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456A68CF" w14:textId="77777777">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Pr="007770C6" w:rsidR="00E83F3B">
              <w:rPr>
                <w:b/>
                <w:sz w:val="20"/>
              </w:rPr>
              <w:t>093</w:t>
            </w:r>
            <w:r w:rsidRPr="007770C6">
              <w:rPr>
                <w:b/>
                <w:sz w:val="20"/>
              </w:rPr>
              <w:t>]</w:t>
            </w:r>
            <w:r w:rsidRPr="007770C6" w:rsidR="007A42C5">
              <w:rPr>
                <w:b/>
                <w:sz w:val="20"/>
              </w:rPr>
              <w:t xml:space="preserve"> </w:t>
            </w:r>
          </w:p>
        </w:tc>
      </w:tr>
    </w:tbl>
    <w:p w:rsidRPr="00CD3D7C" w:rsidR="00CD3D7C" w:rsidP="003A3D50" w:rsidRDefault="00CD3D7C" w14:paraId="24213FAB" w14:textId="77777777">
      <w:pPr>
        <w:rPr>
          <w:rFonts w:eastAsia="Calibri"/>
        </w:rPr>
      </w:pP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2304"/>
        <w:gridCol w:w="7056"/>
      </w:tblGrid>
      <w:tr w:rsidRPr="00C64922" w:rsidR="002954CE" w:rsidTr="004E29C8" w14:paraId="491225B2" w14:textId="77777777">
        <w:trPr>
          <w:cantSplit/>
          <w:tblHeader/>
        </w:trPr>
        <w:tc>
          <w:tcPr>
            <w:tcW w:w="2304" w:type="dxa"/>
            <w:tcBorders>
              <w:bottom w:val="nil"/>
              <w:right w:val="nil"/>
            </w:tcBorders>
            <w:shd w:val="clear" w:color="auto" w:fill="4F81BD"/>
          </w:tcPr>
          <w:p w:rsidRPr="00D14360" w:rsidR="00E42FA6" w:rsidP="00E42FA6" w:rsidRDefault="00E42FA6" w14:paraId="2A945492"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177D2987" w14:textId="77777777">
            <w:pPr>
              <w:rPr>
                <w:rFonts w:cs="Calibri"/>
                <w:b/>
                <w:iCs/>
                <w:color w:val="FFFFFF"/>
              </w:rPr>
            </w:pPr>
            <w:r w:rsidRPr="00D14360">
              <w:rPr>
                <w:rFonts w:cs="Calibri"/>
                <w:b/>
                <w:iCs/>
                <w:color w:val="FFFFFF"/>
              </w:rPr>
              <w:t xml:space="preserve">Vital Signs Organizer (V3) </w:t>
            </w:r>
          </w:p>
          <w:p w:rsidRPr="00D14360" w:rsidR="00E42FA6" w:rsidP="00E42FA6" w:rsidRDefault="00E42FA6" w14:paraId="37AED445" w14:textId="77777777">
            <w:pPr>
              <w:rPr>
                <w:rFonts w:cs="Calibri"/>
                <w:bCs/>
                <w:color w:val="FFFFFF"/>
              </w:rPr>
            </w:pPr>
            <w:r w:rsidRPr="00D14360">
              <w:rPr>
                <w:rFonts w:cs="Calibri"/>
                <w:bCs/>
                <w:color w:val="FFFFFF"/>
                <w:sz w:val="18"/>
              </w:rPr>
              <w:t>[organizer: identifier urn:hl7ii:2.16.840.1.113883.10.20.22.4.26:2015-08-01 (open)]</w:t>
            </w:r>
          </w:p>
        </w:tc>
      </w:tr>
      <w:tr w:rsidRPr="00C64922" w:rsidR="002954CE" w:rsidTr="004E29C8" w14:paraId="5A91EAF8" w14:textId="77777777">
        <w:trPr>
          <w:cantSplit/>
          <w:trHeight w:val="296"/>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583CF435"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3571673A"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5CAA538C" w14:textId="77777777">
        <w:trPr>
          <w:cantSplit/>
          <w:trHeight w:val="611"/>
        </w:trPr>
        <w:tc>
          <w:tcPr>
            <w:tcW w:w="2304" w:type="dxa"/>
            <w:tcBorders>
              <w:right w:val="nil"/>
            </w:tcBorders>
            <w:shd w:val="clear" w:color="auto" w:fill="FFFFFF"/>
          </w:tcPr>
          <w:p w:rsidRPr="00D14360" w:rsidR="00E42FA6" w:rsidP="00E42FA6" w:rsidRDefault="00E42FA6" w14:paraId="2AF01033"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56AA41C7"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Pr="00C64922" w:rsidR="002954CE" w:rsidTr="004E29C8" w14:paraId="495BA1BF" w14:textId="77777777">
        <w:trPr>
          <w:cantSplit/>
          <w:trHeight w:val="800"/>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D53FD0D" w14:textId="77777777">
            <w:pPr>
              <w:rPr>
                <w:rFonts w:cs="Calibri"/>
                <w:b/>
                <w:bCs/>
              </w:rPr>
            </w:pPr>
            <w:r w:rsidRPr="00D14360">
              <w:rPr>
                <w:rFonts w:cs="Calibri"/>
                <w:b/>
                <w:bCs/>
              </w:rPr>
              <w:t>ActStatus</w:t>
            </w:r>
          </w:p>
        </w:tc>
        <w:tc>
          <w:tcPr>
            <w:tcW w:w="7056" w:type="dxa"/>
            <w:tcBorders>
              <w:top w:val="single" w:color="4F81BD" w:sz="4" w:space="0"/>
              <w:bottom w:val="single" w:color="4F81BD" w:sz="4" w:space="0"/>
            </w:tcBorders>
            <w:shd w:val="clear" w:color="auto" w:fill="auto"/>
          </w:tcPr>
          <w:p w:rsidRPr="00D14360" w:rsidR="00E42FA6" w:rsidP="00E42FA6" w:rsidRDefault="00632AAF" w14:paraId="6A1F915E" w14:textId="77777777">
            <w:pPr>
              <w:rPr>
                <w:rFonts w:ascii="Calibri Light" w:hAnsi="Calibri Light" w:cs="Calibri Light"/>
                <w:szCs w:val="18"/>
              </w:rPr>
            </w:pPr>
            <w:r>
              <w:rPr>
                <w:rFonts w:ascii="Calibri Light" w:hAnsi="Calibri Light" w:cs="Calibri Light"/>
                <w:szCs w:val="18"/>
              </w:rPr>
              <w:t xml:space="preserve">A </w:t>
            </w:r>
            <w:r w:rsidRPr="00D14360" w:rsidR="00E42FA6">
              <w:rPr>
                <w:rFonts w:ascii="Calibri Light" w:hAnsi="Calibri Light" w:cs="Calibri Light"/>
                <w:szCs w:val="18"/>
              </w:rPr>
              <w:t xml:space="preserve">Vital Signs Organizer SHALL have a statusCode of "completed". </w:t>
            </w:r>
          </w:p>
          <w:p w:rsidRPr="00D14360" w:rsidR="00E42FA6" w:rsidP="00D14360" w:rsidRDefault="00E42FA6" w14:paraId="5818C573"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Pr="00C64922" w:rsidR="004E29C8" w:rsidTr="004E29C8" w14:paraId="44FC8F82" w14:textId="77777777">
        <w:trPr>
          <w:cantSplit/>
          <w:trHeight w:val="359"/>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5B58F57A" w14:textId="77777777">
            <w:pPr>
              <w:rPr>
                <w:rFonts w:cs="Calibri"/>
                <w:b/>
                <w:bCs/>
              </w:rPr>
            </w:pPr>
            <w:r w:rsidRPr="00D14360">
              <w:rPr>
                <w:rFonts w:cs="Calibri"/>
                <w:b/>
                <w:bCs/>
              </w:rPr>
              <w:t>Negation</w:t>
            </w:r>
          </w:p>
        </w:tc>
        <w:tc>
          <w:tcPr>
            <w:tcW w:w="7056" w:type="dxa"/>
            <w:tcBorders>
              <w:top w:val="single" w:color="4F81BD" w:sz="4" w:space="0"/>
              <w:bottom w:val="single" w:color="4472C4" w:themeColor="accent1" w:sz="4" w:space="0"/>
            </w:tcBorders>
            <w:shd w:val="clear" w:color="auto" w:fill="auto"/>
          </w:tcPr>
          <w:p w:rsidRPr="00D14360" w:rsidR="00E42FA6" w:rsidP="00D14360" w:rsidRDefault="00E42FA6" w14:paraId="7ECE22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Pr="00C64922" w:rsidR="004E29C8" w:rsidTr="004E29C8" w14:paraId="3157897D"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38310292"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4B3C5C4D"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rsidRPr="00D14360" w:rsidR="00852DED" w:rsidRDefault="00852DED" w14:paraId="65ADD7D4" w14:textId="77777777">
            <w:pPr>
              <w:pStyle w:val="Default"/>
              <w:rPr>
                <w:rFonts w:ascii="Calibri Light" w:hAnsi="Calibri Light" w:cs="Calibri Light"/>
                <w:sz w:val="20"/>
                <w:szCs w:val="18"/>
              </w:rPr>
            </w:pPr>
          </w:p>
          <w:p w:rsidRPr="00D14360" w:rsidR="00E42FA6" w:rsidRDefault="00E42FA6" w14:paraId="593DC265"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E29C8" w:rsidTr="004E29C8" w14:paraId="76000F8E" w14:textId="77777777">
        <w:trPr>
          <w:cantSplit/>
        </w:trPr>
        <w:tc>
          <w:tcPr>
            <w:tcW w:w="2304" w:type="dxa"/>
            <w:tcBorders>
              <w:top w:val="single" w:color="4472C4" w:sz="4" w:space="0"/>
              <w:bottom w:val="single" w:color="4F81BD" w:sz="4" w:space="0"/>
              <w:right w:val="nil"/>
            </w:tcBorders>
            <w:shd w:val="clear" w:color="auto" w:fill="FFFFFF"/>
          </w:tcPr>
          <w:p w:rsidRPr="00AD08FB" w:rsidR="004F33E9" w:rsidP="004F33E9" w:rsidRDefault="004F33E9" w14:paraId="0642505D" w14:textId="77777777">
            <w:pPr>
              <w:rPr>
                <w:rFonts w:ascii="Calibri Light" w:hAnsi="Calibri Light" w:cs="Calibri Light"/>
                <w:b/>
                <w:bCs/>
              </w:rPr>
            </w:pPr>
            <w:r w:rsidRPr="00AD08FB">
              <w:rPr>
                <w:rFonts w:ascii="Calibri Light" w:hAnsi="Calibri Light" w:cs="Calibri Light"/>
                <w:b/>
                <w:bCs/>
              </w:rPr>
              <w:t>Example</w:t>
            </w:r>
          </w:p>
        </w:tc>
        <w:tc>
          <w:tcPr>
            <w:tcW w:w="7056" w:type="dxa"/>
            <w:tcBorders>
              <w:top w:val="single" w:color="4472C4" w:sz="4" w:space="0"/>
              <w:bottom w:val="single" w:color="4F81BD" w:sz="4" w:space="0"/>
            </w:tcBorders>
            <w:shd w:val="clear" w:color="auto" w:fill="auto"/>
          </w:tcPr>
          <w:p w:rsidRPr="00AD08FB" w:rsidR="004F33E9" w:rsidP="004F33E9" w:rsidRDefault="00596CA4" w14:paraId="3911ABFE" w14:textId="728D69D5">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bl>
    <w:p w:rsidR="007D3708" w:rsidP="007D3708" w:rsidRDefault="000816FD" w14:paraId="7B61A415" w14:textId="48F5AA5D">
      <w:pPr>
        <w:pStyle w:val="Caption"/>
      </w:pPr>
      <w:r>
        <w:t xml:space="preserve">  </w:t>
      </w:r>
      <w:bookmarkStart w:name="_Toc118898846" w:id="1831"/>
      <w:bookmarkStart w:name="_Toc119940050" w:id="1832"/>
      <w:bookmarkStart w:name="_Toc135313081" w:id="1833"/>
      <w:r w:rsidRPr="00C64922" w:rsidR="007D3708">
        <w:t xml:space="preserve">Table </w:t>
      </w:r>
      <w:r>
        <w:fldChar w:fldCharType="begin"/>
      </w:r>
      <w:r>
        <w:instrText>SEQ Table \* ARABIC</w:instrText>
      </w:r>
      <w:r>
        <w:fldChar w:fldCharType="separate"/>
      </w:r>
      <w:r w:rsidR="00DC1072">
        <w:rPr>
          <w:noProof/>
        </w:rPr>
        <w:t>60</w:t>
      </w:r>
      <w:r>
        <w:fldChar w:fldCharType="end"/>
      </w:r>
      <w:r w:rsidRPr="00C64922" w:rsidR="007D3708">
        <w:t>: Vital Signs Organizer</w:t>
      </w:r>
      <w:r w:rsidR="00852DED">
        <w:t xml:space="preserve"> Template</w:t>
      </w:r>
      <w:bookmarkEnd w:id="1831"/>
      <w:bookmarkEnd w:id="1832"/>
      <w:bookmarkEnd w:id="1833"/>
    </w:p>
    <w:p w:rsidR="004F33E9" w:rsidP="003A3D50" w:rsidRDefault="004F33E9" w14:paraId="6BE0B03D" w14:textId="69A8AA6A">
      <w:pPr>
        <w:pStyle w:val="Caption"/>
        <w:keepNext/>
        <w:spacing w:after="0"/>
      </w:pPr>
      <w:bookmarkStart w:name="_Ref21883840" w:id="1834"/>
      <w:bookmarkStart w:name="_Toc118898777" w:id="1835"/>
      <w:bookmarkStart w:name="_Toc119939980" w:id="1836"/>
      <w:bookmarkStart w:name="_Toc135313012" w:id="1837"/>
      <w:r>
        <w:t xml:space="preserve">Example </w:t>
      </w:r>
      <w:r>
        <w:fldChar w:fldCharType="begin"/>
      </w:r>
      <w:r>
        <w:instrText>SEQ Example \* ARABIC</w:instrText>
      </w:r>
      <w:r>
        <w:fldChar w:fldCharType="separate"/>
      </w:r>
      <w:r w:rsidR="00DC1072">
        <w:rPr>
          <w:noProof/>
        </w:rPr>
        <w:t>57</w:t>
      </w:r>
      <w:r>
        <w:fldChar w:fldCharType="end"/>
      </w:r>
      <w:r w:rsidRPr="00C12940">
        <w:t>: Vital Signs Organizer</w:t>
      </w:r>
      <w:bookmarkEnd w:id="1834"/>
      <w:bookmarkEnd w:id="1835"/>
      <w:bookmarkEnd w:id="1836"/>
      <w:bookmarkEnd w:id="183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0585AA61" w14:textId="77777777">
        <w:tc>
          <w:tcPr>
            <w:tcW w:w="9576" w:type="dxa"/>
            <w:shd w:val="clear" w:color="auto" w:fill="auto"/>
          </w:tcPr>
          <w:p w:rsidRPr="00AD08FB" w:rsidR="00C12940" w:rsidP="00C12940" w:rsidRDefault="00C12940" w14:paraId="25D602AE"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1E31A40E" w14:textId="2B83E76D">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rsidRPr="00AD08FB" w:rsidR="00C12940" w:rsidP="00C12940" w:rsidRDefault="00C12940" w14:paraId="716F7491" w14:textId="77777777">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rsidRPr="00AD08FB" w:rsidR="00C12940" w:rsidP="00C12940" w:rsidRDefault="00C12940" w14:paraId="5BD7C374" w14:textId="77777777">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rsidRPr="00AD08FB" w:rsidR="00C12940" w:rsidP="00C12940" w:rsidRDefault="00C12940" w14:paraId="7F721ED1"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rsidRPr="00AD08FB" w:rsidR="00C12940" w:rsidP="00C12940" w:rsidRDefault="00C12940" w14:paraId="5815246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rsidRPr="00AD08FB" w:rsidR="00C12940" w:rsidP="00C12940" w:rsidRDefault="00C12940" w14:paraId="3E231DA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rsidRPr="00AD08FB" w:rsidR="00C12940" w:rsidP="00C12940" w:rsidRDefault="00C12940" w14:paraId="6436328A"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rsidRPr="00AD08FB" w:rsidR="00C12940" w:rsidP="00C12940" w:rsidRDefault="00C12940" w14:paraId="0E3DB6EC" w14:textId="77777777">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rsidRPr="00AD08FB" w:rsidR="00C12940" w:rsidP="00C12940" w:rsidRDefault="00C12940" w14:paraId="709F2697" w14:textId="77777777">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rsidRPr="00AD08FB" w:rsidR="00C12940" w:rsidP="00C12940" w:rsidRDefault="00C12940" w14:paraId="24986B2A"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653EAED"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5C683035"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240E3E3E"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17693F5" w14:textId="77777777">
            <w:pPr>
              <w:rPr>
                <w:rFonts w:ascii="Courier New" w:hAnsi="Courier New" w:cs="Courier New"/>
                <w:sz w:val="16"/>
                <w:szCs w:val="16"/>
              </w:rPr>
            </w:pPr>
            <w:r w:rsidRPr="00AD08FB">
              <w:rPr>
                <w:rFonts w:ascii="Courier New" w:hAnsi="Courier New" w:cs="Courier New"/>
                <w:sz w:val="16"/>
                <w:szCs w:val="16"/>
              </w:rPr>
              <w:t xml:space="preserve">          &lt;th&gt;Vital Sign&lt;/th&gt;</w:t>
            </w:r>
          </w:p>
          <w:p w:rsidRPr="00AD08FB" w:rsidR="00C12940" w:rsidP="00C12940" w:rsidRDefault="00C12940" w14:paraId="4D170A20" w14:textId="77777777">
            <w:pPr>
              <w:rPr>
                <w:rFonts w:ascii="Courier New" w:hAnsi="Courier New" w:cs="Courier New"/>
                <w:sz w:val="16"/>
                <w:szCs w:val="16"/>
              </w:rPr>
            </w:pPr>
            <w:r w:rsidRPr="00AD08FB">
              <w:rPr>
                <w:rFonts w:ascii="Courier New" w:hAnsi="Courier New" w:cs="Courier New"/>
                <w:sz w:val="16"/>
                <w:szCs w:val="16"/>
              </w:rPr>
              <w:t xml:space="preserve">          &lt;th&gt;Reading&lt;/th&gt;</w:t>
            </w:r>
          </w:p>
          <w:p w:rsidRPr="00AD08FB" w:rsidR="00C12940" w:rsidP="00C12940" w:rsidRDefault="00C12940" w14:paraId="07EC4B97" w14:textId="77777777">
            <w:pPr>
              <w:rPr>
                <w:rFonts w:ascii="Courier New" w:hAnsi="Courier New" w:cs="Courier New"/>
                <w:sz w:val="16"/>
                <w:szCs w:val="16"/>
              </w:rPr>
            </w:pPr>
            <w:r w:rsidRPr="00AD08FB">
              <w:rPr>
                <w:rFonts w:ascii="Courier New" w:hAnsi="Courier New" w:cs="Courier New"/>
                <w:sz w:val="16"/>
                <w:szCs w:val="16"/>
              </w:rPr>
              <w:t xml:space="preserve">          &lt;th&gt;Time Taken&lt;/th&gt;</w:t>
            </w:r>
          </w:p>
          <w:p w:rsidRPr="00AD08FB" w:rsidR="00C12940" w:rsidP="00C12940" w:rsidRDefault="00C12940" w14:paraId="0F1C8AC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505444B"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4619D414"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67E9CD25"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F6FE208" w14:textId="77777777">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rsidRPr="00AD08FB" w:rsidR="00C12940" w:rsidP="00C12940" w:rsidRDefault="00C12940" w14:paraId="523EFB5C"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553DE9F0" w14:textId="77777777">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rsidRPr="00AD08FB" w:rsidR="00C12940" w:rsidP="00C12940" w:rsidRDefault="00C12940" w14:paraId="43447D25"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3581CFEE"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012AEF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7CFC4FF"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8C56777" w14:textId="77777777">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rsidRPr="00AD08FB" w:rsidR="00C12940" w:rsidP="00C12940" w:rsidRDefault="00C12940" w14:paraId="481F31BF" w14:textId="77777777">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rsidRPr="00AD08FB" w:rsidR="00C12940" w:rsidP="00C12940" w:rsidRDefault="00C12940" w14:paraId="6FC44D6B"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8DAE45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0763811"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3251BDF1"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04F0914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C014820" w14:textId="77777777">
            <w:pPr>
              <w:rPr>
                <w:rFonts w:ascii="Courier New" w:hAnsi="Courier New" w:cs="Courier New"/>
                <w:sz w:val="16"/>
                <w:szCs w:val="16"/>
              </w:rPr>
            </w:pPr>
            <w:r w:rsidRPr="00AD08FB">
              <w:rPr>
                <w:rFonts w:ascii="Courier New" w:hAnsi="Courier New" w:cs="Courier New"/>
                <w:sz w:val="16"/>
                <w:szCs w:val="16"/>
              </w:rPr>
              <w:t xml:space="preserve">  &lt;entry typeCode="DRIV"&gt;</w:t>
            </w:r>
          </w:p>
          <w:p w:rsidRPr="00AD08FB" w:rsidR="00C12940" w:rsidP="00C12940" w:rsidRDefault="00C12940" w14:paraId="7838C179" w14:textId="77777777">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rsidRPr="00AD08FB" w:rsidR="00C12940" w:rsidP="00C12940" w:rsidRDefault="00C12940" w14:paraId="3463349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rsidRPr="00AD08FB" w:rsidR="00C12940" w:rsidP="00C12940" w:rsidRDefault="00C12940" w14:paraId="5CE58BF3"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rsidRPr="00AD08FB" w:rsidR="00C12940" w:rsidP="00C12940" w:rsidRDefault="00C12940" w14:paraId="6D36D638" w14:textId="77777777">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rsidRPr="00AD08FB" w:rsidR="00C12940" w:rsidP="00C12940" w:rsidRDefault="00C12940" w14:paraId="6BC52697" w14:textId="77777777">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rsidRPr="00AD08FB" w:rsidR="00C12940" w:rsidP="00C12940" w:rsidRDefault="00C12940" w14:paraId="05665FA0" w14:textId="77777777">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rsidRPr="00AD08FB" w:rsidR="00C12940" w:rsidP="00C12940" w:rsidRDefault="00C12940" w14:paraId="436F3ED6" w14:textId="77777777">
            <w:pPr>
              <w:rPr>
                <w:rFonts w:ascii="Courier New" w:hAnsi="Courier New" w:cs="Courier New"/>
                <w:sz w:val="16"/>
                <w:szCs w:val="16"/>
              </w:rPr>
            </w:pPr>
            <w:r w:rsidRPr="00AD08FB">
              <w:rPr>
                <w:rFonts w:ascii="Courier New" w:hAnsi="Courier New" w:cs="Courier New"/>
                <w:sz w:val="16"/>
                <w:szCs w:val="16"/>
              </w:rPr>
              <w:t xml:space="preserve">         codeSystemName="LOINC" </w:t>
            </w:r>
          </w:p>
          <w:p w:rsidRPr="00AD08FB" w:rsidR="00C12940" w:rsidP="00C12940" w:rsidRDefault="00C12940" w14:paraId="1DCA7D0C" w14:textId="77777777">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rsidRPr="00AD08FB" w:rsidR="00C12940" w:rsidP="00C12940" w:rsidRDefault="00C12940" w14:paraId="7C2BFF03" w14:textId="77777777">
            <w:pPr>
              <w:rPr>
                <w:rFonts w:ascii="Courier New" w:hAnsi="Courier New" w:cs="Courier New"/>
                <w:sz w:val="16"/>
                <w:szCs w:val="16"/>
              </w:rPr>
            </w:pPr>
            <w:r w:rsidRPr="00AD08FB">
              <w:rPr>
                <w:rFonts w:ascii="Courier New" w:hAnsi="Courier New" w:cs="Courier New"/>
                <w:sz w:val="16"/>
                <w:szCs w:val="16"/>
              </w:rPr>
              <w:t xml:space="preserve">    &lt;/code&gt;</w:t>
            </w:r>
          </w:p>
          <w:p w:rsidRPr="00AD08FB" w:rsidR="00C12940" w:rsidP="00C12940" w:rsidRDefault="00C12940" w14:paraId="3EE30522"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2648CAAF"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5194738A" w14:textId="77777777">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rsidRPr="00AD08FB" w:rsidR="00C12940" w:rsidP="00C12940" w:rsidRDefault="00C12940" w14:paraId="4721586A" w14:textId="77777777">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rsidRPr="00AD08FB" w:rsidR="00C12940" w:rsidP="00C12940" w:rsidRDefault="00C12940" w14:paraId="6549A7D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5B8819A" w14:textId="77777777">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rsidRPr="00AD08FB" w:rsidR="00C12940" w:rsidP="00C12940" w:rsidRDefault="00C12940" w14:paraId="2250C804"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015F77B" w14:textId="77777777">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rsidRPr="00AD08FB" w:rsidR="00C12940" w:rsidP="00C12940" w:rsidRDefault="00C12940" w14:paraId="35C3DBBD"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35D1A20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46419B2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DE9A18C"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66E7602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5560D8BD"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7F67AE50" w14:textId="77777777">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rsidRPr="00AD08FB" w:rsidR="00C12940" w:rsidP="00C12940" w:rsidRDefault="00C12940" w14:paraId="4797233B" w14:textId="77777777">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rsidRPr="00AD08FB" w:rsidR="00C12940" w:rsidP="00C12940" w:rsidRDefault="00C12940" w14:paraId="0C2F652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1475C89" w14:textId="77777777">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rsidRPr="00AD08FB" w:rsidR="00C12940" w:rsidP="00C12940" w:rsidRDefault="00C12940" w14:paraId="79B5BA6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BBDCC73"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4B59447F"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3AA5AB7B" w14:textId="77777777">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rsidRPr="00AD08FB" w:rsidR="00C12940" w:rsidP="00C12940" w:rsidRDefault="00C12940" w14:paraId="00B0646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A0796C9"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03063AD"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B6CD434"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5915A3B5"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2E364846"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737F600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rsidRPr="00AD08FB" w:rsidR="00C12940" w:rsidP="00C12940" w:rsidRDefault="00C12940" w14:paraId="7893A1AA" w14:textId="77777777">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rsidRPr="00AD08FB" w:rsidR="00C12940" w:rsidP="00C12940" w:rsidRDefault="00C12940" w14:paraId="52ADEEB8"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5ABDB56" w14:textId="77777777">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rsidRPr="00AD08FB" w:rsidR="00C12940" w:rsidP="00C12940" w:rsidRDefault="00C12940" w14:paraId="5D0A71E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4C131FD"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32A7AD26"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65AA568E" w14:textId="77777777">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rsidRPr="00AD08FB" w:rsidR="00C12940" w:rsidP="00C12940" w:rsidRDefault="00C12940" w14:paraId="52C777ED"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49509FFB"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51634B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2FF0B309"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40112B59"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6DB8CF52"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65F65C6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rsidRPr="00AD08FB" w:rsidR="00C12940" w:rsidP="00C12940" w:rsidRDefault="00C12940" w14:paraId="37438634" w14:textId="77777777">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rsidRPr="00AD08FB" w:rsidR="00C12940" w:rsidP="00C12940" w:rsidRDefault="00C12940" w14:paraId="348047D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851D45C" w14:textId="77777777">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rsidRPr="00AD08FB" w:rsidR="00C12940" w:rsidP="00C12940" w:rsidRDefault="00C12940" w14:paraId="364C968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33883DA"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1A2719DD"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6917FAB1" w14:textId="77777777">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rsidRPr="00AD08FB" w:rsidR="00C12940" w:rsidP="00C12940" w:rsidRDefault="00C12940" w14:paraId="57F9361C"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E9DB9E6"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3F16B58"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6FAFF10C"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4BBF50A5"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4F33E9" w:rsidR="004F33E9" w:rsidP="003A3D50" w:rsidRDefault="004F33E9" w14:paraId="73E5F5F2" w14:textId="77777777"/>
    <w:p w:rsidRPr="00C64922" w:rsidR="001D30C4" w:rsidP="001D30C4" w:rsidRDefault="001D30C4" w14:paraId="58193348" w14:textId="77777777">
      <w:pPr>
        <w:pStyle w:val="NormalWeb"/>
        <w:spacing w:before="0" w:beforeAutospacing="0" w:after="120" w:afterAutospacing="0"/>
        <w:ind w:hanging="475"/>
        <w:rPr>
          <w:rFonts w:ascii="Courier New" w:hAnsi="Courier New" w:eastAsia="Calibri" w:cs="Courier New"/>
          <w:sz w:val="16"/>
          <w:szCs w:val="16"/>
        </w:rPr>
      </w:pPr>
      <w:r w:rsidRPr="00D14360">
        <w:rPr>
          <w:rFonts w:cs="Calibri"/>
          <w:b/>
          <w:bCs/>
          <w:color w:val="000000"/>
          <w:sz w:val="22"/>
          <w:szCs w:val="22"/>
        </w:rPr>
        <w:t xml:space="preserve"> </w:t>
      </w:r>
    </w:p>
    <w:p w:rsidR="007D3708" w:rsidP="004C76D9" w:rsidRDefault="007D3708" w14:paraId="59D1406C" w14:textId="77777777">
      <w:pPr>
        <w:pStyle w:val="Heading4"/>
      </w:pPr>
      <w:r w:rsidRPr="00C64922">
        <w:t>Vital Sign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E42FA6" w:rsidTr="004E29C8" w14:paraId="4B759D6A" w14:textId="77777777">
        <w:trPr>
          <w:cantSplit/>
          <w:tblHeader/>
        </w:trPr>
        <w:tc>
          <w:tcPr>
            <w:tcW w:w="2312" w:type="dxa"/>
            <w:tcBorders>
              <w:bottom w:val="nil"/>
              <w:right w:val="nil"/>
            </w:tcBorders>
            <w:shd w:val="clear" w:color="auto" w:fill="4F81BD"/>
          </w:tcPr>
          <w:p w:rsidRPr="00D14360" w:rsidR="00E42FA6" w:rsidP="00E42FA6" w:rsidRDefault="00E42FA6" w14:paraId="4BA1655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E42FA6" w:rsidP="00E42FA6" w:rsidRDefault="00E42FA6" w14:paraId="09B8DED2" w14:textId="77777777">
            <w:pPr>
              <w:rPr>
                <w:rFonts w:cs="Calibri"/>
                <w:b/>
                <w:iCs/>
                <w:color w:val="FFFFFF"/>
              </w:rPr>
            </w:pPr>
            <w:r w:rsidRPr="00D14360">
              <w:rPr>
                <w:rFonts w:cs="Calibri"/>
                <w:b/>
                <w:iCs/>
                <w:color w:val="FFFFFF"/>
              </w:rPr>
              <w:t xml:space="preserve">Vital Sign Observation (V2) </w:t>
            </w:r>
          </w:p>
          <w:p w:rsidRPr="00D14360" w:rsidR="00E42FA6" w:rsidP="00E42FA6" w:rsidRDefault="00E42FA6" w14:paraId="1448E493" w14:textId="77777777">
            <w:pPr>
              <w:rPr>
                <w:rFonts w:cs="Calibri"/>
                <w:bCs/>
                <w:color w:val="FFFFFF"/>
                <w:sz w:val="18"/>
                <w:szCs w:val="18"/>
              </w:rPr>
            </w:pPr>
            <w:r w:rsidRPr="00D14360">
              <w:rPr>
                <w:rFonts w:cs="Calibri"/>
                <w:bCs/>
                <w:color w:val="FFFFFF"/>
                <w:sz w:val="18"/>
                <w:szCs w:val="18"/>
              </w:rPr>
              <w:t>[observation: identifier urn:hl7ii:2.16.840.1.113883.10.20.22.4.27:2014-06-09 (open)]</w:t>
            </w:r>
          </w:p>
        </w:tc>
      </w:tr>
      <w:tr w:rsidRPr="00C64922" w:rsidR="00E42FA6" w:rsidTr="004E29C8" w14:paraId="76609567" w14:textId="77777777">
        <w:trPr>
          <w:trHeight w:val="377"/>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7A24C651"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E42FA6" w:rsidP="00E42FA6" w:rsidRDefault="00E42FA6" w14:paraId="6FD9175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E42FA6" w:rsidTr="004E29C8" w14:paraId="4C990439" w14:textId="77777777">
        <w:trPr>
          <w:trHeight w:val="350"/>
        </w:trPr>
        <w:tc>
          <w:tcPr>
            <w:tcW w:w="2312" w:type="dxa"/>
            <w:tcBorders>
              <w:right w:val="nil"/>
            </w:tcBorders>
            <w:shd w:val="clear" w:color="auto" w:fill="FFFFFF"/>
          </w:tcPr>
          <w:p w:rsidRPr="00D14360" w:rsidR="00E42FA6" w:rsidP="00E42FA6" w:rsidRDefault="00E42FA6" w14:paraId="725090EB" w14:textId="77777777">
            <w:pPr>
              <w:rPr>
                <w:rFonts w:cs="Calibri"/>
                <w:b/>
                <w:bCs/>
              </w:rPr>
            </w:pPr>
            <w:r w:rsidRPr="00D14360">
              <w:rPr>
                <w:rFonts w:cs="Calibri"/>
                <w:b/>
                <w:bCs/>
              </w:rPr>
              <w:t>Purpose</w:t>
            </w:r>
          </w:p>
        </w:tc>
        <w:tc>
          <w:tcPr>
            <w:tcW w:w="6930" w:type="dxa"/>
            <w:shd w:val="clear" w:color="auto" w:fill="auto"/>
          </w:tcPr>
          <w:p w:rsidRPr="00D14360" w:rsidR="00E42FA6" w:rsidP="00D14360" w:rsidRDefault="00E42FA6" w14:paraId="17D474FE" w14:textId="77777777">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Pr="00C64922" w:rsidR="00E42FA6" w:rsidTr="004E29C8" w14:paraId="4D66D234" w14:textId="77777777">
        <w:trPr>
          <w:trHeight w:val="1529"/>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2543D148"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E42FA6" w:rsidP="00E42FA6" w:rsidRDefault="00E42FA6" w14:paraId="35C07114"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rsidR="00852DED" w:rsidP="00E42FA6" w:rsidRDefault="00852DED" w14:paraId="32BECF67" w14:textId="77777777">
            <w:pPr>
              <w:pStyle w:val="Default"/>
              <w:rPr>
                <w:rFonts w:ascii="Calibri Light" w:hAnsi="Calibri Light" w:cs="Calibri Light"/>
                <w:sz w:val="20"/>
                <w:szCs w:val="18"/>
              </w:rPr>
            </w:pPr>
          </w:p>
          <w:p w:rsidRPr="00D14360" w:rsidR="00E42FA6" w:rsidP="00E42FA6" w:rsidRDefault="00E42FA6" w14:paraId="5D2772AA" w14:textId="3064923A">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E42FA6" w:rsidTr="004E29C8" w14:paraId="1DE50216" w14:textId="77777777">
        <w:trPr>
          <w:trHeight w:val="800"/>
        </w:trPr>
        <w:tc>
          <w:tcPr>
            <w:tcW w:w="2312" w:type="dxa"/>
            <w:tcBorders>
              <w:top w:val="single" w:color="4F81BD" w:sz="4" w:space="0"/>
              <w:bottom w:val="single" w:color="4472C4" w:themeColor="accent1" w:sz="4" w:space="0"/>
              <w:right w:val="nil"/>
            </w:tcBorders>
            <w:shd w:val="clear" w:color="auto" w:fill="FFFFFF"/>
          </w:tcPr>
          <w:p w:rsidRPr="00D14360" w:rsidR="00E42FA6" w:rsidP="00E42FA6" w:rsidRDefault="00E42FA6" w14:paraId="7C9AE4B0"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FA3292" w:rsidP="00D14360" w:rsidRDefault="00E42FA6" w14:paraId="5D441EEF" w14:textId="1D4A9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Pr="00D14360" w:rsidR="00FA3292">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19639F5A" w14:textId="103BA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E42FA6" w:rsidTr="004E29C8" w14:paraId="416DBBD9" w14:textId="77777777">
        <w:trPr>
          <w:trHeight w:val="2339"/>
        </w:trPr>
        <w:tc>
          <w:tcPr>
            <w:tcW w:w="2312" w:type="dxa"/>
            <w:tcBorders>
              <w:top w:val="single" w:color="4472C4" w:themeColor="accent1" w:sz="4" w:space="0"/>
              <w:right w:val="nil"/>
            </w:tcBorders>
            <w:shd w:val="clear" w:color="auto" w:fill="FFFFFF"/>
          </w:tcPr>
          <w:p w:rsidRPr="00D14360" w:rsidR="00E42FA6" w:rsidP="00E42FA6" w:rsidRDefault="00E42FA6" w14:paraId="689CF40C"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E42FA6" w:rsidP="00E42FA6" w:rsidRDefault="00E42FA6" w14:paraId="684B671E" w14:textId="77777777">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rsidR="00852DED" w:rsidP="00E42FA6" w:rsidRDefault="00852DED" w14:paraId="2FBFE648" w14:textId="77777777">
            <w:pPr>
              <w:pStyle w:val="Default"/>
              <w:rPr>
                <w:rFonts w:ascii="Calibri Light" w:hAnsi="Calibri Light" w:cs="Calibri Light"/>
                <w:sz w:val="20"/>
              </w:rPr>
            </w:pPr>
          </w:p>
          <w:p w:rsidRPr="00D14360" w:rsidR="00E42FA6" w:rsidP="00E42FA6" w:rsidRDefault="00E42FA6" w14:paraId="6FF21FB6" w14:textId="77777777">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rsidR="00852DED" w:rsidP="00D14360" w:rsidRDefault="00852DED" w14:paraId="36B774DD" w14:textId="77777777">
            <w:pPr>
              <w:pStyle w:val="Caption"/>
              <w:spacing w:after="0"/>
              <w:rPr>
                <w:rFonts w:ascii="Calibri Light" w:hAnsi="Calibri Light" w:eastAsia="Calibri" w:cs="Calibri Light"/>
                <w:i w:val="0"/>
                <w:iCs w:val="0"/>
                <w:color w:val="000000"/>
                <w:sz w:val="20"/>
                <w:szCs w:val="20"/>
              </w:rPr>
            </w:pPr>
          </w:p>
          <w:p w:rsidRPr="00AE350D" w:rsidR="00672CFE" w:rsidP="00D14360" w:rsidRDefault="00672CFE" w14:paraId="370B23EB" w14:textId="77777777">
            <w:pPr>
              <w:pStyle w:val="Caption"/>
              <w:spacing w:after="0"/>
              <w:rPr>
                <w:rFonts w:ascii="Calibri Light" w:hAnsi="Calibri Light" w:eastAsia="Calibri" w:cs="Calibri Light"/>
                <w:color w:val="000000"/>
                <w:sz w:val="20"/>
                <w:szCs w:val="20"/>
              </w:rPr>
            </w:pPr>
            <w:r w:rsidRPr="00AE350D">
              <w:rPr>
                <w:rFonts w:ascii="Calibri Light" w:hAnsi="Calibri Light" w:eastAsia="Calibri" w:cs="Calibri Light"/>
                <w:i w:val="0"/>
                <w:iCs w:val="0"/>
                <w:color w:val="000000"/>
                <w:sz w:val="20"/>
                <w:szCs w:val="20"/>
              </w:rPr>
              <w:t>The Vital Sign Result Type value set includes method</w:t>
            </w:r>
            <w:r w:rsidR="00863460">
              <w:rPr>
                <w:rFonts w:ascii="Calibri Light" w:hAnsi="Calibri Light" w:eastAsia="Calibri" w:cs="Calibri Light"/>
                <w:i w:val="0"/>
                <w:iCs w:val="0"/>
                <w:color w:val="000000"/>
                <w:sz w:val="20"/>
                <w:szCs w:val="20"/>
              </w:rPr>
              <w:t>-</w:t>
            </w:r>
            <w:r w:rsidRPr="00AE350D">
              <w:rPr>
                <w:rFonts w:ascii="Calibri Light" w:hAnsi="Calibri Light" w:eastAsia="Calibri"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Pr="00C64922" w:rsidR="00596CA4" w:rsidTr="004E29C8" w14:paraId="4E0EA333"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9CC46A1" w14:textId="77777777">
            <w:pPr>
              <w:rPr>
                <w:rFonts w:cs="Calibri"/>
                <w:b/>
                <w:bCs/>
              </w:rPr>
            </w:pPr>
            <w:r>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1CBE5D51" w14:textId="0B212FD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r w:rsidRPr="00C64922" w:rsidR="00596CA4" w:rsidTr="004E29C8" w14:paraId="79E59C08"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297ACE7"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2FD0D76F" w14:textId="4C55B4E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58: Vital </w:t>
            </w:r>
            <w:r w:rsidRPr="00254B4A" w:rsidR="00DC1072">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rsidRPr="00C64922" w:rsidR="007D3708" w:rsidP="003A3D50" w:rsidRDefault="000816FD" w14:paraId="789FCF85" w14:textId="7E520800">
      <w:pPr>
        <w:pStyle w:val="Caption"/>
        <w:spacing w:after="0"/>
      </w:pPr>
      <w:r>
        <w:t xml:space="preserve">  </w:t>
      </w:r>
      <w:bookmarkStart w:name="_Toc118898847" w:id="1838"/>
      <w:bookmarkStart w:name="_Toc119940051" w:id="1839"/>
      <w:bookmarkStart w:name="_Toc135313082" w:id="1840"/>
      <w:r w:rsidRPr="00C64922" w:rsidR="007D3708">
        <w:t xml:space="preserve">Table </w:t>
      </w:r>
      <w:r>
        <w:fldChar w:fldCharType="begin"/>
      </w:r>
      <w:r>
        <w:instrText>SEQ Table \* ARABIC</w:instrText>
      </w:r>
      <w:r>
        <w:fldChar w:fldCharType="separate"/>
      </w:r>
      <w:r w:rsidR="00DC1072">
        <w:rPr>
          <w:noProof/>
        </w:rPr>
        <w:t>61</w:t>
      </w:r>
      <w:r>
        <w:fldChar w:fldCharType="end"/>
      </w:r>
      <w:r w:rsidRPr="00C64922" w:rsidR="007D3708">
        <w:t>: Vital Sign Observation</w:t>
      </w:r>
      <w:r w:rsidR="00852DED">
        <w:t xml:space="preserve"> Template</w:t>
      </w:r>
      <w:bookmarkEnd w:id="1838"/>
      <w:bookmarkEnd w:id="1839"/>
      <w:bookmarkEnd w:id="1840"/>
    </w:p>
    <w:p w:rsidRPr="00D14360" w:rsidR="007D3708" w:rsidP="003A3D50" w:rsidRDefault="007D3708" w14:paraId="25E921D2" w14:textId="77777777">
      <w:pPr>
        <w:pStyle w:val="NormalWeb"/>
        <w:spacing w:before="0" w:beforeAutospacing="0" w:after="0" w:afterAutospacing="0"/>
        <w:rPr>
          <w:rFonts w:cs="Calibri"/>
          <w:b/>
          <w:bCs/>
          <w:color w:val="000000"/>
          <w:sz w:val="22"/>
          <w:szCs w:val="22"/>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BD7D6F" w:rsidTr="004E29C8" w14:paraId="0E01760E" w14:textId="77777777">
        <w:trPr>
          <w:trHeight w:val="576"/>
        </w:trPr>
        <w:tc>
          <w:tcPr>
            <w:tcW w:w="683" w:type="dxa"/>
            <w:tcBorders>
              <w:right w:val="nil"/>
            </w:tcBorders>
            <w:shd w:val="clear" w:color="auto" w:fill="C6D9F1"/>
          </w:tcPr>
          <w:p w:rsidRPr="00C64922" w:rsidR="00BD7D6F" w:rsidP="005B7CCB" w:rsidRDefault="00634398" w14:paraId="7BC33C8B" w14:textId="77777777">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BD7D6F" w:rsidP="005B7CCB" w:rsidRDefault="00BD7D6F" w14:paraId="0BF696BD" w14:textId="77777777">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Pr="007770C6" w:rsidR="00E83F3B">
              <w:rPr>
                <w:b/>
                <w:sz w:val="20"/>
              </w:rPr>
              <w:t>094</w:t>
            </w:r>
            <w:r w:rsidRPr="007770C6">
              <w:rPr>
                <w:b/>
                <w:sz w:val="20"/>
              </w:rPr>
              <w:t>]</w:t>
            </w:r>
          </w:p>
        </w:tc>
      </w:tr>
    </w:tbl>
    <w:p w:rsidRPr="00D14360" w:rsidR="00BD7D6F" w:rsidP="007D3708" w:rsidRDefault="00BD7D6F" w14:paraId="691A9CB3" w14:textId="77777777">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5820"/>
        <w:gridCol w:w="1530"/>
        <w:gridCol w:w="2005"/>
      </w:tblGrid>
      <w:tr w:rsidRPr="00C64922" w:rsidR="00254B4A" w:rsidTr="003A3D50" w14:paraId="797DDB11" w14:textId="77777777">
        <w:tc>
          <w:tcPr>
            <w:tcW w:w="5820" w:type="dxa"/>
            <w:tcBorders>
              <w:bottom w:val="nil"/>
              <w:right w:val="nil"/>
            </w:tcBorders>
            <w:shd w:val="clear" w:color="auto" w:fill="4F81BD"/>
          </w:tcPr>
          <w:p w:rsidRPr="00D14360" w:rsidR="00672CFE" w:rsidP="00DF16F7" w:rsidRDefault="00672CFE" w14:paraId="3CFA5FE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rsidRPr="00D14360" w:rsidR="00672CFE" w:rsidP="00DF16F7" w:rsidRDefault="00672CFE" w14:paraId="6C3E422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rsidRPr="00D14360" w:rsidR="00672CFE" w:rsidP="00DF16F7" w:rsidRDefault="00672CFE" w14:paraId="2B7D1AE7"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Pr="00C64922" w:rsidR="00672CFE" w:rsidTr="004E29C8" w14:paraId="0BD8037D"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4A227E" w14:textId="77777777">
            <w:pPr>
              <w:spacing w:after="60"/>
              <w:rPr>
                <w:rFonts w:cs="Calibri Light"/>
                <w:b/>
                <w:bCs/>
                <w:color w:val="000000"/>
              </w:rPr>
            </w:pPr>
            <w:r w:rsidRPr="00D14360">
              <w:rPr>
                <w:rFonts w:cs="Calibri Light"/>
                <w:b/>
                <w:bCs/>
                <w:color w:val="000000"/>
              </w:rPr>
              <w:t>Body height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731A3DC5" w14:textId="7777777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color="4F81BD" w:sz="4" w:space="0"/>
              <w:bottom w:val="single" w:color="4F81BD" w:sz="4" w:space="0"/>
            </w:tcBorders>
            <w:shd w:val="clear" w:color="auto" w:fill="auto"/>
          </w:tcPr>
          <w:p w:rsidRPr="002E1208" w:rsidR="00672CFE" w:rsidP="00DF16F7" w:rsidRDefault="00672CFE" w14:paraId="50C0B476"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73FC0183" w14:textId="77777777">
        <w:tc>
          <w:tcPr>
            <w:tcW w:w="5820" w:type="dxa"/>
            <w:tcBorders>
              <w:right w:val="nil"/>
            </w:tcBorders>
            <w:shd w:val="clear" w:color="auto" w:fill="FFFFFF"/>
          </w:tcPr>
          <w:p w:rsidRPr="00D14360" w:rsidR="00672CFE" w:rsidP="00D14360" w:rsidRDefault="00672CFE" w14:paraId="790A861C" w14:textId="77777777">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rsidRPr="002E1208" w:rsidR="00672CFE" w:rsidP="00DF16F7" w:rsidRDefault="00672CFE" w14:paraId="23C7C6C0" w14:textId="7777777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rsidRPr="002E1208" w:rsidR="00672CFE" w:rsidP="00DF16F7" w:rsidRDefault="00672CFE" w14:paraId="422080DA"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6B79E997"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25D2E206" w14:textId="77777777">
            <w:pPr>
              <w:spacing w:after="60"/>
              <w:rPr>
                <w:rFonts w:cs="Calibri Light"/>
                <w:b/>
                <w:bCs/>
                <w:color w:val="000000"/>
              </w:rPr>
            </w:pPr>
            <w:r w:rsidRPr="00D14360">
              <w:rPr>
                <w:rFonts w:cs="Calibri Light"/>
                <w:b/>
                <w:bCs/>
                <w:color w:val="000000"/>
              </w:rPr>
              <w:t>Body Weight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2635B528" w14:textId="7777777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color="4F81BD" w:sz="4" w:space="0"/>
              <w:bottom w:val="single" w:color="4F81BD" w:sz="4" w:space="0"/>
            </w:tcBorders>
            <w:shd w:val="clear" w:color="auto" w:fill="auto"/>
          </w:tcPr>
          <w:p w:rsidRPr="002E1208" w:rsidR="00672CFE" w:rsidP="00DF16F7" w:rsidRDefault="00672CFE" w14:paraId="7573831D" w14:textId="77777777">
            <w:pPr>
              <w:pStyle w:val="Default"/>
              <w:rPr>
                <w:rFonts w:asciiTheme="majorHAnsi" w:hAnsiTheme="majorHAnsi" w:cstheme="majorHAnsi"/>
                <w:sz w:val="20"/>
              </w:rPr>
            </w:pPr>
            <w:r w:rsidRPr="002E1208">
              <w:rPr>
                <w:rFonts w:asciiTheme="majorHAnsi" w:hAnsiTheme="majorHAnsi" w:cstheme="majorHAnsi"/>
                <w:sz w:val="20"/>
              </w:rPr>
              <w:t>kg</w:t>
            </w:r>
          </w:p>
        </w:tc>
      </w:tr>
      <w:tr w:rsidRPr="00C64922" w:rsidR="00672CFE" w:rsidTr="004E29C8" w14:paraId="4E83D0D5" w14:textId="77777777">
        <w:tc>
          <w:tcPr>
            <w:tcW w:w="5820" w:type="dxa"/>
            <w:tcBorders>
              <w:right w:val="nil"/>
            </w:tcBorders>
            <w:shd w:val="clear" w:color="auto" w:fill="FFFFFF"/>
          </w:tcPr>
          <w:p w:rsidRPr="00D14360" w:rsidR="00672CFE" w:rsidP="00D14360" w:rsidRDefault="00672CFE" w14:paraId="3F034203" w14:textId="77777777">
            <w:pPr>
              <w:spacing w:after="60"/>
              <w:rPr>
                <w:rFonts w:cs="Calibri Light"/>
                <w:b/>
                <w:bCs/>
                <w:color w:val="000000"/>
              </w:rPr>
            </w:pPr>
            <w:r w:rsidRPr="00D14360">
              <w:rPr>
                <w:rFonts w:cs="Calibri Light"/>
                <w:b/>
                <w:bCs/>
                <w:color w:val="000000"/>
              </w:rPr>
              <w:t>Body Temperature</w:t>
            </w:r>
          </w:p>
        </w:tc>
        <w:tc>
          <w:tcPr>
            <w:tcW w:w="1530" w:type="dxa"/>
            <w:shd w:val="clear" w:color="auto" w:fill="auto"/>
          </w:tcPr>
          <w:p w:rsidRPr="002E1208" w:rsidR="00672CFE" w:rsidP="00DF16F7" w:rsidRDefault="00672CFE" w14:paraId="7B08462D" w14:textId="7777777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rsidRPr="002E1208" w:rsidR="00672CFE" w:rsidP="00DF16F7" w:rsidRDefault="00672CFE" w14:paraId="07792B6E" w14:textId="77777777">
            <w:pPr>
              <w:pStyle w:val="Default"/>
              <w:rPr>
                <w:rFonts w:asciiTheme="majorHAnsi" w:hAnsiTheme="majorHAnsi" w:cstheme="majorHAnsi"/>
                <w:sz w:val="20"/>
              </w:rPr>
            </w:pPr>
            <w:r w:rsidRPr="002E1208">
              <w:rPr>
                <w:rFonts w:asciiTheme="majorHAnsi" w:hAnsiTheme="majorHAnsi" w:cstheme="majorHAnsi"/>
                <w:sz w:val="20"/>
              </w:rPr>
              <w:t>Cel</w:t>
            </w:r>
          </w:p>
        </w:tc>
      </w:tr>
      <w:tr w:rsidRPr="00C64922" w:rsidR="00672CFE" w:rsidTr="004E29C8" w14:paraId="1C19D3F2"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31EF6C39" w14:textId="77777777">
            <w:pPr>
              <w:spacing w:after="60"/>
              <w:rPr>
                <w:rFonts w:cs="Calibri Light"/>
                <w:b/>
                <w:bCs/>
                <w:color w:val="000000"/>
              </w:rPr>
            </w:pPr>
            <w:r w:rsidRPr="00D14360">
              <w:rPr>
                <w:rFonts w:cs="Calibri Light"/>
                <w:b/>
                <w:bCs/>
                <w:color w:val="000000"/>
              </w:rPr>
              <w:t>Systolic blood pressure</w:t>
            </w:r>
          </w:p>
        </w:tc>
        <w:tc>
          <w:tcPr>
            <w:tcW w:w="1530" w:type="dxa"/>
            <w:tcBorders>
              <w:top w:val="single" w:color="4F81BD" w:sz="4" w:space="0"/>
              <w:bottom w:val="single" w:color="4F81BD" w:sz="4" w:space="0"/>
            </w:tcBorders>
            <w:shd w:val="clear" w:color="auto" w:fill="auto"/>
          </w:tcPr>
          <w:p w:rsidRPr="002E1208" w:rsidR="00672CFE" w:rsidP="00DF16F7" w:rsidRDefault="00672CFE" w14:paraId="49178F50" w14:textId="7777777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color="4F81BD" w:sz="4" w:space="0"/>
              <w:bottom w:val="single" w:color="4F81BD" w:sz="4" w:space="0"/>
            </w:tcBorders>
            <w:shd w:val="clear" w:color="auto" w:fill="auto"/>
          </w:tcPr>
          <w:p w:rsidRPr="002E1208" w:rsidR="00672CFE" w:rsidP="00DF16F7" w:rsidRDefault="00672CFE" w14:paraId="27E1CA47"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65AAD264" w14:textId="77777777">
        <w:tc>
          <w:tcPr>
            <w:tcW w:w="5820" w:type="dxa"/>
            <w:tcBorders>
              <w:right w:val="nil"/>
            </w:tcBorders>
            <w:shd w:val="clear" w:color="auto" w:fill="FFFFFF"/>
          </w:tcPr>
          <w:p w:rsidRPr="00D14360" w:rsidR="00672CFE" w:rsidP="00D14360" w:rsidRDefault="00672CFE" w14:paraId="25E4AFB3" w14:textId="77777777">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rsidRPr="002E1208" w:rsidR="00672CFE" w:rsidP="00DF16F7" w:rsidRDefault="00672CFE" w14:paraId="51353620" w14:textId="7777777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rsidRPr="002E1208" w:rsidR="00672CFE" w:rsidP="00DF16F7" w:rsidRDefault="00672CFE" w14:paraId="016A4A23"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5BCC5A1E"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5563093" w14:textId="77777777">
            <w:pPr>
              <w:pStyle w:val="Default"/>
              <w:spacing w:after="60"/>
              <w:rPr>
                <w:rFonts w:cs="Calibri Light"/>
                <w:b/>
                <w:bCs/>
                <w:sz w:val="20"/>
              </w:rPr>
            </w:pPr>
            <w:r w:rsidRPr="00D14360">
              <w:rPr>
                <w:rFonts w:cs="Calibri Light"/>
                <w:b/>
                <w:bCs/>
                <w:sz w:val="20"/>
              </w:rPr>
              <w:t>Respiratory Rate</w:t>
            </w:r>
          </w:p>
        </w:tc>
        <w:tc>
          <w:tcPr>
            <w:tcW w:w="1530" w:type="dxa"/>
            <w:tcBorders>
              <w:top w:val="single" w:color="4F81BD" w:sz="4" w:space="0"/>
              <w:bottom w:val="single" w:color="4F81BD" w:sz="4" w:space="0"/>
            </w:tcBorders>
            <w:shd w:val="clear" w:color="auto" w:fill="auto"/>
          </w:tcPr>
          <w:p w:rsidRPr="002E1208" w:rsidR="00672CFE" w:rsidP="00DF16F7" w:rsidRDefault="00672CFE" w14:paraId="3692726F" w14:textId="7777777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color="4F81BD" w:sz="4" w:space="0"/>
              <w:bottom w:val="single" w:color="4F81BD" w:sz="4" w:space="0"/>
            </w:tcBorders>
            <w:shd w:val="clear" w:color="auto" w:fill="auto"/>
          </w:tcPr>
          <w:p w:rsidRPr="002E1208" w:rsidR="00672CFE" w:rsidP="00DF16F7" w:rsidRDefault="00672CFE" w14:paraId="2B3CEFE8"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7C3DDBB9" w14:textId="77777777">
        <w:tc>
          <w:tcPr>
            <w:tcW w:w="5820" w:type="dxa"/>
            <w:tcBorders>
              <w:right w:val="nil"/>
            </w:tcBorders>
            <w:shd w:val="clear" w:color="auto" w:fill="FFFFFF"/>
          </w:tcPr>
          <w:p w:rsidRPr="00D14360" w:rsidR="00672CFE" w:rsidP="00D14360" w:rsidRDefault="00672CFE" w14:paraId="49AA0BA3" w14:textId="77777777">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rsidRPr="002E1208" w:rsidR="00672CFE" w:rsidP="00DF16F7" w:rsidRDefault="00672CFE" w14:paraId="1B8D44C8" w14:textId="7777777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rsidRPr="002E1208" w:rsidR="00672CFE" w:rsidP="00DF16F7" w:rsidRDefault="00672CFE" w14:paraId="15947AF6" w14:textId="77777777">
            <w:pPr>
              <w:pStyle w:val="Default"/>
              <w:rPr>
                <w:rFonts w:asciiTheme="majorHAnsi" w:hAnsiTheme="majorHAnsi" w:cstheme="majorHAnsi"/>
                <w:sz w:val="20"/>
              </w:rPr>
            </w:pPr>
            <w:r w:rsidRPr="002E1208">
              <w:rPr>
                <w:rFonts w:asciiTheme="majorHAnsi" w:hAnsiTheme="majorHAnsi" w:cstheme="majorHAnsi"/>
                <w:sz w:val="20"/>
              </w:rPr>
              <w:t>kg/m2</w:t>
            </w:r>
          </w:p>
        </w:tc>
      </w:tr>
      <w:tr w:rsidRPr="00C64922" w:rsidR="00672CFE" w:rsidTr="004E29C8" w14:paraId="74B8C6BF"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23366D" w14:textId="77777777">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color="4F81BD" w:sz="4" w:space="0"/>
              <w:bottom w:val="single" w:color="4F81BD" w:sz="4" w:space="0"/>
            </w:tcBorders>
            <w:shd w:val="clear" w:color="auto" w:fill="auto"/>
          </w:tcPr>
          <w:p w:rsidRPr="002E1208" w:rsidR="00672CFE" w:rsidP="00DF16F7" w:rsidRDefault="00672CFE" w14:paraId="1DEBD4EF" w14:textId="7777777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color="4F81BD" w:sz="4" w:space="0"/>
              <w:bottom w:val="single" w:color="4F81BD" w:sz="4" w:space="0"/>
            </w:tcBorders>
            <w:shd w:val="clear" w:color="auto" w:fill="auto"/>
          </w:tcPr>
          <w:p w:rsidRPr="002E1208" w:rsidR="00672CFE" w:rsidP="00DF16F7" w:rsidRDefault="00672CFE" w14:paraId="7B548680" w14:textId="77777777">
            <w:pPr>
              <w:pStyle w:val="Default"/>
              <w:rPr>
                <w:rFonts w:asciiTheme="majorHAnsi" w:hAnsiTheme="majorHAnsi" w:cstheme="majorHAnsi"/>
                <w:sz w:val="20"/>
              </w:rPr>
            </w:pPr>
            <w:r w:rsidRPr="002E1208">
              <w:rPr>
                <w:rFonts w:asciiTheme="majorHAnsi" w:hAnsiTheme="majorHAnsi" w:cstheme="majorHAnsi"/>
                <w:sz w:val="20"/>
              </w:rPr>
              <w:t>m2</w:t>
            </w:r>
          </w:p>
        </w:tc>
      </w:tr>
      <w:tr w:rsidRPr="00C64922" w:rsidR="00672CFE" w:rsidTr="004E29C8" w14:paraId="7B5854C6" w14:textId="77777777">
        <w:tc>
          <w:tcPr>
            <w:tcW w:w="5820" w:type="dxa"/>
            <w:tcBorders>
              <w:right w:val="nil"/>
            </w:tcBorders>
            <w:shd w:val="clear" w:color="auto" w:fill="FFFFFF"/>
          </w:tcPr>
          <w:p w:rsidRPr="00D14360" w:rsidR="00672CFE" w:rsidP="00D14360" w:rsidRDefault="00672CFE" w14:paraId="6FAD7D1A" w14:textId="77777777">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rsidRPr="002E1208" w:rsidR="00672CFE" w:rsidP="00DF16F7" w:rsidRDefault="00672CFE" w14:paraId="6DA5480D" w14:textId="77777777">
            <w:pPr>
              <w:rPr>
                <w:rFonts w:asciiTheme="majorHAnsi" w:hAnsiTheme="majorHAnsi" w:cstheme="majorHAnsi"/>
                <w:color w:val="000000"/>
              </w:rPr>
            </w:pPr>
            <w:bookmarkStart w:name="_Hlk16797365" w:id="1841"/>
            <w:r w:rsidRPr="002E1208">
              <w:rPr>
                <w:rFonts w:asciiTheme="majorHAnsi" w:hAnsiTheme="majorHAnsi" w:cstheme="majorHAnsi"/>
                <w:color w:val="000000"/>
              </w:rPr>
              <w:t>8867-4</w:t>
            </w:r>
            <w:bookmarkEnd w:id="1841"/>
          </w:p>
        </w:tc>
        <w:tc>
          <w:tcPr>
            <w:tcW w:w="2005" w:type="dxa"/>
            <w:shd w:val="clear" w:color="auto" w:fill="auto"/>
          </w:tcPr>
          <w:p w:rsidRPr="002E1208" w:rsidR="00672CFE" w:rsidP="00DF16F7" w:rsidRDefault="00672CFE" w14:paraId="78CA136E"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46945D3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06B92CD7" w14:textId="77777777">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color="4F81BD" w:sz="4" w:space="0"/>
              <w:bottom w:val="single" w:color="4F81BD" w:sz="4" w:space="0"/>
            </w:tcBorders>
            <w:shd w:val="clear" w:color="auto" w:fill="auto"/>
          </w:tcPr>
          <w:p w:rsidRPr="002E1208" w:rsidR="00672CFE" w:rsidP="00DF16F7" w:rsidRDefault="00672CFE" w14:paraId="08F9DFCB" w14:textId="77777777">
            <w:pPr>
              <w:pStyle w:val="Default"/>
              <w:rPr>
                <w:rFonts w:asciiTheme="majorHAnsi" w:hAnsiTheme="majorHAnsi" w:cstheme="majorHAnsi"/>
                <w:sz w:val="20"/>
              </w:rPr>
            </w:pPr>
            <w:bookmarkStart w:name="_Hlk16797390" w:id="1842"/>
            <w:r w:rsidRPr="002E1208">
              <w:rPr>
                <w:rFonts w:asciiTheme="majorHAnsi" w:hAnsiTheme="majorHAnsi" w:cstheme="majorHAnsi"/>
                <w:sz w:val="20"/>
              </w:rPr>
              <w:t>3151-8</w:t>
            </w:r>
            <w:bookmarkEnd w:id="1842"/>
          </w:p>
        </w:tc>
        <w:tc>
          <w:tcPr>
            <w:tcW w:w="2005" w:type="dxa"/>
            <w:tcBorders>
              <w:top w:val="single" w:color="4F81BD" w:sz="4" w:space="0"/>
              <w:bottom w:val="single" w:color="4F81BD" w:sz="4" w:space="0"/>
            </w:tcBorders>
            <w:shd w:val="clear" w:color="auto" w:fill="auto"/>
          </w:tcPr>
          <w:p w:rsidRPr="002E1208" w:rsidR="00672CFE" w:rsidP="00DF16F7" w:rsidRDefault="00672CFE" w14:paraId="750B1E3F" w14:textId="77777777">
            <w:pPr>
              <w:pStyle w:val="Default"/>
              <w:rPr>
                <w:rFonts w:asciiTheme="majorHAnsi" w:hAnsiTheme="majorHAnsi" w:cstheme="majorHAnsi"/>
                <w:sz w:val="20"/>
              </w:rPr>
            </w:pPr>
            <w:r w:rsidRPr="002E1208">
              <w:rPr>
                <w:rFonts w:asciiTheme="majorHAnsi" w:hAnsiTheme="majorHAnsi" w:cstheme="majorHAnsi"/>
                <w:sz w:val="20"/>
              </w:rPr>
              <w:t>liters/min</w:t>
            </w:r>
          </w:p>
        </w:tc>
      </w:tr>
      <w:tr w:rsidRPr="00C64922" w:rsidR="00672CFE" w:rsidTr="004E29C8" w14:paraId="27AAF5F0" w14:textId="77777777">
        <w:tc>
          <w:tcPr>
            <w:tcW w:w="5820" w:type="dxa"/>
            <w:tcBorders>
              <w:right w:val="nil"/>
            </w:tcBorders>
            <w:shd w:val="clear" w:color="auto" w:fill="FFFFFF"/>
          </w:tcPr>
          <w:p w:rsidRPr="00D14360" w:rsidR="00672CFE" w:rsidP="00D14360" w:rsidRDefault="00672CFE" w14:paraId="44C9947F" w14:textId="77777777">
            <w:pPr>
              <w:spacing w:after="60"/>
              <w:rPr>
                <w:rFonts w:cs="Calibri Light"/>
                <w:b/>
                <w:bCs/>
                <w:color w:val="000000"/>
              </w:rPr>
            </w:pPr>
            <w:bookmarkStart w:name="_Hlk16797032" w:id="1843"/>
            <w:r w:rsidRPr="00D14360">
              <w:rPr>
                <w:rFonts w:cs="Calibri Light"/>
                <w:b/>
                <w:bCs/>
                <w:color w:val="000000"/>
              </w:rPr>
              <w:t>Oxygen Saturation in Arterial blood</w:t>
            </w:r>
          </w:p>
        </w:tc>
        <w:tc>
          <w:tcPr>
            <w:tcW w:w="1530" w:type="dxa"/>
            <w:shd w:val="clear" w:color="auto" w:fill="auto"/>
          </w:tcPr>
          <w:p w:rsidRPr="002E1208" w:rsidR="00672CFE" w:rsidP="00DF16F7" w:rsidRDefault="00672CFE" w14:paraId="0452B3D7" w14:textId="7777777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rsidRPr="002E1208" w:rsidR="00672CFE" w:rsidP="00DF16F7" w:rsidRDefault="00672CFE" w14:paraId="73CA0190"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3"/>
      <w:tr w:rsidRPr="00C64922" w:rsidR="0020287C" w:rsidTr="004E29C8" w14:paraId="2A39DAA4" w14:textId="77777777">
        <w:tc>
          <w:tcPr>
            <w:tcW w:w="9355" w:type="dxa"/>
            <w:gridSpan w:val="3"/>
            <w:tcBorders>
              <w:top w:val="single" w:color="4F81BD" w:sz="4" w:space="0"/>
              <w:bottom w:val="single" w:color="4F81BD" w:sz="4" w:space="0"/>
            </w:tcBorders>
            <w:shd w:val="clear" w:color="auto" w:fill="D0CECE" w:themeFill="background2" w:themeFillShade="E6"/>
          </w:tcPr>
          <w:p w:rsidRPr="0020287C" w:rsidR="0020287C" w:rsidP="0020287C" w:rsidRDefault="0020287C" w14:paraId="082262ED" w14:textId="0C49EDDA">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Pr="00C64922" w:rsidR="00672CFE" w:rsidTr="004E29C8" w14:paraId="42C0585C" w14:textId="77777777">
        <w:tc>
          <w:tcPr>
            <w:tcW w:w="5820" w:type="dxa"/>
            <w:tcBorders>
              <w:right w:val="nil"/>
            </w:tcBorders>
            <w:shd w:val="clear" w:color="auto" w:fill="FFFFFF"/>
          </w:tcPr>
          <w:p w:rsidRPr="00D14360" w:rsidR="00672CFE" w:rsidP="00D14360" w:rsidRDefault="00672CFE" w14:paraId="0885966E" w14:textId="77777777">
            <w:pPr>
              <w:spacing w:after="60"/>
              <w:rPr>
                <w:rFonts w:cs="Calibri Light"/>
                <w:b/>
                <w:bCs/>
                <w:color w:val="000000"/>
              </w:rPr>
            </w:pPr>
            <w:bookmarkStart w:name="_Hlk16797043" w:id="1844"/>
            <w:r w:rsidRPr="00D14360">
              <w:rPr>
                <w:rFonts w:cs="Calibri Light"/>
                <w:b/>
                <w:bCs/>
                <w:color w:val="000000"/>
              </w:rPr>
              <w:t>Oxygen saturation in Arterial blood by Pulse oximetry</w:t>
            </w:r>
          </w:p>
        </w:tc>
        <w:tc>
          <w:tcPr>
            <w:tcW w:w="1530" w:type="dxa"/>
            <w:shd w:val="clear" w:color="auto" w:fill="auto"/>
          </w:tcPr>
          <w:p w:rsidRPr="002E1208" w:rsidR="00672CFE" w:rsidP="00DF16F7" w:rsidRDefault="00672CFE" w14:paraId="07E8AD11" w14:textId="7777777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rsidRPr="002E1208" w:rsidR="00672CFE" w:rsidP="00DF16F7" w:rsidRDefault="00672CFE" w14:paraId="04441403"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4"/>
      <w:tr w:rsidRPr="00C64922" w:rsidR="00672CFE" w:rsidTr="004E29C8" w14:paraId="723F377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80A8DC6" w14:textId="77777777">
            <w:pPr>
              <w:spacing w:after="60"/>
              <w:rPr>
                <w:rFonts w:cs="Calibri Light"/>
                <w:b/>
                <w:bCs/>
                <w:color w:val="000000"/>
              </w:rPr>
            </w:pPr>
            <w:r w:rsidRPr="00D14360">
              <w:rPr>
                <w:rFonts w:cs="Calibri Light"/>
                <w:b/>
                <w:bCs/>
                <w:color w:val="000000"/>
              </w:rPr>
              <w:t>Heart Rate by Pulse oximetry</w:t>
            </w:r>
          </w:p>
        </w:tc>
        <w:tc>
          <w:tcPr>
            <w:tcW w:w="1530" w:type="dxa"/>
            <w:tcBorders>
              <w:top w:val="single" w:color="4F81BD" w:sz="4" w:space="0"/>
              <w:bottom w:val="single" w:color="4F81BD" w:sz="4" w:space="0"/>
            </w:tcBorders>
            <w:shd w:val="clear" w:color="auto" w:fill="auto"/>
          </w:tcPr>
          <w:p w:rsidRPr="002E1208" w:rsidR="00672CFE" w:rsidP="00DF16F7" w:rsidRDefault="00000000" w14:paraId="77EDC24A" w14:textId="1FE8029D">
            <w:pPr>
              <w:rPr>
                <w:rFonts w:asciiTheme="majorHAnsi" w:hAnsiTheme="majorHAnsi" w:cstheme="majorHAnsi"/>
                <w:color w:val="000000"/>
              </w:rPr>
            </w:pPr>
            <w:hyperlink w:tgtFrame="_blank" w:history="1" r:id="rId61">
              <w:r w:rsidRPr="002E1208" w:rsidR="00672CFE">
                <w:rPr>
                  <w:rFonts w:asciiTheme="majorHAnsi" w:hAnsiTheme="majorHAnsi" w:cstheme="majorHAnsi"/>
                  <w:color w:val="000000"/>
                </w:rPr>
                <w:t>8889-8</w:t>
              </w:r>
            </w:hyperlink>
          </w:p>
        </w:tc>
        <w:tc>
          <w:tcPr>
            <w:tcW w:w="2005" w:type="dxa"/>
            <w:tcBorders>
              <w:top w:val="single" w:color="4F81BD" w:sz="4" w:space="0"/>
              <w:bottom w:val="single" w:color="4F81BD" w:sz="4" w:space="0"/>
            </w:tcBorders>
            <w:shd w:val="clear" w:color="auto" w:fill="auto"/>
          </w:tcPr>
          <w:p w:rsidRPr="002E1208" w:rsidR="00672CFE" w:rsidP="00DF16F7" w:rsidRDefault="00672CFE" w14:paraId="77437728" w14:textId="77777777">
            <w:pPr>
              <w:pStyle w:val="Default"/>
              <w:rPr>
                <w:rFonts w:asciiTheme="majorHAnsi" w:hAnsiTheme="majorHAnsi" w:cstheme="majorHAnsi"/>
                <w:sz w:val="20"/>
              </w:rPr>
            </w:pPr>
            <w:r w:rsidRPr="002E1208">
              <w:rPr>
                <w:rFonts w:asciiTheme="majorHAnsi" w:hAnsiTheme="majorHAnsi" w:cstheme="majorHAnsi"/>
                <w:sz w:val="20"/>
              </w:rPr>
              <w:t>/min</w:t>
            </w:r>
          </w:p>
        </w:tc>
      </w:tr>
    </w:tbl>
    <w:p w:rsidRPr="00C64922" w:rsidR="007D3708" w:rsidP="007D3708" w:rsidRDefault="000816FD" w14:paraId="064A3253" w14:textId="3646AA68">
      <w:pPr>
        <w:pStyle w:val="Caption"/>
      </w:pPr>
      <w:r>
        <w:t xml:space="preserve">  </w:t>
      </w:r>
      <w:bookmarkStart w:name="_Toc118898848" w:id="1845"/>
      <w:bookmarkStart w:name="_Toc119940052" w:id="1846"/>
      <w:bookmarkStart w:name="_Toc135313083" w:id="1847"/>
      <w:r w:rsidRPr="00C64922" w:rsidR="007D3708">
        <w:t xml:space="preserve">Table </w:t>
      </w:r>
      <w:r>
        <w:fldChar w:fldCharType="begin"/>
      </w:r>
      <w:r>
        <w:instrText>SEQ Table \* ARABIC</w:instrText>
      </w:r>
      <w:r>
        <w:fldChar w:fldCharType="separate"/>
      </w:r>
      <w:r w:rsidR="00DC1072">
        <w:rPr>
          <w:noProof/>
        </w:rPr>
        <w:t>62</w:t>
      </w:r>
      <w:r>
        <w:fldChar w:fldCharType="end"/>
      </w:r>
      <w:r w:rsidRPr="00C64922" w:rsidR="007D3708">
        <w:t>: Vital Sign Observation LOINC Codes and Units for Essential Vital Sign Data Elements</w:t>
      </w:r>
      <w:bookmarkEnd w:id="1845"/>
      <w:bookmarkEnd w:id="1846"/>
      <w:bookmarkEnd w:id="1847"/>
    </w:p>
    <w:p w:rsidR="007D3708" w:rsidP="007D3708" w:rsidRDefault="007D3708" w14:paraId="67795173" w14:textId="5D0EB47A">
      <w:pPr>
        <w:rPr>
          <w:rFonts w:eastAsia="Calibri"/>
        </w:rPr>
      </w:pPr>
    </w:p>
    <w:p w:rsidRPr="00C64922" w:rsidR="005C79A1" w:rsidP="007D3708" w:rsidRDefault="005C79A1" w14:paraId="182E89E9" w14:textId="77777777">
      <w:pPr>
        <w:rPr>
          <w:rFonts w:eastAsia="Calibri"/>
        </w:rPr>
      </w:pPr>
    </w:p>
    <w:p w:rsidRPr="00C64922" w:rsidR="007D3708" w:rsidP="00E42FA6" w:rsidRDefault="000816FD" w14:paraId="34368491" w14:textId="00D26D04">
      <w:pPr>
        <w:pStyle w:val="Caption"/>
        <w:keepNext/>
        <w:spacing w:after="0"/>
      </w:pPr>
      <w:bookmarkStart w:name="_319y80a" w:colFirst="0" w:colLast="0" w:id="1848"/>
      <w:bookmarkStart w:name="_Ref21848230" w:id="1849"/>
      <w:bookmarkStart w:name="Example34VitalSignCodingwithTrans" w:id="1850"/>
      <w:bookmarkEnd w:id="1848"/>
      <w:r>
        <w:t xml:space="preserve">  </w:t>
      </w:r>
      <w:bookmarkStart w:name="_Toc118898778" w:id="1851"/>
      <w:bookmarkStart w:name="_Toc119939981" w:id="1852"/>
      <w:bookmarkStart w:name="_Toc135313013" w:id="1853"/>
      <w:r w:rsidRPr="00C64922" w:rsidR="007D3708">
        <w:t xml:space="preserve">Example </w:t>
      </w:r>
      <w:r>
        <w:fldChar w:fldCharType="begin"/>
      </w:r>
      <w:r>
        <w:instrText>SEQ Example \* ARABIC</w:instrText>
      </w:r>
      <w:r>
        <w:fldChar w:fldCharType="separate"/>
      </w:r>
      <w:r w:rsidR="00DC1072">
        <w:rPr>
          <w:noProof/>
        </w:rPr>
        <w:t>58</w:t>
      </w:r>
      <w:r>
        <w:fldChar w:fldCharType="end"/>
      </w:r>
      <w:r w:rsidRPr="00C64922" w:rsidR="007D3708">
        <w:t>: Vital Sign Coding with Translation</w:t>
      </w:r>
      <w:bookmarkEnd w:id="1849"/>
      <w:bookmarkEnd w:id="1851"/>
      <w:bookmarkEnd w:id="1852"/>
      <w:bookmarkEnd w:id="185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E786349" w14:textId="77777777">
        <w:tc>
          <w:tcPr>
            <w:tcW w:w="9350" w:type="dxa"/>
            <w:shd w:val="clear" w:color="auto" w:fill="auto"/>
          </w:tcPr>
          <w:p w:rsidRPr="00D14360" w:rsidR="007D3708" w:rsidP="007D3708" w:rsidRDefault="007D3708" w14:paraId="2A8875B6" w14:textId="77777777">
            <w:pPr>
              <w:rPr>
                <w:rFonts w:ascii="Courier New" w:hAnsi="Courier New" w:eastAsia="Courier New" w:cs="Courier New"/>
                <w:sz w:val="16"/>
                <w:szCs w:val="16"/>
              </w:rPr>
            </w:pPr>
            <w:bookmarkStart w:name="_l8wwqkxn1h4t" w:colFirst="0" w:colLast="0" w:id="1854"/>
            <w:bookmarkStart w:name="_w7tsocgteqmh" w:colFirst="0" w:colLast="0" w:id="1855"/>
            <w:bookmarkStart w:name="_b4l4nwh8nr65" w:colFirst="0" w:colLast="0" w:id="1856"/>
            <w:bookmarkStart w:name="_twt2uf5vwf3m" w:colFirst="0" w:colLast="0" w:id="1857"/>
            <w:bookmarkStart w:name="_svv7p91shy1m" w:colFirst="0" w:colLast="0" w:id="1858"/>
            <w:bookmarkStart w:name="_rfendstay8ol" w:colFirst="0" w:colLast="0" w:id="1859"/>
            <w:bookmarkStart w:name="_pmtylyaewn9u" w:colFirst="0" w:colLast="0" w:id="1860"/>
            <w:bookmarkStart w:name="_j1iyfjpv496u" w:colFirst="0" w:colLast="0" w:id="1861"/>
            <w:bookmarkStart w:name="_6n1cxm4fv3gl" w:colFirst="0" w:colLast="0" w:id="1862"/>
            <w:bookmarkStart w:name="_v35ko197xkoy" w:colFirst="0" w:colLast="0" w:id="1863"/>
            <w:bookmarkStart w:name="_vrlpqsqnd07t" w:colFirst="0" w:colLast="0" w:id="1864"/>
            <w:bookmarkStart w:name="_520gajnqmghh" w:colFirst="0" w:colLast="0" w:id="1865"/>
            <w:bookmarkStart w:name="_ya61wg7jiqf9" w:colFirst="0" w:colLast="0" w:id="1866"/>
            <w:bookmarkEnd w:id="1850"/>
            <w:bookmarkEnd w:id="1854"/>
            <w:bookmarkEnd w:id="1855"/>
            <w:bookmarkEnd w:id="1856"/>
            <w:bookmarkEnd w:id="1857"/>
            <w:bookmarkEnd w:id="1858"/>
            <w:bookmarkEnd w:id="1859"/>
            <w:bookmarkEnd w:id="1860"/>
            <w:bookmarkEnd w:id="1861"/>
            <w:bookmarkEnd w:id="1862"/>
            <w:bookmarkEnd w:id="1863"/>
            <w:bookmarkEnd w:id="1864"/>
            <w:bookmarkEnd w:id="1865"/>
            <w:bookmarkEnd w:id="1866"/>
            <w:r w:rsidRPr="00D14360">
              <w:rPr>
                <w:rFonts w:ascii="Courier New" w:hAnsi="Courier New" w:eastAsia="Courier New" w:cs="Courier New"/>
                <w:sz w:val="16"/>
                <w:szCs w:val="16"/>
              </w:rPr>
              <w:t xml:space="preserve">&lt;code code="29463-7" codeSystem="2.16.840.1.113883.6.1" codeSystemName="LOINC"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displayName="Body weight"&gt;</w:t>
            </w:r>
          </w:p>
          <w:p w:rsidRPr="00D14360" w:rsidR="007D3708" w:rsidP="007D3708" w:rsidRDefault="007D3708" w14:paraId="5018821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&lt;translation code="8350-1" codeSystem="2.16.840.1.113883.6.1"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displayName="Body weight Measured - with clothes" /&gt;</w:t>
            </w:r>
          </w:p>
          <w:p w:rsidRPr="00D14360" w:rsidR="007D3708" w:rsidP="007D3708" w:rsidRDefault="007D3708" w14:paraId="57435DF5" w14:textId="77777777">
            <w:pPr>
              <w:rPr>
                <w:rFonts w:ascii="Courier New" w:hAnsi="Courier New" w:eastAsia="Calibri" w:cs="Courier New"/>
                <w:b/>
                <w:sz w:val="16"/>
                <w:szCs w:val="16"/>
              </w:rPr>
            </w:pPr>
            <w:r w:rsidRPr="00D14360">
              <w:rPr>
                <w:rFonts w:ascii="Courier New" w:hAnsi="Courier New" w:eastAsia="Courier New" w:cs="Courier New"/>
                <w:sz w:val="16"/>
                <w:szCs w:val="16"/>
              </w:rPr>
              <w:t>&lt;/code&gt;</w:t>
            </w:r>
          </w:p>
        </w:tc>
      </w:tr>
    </w:tbl>
    <w:p w:rsidRPr="00C64922" w:rsidR="00DD51B1" w:rsidP="00FD31AC" w:rsidRDefault="00DD51B1" w14:paraId="7B85B4D8" w14:textId="72B946E4">
      <w:pPr>
        <w:pStyle w:val="Heading3"/>
      </w:pPr>
      <w:bookmarkStart w:name="_Toc20481018" w:id="1867"/>
      <w:bookmarkStart w:name="_Toc21529549" w:id="1868"/>
      <w:bookmarkStart w:name="_Toc21691602" w:id="1869"/>
      <w:bookmarkStart w:name="_Toc21845786" w:id="1870"/>
      <w:bookmarkStart w:name="_Toc21852027" w:id="1871"/>
      <w:bookmarkStart w:name="_Toc21871994" w:id="1872"/>
      <w:bookmarkStart w:name="_Toc21872450" w:id="1873"/>
      <w:bookmarkStart w:name="_Toc21880222" w:id="1874"/>
      <w:bookmarkStart w:name="_Toc21890052" w:id="1875"/>
      <w:bookmarkStart w:name="_Toc21894196" w:id="1876"/>
      <w:bookmarkStart w:name="_Toc21898122" w:id="1877"/>
      <w:bookmarkStart w:name="_Toc21926870" w:id="1878"/>
      <w:bookmarkStart w:name="_Medication" w:id="1879"/>
      <w:bookmarkStart w:name="_Toc10707523" w:id="1880"/>
      <w:bookmarkStart w:name="_Toc11043663" w:id="1881"/>
      <w:bookmarkStart w:name="_Toc11045636" w:id="1882"/>
      <w:bookmarkStart w:name="_Toc11391304" w:id="1883"/>
      <w:bookmarkStart w:name="_Ref98770760" w:id="1884"/>
      <w:bookmarkStart w:name="_Ref98770766" w:id="1885"/>
      <w:bookmarkStart w:name="_Ref98770789" w:id="1886"/>
      <w:bookmarkStart w:name="_Ref98770799" w:id="1887"/>
      <w:bookmarkStart w:name="_Ref98770899" w:id="1888"/>
      <w:bookmarkStart w:name="_Toc119939874" w:id="1889"/>
      <w:bookmarkStart w:name="_Toc135312905" w:id="1890"/>
      <w:bookmarkEnd w:id="1867"/>
      <w:bookmarkEnd w:id="1868"/>
      <w:bookmarkEnd w:id="1869"/>
      <w:bookmarkEnd w:id="1870"/>
      <w:bookmarkEnd w:id="1871"/>
      <w:bookmarkEnd w:id="1872"/>
      <w:bookmarkEnd w:id="1873"/>
      <w:bookmarkEnd w:id="1874"/>
      <w:bookmarkEnd w:id="1875"/>
      <w:bookmarkEnd w:id="1876"/>
      <w:bookmarkEnd w:id="1877"/>
      <w:bookmarkEnd w:id="1878"/>
      <w:bookmarkEnd w:id="1879"/>
      <w:r w:rsidRPr="00C64922">
        <w:t>Medication</w:t>
      </w:r>
      <w:bookmarkEnd w:id="1880"/>
      <w:bookmarkEnd w:id="1881"/>
      <w:bookmarkEnd w:id="1882"/>
      <w:bookmarkEnd w:id="1883"/>
      <w:bookmarkEnd w:id="1884"/>
      <w:bookmarkEnd w:id="1885"/>
      <w:bookmarkEnd w:id="1886"/>
      <w:bookmarkEnd w:id="1887"/>
      <w:bookmarkEnd w:id="1888"/>
      <w:bookmarkEnd w:id="1889"/>
      <w:bookmarkEnd w:id="1890"/>
    </w:p>
    <w:p w:rsidRPr="00D14360" w:rsidR="00DD51B1" w:rsidP="00B505D2" w:rsidRDefault="00DD51B1" w14:paraId="5377ADB1" w14:textId="77777777">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Pr="00D14360" w:rsidR="00826EB5">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rsidRPr="00D14360" w:rsidR="00826EB5" w:rsidP="00B505D2" w:rsidRDefault="00826EB5" w14:paraId="314F3672" w14:textId="77777777">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rsidRPr="00C64922" w:rsidR="009F743D" w:rsidP="00E42FA6" w:rsidRDefault="000816FD" w14:paraId="46E87068" w14:textId="28896984">
      <w:pPr>
        <w:pStyle w:val="Caption"/>
        <w:keepNext/>
        <w:spacing w:after="0"/>
      </w:pPr>
      <w:r>
        <w:t xml:space="preserve">  </w:t>
      </w:r>
      <w:bookmarkStart w:name="_Toc118898779" w:id="1891"/>
      <w:bookmarkStart w:name="_Toc119939982" w:id="1892"/>
      <w:bookmarkStart w:name="_Toc135313014" w:id="1893"/>
      <w:r w:rsidRPr="00C64922" w:rsidR="009F743D">
        <w:t xml:space="preserve">Example </w:t>
      </w:r>
      <w:r>
        <w:fldChar w:fldCharType="begin"/>
      </w:r>
      <w:r>
        <w:instrText>SEQ Example \* ARABIC</w:instrText>
      </w:r>
      <w:r>
        <w:fldChar w:fldCharType="separate"/>
      </w:r>
      <w:r w:rsidR="00DC1072">
        <w:rPr>
          <w:noProof/>
        </w:rPr>
        <w:t>59</w:t>
      </w:r>
      <w:r>
        <w:fldChar w:fldCharType="end"/>
      </w:r>
      <w:r w:rsidRPr="00C64922" w:rsidR="009F743D">
        <w:t>: Medication Administration</w:t>
      </w:r>
      <w:bookmarkEnd w:id="1891"/>
      <w:bookmarkEnd w:id="1892"/>
      <w:bookmarkEnd w:id="189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4D2DC08A" w14:textId="77777777">
        <w:tc>
          <w:tcPr>
            <w:tcW w:w="9350" w:type="dxa"/>
            <w:shd w:val="clear" w:color="auto" w:fill="auto"/>
          </w:tcPr>
          <w:p w:rsidRPr="00D14360" w:rsidR="001B2929" w:rsidP="001B2929" w:rsidRDefault="001B2929" w14:paraId="5E2D1A13" w14:textId="77777777">
            <w:pPr>
              <w:rPr>
                <w:rFonts w:ascii="Courier New" w:hAnsi="Courier New" w:eastAsia="Courier New" w:cs="Courier New"/>
                <w:sz w:val="16"/>
                <w:szCs w:val="16"/>
              </w:rPr>
            </w:pPr>
            <w:bookmarkStart w:name="_39kk8xu" w:colFirst="0" w:colLast="0" w:id="1894"/>
            <w:bookmarkEnd w:id="1894"/>
            <w:r w:rsidRPr="00D14360">
              <w:rPr>
                <w:rFonts w:ascii="Courier New" w:hAnsi="Courier New" w:eastAsia="Courier New" w:cs="Courier New"/>
                <w:sz w:val="16"/>
                <w:szCs w:val="16"/>
              </w:rPr>
              <w:t>&lt;substanceAdministration classCode="SBADM" moodCode="EVN"&gt;</w:t>
            </w:r>
          </w:p>
          <w:p w:rsidRPr="00D14360" w:rsidR="001B2929" w:rsidP="001B2929" w:rsidRDefault="001B2929" w14:paraId="034E32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administered a single time in the past.--&gt;</w:t>
            </w:r>
          </w:p>
          <w:p w:rsidRPr="00D14360" w:rsidR="001B2929" w:rsidP="00D14360" w:rsidRDefault="001B2929" w14:paraId="69E127C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root="2.16.840.1.113883.10.20.22.4.16" /&gt;</w:t>
            </w:r>
          </w:p>
          <w:p w:rsidRPr="00D14360" w:rsidR="001B2929" w:rsidP="001B2929" w:rsidRDefault="001B2929" w14:paraId="7DC0E2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6BC5EE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350206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53F8BF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08E4E84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1B2929" w:rsidP="001B2929" w:rsidRDefault="001B2929" w14:paraId="50AF12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 xsi:type="TS" value="201309111603-0700"/&gt;</w:t>
            </w:r>
          </w:p>
          <w:p w:rsidRPr="00D14360" w:rsidR="001B2929" w:rsidP="001B2929" w:rsidRDefault="001B2929" w14:paraId="67679E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&lt;routeCode code="C38288" codeSystem="2.16.840.1.113883.3.26.1.1" displayName="ORAL" codeSystemName="National Cancer Institute Thesaurus" /&gt;</w:t>
            </w:r>
          </w:p>
          <w:p w:rsidRPr="00D14360" w:rsidR="001B2929" w:rsidP="001B2929" w:rsidRDefault="001B2929" w14:paraId="0D3CBC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&lt;doseQuantity value="2" /&gt;</w:t>
            </w:r>
          </w:p>
          <w:p w:rsidRPr="00D14360" w:rsidR="001B2929" w:rsidP="001B2929" w:rsidRDefault="001B2929" w14:paraId="6E13E3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0BFE2A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&lt;manufacturedProduct classCode="MANU"&gt;</w:t>
            </w:r>
          </w:p>
          <w:p w:rsidRPr="00D14360" w:rsidR="001B2929" w:rsidP="001B2929" w:rsidRDefault="001B2929" w14:paraId="30A041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root="2.16.840.1.113883.10.20.22.4.23" /&gt;</w:t>
            </w:r>
          </w:p>
          <w:p w:rsidRPr="00D14360" w:rsidR="001B2929" w:rsidP="001B2929" w:rsidRDefault="001B2929" w14:paraId="0F03E3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&lt;manufacturedMaterial&gt;</w:t>
            </w:r>
          </w:p>
          <w:p w:rsidRPr="00D14360" w:rsidR="001B2929" w:rsidP="001B2929" w:rsidRDefault="001B2929" w14:paraId="234665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code="243670" codeSystem="2.16.840.1.113883.6.88" displayName="Aspirin 81 MG Oral Tablet"&gt;</w:t>
            </w:r>
          </w:p>
          <w:p w:rsidRPr="00D14360" w:rsidR="001B2929" w:rsidP="001B2929" w:rsidRDefault="001B2929" w14:paraId="5EABAE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&lt;originalText&gt;</w:t>
            </w:r>
          </w:p>
          <w:p w:rsidRPr="00D14360" w:rsidR="001B2929" w:rsidP="001B2929" w:rsidRDefault="001B2929" w14:paraId="7B59E3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value="#MedicationName_7"/&gt;</w:t>
            </w:r>
          </w:p>
          <w:p w:rsidRPr="00D14360" w:rsidR="001B2929" w:rsidP="001B2929" w:rsidRDefault="001B2929" w14:paraId="42896E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&lt;/originalText&gt;</w:t>
            </w:r>
          </w:p>
          <w:p w:rsidRPr="00D14360" w:rsidR="001B2929" w:rsidP="001B2929" w:rsidRDefault="001B2929" w14:paraId="2D615D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&lt;/code&gt;</w:t>
            </w:r>
          </w:p>
          <w:p w:rsidRPr="00D14360" w:rsidR="001B2929" w:rsidP="001B2929" w:rsidRDefault="001B2929" w14:paraId="0B527C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&lt;/manufacturedMaterial&gt;</w:t>
            </w:r>
          </w:p>
          <w:p w:rsidRPr="00D14360" w:rsidR="001B2929" w:rsidP="001B2929" w:rsidRDefault="001B2929" w14:paraId="76899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&lt;/manufacturedProduct&gt;</w:t>
            </w:r>
          </w:p>
          <w:p w:rsidRPr="00D14360" w:rsidR="001B2929" w:rsidP="001B2929" w:rsidRDefault="001B2929" w14:paraId="18A9AD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4067121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&lt;/substanceAdministration&gt;</w:t>
            </w:r>
          </w:p>
        </w:tc>
      </w:tr>
    </w:tbl>
    <w:p w:rsidRPr="00D14360" w:rsidR="00DD51B1" w:rsidP="006034A6" w:rsidRDefault="00DD51B1" w14:paraId="6F405335" w14:textId="77777777">
      <w:pPr>
        <w:spacing w:before="240" w:after="120"/>
        <w:rPr>
          <w:rFonts w:eastAsia="Calibri" w:cs="Calibri"/>
        </w:rPr>
      </w:pPr>
      <w:r w:rsidRPr="00D14360">
        <w:rPr>
          <w:rFonts w:eastAsia="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rsidRPr="00C64922" w:rsidR="009F743D" w:rsidP="00E42FA6" w:rsidRDefault="000816FD" w14:paraId="11C519BC" w14:textId="7E420B8E">
      <w:pPr>
        <w:pStyle w:val="Caption"/>
        <w:keepNext/>
        <w:spacing w:after="0"/>
      </w:pPr>
      <w:bookmarkStart w:name="_48pi1tg" w:colFirst="0" w:colLast="0" w:id="1895"/>
      <w:bookmarkEnd w:id="1895"/>
      <w:r>
        <w:t xml:space="preserve">  </w:t>
      </w:r>
      <w:bookmarkStart w:name="_Toc118898780" w:id="1896"/>
      <w:bookmarkStart w:name="_Toc119939983" w:id="1897"/>
      <w:bookmarkStart w:name="_Toc135313015" w:id="1898"/>
      <w:r w:rsidRPr="00C64922" w:rsidR="009F743D">
        <w:t xml:space="preserve">Example </w:t>
      </w:r>
      <w:r>
        <w:fldChar w:fldCharType="begin"/>
      </w:r>
      <w:r>
        <w:instrText>SEQ Example \* ARABIC</w:instrText>
      </w:r>
      <w:r>
        <w:fldChar w:fldCharType="separate"/>
      </w:r>
      <w:r w:rsidR="00DC1072">
        <w:rPr>
          <w:noProof/>
        </w:rPr>
        <w:t>60</w:t>
      </w:r>
      <w:r>
        <w:fldChar w:fldCharType="end"/>
      </w:r>
      <w:r w:rsidRPr="00C64922" w:rsidR="009F743D">
        <w:t>: Medication Plan</w:t>
      </w:r>
      <w:r w:rsidRPr="00D14360" w:rsidR="009F743D">
        <w:rPr>
          <w:rFonts w:eastAsia="Calibri" w:cs="Calibri"/>
          <w:b/>
          <w:vertAlign w:val="superscript"/>
        </w:rPr>
        <w:footnoteReference w:id="133"/>
      </w:r>
      <w:bookmarkEnd w:id="1896"/>
      <w:bookmarkEnd w:id="1897"/>
      <w:bookmarkEnd w:id="189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17CFF149" w14:textId="77777777">
        <w:tc>
          <w:tcPr>
            <w:tcW w:w="9350" w:type="dxa"/>
            <w:shd w:val="clear" w:color="auto" w:fill="auto"/>
          </w:tcPr>
          <w:p w:rsidRPr="00D14360" w:rsidR="001B2929" w:rsidP="001B2929" w:rsidRDefault="001B2929" w14:paraId="5178EF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 classCode="SBADM" moodCode="INT"&gt;</w:t>
            </w:r>
          </w:p>
          <w:p w:rsidRPr="00D14360" w:rsidR="001B2929" w:rsidP="001B2929" w:rsidRDefault="001B2929" w14:paraId="279B29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that is to be administered.--&gt;</w:t>
            </w:r>
          </w:p>
          <w:p w:rsidRPr="00D14360" w:rsidR="001B2929" w:rsidP="00D14360" w:rsidRDefault="001B2929" w14:paraId="06A27156"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root="2.16.840.1.113883.10.20.22.4.16" /&gt;</w:t>
            </w:r>
          </w:p>
          <w:p w:rsidRPr="00D14360" w:rsidR="001B2929" w:rsidP="001B2929" w:rsidRDefault="001B2929" w14:paraId="20E2A6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3219F6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91B3E4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1531C5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317A20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code="active"/&gt;</w:t>
            </w:r>
          </w:p>
          <w:p w:rsidRPr="00D14360" w:rsidR="001B2929" w:rsidP="00D14360" w:rsidRDefault="001B2929" w14:paraId="354051E3"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 This first effectiveTime shows that medication was prescribed on January 18, 2014 (not known to have stopped)--&gt;</w:t>
            </w:r>
          </w:p>
          <w:p w:rsidRPr="00D14360" w:rsidR="001B2929" w:rsidP="00D14360" w:rsidRDefault="001B2929" w14:paraId="7F924AE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&lt;effectiveTime&gt;</w:t>
            </w:r>
          </w:p>
          <w:p w:rsidRPr="00D14360" w:rsidR="001B2929" w:rsidP="00D14360" w:rsidRDefault="001B2929" w14:paraId="2A5161A8"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value="20140118"/&gt;</w:t>
            </w:r>
          </w:p>
          <w:p w:rsidRPr="00D14360" w:rsidR="001B2929" w:rsidP="001B2929" w:rsidRDefault="001B2929" w14:paraId="0F1C31B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nullFlavor="NI"/&gt;</w:t>
            </w:r>
          </w:p>
          <w:p w:rsidRPr="00D14360" w:rsidR="001B2929" w:rsidP="001B2929" w:rsidRDefault="001B2929" w14:paraId="47ACF2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1B2929" w:rsidP="001B2929" w:rsidRDefault="001B2929" w14:paraId="50F260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second effectiveTime represents every 4-6 hours from medication sig. --&gt;</w:t>
            </w:r>
          </w:p>
          <w:p w:rsidRPr="00D14360" w:rsidR="001B2929" w:rsidP="00D14360" w:rsidRDefault="001B2929" w14:paraId="7D69F5E2"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&lt;!-- Operator "A" means that this timing information is in addition to previous </w:t>
            </w:r>
            <w:r w:rsidRPr="00D14360">
              <w:rPr>
                <w:rFonts w:ascii="Courier New" w:hAnsi="Courier New" w:eastAsia="Courier New" w:cs="Courier New"/>
                <w:sz w:val="16"/>
                <w:szCs w:val="16"/>
              </w:rPr>
              <w:t>effectiveTime information provided--&gt;</w:t>
            </w:r>
          </w:p>
          <w:p w:rsidRPr="00D14360" w:rsidR="001B2929" w:rsidP="001B2929" w:rsidRDefault="001B2929" w14:paraId="650AD97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xsi:type="PIVL_TS" operator="A"&gt;</w:t>
            </w:r>
          </w:p>
          <w:p w:rsidRPr="00D14360" w:rsidR="001B2929" w:rsidP="001B2929" w:rsidRDefault="001B2929" w14:paraId="6C454F2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 xsi:type="IVL_PQ"&gt;</w:t>
            </w:r>
          </w:p>
          <w:p w:rsidRPr="00D14360" w:rsidR="001B2929" w:rsidP="001B2929" w:rsidRDefault="001B2929" w14:paraId="39FB1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value="4" unit="h"/&gt;</w:t>
            </w:r>
          </w:p>
          <w:p w:rsidRPr="00D14360" w:rsidR="001B2929" w:rsidP="001B2929" w:rsidRDefault="001B2929" w14:paraId="7028823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value="6" unit="h"/&gt;</w:t>
            </w:r>
          </w:p>
          <w:p w:rsidRPr="00D14360" w:rsidR="001B2929" w:rsidP="001B2929" w:rsidRDefault="001B2929" w14:paraId="5D17B0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&lt;/period&gt;</w:t>
            </w:r>
          </w:p>
          <w:p w:rsidRPr="00D14360" w:rsidR="001B2929" w:rsidP="001B2929" w:rsidRDefault="001B2929" w14:paraId="70E66D0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1B2929" w:rsidP="001B2929" w:rsidRDefault="001B2929" w14:paraId="52F1AD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&lt;routeCode code="C38288" codeSystem="2.16.840.1.113883.3.26.1.1" codeSystemName="NCI Thesaurus" displayName="Oral"/&gt;</w:t>
            </w:r>
          </w:p>
          <w:p w:rsidRPr="00D14360" w:rsidR="001B2929" w:rsidP="001B2929" w:rsidRDefault="001B2929" w14:paraId="1C9874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relates directly to the code used for medication. Since it's a tablet, then only specified needed in dose is 2x per administration--&gt;</w:t>
            </w:r>
          </w:p>
          <w:p w:rsidRPr="00D14360" w:rsidR="001B2929" w:rsidP="001B2929" w:rsidRDefault="001B2929" w14:paraId="1FC90D5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&lt;doseQuantity value="2"/&gt;</w:t>
            </w:r>
          </w:p>
          <w:p w:rsidRPr="00D14360" w:rsidR="001B2929" w:rsidP="001B2929" w:rsidRDefault="001B2929" w14:paraId="7F10C8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41FBC0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 classCode="MANU"&gt;</w:t>
            </w:r>
          </w:p>
          <w:p w:rsidRPr="00D14360" w:rsidR="001B2929" w:rsidP="001B2929" w:rsidRDefault="001B2929" w14:paraId="720344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Medication information ** --&gt;</w:t>
            </w:r>
          </w:p>
          <w:p w:rsidRPr="00D14360" w:rsidR="001B2929" w:rsidP="001B2929" w:rsidRDefault="001B2929" w14:paraId="02783D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root="2.16.840.1.113883.10.20.22.4.23"/&gt;</w:t>
            </w:r>
          </w:p>
          <w:p w:rsidRPr="00D14360" w:rsidR="001B2929" w:rsidP="001B2929" w:rsidRDefault="001B2929" w14:paraId="59E0CA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root="0be61984-eaa5-46b3-b75b-1d1ba28b5fff"/&gt;</w:t>
            </w:r>
          </w:p>
          <w:p w:rsidRPr="00D14360" w:rsidR="001B2929" w:rsidP="001B2929" w:rsidRDefault="001B2929" w14:paraId="1FC9B8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18B0A6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Medications should be specified at a level corresponding to prescription when possible, such as 30mg oral tablet (branded)--&gt;</w:t>
            </w:r>
          </w:p>
          <w:p w:rsidRPr="00D14360" w:rsidR="001B2929" w:rsidP="001B2929" w:rsidRDefault="001B2929" w14:paraId="4BE814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code="1049529" displayName="Sudafed 30 MG Oral Tablet" codeSystem="2.16.840.1.113883.6.88" codeSystemName="RxNorm"&gt;</w:t>
            </w:r>
          </w:p>
          <w:p w:rsidRPr="00D14360" w:rsidR="001B2929" w:rsidP="001B2929" w:rsidRDefault="001B2929" w14:paraId="2165D9D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1B2929" w:rsidP="001B2929" w:rsidRDefault="001B2929" w14:paraId="5B6216C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value="#MedicationName_1"/&gt;</w:t>
            </w:r>
          </w:p>
          <w:p w:rsidRPr="00D14360" w:rsidR="001B2929" w:rsidP="001B2929" w:rsidRDefault="001B2929" w14:paraId="5D114A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1B2929" w:rsidP="001B2929" w:rsidRDefault="001B2929" w14:paraId="7B7176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1B2929" w:rsidP="001B2929" w:rsidRDefault="001B2929" w14:paraId="4AE07B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20DD21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w:t>
            </w:r>
          </w:p>
          <w:p w:rsidRPr="00D14360" w:rsidR="001B2929" w:rsidP="001B2929" w:rsidRDefault="001B2929" w14:paraId="5E5530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0539DC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&lt;/substanceAdministration&gt;</w:t>
            </w:r>
          </w:p>
        </w:tc>
      </w:tr>
    </w:tbl>
    <w:p w:rsidRPr="00D14360" w:rsidR="000447CF" w:rsidP="00B505D2" w:rsidRDefault="000447CF" w14:paraId="1F6836FE" w14:textId="77777777">
      <w:pPr>
        <w:spacing w:after="120"/>
        <w:rPr>
          <w:rFonts w:eastAsia="Calibri" w:cs="Calibri"/>
        </w:rPr>
      </w:pPr>
    </w:p>
    <w:p w:rsidRPr="00D14360" w:rsidR="00DD51B1" w:rsidP="00B505D2" w:rsidRDefault="00DD51B1" w14:paraId="7C126DF6" w14:textId="77777777">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rsidRPr="00C64922" w:rsidR="003749D4" w:rsidP="00E42FA6" w:rsidRDefault="000816FD" w14:paraId="6A115F57" w14:textId="71468E40">
      <w:pPr>
        <w:pStyle w:val="Caption"/>
        <w:keepNext/>
        <w:spacing w:after="0"/>
      </w:pPr>
      <w:bookmarkStart w:name="_2nusc19" w:colFirst="0" w:colLast="0" w:id="1899"/>
      <w:bookmarkEnd w:id="1899"/>
      <w:r>
        <w:t xml:space="preserve">  </w:t>
      </w:r>
      <w:bookmarkStart w:name="_Toc118898781" w:id="1900"/>
      <w:bookmarkStart w:name="_Toc119939984" w:id="1901"/>
      <w:bookmarkStart w:name="_Toc135313016" w:id="1902"/>
      <w:r w:rsidRPr="00C64922" w:rsidR="003749D4">
        <w:t xml:space="preserve">Example </w:t>
      </w:r>
      <w:r>
        <w:fldChar w:fldCharType="begin"/>
      </w:r>
      <w:r>
        <w:instrText>SEQ Example \* ARABIC</w:instrText>
      </w:r>
      <w:r>
        <w:fldChar w:fldCharType="separate"/>
      </w:r>
      <w:r w:rsidR="00DC1072">
        <w:rPr>
          <w:noProof/>
        </w:rPr>
        <w:t>61</w:t>
      </w:r>
      <w:r>
        <w:fldChar w:fldCharType="end"/>
      </w:r>
      <w:r w:rsidRPr="00C64922" w:rsidR="003749D4">
        <w:t>: Medication Dispense</w:t>
      </w:r>
      <w:bookmarkEnd w:id="1900"/>
      <w:bookmarkEnd w:id="1901"/>
      <w:bookmarkEnd w:id="190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61856703" w14:textId="77777777">
        <w:tc>
          <w:tcPr>
            <w:tcW w:w="9350" w:type="dxa"/>
            <w:shd w:val="clear" w:color="auto" w:fill="auto"/>
          </w:tcPr>
          <w:p w:rsidRPr="00D14360" w:rsidR="001B2929" w:rsidP="001B2929" w:rsidRDefault="001B2929" w14:paraId="378378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&lt;supply classCode="SPLY" moodCode="EVN"&gt;</w:t>
            </w:r>
          </w:p>
          <w:p w:rsidRPr="00D14360" w:rsidR="001B2929" w:rsidP="001B2929" w:rsidRDefault="001B2929" w14:paraId="49C115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root="2.16.840.1.113883.10.20.22.4.18" extension="2014-06-09" /&gt;</w:t>
            </w:r>
          </w:p>
          <w:p w:rsidRPr="00D14360" w:rsidR="001B2929" w:rsidP="001B2929" w:rsidRDefault="001B2929" w14:paraId="0F59E7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root="1.2.3.4.56789.1" extension="cb734647-fc99-424c-a864-7e3cda82e704" /&gt;</w:t>
            </w:r>
          </w:p>
          <w:p w:rsidRPr="00D14360" w:rsidR="001B2929" w:rsidP="001B2929" w:rsidRDefault="001B2929" w14:paraId="07125D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 /&gt;</w:t>
            </w:r>
          </w:p>
          <w:p w:rsidRPr="00D14360" w:rsidR="001B2929" w:rsidP="001B2929" w:rsidRDefault="001B2929" w14:paraId="66A1C4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value="201208151450-0800" /&gt;</w:t>
            </w:r>
          </w:p>
          <w:p w:rsidRPr="00D14360" w:rsidR="001B2929" w:rsidP="001B2929" w:rsidRDefault="001B2929" w14:paraId="66FDCF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&lt;repeatNumber value="1" /&gt;</w:t>
            </w:r>
          </w:p>
          <w:p w:rsidRPr="00D14360" w:rsidR="001B2929" w:rsidP="001B2929" w:rsidRDefault="001B2929" w14:paraId="320F4F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&lt;quantity value="75" /&gt;</w:t>
            </w:r>
          </w:p>
          <w:p w:rsidRPr="00D14360" w:rsidR="001B2929" w:rsidP="001B2929" w:rsidRDefault="001B2929" w14:paraId="1064ED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0B0534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&lt;manufacturedProduct classCode="MANU"&gt;</w:t>
            </w:r>
          </w:p>
          <w:p w:rsidRPr="00D14360" w:rsidR="001B2929" w:rsidP="001B2929" w:rsidRDefault="001B2929" w14:paraId="61B787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root="2.16.840.1.113883.10.20.22.4.23" extension="2014-06-09" /&gt; .. .</w:t>
            </w:r>
          </w:p>
          <w:p w:rsidRPr="00D14360" w:rsidR="001B2929" w:rsidP="001B2929" w:rsidRDefault="001B2929" w14:paraId="58CE0D1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w:t>
            </w:r>
          </w:p>
          <w:p w:rsidRPr="00D14360" w:rsidR="001B2929" w:rsidP="001B2929" w:rsidRDefault="001B2929" w14:paraId="73D99BD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7E3DBC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217F5D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2E2C4D4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w:t>
            </w:r>
          </w:p>
          <w:p w:rsidRPr="00D14360" w:rsidR="001B2929" w:rsidP="001B2929" w:rsidRDefault="001B2929" w14:paraId="749DC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63F4CB3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4125C8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&lt;/supply&gt;</w:t>
            </w:r>
          </w:p>
        </w:tc>
      </w:tr>
    </w:tbl>
    <w:p w:rsidRPr="00D14360" w:rsidR="00DD51B1" w:rsidP="003749D4" w:rsidRDefault="009A63D3" w14:paraId="55CDD141" w14:textId="77777777">
      <w:pPr>
        <w:spacing w:before="240" w:after="120"/>
        <w:rPr>
          <w:rFonts w:eastAsia="Calibri" w:cs="Calibri"/>
        </w:rPr>
      </w:pPr>
      <w:r w:rsidRPr="00D14360">
        <w:rPr>
          <w:rFonts w:eastAsia="Calibri" w:cs="Calibri"/>
        </w:rPr>
        <w:t>The structure of a medication entry can be complex. It</w:t>
      </w:r>
      <w:r w:rsidRPr="00D14360" w:rsidR="00DD51B1">
        <w:rPr>
          <w:rFonts w:eastAsia="Calibri" w:cs="Calibri"/>
        </w:rPr>
        <w:t xml:space="preserve"> is complicated by the fact that any one of these templates may include other type</w:t>
      </w:r>
      <w:r w:rsidRPr="00D14360">
        <w:rPr>
          <w:rFonts w:eastAsia="Calibri" w:cs="Calibri"/>
        </w:rPr>
        <w:t>s</w:t>
      </w:r>
      <w:r w:rsidRPr="00D14360" w:rsidR="00DD51B1">
        <w:rPr>
          <w:rFonts w:eastAsia="Calibri" w:cs="Calibri"/>
        </w:rPr>
        <w:t xml:space="preserve"> of medication templates within </w:t>
      </w:r>
      <w:r w:rsidRPr="00D14360">
        <w:rPr>
          <w:rFonts w:eastAsia="Calibri" w:cs="Calibri"/>
        </w:rPr>
        <w:t>additional</w:t>
      </w:r>
      <w:r w:rsidRPr="00D14360" w:rsidR="00DD51B1">
        <w:rPr>
          <w:rFonts w:eastAsia="Calibri" w:cs="Calibri"/>
        </w:rPr>
        <w:t xml:space="preserve"> entryRelationship</w:t>
      </w:r>
      <w:r w:rsidRPr="00D14360">
        <w:rPr>
          <w:rFonts w:eastAsia="Calibri" w:cs="Calibri"/>
        </w:rPr>
        <w:t>s</w:t>
      </w:r>
      <w:r w:rsidRPr="00D14360" w:rsidR="00DD51B1">
        <w:rPr>
          <w:rFonts w:eastAsia="Calibri" w:cs="Calibri"/>
        </w:rPr>
        <w:t>. To support interoperability, implementers should minimize the amount of template nesting used to express medication information.</w:t>
      </w:r>
    </w:p>
    <w:p w:rsidRPr="00D14360" w:rsidR="00DD51B1" w:rsidP="00B505D2" w:rsidRDefault="00DD51B1" w14:paraId="53E18B6B" w14:textId="77777777">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Pr="00D14360" w:rsidR="006034A6">
        <w:rPr>
          <w:rFonts w:eastAsia="Calibri" w:cs="Calibri"/>
        </w:rPr>
        <w:t xml:space="preserve">Chapter </w:t>
      </w:r>
      <w:r w:rsidRPr="00D14360" w:rsidR="003749D4">
        <w:rPr>
          <w:rFonts w:eastAsia="Calibri" w:cs="Calibri"/>
        </w:rPr>
        <w:t>5.1.1</w:t>
      </w:r>
      <w:r w:rsidRPr="00D14360" w:rsidR="00693FC4">
        <w:rPr>
          <w:rFonts w:eastAsia="Calibri" w:cs="Calibri"/>
        </w:rPr>
        <w:t>0</w:t>
      </w:r>
      <w:r w:rsidRPr="00D14360" w:rsidR="003749D4">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Pr="00D14360" w:rsidR="009B30E1">
        <w:rPr>
          <w:rFonts w:eastAsia="Calibri" w:cs="Calibri"/>
        </w:rPr>
        <w:t>.</w:t>
      </w:r>
      <w:r w:rsidRPr="00D14360">
        <w:rPr>
          <w:rFonts w:eastAsia="Calibri" w:cs="Calibri"/>
          <w:vertAlign w:val="superscript"/>
        </w:rPr>
        <w:footnoteReference w:id="134"/>
      </w:r>
    </w:p>
    <w:p w:rsidRPr="00D14360" w:rsidR="00504F98" w:rsidP="00B505D2" w:rsidRDefault="00504F98" w14:paraId="0EAE7BCA" w14:textId="569050C9">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history="1" w:anchor="_Date/Time_Precision">
        <w:r w:rsidRPr="00AD08FB" w:rsidR="00693FC4">
          <w:rPr>
            <w:rStyle w:val="Hyperlink"/>
            <w:rFonts w:eastAsia="Calibri" w:cs="Calibri"/>
            <w:color w:val="000000"/>
            <w:u w:val="none"/>
          </w:rPr>
          <w:t xml:space="preserve"> </w:t>
        </w:r>
        <w:r w:rsidRPr="007770C6" w:rsidR="00693FC4">
          <w:rPr>
            <w:rStyle w:val="Hyperlink"/>
            <w:rFonts w:eastAsia="Calibri" w:cs="Calibri"/>
          </w:rPr>
          <w:t>5.1.10.2 Date/Time Precision</w:t>
        </w:r>
      </w:hyperlink>
    </w:p>
    <w:p w:rsidRPr="00C64922" w:rsidR="00DD51B1" w:rsidP="00FD31AC" w:rsidRDefault="00DD51B1" w14:paraId="56CFA7C8" w14:textId="0F3A765E">
      <w:pPr>
        <w:pStyle w:val="Heading3"/>
      </w:pPr>
      <w:bookmarkStart w:name="_p4ghi1nqvn4w" w:colFirst="0" w:colLast="0" w:id="1903"/>
      <w:bookmarkStart w:name="_r39o2v63m0do" w:colFirst="0" w:colLast="0" w:id="1904"/>
      <w:bookmarkStart w:name="_Toc10707524" w:id="1905"/>
      <w:bookmarkStart w:name="_Toc11043670" w:id="1906"/>
      <w:bookmarkStart w:name="_Toc11045637" w:id="1907"/>
      <w:bookmarkStart w:name="_Toc11391305" w:id="1908"/>
      <w:bookmarkStart w:name="_Toc119939875" w:id="1909"/>
      <w:bookmarkStart w:name="_Toc135312906" w:id="1910"/>
      <w:bookmarkEnd w:id="1903"/>
      <w:bookmarkEnd w:id="1904"/>
      <w:r w:rsidRPr="00C64922">
        <w:t>Immunization</w:t>
      </w:r>
      <w:bookmarkEnd w:id="1905"/>
      <w:bookmarkEnd w:id="1906"/>
      <w:bookmarkEnd w:id="1907"/>
      <w:bookmarkEnd w:id="1908"/>
      <w:bookmarkEnd w:id="1909"/>
      <w:bookmarkEnd w:id="1910"/>
    </w:p>
    <w:p w:rsidRPr="00C64922" w:rsidR="00DD51B1" w:rsidP="004C76D9" w:rsidRDefault="00DD51B1" w14:paraId="776494B8" w14:textId="7EEE820B">
      <w:pPr>
        <w:pStyle w:val="Heading4"/>
      </w:pPr>
      <w:bookmarkStart w:name="_Toc11043671" w:id="1911"/>
      <w:r w:rsidRPr="00C64922">
        <w:t>Recording Immunization Date</w:t>
      </w:r>
      <w:bookmarkEnd w:id="1911"/>
    </w:p>
    <w:p w:rsidRPr="00D14360" w:rsidR="00DD51B1" w:rsidP="00B505D2" w:rsidRDefault="00DD51B1" w14:paraId="68AA5AB7" w14:textId="77777777">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Pr="00D14360" w:rsidR="003749D4">
        <w:rPr>
          <w:rFonts w:eastAsia="Calibri" w:cs="Calibri"/>
        </w:rPr>
        <w:t>given,</w:t>
      </w:r>
      <w:r w:rsidRPr="00D14360">
        <w:rPr>
          <w:rFonts w:eastAsia="Calibri" w:cs="Calibri"/>
        </w:rPr>
        <w:t xml:space="preserve"> and this will generally just be a single dateTime value. Most of the time, when recording the </w:t>
      </w:r>
      <w:r w:rsidRPr="00D14360" w:rsidR="00A57126">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rsidRPr="00C64922" w:rsidR="003749D4" w:rsidP="00E42FA6" w:rsidRDefault="000816FD" w14:paraId="6A6712B1" w14:textId="5A8F1C94">
      <w:pPr>
        <w:pStyle w:val="Caption"/>
        <w:keepNext/>
        <w:spacing w:after="0"/>
      </w:pPr>
      <w:bookmarkStart w:name="_1baon6m" w:colFirst="0" w:colLast="0" w:id="1912"/>
      <w:bookmarkEnd w:id="1912"/>
      <w:r>
        <w:t xml:space="preserve">  </w:t>
      </w:r>
      <w:bookmarkStart w:name="_Toc118898782" w:id="1913"/>
      <w:bookmarkStart w:name="_Toc119939985" w:id="1914"/>
      <w:bookmarkStart w:name="_Toc135313017" w:id="1915"/>
      <w:r w:rsidRPr="00C64922" w:rsidR="003749D4">
        <w:t xml:space="preserve">Example </w:t>
      </w:r>
      <w:r>
        <w:fldChar w:fldCharType="begin"/>
      </w:r>
      <w:r>
        <w:instrText>SEQ Example \* ARABIC</w:instrText>
      </w:r>
      <w:r>
        <w:fldChar w:fldCharType="separate"/>
      </w:r>
      <w:r w:rsidR="00DC1072">
        <w:rPr>
          <w:noProof/>
        </w:rPr>
        <w:t>62</w:t>
      </w:r>
      <w:r>
        <w:fldChar w:fldCharType="end"/>
      </w:r>
      <w:r w:rsidRPr="00C64922" w:rsidR="003749D4">
        <w:t>: Influenza Vaccination</w:t>
      </w:r>
      <w:r w:rsidRPr="00D14360" w:rsidR="003749D4">
        <w:rPr>
          <w:rFonts w:eastAsia="Calibri" w:cs="Calibri"/>
          <w:b/>
          <w:vertAlign w:val="superscript"/>
        </w:rPr>
        <w:footnoteReference w:id="135"/>
      </w:r>
      <w:bookmarkEnd w:id="1913"/>
      <w:bookmarkEnd w:id="1914"/>
      <w:bookmarkEnd w:id="191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50B84BC0" w14:textId="77777777">
        <w:tc>
          <w:tcPr>
            <w:tcW w:w="9350" w:type="dxa"/>
            <w:shd w:val="clear" w:color="auto" w:fill="auto"/>
          </w:tcPr>
          <w:p w:rsidRPr="00D14360" w:rsidR="001B2929" w:rsidP="001B2929" w:rsidRDefault="001B2929" w14:paraId="0F4505F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1B2929" w:rsidP="001B2929" w:rsidRDefault="001B2929" w14:paraId="6601A8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conforms to Immunizations section with entries optional --&gt;</w:t>
            </w:r>
          </w:p>
          <w:p w:rsidRPr="00D14360" w:rsidR="001B2929" w:rsidP="001B2929" w:rsidRDefault="001B2929" w14:paraId="68B46C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root="2.16.840.1.113883.10.20.22.2.2"/&gt;</w:t>
            </w:r>
          </w:p>
          <w:p w:rsidRPr="00D14360" w:rsidR="001B2929" w:rsidP="001B2929" w:rsidRDefault="001B2929" w14:paraId="6CB629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Immunizations section with entries required --&gt;</w:t>
            </w:r>
          </w:p>
          <w:p w:rsidRPr="00D14360" w:rsidR="001B2929" w:rsidP="001B2929" w:rsidRDefault="001B2929" w14:paraId="23640F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root="2.16.840.1.113883.10.20.22.2.2.1"/&gt;</w:t>
            </w:r>
          </w:p>
          <w:p w:rsidRPr="00D14360" w:rsidR="001B2929" w:rsidP="001B2929" w:rsidRDefault="001B2929" w14:paraId="50C61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code="11369-6" codeSystem="2.16.840.1.113883.6.1" codeSystemName="LOINC"</w:t>
            </w:r>
          </w:p>
          <w:p w:rsidRPr="00D14360" w:rsidR="001B2929" w:rsidP="001B2929" w:rsidRDefault="001B2929" w14:paraId="5B975E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displayName="History of immunizations"/&gt;</w:t>
            </w:r>
          </w:p>
          <w:p w:rsidRPr="00D14360" w:rsidR="001B2929" w:rsidP="001B2929" w:rsidRDefault="001B2929" w14:paraId="591CE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&lt;title&gt;IMMUNIZATIONS&lt;/title&gt;</w:t>
            </w:r>
          </w:p>
          <w:p w:rsidRPr="00D14360" w:rsidR="001B2929" w:rsidP="001B2929" w:rsidRDefault="001B2929" w14:paraId="45AE0C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41210B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&lt;content ID="immunSect"/&gt;</w:t>
            </w:r>
          </w:p>
          <w:p w:rsidRPr="00D14360" w:rsidR="001B2929" w:rsidP="001B2929" w:rsidRDefault="001B2929" w14:paraId="2BBE0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1B2929" w:rsidP="001B2929" w:rsidRDefault="001B2929" w14:paraId="337A2F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17FC3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 typeCode="DRIV"&gt;</w:t>
            </w:r>
          </w:p>
          <w:p w:rsidRPr="00D14360" w:rsidR="001B2929" w:rsidP="001B2929" w:rsidRDefault="001B2929" w14:paraId="4D85F3D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&lt;substanceAdministration classCode="SBADM" moodCode="EVN" negationInd="false"&gt;</w:t>
            </w:r>
          </w:p>
          <w:p w:rsidRPr="00D14360" w:rsidR="001B2929" w:rsidP="001B2929" w:rsidRDefault="001B2929" w14:paraId="26E978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activity ** --&gt;</w:t>
            </w:r>
          </w:p>
          <w:p w:rsidRPr="00D14360" w:rsidR="001B2929" w:rsidP="001B2929" w:rsidRDefault="001B2929" w14:paraId="65BB9D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root="2.16.840.1.113883.10.20.22.4.52"/&gt;</w:t>
            </w:r>
          </w:p>
          <w:p w:rsidRPr="00D14360" w:rsidR="001B2929" w:rsidP="001B2929" w:rsidRDefault="001B2929" w14:paraId="6995C1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root="e6f1ba43-c0ed-4b9b-9f12-f435d8ad8f92"/&gt;</w:t>
            </w:r>
          </w:p>
          <w:p w:rsidRPr="00D14360" w:rsidR="001B2929" w:rsidP="001B2929" w:rsidRDefault="001B2929" w14:paraId="312BD2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92975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value="#immun1"/&gt;</w:t>
            </w:r>
          </w:p>
          <w:p w:rsidRPr="00D14360" w:rsidR="001B2929" w:rsidP="001B2929" w:rsidRDefault="001B2929" w14:paraId="469692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1971A8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Indicates the status of the substanceAdministartion --&gt;</w:t>
            </w:r>
          </w:p>
          <w:p w:rsidRPr="00D14360" w:rsidR="001B2929" w:rsidP="001B2929" w:rsidRDefault="001B2929" w14:paraId="385B0C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1B2929" w:rsidP="001B2929" w:rsidRDefault="001B2929" w14:paraId="17E918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value="20100815"/&gt;</w:t>
            </w:r>
          </w:p>
          <w:p w:rsidRPr="00D14360" w:rsidR="001B2929" w:rsidP="001B2929" w:rsidRDefault="001B2929" w14:paraId="646C02E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1EB8DE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 classCode="MANU"&gt;</w:t>
            </w:r>
          </w:p>
          <w:p w:rsidRPr="00D14360" w:rsidR="001B2929" w:rsidP="001B2929" w:rsidRDefault="001B2929" w14:paraId="353887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medication information ** --&gt;</w:t>
            </w:r>
          </w:p>
          <w:p w:rsidRPr="00D14360" w:rsidR="001B2929" w:rsidP="001B2929" w:rsidRDefault="001B2929" w14:paraId="54A6DC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root="2.16.840.1.113883.10.20.22.4.54"/&gt;</w:t>
            </w:r>
          </w:p>
          <w:p w:rsidRPr="00D14360" w:rsidR="001B2929" w:rsidP="001B2929" w:rsidRDefault="001B2929" w14:paraId="205D97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418C4E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code="88" codeSystem="2.16.840.1.113883.12.292"</w:t>
            </w:r>
          </w:p>
          <w:p w:rsidRPr="00D14360" w:rsidR="001B2929" w:rsidP="001B2929" w:rsidRDefault="001B2929" w14:paraId="3EA2A6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displayName="Influenza virus vaccine" codeSystemName="CVX"/&gt;                                           </w:t>
            </w:r>
          </w:p>
          <w:p w:rsidRPr="00D14360" w:rsidR="001B2929" w:rsidP="001B2929" w:rsidRDefault="001B2929" w14:paraId="00C8E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&lt;lotNumberText&gt;1&lt;/lotNumberText&gt;</w:t>
            </w:r>
          </w:p>
          <w:p w:rsidRPr="00D14360" w:rsidR="001B2929" w:rsidP="001B2929" w:rsidRDefault="001B2929" w14:paraId="367B6F2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3863E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manufacturerOrganization</w:t>
            </w:r>
          </w:p>
          <w:p w:rsidRPr="00D14360" w:rsidR="001B2929" w:rsidP="001B2929" w:rsidRDefault="001B2929" w14:paraId="6CA0233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&lt;manufacturerOrganization&gt;</w:t>
            </w:r>
          </w:p>
          <w:p w:rsidRPr="00D14360" w:rsidR="001B2929" w:rsidP="001B2929" w:rsidRDefault="001B2929" w14:paraId="5673B3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&lt;name&gt;Health LS - Immuno Inc.&lt;/name&gt;</w:t>
            </w:r>
          </w:p>
          <w:p w:rsidRPr="00D14360" w:rsidR="001B2929" w:rsidP="001B2929" w:rsidRDefault="001B2929" w14:paraId="2FC46E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&lt;/manufacturerOrganization&gt;--&gt;</w:t>
            </w:r>
          </w:p>
          <w:p w:rsidRPr="00D14360" w:rsidR="001B2929" w:rsidP="001B2929" w:rsidRDefault="001B2929" w14:paraId="1DDB66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  </w:t>
            </w:r>
          </w:p>
          <w:p w:rsidRPr="00D14360" w:rsidR="001B2929" w:rsidP="001B2929" w:rsidRDefault="001B2929" w14:paraId="050A10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6E1F92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Performer </w:t>
            </w:r>
          </w:p>
          <w:p w:rsidRPr="00D14360" w:rsidR="001B2929" w:rsidP="001B2929" w:rsidRDefault="001B2929" w14:paraId="4C3DFA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00D068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565479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root="2.16.840.1.113883.19.5.9999.456" extension="2981824"/&gt;</w:t>
            </w:r>
          </w:p>
          <w:p w:rsidRPr="00D14360" w:rsidR="001B2929" w:rsidP="001B2929" w:rsidRDefault="001B2929" w14:paraId="01C8BD3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&lt;addr&gt;</w:t>
            </w:r>
          </w:p>
          <w:p w:rsidRPr="00D14360" w:rsidR="001B2929" w:rsidP="001B2929" w:rsidRDefault="001B2929" w14:paraId="0D0FD0D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&lt;streetAddressLine&gt;1021 Health Drive&lt;/streetAddressLine&gt;</w:t>
            </w:r>
          </w:p>
          <w:p w:rsidRPr="00D14360" w:rsidR="001B2929" w:rsidP="001B2929" w:rsidRDefault="001B2929" w14:paraId="32CC2E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&lt;city&gt;Ann Arbor&lt;/city&gt;</w:t>
            </w:r>
          </w:p>
          <w:p w:rsidRPr="00D14360" w:rsidR="001B2929" w:rsidP="001B2929" w:rsidRDefault="001B2929" w14:paraId="5E1897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&lt;state&gt;MI&lt;/state&gt;</w:t>
            </w:r>
          </w:p>
          <w:p w:rsidRPr="00D14360" w:rsidR="001B2929" w:rsidP="001B2929" w:rsidRDefault="001B2929" w14:paraId="7073376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&lt;postalCode&gt;99099&lt;/postalCode&gt;</w:t>
            </w:r>
          </w:p>
          <w:p w:rsidRPr="00D14360" w:rsidR="001B2929" w:rsidP="001B2929" w:rsidRDefault="001B2929" w14:paraId="0F21CC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&lt;country&gt;US&lt;/country&gt;</w:t>
            </w:r>
          </w:p>
          <w:p w:rsidRPr="00D14360" w:rsidR="001B2929" w:rsidP="001B2929" w:rsidRDefault="001B2929" w14:paraId="1EA59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&lt;/addr&gt;</w:t>
            </w:r>
          </w:p>
          <w:p w:rsidRPr="00D14360" w:rsidR="001B2929" w:rsidP="001B2929" w:rsidRDefault="001B2929" w14:paraId="52D45D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&lt;telecom nullFlavor="UNK"/&gt;</w:t>
            </w:r>
          </w:p>
          <w:p w:rsidRPr="00D14360" w:rsidR="001B2929" w:rsidP="001B2929" w:rsidRDefault="001B2929" w14:paraId="382694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&lt;assignedPerson&gt;</w:t>
            </w:r>
          </w:p>
          <w:p w:rsidRPr="00D14360" w:rsidR="001B2929" w:rsidP="001B2929" w:rsidRDefault="001B2929" w14:paraId="3B2325B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4E6AA8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&lt;given&gt;Amanda&lt;/given&gt;</w:t>
            </w:r>
          </w:p>
          <w:p w:rsidRPr="00D14360" w:rsidR="001B2929" w:rsidP="001B2929" w:rsidRDefault="001B2929" w14:paraId="6CBD3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&lt;family&gt;Assigned&lt;/family&gt;</w:t>
            </w:r>
          </w:p>
          <w:p w:rsidRPr="00D14360" w:rsidR="001B2929" w:rsidP="001B2929" w:rsidRDefault="001B2929" w14:paraId="3107A49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0D40F6E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&lt;/assignedPerson&gt;</w:t>
            </w:r>
          </w:p>
          <w:p w:rsidRPr="00D14360" w:rsidR="001B2929" w:rsidP="001B2929" w:rsidRDefault="001B2929" w14:paraId="104D37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&lt;representedOrganization&gt;</w:t>
            </w:r>
          </w:p>
          <w:p w:rsidRPr="00D14360" w:rsidR="001B2929" w:rsidP="001B2929" w:rsidRDefault="001B2929" w14:paraId="7D4CFC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root="2.16.840.1.113883.19.5.9999.1394"/&gt;</w:t>
            </w:r>
          </w:p>
          <w:p w:rsidRPr="00D14360" w:rsidR="001B2929" w:rsidP="001B2929" w:rsidRDefault="001B2929" w14:paraId="0D8EBFF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&lt;name&gt;Good Health Clinic&lt;/name&gt;</w:t>
            </w:r>
          </w:p>
          <w:p w:rsidRPr="00D14360" w:rsidR="001B2929" w:rsidP="001B2929" w:rsidRDefault="001B2929" w14:paraId="386690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&lt;telecom nullFlavor="UNK"/&gt;</w:t>
            </w:r>
          </w:p>
          <w:p w:rsidRPr="00D14360" w:rsidR="001B2929" w:rsidP="001B2929" w:rsidRDefault="001B2929" w14:paraId="51BC22E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 nullFlavor="UNK"/&gt;</w:t>
            </w:r>
          </w:p>
          <w:p w:rsidRPr="00D14360" w:rsidR="001B2929" w:rsidP="001B2929" w:rsidRDefault="001B2929" w14:paraId="39932A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&lt;/representedOrganization&gt;</w:t>
            </w:r>
          </w:p>
          <w:p w:rsidRPr="00D14360" w:rsidR="001B2929" w:rsidP="001B2929" w:rsidRDefault="001B2929" w14:paraId="5DD8B1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5D2010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 --&gt;</w:t>
            </w:r>
          </w:p>
          <w:p w:rsidRPr="00D14360" w:rsidR="001B2929" w:rsidP="001B2929" w:rsidRDefault="001B2929" w14:paraId="321340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&lt;/substanceAdministration&gt;</w:t>
            </w:r>
          </w:p>
          <w:p w:rsidRPr="00D14360" w:rsidR="001B2929" w:rsidP="001B2929" w:rsidRDefault="001B2929" w14:paraId="27938B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1B2929" w:rsidP="001B2929" w:rsidRDefault="001B2929" w14:paraId="6250CC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1B2929" w:rsidP="001B2929" w:rsidRDefault="001B2929" w14:paraId="493EEDCD" w14:textId="77777777"/>
    <w:p w:rsidRPr="00C64922" w:rsidR="00DD51B1" w:rsidP="004C76D9" w:rsidRDefault="00DD51B1" w14:paraId="0E359E47" w14:textId="77777777">
      <w:pPr>
        <w:pStyle w:val="Heading4"/>
      </w:pPr>
      <w:bookmarkStart w:name="_ir73of7umvu5" w:colFirst="0" w:colLast="0" w:id="1916"/>
      <w:bookmarkStart w:name="_Toc11043672" w:id="1917"/>
      <w:bookmarkEnd w:id="1916"/>
      <w:r w:rsidRPr="00C64922">
        <w:t>Immunization Status Code</w:t>
      </w:r>
      <w:bookmarkEnd w:id="1917"/>
    </w:p>
    <w:p w:rsidRPr="00D14360" w:rsidR="00DD51B1" w:rsidP="00B505D2" w:rsidRDefault="00DD51B1" w14:paraId="3A05C43D" w14:textId="77777777">
      <w:pPr>
        <w:spacing w:after="120"/>
        <w:rPr>
          <w:rFonts w:eastAsia="Calibri" w:cs="Calibri"/>
        </w:rPr>
      </w:pPr>
      <w:r w:rsidRPr="00D14360">
        <w:rPr>
          <w:rFonts w:eastAsia="Calibri" w:cs="Calibri"/>
        </w:rPr>
        <w:t xml:space="preserve">When recording the immunization status code, the normal value would be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as this represents an immunization that has been completely given.  In extremely rare circumstances, a status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could be used.  The use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w:t>
      </w:r>
    </w:p>
    <w:p w:rsidRPr="00C64922" w:rsidR="00DD51B1" w:rsidP="00FD31AC" w:rsidRDefault="00DD51B1" w14:paraId="0A4625B7" w14:textId="15D455A3">
      <w:pPr>
        <w:pStyle w:val="Heading3"/>
      </w:pPr>
      <w:bookmarkStart w:name="_rdql11qorczb" w:colFirst="0" w:colLast="0" w:id="1918"/>
      <w:bookmarkStart w:name="_uyajiiw16owl" w:colFirst="0" w:colLast="0" w:id="1919"/>
      <w:bookmarkStart w:name="_Procedure" w:id="1920"/>
      <w:bookmarkStart w:name="_Toc10707525" w:id="1921"/>
      <w:bookmarkStart w:name="_Toc11043675" w:id="1922"/>
      <w:bookmarkStart w:name="_Toc11045638" w:id="1923"/>
      <w:bookmarkStart w:name="_Toc11391306" w:id="1924"/>
      <w:bookmarkStart w:name="_Ref98770828" w:id="1925"/>
      <w:bookmarkStart w:name="_Ref98770832" w:id="1926"/>
      <w:bookmarkStart w:name="_Toc119939876" w:id="1927"/>
      <w:bookmarkStart w:name="_Toc135312907" w:id="1928"/>
      <w:bookmarkEnd w:id="1918"/>
      <w:bookmarkEnd w:id="1919"/>
      <w:bookmarkEnd w:id="1920"/>
      <w:r w:rsidRPr="00C64922">
        <w:t>Procedure</w:t>
      </w:r>
      <w:bookmarkEnd w:id="1921"/>
      <w:bookmarkEnd w:id="1922"/>
      <w:bookmarkEnd w:id="1923"/>
      <w:bookmarkEnd w:id="1924"/>
      <w:bookmarkEnd w:id="1925"/>
      <w:bookmarkEnd w:id="1926"/>
      <w:bookmarkEnd w:id="1927"/>
      <w:bookmarkEnd w:id="1928"/>
    </w:p>
    <w:p w:rsidR="0007159E" w:rsidP="0007159E" w:rsidRDefault="0007159E" w14:paraId="1F6A2DFA" w14:textId="77777777">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rsidRPr="00D14360" w:rsidR="0007159E" w:rsidP="0007159E" w:rsidRDefault="0007159E" w14:paraId="47729667" w14:textId="77777777">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rsidRPr="00D14360" w:rsidR="00A61B88" w:rsidP="00B505D2" w:rsidRDefault="00986722" w14:paraId="62BFF8CE" w14:textId="5FE90A90">
      <w:pPr>
        <w:spacing w:after="120"/>
        <w:rPr>
          <w:rFonts w:cs="Calibri"/>
        </w:rPr>
      </w:pPr>
      <w:r w:rsidRPr="00D14360">
        <w:rPr>
          <w:rFonts w:cs="Calibri"/>
          <w:b/>
          <w:bCs/>
        </w:rPr>
        <w:t>Reference:</w:t>
      </w:r>
      <w:r w:rsidRPr="00AD08FB">
        <w:rPr>
          <w:rFonts w:cs="Calibri"/>
          <w:color w:val="000000"/>
        </w:rPr>
        <w:t xml:space="preserve"> </w:t>
      </w:r>
      <w:hyperlink w:history="1" w:anchor="_Plan/Planning_Information">
        <w:r w:rsidRPr="007770C6" w:rsidR="00225CAE">
          <w:rPr>
            <w:rStyle w:val="Hyperlink"/>
            <w:rFonts w:cs="Calibri"/>
          </w:rPr>
          <w:t>4.3.4 Plan/Planning</w:t>
        </w:r>
        <w:r w:rsidRPr="007770C6" w:rsidR="00264CAA">
          <w:rPr>
            <w:rStyle w:val="Hyperlink"/>
            <w:rFonts w:cs="Calibri"/>
          </w:rPr>
          <w:t xml:space="preserve"> Information</w:t>
        </w:r>
      </w:hyperlink>
    </w:p>
    <w:p w:rsidRPr="00C64922" w:rsidR="00DD51B1" w:rsidP="004C76D9" w:rsidRDefault="00DD51B1" w14:paraId="79B8D458" w14:textId="77777777">
      <w:pPr>
        <w:pStyle w:val="Heading4"/>
      </w:pPr>
      <w:bookmarkStart w:name="_ck33qz115w0n" w:colFirst="0" w:colLast="0" w:id="1929"/>
      <w:bookmarkStart w:name="_Toc11043676" w:id="1930"/>
      <w:bookmarkEnd w:id="1929"/>
      <w:r w:rsidRPr="00C64922">
        <w:t>Procedure</w:t>
      </w:r>
      <w:bookmarkEnd w:id="1930"/>
      <w:r w:rsidRPr="00C64922" w:rsidR="00A61B88">
        <w:t>, Observation, Act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5605B0C9" w14:textId="77777777">
        <w:trPr>
          <w:trHeight w:val="576"/>
        </w:trPr>
        <w:tc>
          <w:tcPr>
            <w:tcW w:w="683" w:type="dxa"/>
            <w:tcBorders>
              <w:right w:val="nil"/>
            </w:tcBorders>
            <w:shd w:val="clear" w:color="auto" w:fill="C6D9F1"/>
          </w:tcPr>
          <w:p w:rsidRPr="00C64922" w:rsidR="00CD3D7C" w:rsidP="001104A1" w:rsidRDefault="00634398" w14:paraId="42B7282F" w14:textId="77777777">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78D626D" w14:textId="77777777">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Pr="007770C6" w:rsidR="00E83F3B">
              <w:rPr>
                <w:rFonts w:cs="Calibri Light"/>
                <w:b/>
                <w:bCs/>
                <w:sz w:val="20"/>
              </w:rPr>
              <w:t>BP-095</w:t>
            </w:r>
            <w:r w:rsidRPr="007770C6">
              <w:rPr>
                <w:rFonts w:cs="Calibri Light"/>
                <w:b/>
                <w:bCs/>
                <w:sz w:val="20"/>
              </w:rPr>
              <w:t>]</w:t>
            </w:r>
          </w:p>
        </w:tc>
      </w:tr>
    </w:tbl>
    <w:p w:rsidRPr="00D14360" w:rsidR="00A61B88" w:rsidP="000447CF" w:rsidRDefault="00A61B88" w14:paraId="15E42738" w14:textId="531BE359">
      <w:pPr>
        <w:pStyle w:val="Caption"/>
        <w:rPr>
          <w:rFonts w:cs="Calibri"/>
          <w:sz w:val="28"/>
          <w:szCs w:val="28"/>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4F6FF6" w:rsidTr="004E29C8" w14:paraId="3A965B13" w14:textId="77777777">
        <w:trPr>
          <w:cantSplit/>
          <w:tblHeader/>
        </w:trPr>
        <w:tc>
          <w:tcPr>
            <w:tcW w:w="1457" w:type="dxa"/>
            <w:tcBorders>
              <w:bottom w:val="nil"/>
              <w:right w:val="nil"/>
            </w:tcBorders>
            <w:shd w:val="clear" w:color="auto" w:fill="4F81BD"/>
          </w:tcPr>
          <w:p w:rsidRPr="00D14360" w:rsidR="00E42FA6" w:rsidP="00E42FA6" w:rsidRDefault="00E42FA6" w14:paraId="6CC15806"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505ABF5C" w14:textId="1737B2C7">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rsidRPr="00D14360" w:rsidR="00E42FA6" w:rsidP="00E42FA6" w:rsidRDefault="00E42FA6" w14:paraId="76A888D5" w14:textId="256AD274">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Pr="00C64922" w:rsidR="004F6FF6" w:rsidTr="004E29C8" w14:paraId="044E03AE"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3530BFF2"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2A406ACD" w14:textId="653A5FB3">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Pr="00D14360" w:rsidR="004F44B5">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Pr="00C64922" w:rsidR="004F6FF6" w:rsidTr="004E29C8" w14:paraId="0D549427" w14:textId="77777777">
        <w:trPr>
          <w:cantSplit/>
          <w:trHeight w:val="890"/>
        </w:trPr>
        <w:tc>
          <w:tcPr>
            <w:tcW w:w="1457" w:type="dxa"/>
            <w:tcBorders>
              <w:right w:val="nil"/>
            </w:tcBorders>
            <w:shd w:val="clear" w:color="auto" w:fill="FFFFFF"/>
          </w:tcPr>
          <w:p w:rsidRPr="00D14360" w:rsidR="00E42FA6" w:rsidP="00E42FA6" w:rsidRDefault="00E42FA6" w14:paraId="3FEFEF72"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07159E" w14:paraId="72C1BBF5" w14:textId="4E654396">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Pr="00D14360" w:rsidR="00E42FA6">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Pr="00C64922" w:rsidR="004F6FF6" w:rsidTr="004E29C8" w14:paraId="339D3EF1" w14:textId="77777777">
        <w:trPr>
          <w:cantSplit/>
          <w:trHeight w:val="2069"/>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0C4503F"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06473D95" w14:textId="03E3BC19">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rsidRPr="00D14360" w:rsidR="00E42FA6" w:rsidP="00E42FA6" w:rsidRDefault="00E42FA6" w14:paraId="7612358C" w14:textId="52B3AADA">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Pr="00D14360" w:rsidR="0088454D">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Pr="00C64922" w:rsidR="004F6FF6" w:rsidTr="004E29C8" w14:paraId="699733CC" w14:textId="77777777">
        <w:trPr>
          <w:cantSplit/>
          <w:trHeight w:val="53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3284808A"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043F1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Pr="00C64922" w:rsidR="004F6FF6" w:rsidTr="004E29C8" w14:paraId="560F76E7" w14:textId="77777777">
        <w:trPr>
          <w:cantSplit/>
        </w:trPr>
        <w:tc>
          <w:tcPr>
            <w:tcW w:w="1457" w:type="dxa"/>
            <w:tcBorders>
              <w:top w:val="single" w:color="4472C4" w:themeColor="accent1" w:sz="4" w:space="0"/>
              <w:right w:val="nil"/>
            </w:tcBorders>
            <w:shd w:val="clear" w:color="auto" w:fill="FFFFFF"/>
          </w:tcPr>
          <w:p w:rsidRPr="00D14360" w:rsidR="00E42FA6" w:rsidP="00E42FA6" w:rsidRDefault="00E42FA6" w14:paraId="47000D80"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E42FA6" w:rsidP="00E42FA6" w:rsidRDefault="00E42FA6" w14:paraId="6812C861" w14:textId="77777777">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rsidRPr="00D14360" w:rsidR="00E42FA6" w:rsidP="00E42FA6" w:rsidRDefault="00E42FA6" w14:paraId="339E2C1F" w14:textId="77777777">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Pr="00C64922" w:rsidR="004F6FF6" w:rsidTr="004E29C8" w14:paraId="126367C2" w14:textId="77777777">
        <w:trPr>
          <w:cantSplit/>
        </w:trPr>
        <w:tc>
          <w:tcPr>
            <w:tcW w:w="1457" w:type="dxa"/>
            <w:tcBorders>
              <w:top w:val="single" w:color="4F81BD" w:sz="4" w:space="0"/>
              <w:bottom w:val="single" w:color="4F81BD" w:sz="4" w:space="0"/>
              <w:right w:val="nil"/>
            </w:tcBorders>
            <w:shd w:val="clear" w:color="auto" w:fill="FFFFFF"/>
          </w:tcPr>
          <w:p w:rsidRPr="00D14360" w:rsidR="00BD7D6F" w:rsidP="00BD7D6F" w:rsidRDefault="00BD7D6F" w14:paraId="2A516D5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BD7D6F" w:rsidP="00BD7D6F" w:rsidRDefault="003709A6" w14:paraId="10DD3C6A" w14:textId="0A472702">
            <w:pPr>
              <w:pStyle w:val="Default"/>
              <w:rPr>
                <w:rFonts w:ascii="Calibri Light" w:hAnsi="Calibri Light" w:cs="Calibri Light"/>
                <w:sz w:val="20"/>
              </w:rPr>
            </w:pPr>
            <w:r w:rsidRPr="00D14360">
              <w:rPr>
                <w:rFonts w:ascii="Calibri Light" w:hAnsi="Calibri Light" w:cs="Calibri Light"/>
                <w:sz w:val="20"/>
              </w:rPr>
              <w:t xml:space="preserve">Visit </w:t>
            </w:r>
            <w:hyperlink w:history="1" r:id="rId62">
              <w:r w:rsidRPr="00D14360">
                <w:rPr>
                  <w:rStyle w:val="Hyperlink"/>
                  <w:rFonts w:ascii="Calibri Light" w:hAnsi="Calibri Light" w:cs="Calibri Light"/>
                  <w:sz w:val="20"/>
                </w:rPr>
                <w:t>HL7 CDA Example Search</w:t>
              </w:r>
            </w:hyperlink>
          </w:p>
        </w:tc>
      </w:tr>
      <w:tr w:rsidRPr="00C64922" w:rsidR="004F6FF6" w:rsidTr="004E29C8" w14:paraId="67532522" w14:textId="77777777">
        <w:trPr>
          <w:cantSplit/>
        </w:trPr>
        <w:tc>
          <w:tcPr>
            <w:tcW w:w="1457" w:type="dxa"/>
            <w:tcBorders>
              <w:right w:val="nil"/>
            </w:tcBorders>
            <w:shd w:val="clear" w:color="auto" w:fill="FFFFFF"/>
          </w:tcPr>
          <w:p w:rsidRPr="00D14360" w:rsidR="00BD7D6F" w:rsidP="00BD7D6F" w:rsidRDefault="00BD7D6F" w14:paraId="0A902844" w14:textId="77777777">
            <w:pPr>
              <w:rPr>
                <w:rFonts w:cs="Calibri"/>
                <w:b/>
                <w:bCs/>
              </w:rPr>
            </w:pPr>
            <w:r w:rsidRPr="00D14360">
              <w:rPr>
                <w:rFonts w:cs="Calibri"/>
                <w:b/>
                <w:bCs/>
              </w:rPr>
              <w:t>Example</w:t>
            </w:r>
          </w:p>
        </w:tc>
        <w:tc>
          <w:tcPr>
            <w:tcW w:w="7898" w:type="dxa"/>
            <w:shd w:val="clear" w:color="auto" w:fill="auto"/>
          </w:tcPr>
          <w:p w:rsidRPr="000E7E95" w:rsidR="00BD7D6F" w:rsidP="00BD7D6F" w:rsidRDefault="000E7E95" w14:paraId="57656150" w14:textId="66B03265">
            <w:pPr>
              <w:pStyle w:val="Default"/>
              <w:rPr>
                <w:rFonts w:ascii="Calibri Light" w:hAnsi="Calibri Light" w:cs="Calibri Light"/>
                <w:sz w:val="20"/>
              </w:rPr>
            </w:pPr>
            <w:r w:rsidRPr="007770C6">
              <w:t>How to represent “</w:t>
            </w:r>
            <w:hyperlink w:history="1" r:id="rId63">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Pr="000E7E95" w:rsidR="000A1C87">
              <w:rPr>
                <w:rFonts w:ascii="Calibri Light" w:hAnsi="Calibri Light" w:cs="Calibri Light"/>
                <w:sz w:val="20"/>
              </w:rPr>
              <w:t>”</w:t>
            </w:r>
            <w:r w:rsidRPr="000E7E95" w:rsidR="00BD7D6F">
              <w:rPr>
                <w:rFonts w:ascii="Calibri Light" w:hAnsi="Calibri Light" w:cs="Calibri Light"/>
                <w:sz w:val="20"/>
              </w:rPr>
              <w:t xml:space="preserve"> </w:t>
            </w:r>
          </w:p>
        </w:tc>
      </w:tr>
    </w:tbl>
    <w:p w:rsidR="00F9202A" w:rsidP="000447CF" w:rsidRDefault="000816FD" w14:paraId="7BC478D7" w14:textId="4959B5C3">
      <w:pPr>
        <w:pStyle w:val="Caption"/>
      </w:pPr>
      <w:r>
        <w:t xml:space="preserve">  </w:t>
      </w:r>
      <w:bookmarkStart w:name="_Toc118898849" w:id="1931"/>
      <w:bookmarkStart w:name="_Toc119940053" w:id="1932"/>
      <w:bookmarkStart w:name="_Toc135313084" w:id="1933"/>
      <w:r w:rsidRPr="00C64922" w:rsidR="000447CF">
        <w:t xml:space="preserve">Table </w:t>
      </w:r>
      <w:r>
        <w:fldChar w:fldCharType="begin"/>
      </w:r>
      <w:r>
        <w:instrText>SEQ Table \* ARABIC</w:instrText>
      </w:r>
      <w:r>
        <w:fldChar w:fldCharType="separate"/>
      </w:r>
      <w:r w:rsidR="00DC1072">
        <w:rPr>
          <w:noProof/>
        </w:rPr>
        <w:t>63</w:t>
      </w:r>
      <w:r>
        <w:fldChar w:fldCharType="end"/>
      </w:r>
      <w:r w:rsidRPr="00C64922" w:rsidR="000447CF">
        <w:t>: Procedure, Observation, Act</w:t>
      </w:r>
      <w:r w:rsidR="00852DED">
        <w:t xml:space="preserve"> Template</w:t>
      </w:r>
      <w:bookmarkEnd w:id="1931"/>
      <w:bookmarkEnd w:id="1932"/>
      <w:bookmarkEnd w:id="1933"/>
    </w:p>
    <w:p w:rsidRPr="00C64922" w:rsidR="003B4A08" w:rsidP="00FD31AC" w:rsidRDefault="00BD7D6F" w14:paraId="3B5CDB19" w14:textId="77777777">
      <w:pPr>
        <w:pStyle w:val="Heading3"/>
      </w:pPr>
      <w:bookmarkStart w:name="_Toc20481022" w:id="1934"/>
      <w:bookmarkStart w:name="_Toc21529553" w:id="1935"/>
      <w:bookmarkStart w:name="_Toc21691606" w:id="1936"/>
      <w:bookmarkStart w:name="_Toc21845790" w:id="1937"/>
      <w:bookmarkStart w:name="_Toc21852031" w:id="1938"/>
      <w:bookmarkStart w:name="_Toc21871998" w:id="1939"/>
      <w:bookmarkStart w:name="_Toc21872454" w:id="1940"/>
      <w:bookmarkStart w:name="_Toc21880226" w:id="1941"/>
      <w:bookmarkStart w:name="_Toc21890056" w:id="1942"/>
      <w:bookmarkStart w:name="_Toc21894200" w:id="1943"/>
      <w:bookmarkStart w:name="_Toc21898126" w:id="1944"/>
      <w:bookmarkStart w:name="_Toc21926874" w:id="1945"/>
      <w:bookmarkStart w:name="_Toc20481023" w:id="1946"/>
      <w:bookmarkStart w:name="_Toc21529554" w:id="1947"/>
      <w:bookmarkStart w:name="_Toc21691607" w:id="1948"/>
      <w:bookmarkStart w:name="_Toc21845791" w:id="1949"/>
      <w:bookmarkStart w:name="_Toc21852032" w:id="1950"/>
      <w:bookmarkStart w:name="_Toc21871999" w:id="1951"/>
      <w:bookmarkStart w:name="_Toc21872455" w:id="1952"/>
      <w:bookmarkStart w:name="_Toc21880227" w:id="1953"/>
      <w:bookmarkStart w:name="_Toc21890057" w:id="1954"/>
      <w:bookmarkStart w:name="_Toc21894201" w:id="1955"/>
      <w:bookmarkStart w:name="_Toc21898127" w:id="1956"/>
      <w:bookmarkStart w:name="_Toc21926875" w:id="1957"/>
      <w:bookmarkStart w:name="_Toc119939877" w:id="1958"/>
      <w:bookmarkStart w:name="_Toc135312908" w:id="1959"/>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r>
        <w:t>A</w:t>
      </w:r>
      <w:r w:rsidRPr="00C64922" w:rsidR="003B4A08">
        <w:t>ssessment</w:t>
      </w:r>
      <w:r w:rsidR="003B4A08">
        <w:t xml:space="preserve"> </w:t>
      </w:r>
      <w:r w:rsidRPr="00C64922" w:rsidR="003B4A08">
        <w:t>(the noun)</w:t>
      </w:r>
      <w:bookmarkEnd w:id="1958"/>
      <w:bookmarkEnd w:id="1959"/>
    </w:p>
    <w:p w:rsidRPr="00D14360" w:rsidR="003B4A08" w:rsidP="003B4A08" w:rsidRDefault="003B4A08" w14:paraId="744E25D2" w14:textId="77777777">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BD7D6F" w:rsidR="002E7E6E" w:rsidTr="004E29C8" w14:paraId="46155D59" w14:textId="77777777">
        <w:trPr>
          <w:trHeight w:val="458"/>
        </w:trPr>
        <w:tc>
          <w:tcPr>
            <w:tcW w:w="683" w:type="dxa"/>
            <w:tcBorders>
              <w:right w:val="nil"/>
            </w:tcBorders>
            <w:shd w:val="clear" w:color="auto" w:fill="C6D9F1"/>
          </w:tcPr>
          <w:p w:rsidRPr="00BD7D6F" w:rsidR="002E7E6E" w:rsidP="00900EAD" w:rsidRDefault="00634398" w14:paraId="750DDE06" w14:textId="77777777">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2E7E6E" w:rsidP="00900EAD" w:rsidRDefault="002E7E6E" w14:paraId="300B8C62" w14:textId="41064711">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Pr="007770C6" w:rsidR="00E83F3B">
              <w:rPr>
                <w:rFonts w:cs="Calibri Light"/>
                <w:b/>
                <w:bCs/>
                <w:sz w:val="20"/>
              </w:rPr>
              <w:t>BP-096</w:t>
            </w:r>
            <w:r w:rsidRPr="007770C6">
              <w:rPr>
                <w:rFonts w:cs="Calibri Light"/>
                <w:b/>
                <w:bCs/>
                <w:sz w:val="20"/>
              </w:rPr>
              <w:t>]</w:t>
            </w:r>
          </w:p>
        </w:tc>
      </w:tr>
    </w:tbl>
    <w:p w:rsidR="002E7E6E" w:rsidP="003B4A08" w:rsidRDefault="002E7E6E" w14:paraId="3CAAFFB1" w14:textId="4CA7678A">
      <w:pPr>
        <w:spacing w:after="120"/>
        <w:rPr>
          <w:rFonts w:cs="Calibri"/>
        </w:rPr>
      </w:pPr>
    </w:p>
    <w:p w:rsidRPr="00D14360" w:rsidR="005C79A1" w:rsidP="003B4A08" w:rsidRDefault="005C79A1" w14:paraId="4D3C0328" w14:textId="77777777">
      <w:pPr>
        <w:spacing w:after="120"/>
        <w:rPr>
          <w:rFonts w:cs="Calibri"/>
        </w:rPr>
      </w:pPr>
    </w:p>
    <w:p w:rsidRPr="00C64922" w:rsidR="003B4A08" w:rsidP="004C76D9" w:rsidRDefault="003B4A08" w14:paraId="071FF369" w14:textId="77777777">
      <w:pPr>
        <w:pStyle w:val="Heading4"/>
      </w:pPr>
      <w:bookmarkStart w:name="_gtqsb6qk34m" w:colFirst="0" w:colLast="0" w:id="1960"/>
      <w:bookmarkStart w:name="_Toc11043700" w:id="1961"/>
      <w:bookmarkEnd w:id="1960"/>
      <w:r w:rsidRPr="00C64922">
        <w:t>Assessment</w:t>
      </w:r>
      <w:bookmarkEnd w:id="1961"/>
      <w:r w:rsidRPr="00C64922">
        <w:t xml:space="preserve"> Scale Observation</w:t>
      </w:r>
    </w:p>
    <w:tbl>
      <w:tblPr>
        <w:tblW w:w="944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988"/>
      </w:tblGrid>
      <w:tr w:rsidRPr="00C64922" w:rsidR="002954CE" w:rsidTr="004E29C8" w14:paraId="394C8F79" w14:textId="77777777">
        <w:trPr>
          <w:cantSplit/>
          <w:tblHeader/>
        </w:trPr>
        <w:tc>
          <w:tcPr>
            <w:tcW w:w="1457" w:type="dxa"/>
            <w:tcBorders>
              <w:bottom w:val="nil"/>
              <w:right w:val="nil"/>
            </w:tcBorders>
            <w:shd w:val="clear" w:color="auto" w:fill="4F81BD"/>
          </w:tcPr>
          <w:p w:rsidRPr="00D14360" w:rsidR="00E42FA6" w:rsidP="00E42FA6" w:rsidRDefault="00E42FA6" w14:paraId="6FC9A8E8" w14:textId="77777777">
            <w:pPr>
              <w:rPr>
                <w:rFonts w:cs="Calibri"/>
                <w:b/>
                <w:bCs/>
                <w:color w:val="FFFFFF"/>
              </w:rPr>
            </w:pPr>
            <w:r w:rsidRPr="00D14360">
              <w:rPr>
                <w:rFonts w:cs="Calibri"/>
                <w:b/>
                <w:bCs/>
                <w:color w:val="FFFFFF"/>
              </w:rPr>
              <w:t>Entry Template</w:t>
            </w:r>
          </w:p>
        </w:tc>
        <w:tc>
          <w:tcPr>
            <w:tcW w:w="7988" w:type="dxa"/>
            <w:shd w:val="clear" w:color="auto" w:fill="4F81BD"/>
          </w:tcPr>
          <w:p w:rsidRPr="00D14360" w:rsidR="00E42FA6" w:rsidP="00E42FA6" w:rsidRDefault="00E42FA6" w14:paraId="2661BB1A" w14:textId="7CADA17C">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rsidRPr="00D14360" w:rsidR="00E42FA6" w:rsidP="00E42FA6" w:rsidRDefault="00E42FA6" w14:paraId="0E53A0CD" w14:textId="12AF335E">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Pr="00C64922" w:rsidR="002954CE" w:rsidTr="004E29C8" w14:paraId="1A4D88E1"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928D4DF" w14:textId="77777777">
            <w:pPr>
              <w:rPr>
                <w:rFonts w:cs="Calibri"/>
                <w:b/>
                <w:bCs/>
              </w:rPr>
            </w:pPr>
            <w:r w:rsidRPr="00D14360">
              <w:rPr>
                <w:rFonts w:cs="Calibri"/>
                <w:b/>
                <w:bCs/>
              </w:rPr>
              <w:t>Reference Source</w:t>
            </w:r>
          </w:p>
        </w:tc>
        <w:tc>
          <w:tcPr>
            <w:tcW w:w="7988" w:type="dxa"/>
            <w:tcBorders>
              <w:top w:val="single" w:color="4F81BD" w:sz="4" w:space="0"/>
              <w:bottom w:val="single" w:color="4F81BD" w:sz="4" w:space="0"/>
            </w:tcBorders>
            <w:shd w:val="clear" w:color="auto" w:fill="auto"/>
          </w:tcPr>
          <w:p w:rsidRPr="00D14360" w:rsidR="00E42FA6" w:rsidP="00E42FA6" w:rsidRDefault="004F44B5" w14:paraId="3E7B4687" w14:textId="0210B79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8106A3C" w14:textId="77777777">
        <w:trPr>
          <w:cantSplit/>
        </w:trPr>
        <w:tc>
          <w:tcPr>
            <w:tcW w:w="1457" w:type="dxa"/>
            <w:tcBorders>
              <w:right w:val="nil"/>
            </w:tcBorders>
            <w:shd w:val="clear" w:color="auto" w:fill="FFFFFF"/>
          </w:tcPr>
          <w:p w:rsidRPr="00D14360" w:rsidR="00E42FA6" w:rsidP="00E42FA6" w:rsidRDefault="00E42FA6" w14:paraId="2B88DF6E" w14:textId="77777777">
            <w:pPr>
              <w:rPr>
                <w:rFonts w:cs="Calibri"/>
                <w:b/>
                <w:bCs/>
              </w:rPr>
            </w:pPr>
            <w:r w:rsidRPr="00D14360">
              <w:rPr>
                <w:rFonts w:cs="Calibri"/>
                <w:b/>
                <w:bCs/>
              </w:rPr>
              <w:t>Purpose</w:t>
            </w:r>
          </w:p>
        </w:tc>
        <w:tc>
          <w:tcPr>
            <w:tcW w:w="7988" w:type="dxa"/>
            <w:shd w:val="clear" w:color="auto" w:fill="auto"/>
          </w:tcPr>
          <w:p w:rsidRPr="00D14360" w:rsidR="00E42FA6" w:rsidP="00D14360" w:rsidRDefault="00E42FA6" w14:paraId="3CF04193"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Pr="00C64922" w:rsidR="002954CE" w:rsidTr="004E29C8" w14:paraId="0595B1CC" w14:textId="77777777">
        <w:trPr>
          <w:cantSplit/>
          <w:trHeight w:val="108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58C864B9" w14:textId="77777777">
            <w:pPr>
              <w:rPr>
                <w:rFonts w:cs="Calibri"/>
                <w:b/>
                <w:bCs/>
              </w:rPr>
            </w:pPr>
            <w:r w:rsidRPr="00D14360">
              <w:rPr>
                <w:rFonts w:cs="Calibri"/>
                <w:b/>
                <w:bCs/>
              </w:rPr>
              <w:t>ActStatus</w:t>
            </w:r>
          </w:p>
        </w:tc>
        <w:tc>
          <w:tcPr>
            <w:tcW w:w="7988" w:type="dxa"/>
            <w:tcBorders>
              <w:top w:val="single" w:color="4F81BD" w:sz="4" w:space="0"/>
              <w:bottom w:val="single" w:color="4F81BD" w:sz="4" w:space="0"/>
            </w:tcBorders>
            <w:shd w:val="clear" w:color="auto" w:fill="auto"/>
          </w:tcPr>
          <w:p w:rsidRPr="00D14360" w:rsidR="00E42FA6" w:rsidP="00E42FA6" w:rsidRDefault="00E42FA6" w14:paraId="1ACD00C0"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Pr="00D14360" w:rsidR="00E42FA6" w:rsidP="00D14360" w:rsidRDefault="00E42FA6" w14:paraId="45A27CAC"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Pr="00C64922" w:rsidR="002954CE" w:rsidTr="004E29C8" w14:paraId="3DE65006"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AD29462" w14:textId="77777777">
            <w:pPr>
              <w:rPr>
                <w:rFonts w:cs="Calibri"/>
                <w:b/>
                <w:bCs/>
                <w:color w:val="000000"/>
              </w:rPr>
            </w:pPr>
            <w:r w:rsidRPr="00D14360">
              <w:rPr>
                <w:rFonts w:cs="Calibri"/>
                <w:b/>
                <w:bCs/>
                <w:color w:val="000000"/>
              </w:rPr>
              <w:t>Negation</w:t>
            </w:r>
          </w:p>
        </w:tc>
        <w:tc>
          <w:tcPr>
            <w:tcW w:w="7988" w:type="dxa"/>
            <w:tcBorders>
              <w:top w:val="single" w:color="4F81BD" w:sz="4" w:space="0"/>
              <w:bottom w:val="single" w:color="4472C4" w:themeColor="accent1" w:sz="4" w:space="0"/>
            </w:tcBorders>
            <w:shd w:val="clear" w:color="auto" w:fill="auto"/>
          </w:tcPr>
          <w:p w:rsidRPr="00D14360" w:rsidR="00E42FA6" w:rsidP="00D14360" w:rsidRDefault="00E42FA6" w14:paraId="5B9353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21030FE9"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E42FA6" w:rsidP="00E42FA6" w:rsidRDefault="00E42FA6" w14:paraId="5B5D3C9A" w14:textId="77777777">
            <w:pPr>
              <w:rPr>
                <w:rFonts w:cs="Calibri"/>
                <w:b/>
                <w:bCs/>
              </w:rPr>
            </w:pPr>
            <w:r w:rsidRPr="00D14360">
              <w:rPr>
                <w:rFonts w:cs="Calibri"/>
                <w:b/>
                <w:bCs/>
              </w:rPr>
              <w:t>Other Considerations</w:t>
            </w:r>
          </w:p>
        </w:tc>
        <w:tc>
          <w:tcPr>
            <w:tcW w:w="7988" w:type="dxa"/>
            <w:tcBorders>
              <w:top w:val="single" w:color="4472C4" w:themeColor="accent1" w:sz="4" w:space="0"/>
              <w:bottom w:val="single" w:color="4472C4" w:themeColor="accent1" w:sz="4" w:space="0"/>
            </w:tcBorders>
            <w:shd w:val="clear" w:color="auto" w:fill="auto"/>
          </w:tcPr>
          <w:p w:rsidRPr="00D14360" w:rsidR="00E42FA6" w:rsidP="00D14360" w:rsidRDefault="00E42FA6" w14:paraId="22EAB3DE" w14:textId="77777777">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Pr="00C64922" w:rsidR="00AF424B" w:rsidTr="004E29C8" w14:paraId="11689B26"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31B1EC39" w14:textId="73C74F3F">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D14360" w:rsidR="00AF424B" w:rsidP="00AF424B" w:rsidRDefault="00000000" w14:paraId="11C01815" w14:textId="05DF3B2B">
            <w:pPr>
              <w:pStyle w:val="Default"/>
              <w:keepNext/>
              <w:rPr>
                <w:rFonts w:ascii="Calibri Light" w:hAnsi="Calibri Light" w:cs="Calibri Light"/>
                <w:sz w:val="20"/>
                <w:szCs w:val="18"/>
              </w:rPr>
            </w:pPr>
            <w:hyperlink w:history="1" r:id="rId64">
              <w:r w:rsidRPr="00AF424B" w:rsidR="00AF424B">
                <w:rPr>
                  <w:rStyle w:val="Hyperlink"/>
                  <w:sz w:val="20"/>
                </w:rPr>
                <w:t>PHQ-9</w:t>
              </w:r>
            </w:hyperlink>
          </w:p>
        </w:tc>
      </w:tr>
      <w:tr w:rsidRPr="00C64922" w:rsidR="00AF424B" w:rsidTr="004E29C8" w14:paraId="6D33B48F"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791CB6DE" w14:textId="1D4E0850">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13370F" w:rsidR="00AF424B" w:rsidP="00AF424B" w:rsidRDefault="00000000" w14:paraId="5DA06446" w14:textId="5D61DB81">
            <w:pPr>
              <w:pStyle w:val="Default"/>
              <w:keepNext/>
              <w:rPr>
                <w:sz w:val="20"/>
              </w:rPr>
            </w:pPr>
            <w:hyperlink w:history="1" r:id="rId65">
              <w:r w:rsidRPr="00683EAC" w:rsidR="00AF424B">
                <w:rPr>
                  <w:rStyle w:val="Hyperlink"/>
                  <w:sz w:val="20"/>
                </w:rPr>
                <w:t>WE CARE</w:t>
              </w:r>
            </w:hyperlink>
          </w:p>
        </w:tc>
      </w:tr>
      <w:tr w:rsidRPr="00C64922" w:rsidR="00AF424B" w:rsidTr="004E29C8" w14:paraId="5C45A294" w14:textId="77777777">
        <w:trPr>
          <w:cantSplit/>
        </w:trPr>
        <w:tc>
          <w:tcPr>
            <w:tcW w:w="1457" w:type="dxa"/>
            <w:tcBorders>
              <w:top w:val="single" w:color="4472C4" w:themeColor="accent1" w:sz="4" w:space="0"/>
              <w:right w:val="nil"/>
            </w:tcBorders>
            <w:shd w:val="clear" w:color="auto" w:fill="FFFFFF"/>
          </w:tcPr>
          <w:p w:rsidRPr="00D14360" w:rsidR="00AF424B" w:rsidP="00AF424B" w:rsidRDefault="00AF424B" w14:paraId="54D914E8" w14:textId="0033536A">
            <w:pPr>
              <w:rPr>
                <w:rFonts w:cs="Calibri"/>
                <w:b/>
                <w:bCs/>
              </w:rPr>
            </w:pPr>
            <w:r w:rsidRPr="00D14360">
              <w:rPr>
                <w:rFonts w:cs="Calibri"/>
                <w:b/>
                <w:bCs/>
              </w:rPr>
              <w:t>Example</w:t>
            </w:r>
          </w:p>
        </w:tc>
        <w:tc>
          <w:tcPr>
            <w:tcW w:w="7988" w:type="dxa"/>
            <w:tcBorders>
              <w:top w:val="single" w:color="4472C4" w:themeColor="accent1" w:sz="4" w:space="0"/>
            </w:tcBorders>
            <w:shd w:val="clear" w:color="auto" w:fill="auto"/>
          </w:tcPr>
          <w:p w:rsidRPr="0013370F" w:rsidR="00AF424B" w:rsidP="00AF424B" w:rsidRDefault="00000000" w14:paraId="2703EA70" w14:textId="08BB2933">
            <w:pPr>
              <w:pStyle w:val="Default"/>
              <w:keepNext/>
              <w:rPr>
                <w:sz w:val="20"/>
              </w:rPr>
            </w:pPr>
            <w:hyperlink w:history="1" r:id="rId66">
              <w:r w:rsidRPr="005F2710" w:rsidR="00AF424B">
                <w:rPr>
                  <w:rStyle w:val="Hyperlink"/>
                  <w:sz w:val="20"/>
                </w:rPr>
                <w:t>Glasgow Coma</w:t>
              </w:r>
            </w:hyperlink>
          </w:p>
        </w:tc>
      </w:tr>
    </w:tbl>
    <w:p w:rsidRPr="00D14360" w:rsidR="003B4A08" w:rsidP="00295A8B" w:rsidRDefault="000816FD" w14:paraId="0D862355" w14:textId="118B28BA">
      <w:pPr>
        <w:pStyle w:val="Caption"/>
        <w:rPr>
          <w:rFonts w:cs="Calibri"/>
          <w:sz w:val="24"/>
          <w:szCs w:val="24"/>
        </w:rPr>
      </w:pPr>
      <w:r>
        <w:t xml:space="preserve">  </w:t>
      </w:r>
      <w:bookmarkStart w:name="_Toc118898850" w:id="1962"/>
      <w:bookmarkStart w:name="_Toc119940054" w:id="1963"/>
      <w:bookmarkStart w:name="_Toc135313085" w:id="1964"/>
      <w:r w:rsidR="00295A8B">
        <w:t xml:space="preserve">Table </w:t>
      </w:r>
      <w:r>
        <w:fldChar w:fldCharType="begin"/>
      </w:r>
      <w:r>
        <w:instrText>SEQ Table \* ARABIC</w:instrText>
      </w:r>
      <w:r>
        <w:fldChar w:fldCharType="separate"/>
      </w:r>
      <w:r w:rsidR="00DC1072">
        <w:rPr>
          <w:noProof/>
        </w:rPr>
        <w:t>64</w:t>
      </w:r>
      <w:r>
        <w:fldChar w:fldCharType="end"/>
      </w:r>
      <w:r w:rsidR="00295A8B">
        <w:t>: Assessment Scale Observation</w:t>
      </w:r>
      <w:r w:rsidR="00852DED">
        <w:t xml:space="preserve"> Template</w:t>
      </w:r>
      <w:bookmarkEnd w:id="1962"/>
      <w:bookmarkEnd w:id="1963"/>
      <w:bookmarkEnd w:id="1964"/>
    </w:p>
    <w:p w:rsidRPr="00C64922" w:rsidR="009A427D" w:rsidP="00FD31AC" w:rsidRDefault="009A427D" w14:paraId="6E062481" w14:textId="0DE60285">
      <w:pPr>
        <w:pStyle w:val="Heading3"/>
      </w:pPr>
      <w:bookmarkStart w:name="_Plan_of_Treatment" w:id="1965"/>
      <w:bookmarkStart w:name="_Toc10707529" w:id="1966"/>
      <w:bookmarkStart w:name="_Toc11043703" w:id="1967"/>
      <w:bookmarkStart w:name="_Toc11045642" w:id="1968"/>
      <w:bookmarkStart w:name="_Toc11219055" w:id="1969"/>
      <w:bookmarkStart w:name="_Toc11391310" w:id="1970"/>
      <w:bookmarkStart w:name="_Toc119939878" w:id="1971"/>
      <w:bookmarkStart w:name="_Toc135312909" w:id="1972"/>
      <w:bookmarkEnd w:id="1965"/>
      <w:r w:rsidRPr="00C64922">
        <w:t>Plan of Treatment</w:t>
      </w:r>
      <w:bookmarkEnd w:id="1966"/>
      <w:bookmarkEnd w:id="1967"/>
      <w:bookmarkEnd w:id="1968"/>
      <w:bookmarkEnd w:id="1969"/>
      <w:bookmarkEnd w:id="1970"/>
      <w:bookmarkEnd w:id="1971"/>
      <w:bookmarkEnd w:id="1972"/>
    </w:p>
    <w:p w:rsidRPr="00D14360" w:rsidR="009A427D" w:rsidP="009A427D" w:rsidRDefault="009A427D" w14:paraId="7CB364A4" w14:textId="77777777">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rsidRPr="00D14360" w:rsidR="009A427D" w:rsidP="009A427D" w:rsidRDefault="00E42FA6" w14:paraId="0928EA7B" w14:textId="7CB12C52">
      <w:pPr>
        <w:spacing w:after="120"/>
        <w:rPr>
          <w:rFonts w:cs="Calibri"/>
        </w:rPr>
      </w:pPr>
      <w:r w:rsidRPr="00D14360">
        <w:rPr>
          <w:rFonts w:cs="Calibri"/>
          <w:b/>
          <w:bCs/>
        </w:rPr>
        <w:t>Reference:</w:t>
      </w:r>
      <w:r w:rsidRPr="00D14360">
        <w:rPr>
          <w:rFonts w:cs="Calibri"/>
        </w:rPr>
        <w:t xml:space="preserve"> </w:t>
      </w:r>
      <w:hyperlink w:history="1" w:anchor="_C-CDA_R2.1_Document">
        <w:r w:rsidRPr="007770C6" w:rsidR="00986722">
          <w:rPr>
            <w:rStyle w:val="Hyperlink"/>
            <w:rFonts w:cs="Calibri"/>
          </w:rPr>
          <w:t>3.2.8 C-CDA R2.1 Document Templates</w:t>
        </w:r>
      </w:hyperlink>
      <w:r w:rsidRPr="00AD08FB" w:rsidR="00295A8B">
        <w:rPr>
          <w:rFonts w:cs="Calibri"/>
          <w:color w:val="000000"/>
        </w:rPr>
        <w:t>;</w:t>
      </w:r>
      <w:r w:rsidRPr="00AD08FB" w:rsidR="009A427D">
        <w:rPr>
          <w:rFonts w:cs="Calibri"/>
          <w:color w:val="000000"/>
        </w:rPr>
        <w:t xml:space="preserve"> </w:t>
      </w:r>
      <w:hyperlink w:history="1" w:anchor="_Goal">
        <w:r w:rsidRPr="007770C6" w:rsidR="00295A8B">
          <w:rPr>
            <w:rStyle w:val="Hyperlink"/>
            <w:rFonts w:cs="Calibri"/>
          </w:rPr>
          <w:t>5.2.9 Goal</w:t>
        </w:r>
      </w:hyperlink>
      <w:r w:rsidRPr="00D14360" w:rsidR="009A427D">
        <w:rPr>
          <w:rFonts w:cs="Calibri"/>
        </w:rPr>
        <w:t xml:space="preserve"> </w:t>
      </w:r>
    </w:p>
    <w:p w:rsidRPr="00C64922" w:rsidR="009A427D" w:rsidP="00FD31AC" w:rsidRDefault="009A427D" w14:paraId="01B830C0" w14:textId="4BFB538D">
      <w:pPr>
        <w:pStyle w:val="Heading3"/>
      </w:pPr>
      <w:bookmarkStart w:name="_dh29ks4qqo5r" w:colFirst="0" w:colLast="0" w:id="1973"/>
      <w:bookmarkStart w:name="_vdjse3a1lbw5" w:colFirst="0" w:colLast="0" w:id="1974"/>
      <w:bookmarkStart w:name="_Clinical_Note" w:id="1975"/>
      <w:bookmarkStart w:name="_Toc11391311" w:id="1976"/>
      <w:bookmarkStart w:name="_Ref21851354" w:id="1977"/>
      <w:bookmarkStart w:name="_Ref21851361" w:id="1978"/>
      <w:bookmarkStart w:name="_Toc119939879" w:id="1979"/>
      <w:bookmarkStart w:name="_Toc135312910" w:id="1980"/>
      <w:bookmarkEnd w:id="1973"/>
      <w:bookmarkEnd w:id="1974"/>
      <w:bookmarkEnd w:id="1975"/>
      <w:r w:rsidRPr="00C64922">
        <w:t>Clinical Note</w:t>
      </w:r>
      <w:bookmarkEnd w:id="1976"/>
      <w:bookmarkEnd w:id="1977"/>
      <w:bookmarkEnd w:id="1978"/>
      <w:bookmarkEnd w:id="1979"/>
      <w:bookmarkEnd w:id="1980"/>
    </w:p>
    <w:p w:rsidRPr="00D14360" w:rsidR="009A427D" w:rsidP="009A427D" w:rsidRDefault="009A427D" w14:paraId="1232F4D8" w14:textId="77777777">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rsidR="009A427D" w:rsidP="004C76D9" w:rsidRDefault="009A427D" w14:paraId="47E7B3B3" w14:textId="77777777">
      <w:pPr>
        <w:pStyle w:val="Heading4"/>
      </w:pPr>
      <w:r w:rsidRPr="00C64922">
        <w:t>Note Activity</w:t>
      </w:r>
    </w:p>
    <w:p w:rsidR="00CD3D7C" w:rsidP="00CD3D7C" w:rsidRDefault="00CD3D7C" w14:paraId="1EE5B179"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39F2886" w14:textId="77777777">
        <w:trPr>
          <w:trHeight w:val="576"/>
        </w:trPr>
        <w:tc>
          <w:tcPr>
            <w:tcW w:w="683" w:type="dxa"/>
            <w:tcBorders>
              <w:right w:val="nil"/>
            </w:tcBorders>
            <w:shd w:val="clear" w:color="auto" w:fill="C6D9F1"/>
          </w:tcPr>
          <w:p w:rsidRPr="00804CC8" w:rsidR="00CD3D7C" w:rsidP="001104A1" w:rsidRDefault="00634398" w14:paraId="6CD62175" w14:textId="77777777">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6DCE6FAD" w14:textId="77777777">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Pr="007770C6" w:rsidR="00B42460">
              <w:rPr>
                <w:b/>
                <w:sz w:val="20"/>
              </w:rPr>
              <w:t>BP</w:t>
            </w:r>
            <w:r w:rsidRPr="007770C6">
              <w:rPr>
                <w:b/>
                <w:sz w:val="20"/>
              </w:rPr>
              <w:t>-</w:t>
            </w:r>
            <w:r w:rsidRPr="007770C6" w:rsidR="00E83F3B">
              <w:rPr>
                <w:b/>
                <w:sz w:val="20"/>
              </w:rPr>
              <w:t>097</w:t>
            </w:r>
            <w:r w:rsidRPr="007770C6">
              <w:rPr>
                <w:b/>
                <w:sz w:val="20"/>
              </w:rPr>
              <w:t>]</w:t>
            </w:r>
          </w:p>
        </w:tc>
      </w:tr>
    </w:tbl>
    <w:p w:rsidRPr="00CD3D7C" w:rsidR="00CD3D7C" w:rsidP="003A3D50" w:rsidRDefault="00CD3D7C" w14:paraId="2BE26D1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9DC93C9" w14:textId="77777777">
        <w:trPr>
          <w:cantSplit/>
          <w:tblHeader/>
        </w:trPr>
        <w:tc>
          <w:tcPr>
            <w:tcW w:w="1457" w:type="dxa"/>
            <w:tcBorders>
              <w:bottom w:val="nil"/>
              <w:right w:val="nil"/>
            </w:tcBorders>
            <w:shd w:val="clear" w:color="auto" w:fill="4F81BD"/>
          </w:tcPr>
          <w:p w:rsidRPr="00D14360" w:rsidR="00295A8B" w:rsidP="000B6222" w:rsidRDefault="00295A8B" w14:paraId="287F6E4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3BB6AE14" w14:textId="77777777">
            <w:pPr>
              <w:rPr>
                <w:rFonts w:cs="Calibri"/>
                <w:b/>
                <w:bCs/>
                <w:iCs/>
                <w:color w:val="FFFFFF"/>
              </w:rPr>
            </w:pPr>
            <w:r w:rsidRPr="00D14360">
              <w:rPr>
                <w:rFonts w:cs="Calibri"/>
                <w:b/>
                <w:iCs/>
                <w:color w:val="FFFFFF"/>
              </w:rPr>
              <w:t>Note Activity</w:t>
            </w:r>
          </w:p>
          <w:p w:rsidRPr="00D14360" w:rsidR="00295A8B" w:rsidP="000B6222" w:rsidRDefault="00295A8B" w14:paraId="6A40FAA6" w14:textId="77777777">
            <w:pPr>
              <w:rPr>
                <w:rFonts w:cs="Calibri"/>
                <w:bCs/>
                <w:color w:val="FFFFFF"/>
              </w:rPr>
            </w:pPr>
            <w:r w:rsidRPr="00D14360">
              <w:rPr>
                <w:bCs/>
                <w:color w:val="FFFFFF"/>
                <w:sz w:val="18"/>
              </w:rPr>
              <w:t>[act: identifier urn:hl7ii:2.16.840.1.113883.10.20.22.4.202:2016-11-01 (open)]</w:t>
            </w:r>
          </w:p>
        </w:tc>
      </w:tr>
      <w:tr w:rsidRPr="00C64922" w:rsidR="002954CE" w:rsidTr="004E29C8" w14:paraId="73DFD514"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7E1E6BEB"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01F17C5" w14:textId="7777777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B4DF1A6" w14:textId="77777777">
        <w:trPr>
          <w:cantSplit/>
        </w:trPr>
        <w:tc>
          <w:tcPr>
            <w:tcW w:w="1457" w:type="dxa"/>
            <w:tcBorders>
              <w:right w:val="nil"/>
            </w:tcBorders>
            <w:shd w:val="clear" w:color="auto" w:fill="FFFFFF"/>
          </w:tcPr>
          <w:p w:rsidRPr="00D14360" w:rsidR="00295A8B" w:rsidP="000B6222" w:rsidRDefault="00295A8B" w14:paraId="6CFE4B7C" w14:textId="77777777">
            <w:pPr>
              <w:rPr>
                <w:rFonts w:cs="Calibri"/>
                <w:b/>
                <w:bCs/>
              </w:rPr>
            </w:pPr>
            <w:r w:rsidRPr="00D14360">
              <w:rPr>
                <w:rFonts w:cs="Calibri"/>
                <w:b/>
                <w:bCs/>
              </w:rPr>
              <w:t>Purpose</w:t>
            </w:r>
          </w:p>
        </w:tc>
        <w:tc>
          <w:tcPr>
            <w:tcW w:w="7898" w:type="dxa"/>
            <w:shd w:val="clear" w:color="auto" w:fill="auto"/>
          </w:tcPr>
          <w:p w:rsidRPr="00D14360" w:rsidR="00295A8B" w:rsidP="000B6222" w:rsidRDefault="00295A8B" w14:paraId="72A2D18D" w14:textId="77777777">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Pr="00C64922" w:rsidR="002954CE" w:rsidTr="004E29C8" w14:paraId="72D62769"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83C6F02"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295A8B" w:rsidP="000B6222" w:rsidRDefault="00295A8B" w14:paraId="317B6363"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B41DE9">
              <w:rPr>
                <w:rFonts w:ascii="Calibri Light" w:hAnsi="Calibri Light" w:cs="Calibri Light"/>
                <w:szCs w:val="18"/>
              </w:rPr>
              <w:t>.</w:t>
            </w:r>
            <w:r w:rsidRPr="00D14360">
              <w:rPr>
                <w:rFonts w:ascii="Calibri Light" w:hAnsi="Calibri Light" w:cs="Calibri Light"/>
                <w:szCs w:val="18"/>
              </w:rPr>
              <w:t>”</w:t>
            </w:r>
          </w:p>
          <w:p w:rsidR="00852DED" w:rsidP="00D14360" w:rsidRDefault="00852DED" w14:paraId="65A0A7A0" w14:textId="77777777">
            <w:pPr>
              <w:autoSpaceDE w:val="0"/>
              <w:autoSpaceDN w:val="0"/>
              <w:adjustRightInd w:val="0"/>
              <w:rPr>
                <w:rFonts w:ascii="Calibri Light" w:hAnsi="Calibri Light" w:cs="Calibri Light"/>
                <w:szCs w:val="18"/>
              </w:rPr>
            </w:pPr>
          </w:p>
          <w:p w:rsidRPr="00D14360" w:rsidR="00295A8B" w:rsidP="00D14360" w:rsidRDefault="00295A8B" w14:paraId="5F4B9D15"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Pr="00C64922" w:rsidR="002954CE" w:rsidTr="004E29C8" w14:paraId="3801698F"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1CB2DFD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542A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10F72333" w14:textId="77777777">
        <w:trPr>
          <w:trHeight w:val="4994"/>
        </w:trPr>
        <w:tc>
          <w:tcPr>
            <w:tcW w:w="1457" w:type="dxa"/>
            <w:tcBorders>
              <w:top w:val="single" w:color="4472C4" w:themeColor="accent1" w:sz="4" w:space="0"/>
              <w:right w:val="nil"/>
            </w:tcBorders>
            <w:shd w:val="clear" w:color="auto" w:fill="FFFFFF"/>
          </w:tcPr>
          <w:p w:rsidRPr="00D14360" w:rsidR="00295A8B" w:rsidP="000B6222" w:rsidRDefault="00295A8B" w14:paraId="26CC2366"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295A8B" w:rsidP="000B6222" w:rsidRDefault="00295A8B" w14:paraId="0076D28E" w14:textId="77777777">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rsidR="005C79A1" w:rsidP="000B6222" w:rsidRDefault="005C79A1" w14:paraId="025516FB" w14:textId="77777777">
            <w:pPr>
              <w:rPr>
                <w:rFonts w:ascii="Calibri Light" w:hAnsi="Calibri Light" w:cs="Calibri Light"/>
                <w:szCs w:val="18"/>
              </w:rPr>
            </w:pPr>
          </w:p>
          <w:p w:rsidRPr="00D14360" w:rsidR="00295A8B" w:rsidP="000B6222" w:rsidRDefault="00295A8B" w14:paraId="69784489" w14:textId="1C91040D">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rsidR="00852DED" w:rsidP="00D14360" w:rsidRDefault="00852DED" w14:paraId="45EA2964" w14:textId="77777777">
            <w:pPr>
              <w:autoSpaceDE w:val="0"/>
              <w:autoSpaceDN w:val="0"/>
              <w:adjustRightInd w:val="0"/>
              <w:rPr>
                <w:rFonts w:ascii="Calibri Light" w:hAnsi="Calibri Light" w:cs="Calibri Light"/>
                <w:szCs w:val="18"/>
              </w:rPr>
            </w:pPr>
          </w:p>
          <w:p w:rsidRPr="00D14360" w:rsidR="00295A8B" w:rsidP="00D14360" w:rsidRDefault="00295A8B" w14:paraId="4342BCA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rsidR="00852DED" w:rsidP="000B6222" w:rsidRDefault="00852DED" w14:paraId="724CAFB4" w14:textId="77777777">
            <w:pPr>
              <w:rPr>
                <w:rFonts w:ascii="Calibri Light" w:hAnsi="Calibri Light" w:cs="Calibri Light"/>
                <w:szCs w:val="18"/>
              </w:rPr>
            </w:pPr>
          </w:p>
          <w:p w:rsidRPr="00D14360" w:rsidR="00295A8B" w:rsidP="000B6222" w:rsidRDefault="00295A8B" w14:paraId="02FD8674" w14:textId="77777777">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rsidR="00852DED" w:rsidP="00D14360" w:rsidRDefault="00852DED" w14:paraId="531BBF92" w14:textId="77777777">
            <w:pPr>
              <w:keepNext/>
              <w:rPr>
                <w:rFonts w:ascii="Calibri Light" w:hAnsi="Calibri Light" w:cs="Calibri Light"/>
                <w:szCs w:val="18"/>
              </w:rPr>
            </w:pPr>
          </w:p>
          <w:p w:rsidR="00B41DE9" w:rsidP="00D14360" w:rsidRDefault="00263D8F" w14:paraId="6A911D0E" w14:textId="77777777">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Pr="00D14360" w:rsidR="00295A8B">
              <w:rPr>
                <w:rFonts w:ascii="Calibri Light" w:hAnsi="Calibri Light" w:cs="Calibri Light"/>
                <w:szCs w:val="18"/>
              </w:rPr>
              <w:t>xample</w:t>
            </w:r>
            <w:r w:rsidR="00BF62C7">
              <w:rPr>
                <w:rFonts w:ascii="Calibri Light" w:hAnsi="Calibri Light" w:cs="Calibri Light"/>
                <w:szCs w:val="18"/>
              </w:rPr>
              <w:t>s</w:t>
            </w:r>
            <w:r w:rsidRPr="00D14360" w:rsidR="00295A8B">
              <w:rPr>
                <w:rFonts w:ascii="Calibri Light" w:hAnsi="Calibri Light" w:cs="Calibri Light"/>
                <w:szCs w:val="18"/>
              </w:rPr>
              <w:t xml:space="preserve"> </w:t>
            </w:r>
            <w:r w:rsidRPr="00D14360" w:rsidR="006F7B7D">
              <w:rPr>
                <w:rFonts w:ascii="Calibri Light" w:hAnsi="Calibri Light" w:cs="Calibri Light"/>
                <w:szCs w:val="18"/>
              </w:rPr>
              <w:t>below</w:t>
            </w:r>
            <w:r w:rsidRPr="00D14360" w:rsidR="00295A8B">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Pr="00D14360" w:rsidR="00295A8B">
              <w:rPr>
                <w:rFonts w:ascii="Calibri Light" w:hAnsi="Calibri Light" w:cs="Calibri Light"/>
                <w:szCs w:val="18"/>
              </w:rPr>
              <w:t xml:space="preserve">Note Activity entry template. </w:t>
            </w:r>
          </w:p>
          <w:p w:rsidRPr="00D14360" w:rsidR="00E83F3B" w:rsidP="00D14360" w:rsidRDefault="00E83F3B" w14:paraId="5C148AD6" w14:textId="77777777">
            <w:pPr>
              <w:keepNext/>
              <w:rPr>
                <w:rFonts w:ascii="Calibri Light" w:hAnsi="Calibri Light" w:cs="Calibri Light"/>
                <w:szCs w:val="18"/>
              </w:rPr>
            </w:pPr>
          </w:p>
          <w:p w:rsidRPr="00D14360" w:rsidR="00295A8B" w:rsidP="00D14360" w:rsidRDefault="00295A8B" w14:paraId="1B1F0B09" w14:textId="0704F497">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history="1" w:anchor="_Sections_Defined_in">
              <w:r w:rsidRPr="007770C6">
                <w:rPr>
                  <w:rStyle w:val="Hyperlink"/>
                  <w:rFonts w:ascii="Calibri Light" w:hAnsi="Calibri Light" w:cs="Calibri Light"/>
                </w:rPr>
                <w:t>4.3 Sections Defined in C-CDA</w:t>
              </w:r>
            </w:hyperlink>
            <w:r w:rsidRPr="00AD08FB" w:rsidR="00BF62C7">
              <w:rPr>
                <w:rStyle w:val="Hyperlink"/>
                <w:rFonts w:ascii="Calibri Light" w:hAnsi="Calibri Light" w:cs="Calibri Light"/>
                <w:color w:val="000000"/>
                <w:u w:val="none"/>
              </w:rPr>
              <w:t xml:space="preserve">, </w:t>
            </w:r>
            <w:r w:rsidRPr="00AD08FB" w:rsidR="00852DED">
              <w:rPr>
                <w:rStyle w:val="Hyperlink"/>
                <w:rFonts w:ascii="Calibri Light" w:hAnsi="Calibri Light" w:cs="Calibri Light"/>
              </w:rPr>
              <w:fldChar w:fldCharType="begin"/>
            </w:r>
            <w:r w:rsidRPr="00AD08FB" w:rsidR="00852DED">
              <w:rPr>
                <w:rStyle w:val="Hyperlink"/>
                <w:rFonts w:ascii="Calibri Light" w:hAnsi="Calibri Light" w:cs="Calibri Light"/>
              </w:rPr>
              <w:instrText xml:space="preserve"> REF _Ref21889308 \h  \* MERGEFORMAT </w:instrText>
            </w:r>
            <w:r w:rsidRPr="00AD08FB" w:rsidR="00852DED">
              <w:rPr>
                <w:rStyle w:val="Hyperlink"/>
                <w:rFonts w:ascii="Calibri Light" w:hAnsi="Calibri Light" w:cs="Calibri Light"/>
              </w:rPr>
            </w:r>
            <w:r w:rsidRPr="00AD08FB" w:rsidR="00852DED">
              <w:rPr>
                <w:rStyle w:val="Hyperlink"/>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color w:val="0000FF"/>
                <w:u w:val="single"/>
              </w:rPr>
              <w:t>Table</w:t>
            </w:r>
            <w:r w:rsidRPr="00254B4A" w:rsidR="00DC1072">
              <w:rPr>
                <w:rFonts w:ascii="Calibri Light" w:hAnsi="Calibri Light" w:cs="Calibri Light"/>
                <w:noProof/>
                <w:color w:val="0000FF"/>
                <w:u w:val="single"/>
              </w:rPr>
              <w:t xml:space="preserve"> </w:t>
            </w:r>
            <w:r w:rsidRPr="00254B4A" w:rsidR="00DC1072">
              <w:rPr>
                <w:rFonts w:ascii="Calibri Light" w:hAnsi="Calibri Light" w:cs="Calibri Light"/>
                <w:color w:val="0000FF"/>
                <w:u w:val="single"/>
              </w:rPr>
              <w:t>9: LOINC Codes for section- and entry- level clinical</w:t>
            </w:r>
            <w:r w:rsidRPr="00254B4A" w:rsidR="00DC1072">
              <w:rPr>
                <w:rFonts w:asciiTheme="majorHAnsi" w:hAnsiTheme="majorHAnsi" w:cstheme="majorHAnsi"/>
                <w:color w:val="0000FF"/>
                <w:u w:val="single"/>
              </w:rPr>
              <w:t xml:space="preserve"> notes</w:t>
            </w:r>
            <w:r w:rsidRPr="00AD08FB" w:rsidR="00852DED">
              <w:rPr>
                <w:rStyle w:val="Hyperlink"/>
                <w:rFonts w:ascii="Calibri Light" w:hAnsi="Calibri Light" w:cs="Calibri Light"/>
              </w:rPr>
              <w:fldChar w:fldCharType="end"/>
            </w:r>
          </w:p>
        </w:tc>
      </w:tr>
    </w:tbl>
    <w:p w:rsidRPr="00D14360" w:rsidR="009A427D" w:rsidP="00295A8B" w:rsidRDefault="000816FD" w14:paraId="740E2794" w14:textId="5D83FEEA">
      <w:pPr>
        <w:pStyle w:val="Caption"/>
        <w:rPr>
          <w:rFonts w:cs="Calibri"/>
        </w:rPr>
      </w:pPr>
      <w:r>
        <w:t xml:space="preserve">  </w:t>
      </w:r>
      <w:bookmarkStart w:name="_Toc118898851" w:id="1981"/>
      <w:bookmarkStart w:name="_Toc119940055" w:id="1982"/>
      <w:bookmarkStart w:name="_Toc135313086" w:id="1983"/>
      <w:r w:rsidR="00295A8B">
        <w:t xml:space="preserve">Table </w:t>
      </w:r>
      <w:r>
        <w:fldChar w:fldCharType="begin"/>
      </w:r>
      <w:r>
        <w:instrText>SEQ Table \* ARABIC</w:instrText>
      </w:r>
      <w:r>
        <w:fldChar w:fldCharType="separate"/>
      </w:r>
      <w:r w:rsidR="00DC1072">
        <w:rPr>
          <w:noProof/>
        </w:rPr>
        <w:t>65</w:t>
      </w:r>
      <w:r>
        <w:fldChar w:fldCharType="end"/>
      </w:r>
      <w:r w:rsidR="00295A8B">
        <w:t>: Note Activity</w:t>
      </w:r>
      <w:r w:rsidR="00852DED">
        <w:t xml:space="preserve"> Template</w:t>
      </w:r>
      <w:bookmarkEnd w:id="1981"/>
      <w:bookmarkEnd w:id="1982"/>
      <w:bookmarkEnd w:id="1983"/>
    </w:p>
    <w:p w:rsidRPr="00C64922" w:rsidR="00F96CD3" w:rsidP="00F96CD3" w:rsidRDefault="00F96CD3" w14:paraId="5E11409D" w14:textId="77777777">
      <w:pPr>
        <w:pStyle w:val="NormalWeb"/>
        <w:spacing w:before="0" w:beforeAutospacing="0" w:after="120" w:afterAutospacing="0"/>
        <w:ind w:hanging="475"/>
      </w:pPr>
      <w:r w:rsidRPr="00D14360">
        <w:rPr>
          <w:rFonts w:cs="Calibri"/>
          <w:b/>
          <w:bCs/>
          <w:color w:val="000000"/>
          <w:sz w:val="22"/>
          <w:szCs w:val="22"/>
        </w:rPr>
        <w:t xml:space="preserve"> </w:t>
      </w:r>
    </w:p>
    <w:p w:rsidRPr="00D14360" w:rsidR="00F96CD3" w:rsidP="00295A8B" w:rsidRDefault="000816FD" w14:paraId="56E8BDF2" w14:textId="4310ED5B">
      <w:pPr>
        <w:pStyle w:val="Caption"/>
        <w:spacing w:after="0"/>
        <w:rPr>
          <w:rFonts w:cs="Calibri"/>
        </w:rPr>
      </w:pPr>
      <w:r>
        <w:t xml:space="preserve">  </w:t>
      </w:r>
      <w:bookmarkStart w:name="_Toc118898783" w:id="1984"/>
      <w:bookmarkStart w:name="_Toc119939986" w:id="1985"/>
      <w:bookmarkStart w:name="_Toc135313018" w:id="1986"/>
      <w:r w:rsidRPr="00C64922" w:rsidR="00F96CD3">
        <w:t xml:space="preserve">Example </w:t>
      </w:r>
      <w:r>
        <w:fldChar w:fldCharType="begin"/>
      </w:r>
      <w:r>
        <w:instrText>SEQ Example \* ARABIC</w:instrText>
      </w:r>
      <w:r>
        <w:fldChar w:fldCharType="separate"/>
      </w:r>
      <w:r w:rsidR="00DC1072">
        <w:rPr>
          <w:noProof/>
        </w:rPr>
        <w:t>63</w:t>
      </w:r>
      <w:r>
        <w:fldChar w:fldCharType="end"/>
      </w:r>
      <w:r w:rsidRPr="00C64922" w:rsidR="00F96CD3">
        <w:t>: Note Activity as entryRelationship to C-CDA Entry.</w:t>
      </w:r>
      <w:bookmarkEnd w:id="1984"/>
      <w:bookmarkEnd w:id="1985"/>
      <w:bookmarkEnd w:id="198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427D" w:rsidTr="004E29C8" w14:paraId="695F6106" w14:textId="77777777">
        <w:tc>
          <w:tcPr>
            <w:tcW w:w="9350" w:type="dxa"/>
            <w:shd w:val="clear" w:color="auto" w:fill="auto"/>
          </w:tcPr>
          <w:p w:rsidRPr="00D14360" w:rsidR="00455D1A" w:rsidP="00455D1A" w:rsidRDefault="00455D1A" w14:paraId="39CBD0D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rsidRPr="00D14360" w:rsidR="00455D1A" w:rsidP="00455D1A" w:rsidRDefault="00455D1A" w14:paraId="5B18BA5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5EB0EEA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rsidRPr="00D14360" w:rsidR="00455D1A" w:rsidP="00455D1A" w:rsidRDefault="00455D1A" w14:paraId="44C030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rsidRPr="00D14360" w:rsidR="00455D1A" w:rsidP="00455D1A" w:rsidRDefault="00455D1A" w14:paraId="1C1ACC1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rsidRPr="00D14360" w:rsidR="00455D1A" w:rsidP="00455D1A" w:rsidRDefault="00455D1A" w14:paraId="4B13FA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rsidRPr="00D14360" w:rsidR="00455D1A" w:rsidP="00455D1A" w:rsidRDefault="00455D1A" w14:paraId="586C95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455D1A" w:rsidP="00455D1A" w:rsidRDefault="00455D1A" w14:paraId="58C13AD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7FBCA8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6194CD1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rsidRPr="00D14360" w:rsidR="00455D1A" w:rsidP="00455D1A" w:rsidRDefault="00455D1A" w14:paraId="248CF2D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4E4C721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rsidRPr="00D14360" w:rsidR="00455D1A" w:rsidP="00455D1A" w:rsidRDefault="00455D1A" w14:paraId="65C1328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rsidRPr="00D14360" w:rsidR="00455D1A" w:rsidP="00455D1A" w:rsidRDefault="00455D1A" w14:paraId="3FBCF11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rsidRPr="00D14360" w:rsidR="00455D1A" w:rsidP="00455D1A" w:rsidRDefault="00455D1A" w14:paraId="4E78C2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rsidRPr="00D14360" w:rsidR="00455D1A" w:rsidP="00455D1A" w:rsidRDefault="00455D1A" w14:paraId="09C0665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3522083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rsidRPr="00D14360" w:rsidR="00455D1A" w:rsidP="00455D1A" w:rsidRDefault="00455D1A" w14:paraId="75A126A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rsidRPr="00D14360" w:rsidR="00455D1A" w:rsidP="00455D1A" w:rsidRDefault="00455D1A" w14:paraId="4255A3B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rsidRPr="00D14360" w:rsidR="00455D1A" w:rsidP="00455D1A" w:rsidRDefault="00455D1A" w14:paraId="6A77BB9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rsidRPr="00D14360" w:rsidR="00455D1A" w:rsidP="00455D1A" w:rsidRDefault="00455D1A" w14:paraId="0E655F1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rsidRPr="00D14360" w:rsidR="00455D1A" w:rsidP="00455D1A" w:rsidRDefault="00455D1A" w14:paraId="61FD9BCB"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rsidRPr="00D14360" w:rsidR="00455D1A" w:rsidP="00455D1A" w:rsidRDefault="00455D1A" w14:paraId="594E9B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rsidRPr="00D14360" w:rsidR="00455D1A" w:rsidP="00455D1A" w:rsidRDefault="00455D1A" w14:paraId="37B2642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455D1A" w:rsidP="00455D1A" w:rsidRDefault="00455D1A" w14:paraId="51B86C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rsidRPr="00D14360" w:rsidR="00455D1A" w:rsidP="00455D1A" w:rsidRDefault="00455D1A" w14:paraId="2B26756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rsidRPr="00D14360" w:rsidR="00455D1A" w:rsidP="00455D1A" w:rsidRDefault="00455D1A" w14:paraId="7D7234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2153FA2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rsidRPr="00D14360" w:rsidR="00455D1A" w:rsidP="00455D1A" w:rsidRDefault="00455D1A" w14:paraId="2DB139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02F159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000ABD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rsidRPr="00D14360" w:rsidR="00455D1A" w:rsidP="00455D1A" w:rsidRDefault="00455D1A" w14:paraId="34CD8A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rsidRPr="00D14360" w:rsidR="00455D1A" w:rsidP="00455D1A" w:rsidRDefault="00455D1A" w14:paraId="4C40E24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rsidRPr="00D14360" w:rsidR="00455D1A" w:rsidP="00455D1A" w:rsidRDefault="00455D1A" w14:paraId="70365D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rsidRPr="00D14360" w:rsidR="00455D1A" w:rsidP="00455D1A" w:rsidRDefault="00455D1A" w14:paraId="70AFED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rsidRPr="00D14360" w:rsidR="00455D1A" w:rsidP="00455D1A" w:rsidRDefault="00455D1A" w14:paraId="284843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rsidRPr="00D14360" w:rsidR="00455D1A" w:rsidP="00455D1A" w:rsidRDefault="00455D1A" w14:paraId="774C46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rsidRPr="00D14360" w:rsidR="00455D1A" w:rsidP="00455D1A" w:rsidRDefault="00455D1A" w14:paraId="442B64E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rsidRPr="00D14360" w:rsidR="00455D1A" w:rsidP="00455D1A" w:rsidRDefault="00455D1A" w14:paraId="4FCB21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rsidRPr="00D14360" w:rsidR="00455D1A" w:rsidP="00455D1A" w:rsidRDefault="00455D1A" w14:paraId="3ED00F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4EE3F51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1A3F2E5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rsidRPr="00D14360" w:rsidR="00455D1A" w:rsidP="00455D1A" w:rsidRDefault="00455D1A" w14:paraId="04E224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2940C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rsidRPr="00D14360" w:rsidR="00455D1A" w:rsidP="00455D1A" w:rsidRDefault="00455D1A" w14:paraId="34B33EE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rsidRPr="00D14360" w:rsidR="00455D1A" w:rsidP="00455D1A" w:rsidRDefault="00455D1A" w14:paraId="5B80826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rsidRPr="00D14360" w:rsidR="00455D1A" w:rsidP="00455D1A" w:rsidRDefault="00455D1A" w14:paraId="6C18620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rsidRPr="00D14360" w:rsidR="00455D1A" w:rsidP="00455D1A" w:rsidRDefault="00455D1A" w14:paraId="7E752C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rsidRPr="00D14360" w:rsidR="00455D1A" w:rsidP="00455D1A" w:rsidRDefault="00455D1A" w14:paraId="702C12B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455D1A" w:rsidP="00455D1A" w:rsidRDefault="00455D1A" w14:paraId="65D6A6A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rsidRPr="00D14360" w:rsidR="00455D1A" w:rsidP="00455D1A" w:rsidRDefault="00455D1A" w14:paraId="76C4737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rsidRPr="00D14360" w:rsidR="00455D1A" w:rsidP="00455D1A" w:rsidRDefault="00455D1A" w14:paraId="698D8BE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rsidRPr="00D14360" w:rsidR="00455D1A" w:rsidP="00455D1A" w:rsidRDefault="00455D1A" w14:paraId="763D9680" w14:textId="38D10206">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Pr="00D14360" w:rsidR="00626814">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Pr="00D14360" w:rsidR="00626814">
              <w:rPr>
                <w:rFonts w:ascii="Courier New" w:hAnsi="Courier New" w:cs="Courier New"/>
                <w:color w:val="000000"/>
                <w:sz w:val="16"/>
                <w:szCs w:val="16"/>
              </w:rPr>
              <w:t xml:space="preserve">&gt; </w:t>
            </w:r>
          </w:p>
          <w:p w:rsidRPr="00D14360" w:rsidR="00455D1A" w:rsidP="00455D1A" w:rsidRDefault="00455D1A" w14:paraId="33C3AE6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rsidRPr="00D14360" w:rsidR="00455D1A" w:rsidP="00455D1A" w:rsidRDefault="00455D1A" w14:paraId="750764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379D4D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B043B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455D1A" w:rsidP="00455D1A" w:rsidRDefault="00455D1A" w14:paraId="0D22734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DAD8D0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rsidRPr="00D14360" w:rsidR="00455D1A" w:rsidP="00455D1A" w:rsidRDefault="00455D1A" w14:paraId="06078F9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455D1A" w:rsidP="00455D1A" w:rsidRDefault="00455D1A" w14:paraId="6B1C9C7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rsidRPr="00D14360" w:rsidR="00455D1A" w:rsidP="00455D1A" w:rsidRDefault="00455D1A" w14:paraId="43AAC6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455D1A" w:rsidP="00455D1A" w:rsidRDefault="00455D1A" w14:paraId="0993338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rsidRPr="00D14360" w:rsidR="00455D1A" w:rsidP="00455D1A" w:rsidRDefault="00455D1A" w14:paraId="6F2DAE5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rsidRPr="00D14360" w:rsidR="00455D1A" w:rsidP="00455D1A" w:rsidRDefault="00455D1A" w14:paraId="468645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455D1A" w:rsidP="00455D1A" w:rsidRDefault="00455D1A" w14:paraId="2813F0E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455D1A" w:rsidP="00455D1A" w:rsidRDefault="00455D1A" w14:paraId="200D4D9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455D1A" w:rsidP="00455D1A" w:rsidRDefault="00455D1A" w14:paraId="39678A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455D1A" w:rsidP="00455D1A" w:rsidRDefault="00455D1A" w14:paraId="5441E3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455D1A" w:rsidP="00455D1A" w:rsidRDefault="00455D1A" w14:paraId="7ECA2E7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455D1A" w:rsidP="00455D1A" w:rsidRDefault="00455D1A" w14:paraId="2D65412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455D1A" w:rsidP="00455D1A" w:rsidRDefault="00455D1A" w14:paraId="208253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455D1A" w:rsidP="00455D1A" w:rsidRDefault="00455D1A" w14:paraId="42BD106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rsidRPr="00D14360" w:rsidR="00455D1A" w:rsidP="00455D1A" w:rsidRDefault="00455D1A" w14:paraId="6A2A33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701316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455D1A" w:rsidP="00455D1A" w:rsidRDefault="00455D1A" w14:paraId="27588E7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455D1A" w:rsidP="00455D1A" w:rsidRDefault="00455D1A" w14:paraId="0B5EFD1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5620579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rsidRPr="00D14360" w:rsidR="00455D1A" w:rsidP="00455D1A" w:rsidRDefault="00455D1A" w14:paraId="31CCF5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rsidRPr="00D14360" w:rsidR="00455D1A" w:rsidP="00455D1A" w:rsidRDefault="00455D1A" w14:paraId="1EF216F3"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rsidRPr="00D14360" w:rsidR="00455D1A" w:rsidP="00455D1A" w:rsidRDefault="00455D1A" w14:paraId="486722A5"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rsidRPr="00D14360" w:rsidR="00455D1A" w:rsidP="00455D1A" w:rsidRDefault="00455D1A" w14:paraId="37A900E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rsidRPr="00D14360" w:rsidR="009A427D" w:rsidP="00455D1A" w:rsidRDefault="00455D1A" w14:paraId="6993E259" w14:textId="77777777">
            <w:pPr>
              <w:keepNext/>
              <w:rPr>
                <w:rFonts w:cs="Calibri"/>
              </w:rPr>
            </w:pPr>
            <w:r w:rsidRPr="00D14360">
              <w:rPr>
                <w:rFonts w:ascii="Courier New" w:hAnsi="Courier New" w:cs="Courier New"/>
                <w:color w:val="000000"/>
                <w:sz w:val="16"/>
                <w:szCs w:val="16"/>
              </w:rPr>
              <w:t>&lt;/section&gt;</w:t>
            </w:r>
          </w:p>
        </w:tc>
      </w:tr>
    </w:tbl>
    <w:p w:rsidR="00F96CD3" w:rsidP="00F96CD3" w:rsidRDefault="00F96CD3" w14:paraId="0B1A0437" w14:textId="77777777">
      <w:pPr>
        <w:pStyle w:val="Caption"/>
        <w:keepNext/>
      </w:pPr>
    </w:p>
    <w:p w:rsidRPr="000816FD" w:rsidR="000816FD" w:rsidP="000816FD" w:rsidRDefault="000816FD" w14:paraId="00206E14" w14:textId="77777777"/>
    <w:p w:rsidRPr="00C64922" w:rsidR="00F96CD3" w:rsidP="00295A8B" w:rsidRDefault="000816FD" w14:paraId="772B9C4D" w14:textId="6075A4CE">
      <w:pPr>
        <w:pStyle w:val="Caption"/>
        <w:keepNext/>
        <w:spacing w:after="0"/>
      </w:pPr>
      <w:r>
        <w:t xml:space="preserve">  </w:t>
      </w:r>
      <w:bookmarkStart w:name="_Toc118898784" w:id="1987"/>
      <w:bookmarkStart w:name="_Toc119939987" w:id="1988"/>
      <w:bookmarkStart w:name="_Toc135313019" w:id="1989"/>
      <w:r w:rsidRPr="00C64922" w:rsidR="00F96CD3">
        <w:t xml:space="preserve">Example </w:t>
      </w:r>
      <w:r>
        <w:fldChar w:fldCharType="begin"/>
      </w:r>
      <w:r>
        <w:instrText>SEQ Example \* ARABIC</w:instrText>
      </w:r>
      <w:r>
        <w:fldChar w:fldCharType="separate"/>
      </w:r>
      <w:r w:rsidR="00DC1072">
        <w:rPr>
          <w:noProof/>
        </w:rPr>
        <w:t>64</w:t>
      </w:r>
      <w:r>
        <w:fldChar w:fldCharType="end"/>
      </w:r>
      <w:r w:rsidRPr="00C64922" w:rsidR="00F96CD3">
        <w:t>: Note Activity as Standalone Entry</w:t>
      </w:r>
      <w:bookmarkEnd w:id="1987"/>
      <w:bookmarkEnd w:id="1988"/>
      <w:bookmarkEnd w:id="1989"/>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0816FD" w:rsidTr="004E29C8" w14:paraId="72E4E159" w14:textId="77777777">
        <w:tc>
          <w:tcPr>
            <w:tcW w:w="9350" w:type="dxa"/>
          </w:tcPr>
          <w:p w:rsidRPr="00D14360" w:rsidR="000816FD" w:rsidP="00455D1A" w:rsidRDefault="000816FD" w14:paraId="5F18282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0816FD" w:rsidP="00455D1A" w:rsidRDefault="000816FD" w14:paraId="3CC9B49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rsidRPr="00D14360" w:rsidR="000816FD" w:rsidP="00455D1A" w:rsidRDefault="000816FD" w14:paraId="2121DC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rsidRPr="00D14360" w:rsidR="000816FD" w:rsidP="00455D1A" w:rsidRDefault="000816FD" w14:paraId="2B2147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rsidRPr="00D14360" w:rsidR="000816FD" w:rsidP="00455D1A" w:rsidRDefault="000816FD" w14:paraId="36C3795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sidRPr="00D14360">
              <w:rPr>
                <w:rFonts w:ascii="Courier New" w:hAnsi="Courier New" w:cs="Courier New"/>
                <w:color w:val="000000"/>
                <w:sz w:val="16"/>
                <w:szCs w:val="16"/>
              </w:rPr>
              <w:t xml:space="preserve">displayName="HISTORY OF PROCEDURES"/&gt; </w:t>
            </w:r>
          </w:p>
          <w:p w:rsidRPr="00D14360" w:rsidR="000816FD" w:rsidP="00455D1A" w:rsidRDefault="000816FD" w14:paraId="0413D00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0816FD" w:rsidP="00455D1A" w:rsidRDefault="000816FD" w14:paraId="071FB3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66414F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7285A3C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rsidRPr="00D14360" w:rsidR="000816FD" w:rsidP="00455D1A" w:rsidRDefault="000816FD" w14:paraId="0BE87C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0816FD" w:rsidP="00455D1A" w:rsidRDefault="000816FD" w14:paraId="710D917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rsidRPr="00D14360" w:rsidR="000816FD" w:rsidP="00455D1A" w:rsidRDefault="000816FD" w14:paraId="3093A99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0816FD" w:rsidP="00455D1A" w:rsidRDefault="000816FD" w14:paraId="2BDD50B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646EF81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030624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rsidRPr="00D14360" w:rsidR="000816FD" w:rsidP="00455D1A" w:rsidRDefault="000816FD" w14:paraId="2B35E7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0816FD" w:rsidP="00455D1A" w:rsidRDefault="000816FD" w14:paraId="4DF360F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P="00455D1A" w:rsidRDefault="000816FD" w14:paraId="0CDC1B4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rsidRPr="00D14360" w:rsidR="000816FD" w:rsidP="00455D1A" w:rsidRDefault="000816FD" w14:paraId="731059E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rsidRPr="00D14360" w:rsidR="000816FD" w:rsidP="00455D1A" w:rsidRDefault="000816FD" w14:paraId="5556A3BA" w14:textId="615D6C48">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Pr="00D14360" w:rsidR="007829D5">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Pr="00D14360" w:rsidR="007829D5">
              <w:rPr>
                <w:rFonts w:ascii="Courier New" w:hAnsi="Courier New" w:cs="Courier New"/>
                <w:color w:val="000000"/>
                <w:sz w:val="16"/>
                <w:szCs w:val="16"/>
              </w:rPr>
              <w:t xml:space="preserve">&gt; </w:t>
            </w:r>
          </w:p>
          <w:p w:rsidRPr="00D14360" w:rsidR="000816FD" w:rsidP="00455D1A" w:rsidRDefault="000816FD" w14:paraId="77D3ED1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rsidRPr="00D14360" w:rsidR="000816FD" w:rsidP="00455D1A" w:rsidRDefault="000816FD" w14:paraId="183C438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0816FD" w:rsidP="00455D1A" w:rsidRDefault="000816FD" w14:paraId="5AF6A14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4295EC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0816FD" w:rsidP="00455D1A" w:rsidRDefault="000816FD" w14:paraId="0C9DA2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681C2B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rsidRPr="00D14360" w:rsidR="000816FD" w:rsidP="00455D1A" w:rsidRDefault="000816FD" w14:paraId="0B187A7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0816FD" w:rsidP="00455D1A" w:rsidRDefault="000816FD" w14:paraId="451E1A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rsidRPr="00D14360" w:rsidR="000816FD" w:rsidP="00455D1A" w:rsidRDefault="000816FD" w14:paraId="2EE08FA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0816FD" w:rsidP="00455D1A" w:rsidRDefault="000816FD" w14:paraId="77F444D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7103103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rsidRPr="00D14360" w:rsidR="000816FD" w:rsidP="00455D1A" w:rsidRDefault="000816FD" w14:paraId="1D926C9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0816FD" w:rsidP="00455D1A" w:rsidRDefault="000816FD" w14:paraId="155CCFE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0816FD" w:rsidP="00455D1A" w:rsidRDefault="000816FD" w14:paraId="249F70E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0816FD" w:rsidP="00455D1A" w:rsidRDefault="000816FD" w14:paraId="13BA63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0816FD" w:rsidP="00455D1A" w:rsidRDefault="000816FD" w14:paraId="7097213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0816FD" w:rsidP="00455D1A" w:rsidRDefault="000816FD" w14:paraId="70E1BFF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0816FD" w:rsidP="00455D1A" w:rsidRDefault="000816FD" w14:paraId="1F8FA0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640A937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0816FD" w:rsidP="00455D1A" w:rsidRDefault="000816FD" w14:paraId="04C857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rsidRPr="00D14360" w:rsidR="000816FD" w:rsidP="00455D1A" w:rsidRDefault="000816FD" w14:paraId="14E2308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446CC0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0816FD" w:rsidP="00455D1A" w:rsidRDefault="000816FD" w14:paraId="1B311C3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0816FD" w:rsidP="00455D1A" w:rsidRDefault="000816FD" w14:paraId="46130E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642956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rsidRPr="00D14360" w:rsidR="000816FD" w:rsidP="00455D1A" w:rsidRDefault="000816FD" w14:paraId="20E597C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0816FD" w:rsidP="00455D1A" w:rsidRDefault="000816FD" w14:paraId="22FC4A4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Del="00455D1A" w:rsidP="00455D1A" w:rsidRDefault="000816FD" w14:paraId="43BADE09" w14:textId="77777777">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009A427D" w:rsidP="009A427D" w:rsidRDefault="009A427D" w14:paraId="51A60A9E" w14:textId="77777777">
      <w:pPr>
        <w:spacing w:after="120"/>
        <w:rPr>
          <w:rFonts w:cs="Calibri"/>
        </w:rPr>
      </w:pPr>
    </w:p>
    <w:p w:rsidRPr="00D14360" w:rsidR="000816FD" w:rsidP="009A427D" w:rsidRDefault="000816FD" w14:paraId="69F22FD4" w14:textId="77777777">
      <w:pPr>
        <w:spacing w:after="120"/>
        <w:rPr>
          <w:rFonts w:cs="Calibri"/>
        </w:rPr>
      </w:pPr>
    </w:p>
    <w:p w:rsidRPr="00C64922" w:rsidR="00F96CD3" w:rsidP="00295A8B" w:rsidRDefault="000816FD" w14:paraId="0B21CF74" w14:textId="27C58FEE">
      <w:pPr>
        <w:pStyle w:val="Caption"/>
        <w:keepNext/>
        <w:spacing w:after="0"/>
      </w:pPr>
      <w:r>
        <w:t xml:space="preserve">  </w:t>
      </w:r>
      <w:bookmarkStart w:name="_Toc118898785" w:id="1990"/>
      <w:bookmarkStart w:name="_Toc119939988" w:id="1991"/>
      <w:bookmarkStart w:name="_Toc135313020" w:id="1992"/>
      <w:r w:rsidRPr="00C64922" w:rsidR="00F96CD3">
        <w:t xml:space="preserve">Example </w:t>
      </w:r>
      <w:r>
        <w:fldChar w:fldCharType="begin"/>
      </w:r>
      <w:r>
        <w:instrText>SEQ Example \* ARABIC</w:instrText>
      </w:r>
      <w:r>
        <w:fldChar w:fldCharType="separate"/>
      </w:r>
      <w:r w:rsidR="00DC1072">
        <w:rPr>
          <w:noProof/>
        </w:rPr>
        <w:t>65</w:t>
      </w:r>
      <w:r>
        <w:fldChar w:fldCharType="end"/>
      </w:r>
      <w:r w:rsidRPr="00C64922" w:rsidR="00F96CD3">
        <w:t>: Rich Text Format (RT</w:t>
      </w:r>
      <w:r w:rsidR="00665C2A">
        <w:t>F</w:t>
      </w:r>
      <w:r w:rsidRPr="00C64922" w:rsidR="00F96CD3">
        <w:t>) Example</w:t>
      </w:r>
      <w:bookmarkEnd w:id="1990"/>
      <w:bookmarkEnd w:id="1991"/>
      <w:bookmarkEnd w:id="1992"/>
    </w:p>
    <w:tbl>
      <w:tblPr>
        <w:tblW w:w="933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37"/>
      </w:tblGrid>
      <w:tr w:rsidRPr="00C64922" w:rsidR="00A104FF" w:rsidTr="004E29C8" w14:paraId="5AEE1DB7" w14:textId="77777777">
        <w:tc>
          <w:tcPr>
            <w:tcW w:w="9337" w:type="dxa"/>
            <w:shd w:val="clear" w:color="auto" w:fill="auto"/>
          </w:tcPr>
          <w:p w:rsidRPr="00D14360" w:rsidR="00455D1A" w:rsidP="00455D1A" w:rsidRDefault="00455D1A" w14:paraId="2B205D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13A243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rsidRPr="00D14360" w:rsidR="00455D1A" w:rsidP="00455D1A" w:rsidRDefault="00455D1A" w14:paraId="53098C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071EE3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1DCDAC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rsidRPr="00D14360" w:rsidR="00455D1A" w:rsidP="00455D1A" w:rsidRDefault="00455D1A" w14:paraId="766AD3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rsidRPr="00D14360" w:rsidR="00455D1A" w:rsidP="00455D1A" w:rsidRDefault="00455D1A" w14:paraId="7B4629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rsidRPr="00D14360" w:rsidR="00455D1A" w:rsidP="00455D1A" w:rsidRDefault="00455D1A" w14:paraId="4DC5F95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455D1A" w:rsidP="00455D1A" w:rsidRDefault="00455D1A" w14:paraId="3EFC94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7AD3BDD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270B6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rsidRPr="00D14360" w:rsidR="00455D1A" w:rsidP="00455D1A" w:rsidRDefault="00455D1A" w14:paraId="7CEDDCC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455D1A" w:rsidP="00455D1A" w:rsidRDefault="00455D1A" w14:paraId="4C3B1D5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455D1A" w:rsidP="00455D1A" w:rsidRDefault="00455D1A" w14:paraId="12E0D5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rsidRPr="00D14360" w:rsidR="00455D1A" w:rsidP="00455D1A" w:rsidRDefault="00455D1A" w14:paraId="567E26C5" w14:textId="77777777">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rsidRPr="00D14360" w:rsidR="00455D1A" w:rsidP="00455D1A" w:rsidRDefault="00455D1A" w14:paraId="40A247E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rsidRPr="00D14360" w:rsidR="00455D1A" w:rsidP="00455D1A" w:rsidRDefault="00455D1A" w14:paraId="2CAE52A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6A668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rsidRPr="00D14360" w:rsidR="00455D1A" w:rsidP="00455D1A" w:rsidRDefault="00455D1A" w14:paraId="2910466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00455D1A" w:rsidP="00455D1A" w:rsidRDefault="00455D1A" w14:paraId="706A093A"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rsidR="00455D1A" w:rsidP="00455D1A" w:rsidRDefault="00455D1A" w14:paraId="2EF0E32B" w14:textId="77777777">
            <w:pPr>
              <w:spacing w:after="120"/>
              <w:rPr>
                <w:rFonts w:cs="Calibri"/>
              </w:rPr>
            </w:pPr>
            <w:r>
              <w:rPr>
                <w:rFonts w:cs="Calibri"/>
              </w:rPr>
              <w:t>…</w:t>
            </w:r>
          </w:p>
          <w:p w:rsidRPr="00D14360" w:rsidR="009A427D" w:rsidP="00D14360" w:rsidRDefault="00455D1A" w14:paraId="6A47AE14" w14:textId="77777777">
            <w:pPr>
              <w:spacing w:after="120"/>
              <w:rPr>
                <w:rFonts w:cs="Calibri"/>
              </w:rPr>
            </w:pPr>
            <w:r w:rsidRPr="003A3D50">
              <w:rPr>
                <w:rFonts w:ascii="Courier New" w:hAnsi="Courier New" w:cs="Courier New"/>
                <w:sz w:val="16"/>
                <w:szCs w:val="16"/>
              </w:rPr>
              <w:t>&lt;/section&gt;</w:t>
            </w:r>
          </w:p>
        </w:tc>
      </w:tr>
    </w:tbl>
    <w:p w:rsidRPr="00D14360" w:rsidR="009A427D" w:rsidP="009A427D" w:rsidRDefault="009A427D" w14:paraId="7BF6D742" w14:textId="77777777">
      <w:pPr>
        <w:spacing w:after="120"/>
        <w:rPr>
          <w:rFonts w:cs="Calibri"/>
        </w:rPr>
      </w:pPr>
    </w:p>
    <w:p w:rsidRPr="00C64922" w:rsidR="009A427D" w:rsidP="00FD31AC" w:rsidRDefault="009A427D" w14:paraId="47AD00C1" w14:textId="03C11AA6">
      <w:pPr>
        <w:pStyle w:val="Heading3"/>
      </w:pPr>
      <w:bookmarkStart w:name="_ax4pb1g7pwpf" w:colFirst="0" w:colLast="0" w:id="1993"/>
      <w:bookmarkStart w:name="_825ma334lmp3" w:colFirst="0" w:colLast="0" w:id="1994"/>
      <w:bookmarkStart w:name="_8ft1ys70lpfx" w:colFirst="0" w:colLast="0" w:id="1995"/>
      <w:bookmarkStart w:name="_Toc11043718" w:id="1996"/>
      <w:bookmarkStart w:name="_Toc11219058" w:id="1997"/>
      <w:bookmarkStart w:name="_Toc11391313" w:id="1998"/>
      <w:bookmarkStart w:name="_Toc119939880" w:id="1999"/>
      <w:bookmarkStart w:name="_Toc135312911" w:id="2000"/>
      <w:bookmarkEnd w:id="1993"/>
      <w:bookmarkEnd w:id="1994"/>
      <w:bookmarkEnd w:id="1995"/>
      <w:r w:rsidRPr="00C64922">
        <w:t>Advance Directive</w:t>
      </w:r>
      <w:bookmarkEnd w:id="1996"/>
      <w:bookmarkEnd w:id="1997"/>
      <w:bookmarkEnd w:id="1998"/>
      <w:bookmarkEnd w:id="1999"/>
      <w:bookmarkEnd w:id="2000"/>
    </w:p>
    <w:p w:rsidRPr="00C64922" w:rsidR="009A427D" w:rsidP="009A427D" w:rsidRDefault="009A427D" w14:paraId="5302B6AB" w14:textId="77777777">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rsidRPr="00C64922" w:rsidR="009A427D" w:rsidP="009A427D" w:rsidRDefault="009A427D" w14:paraId="2A268DB2" w14:textId="77777777"/>
    <w:p w:rsidR="009A427D" w:rsidP="00424FFA" w:rsidRDefault="009A427D" w14:paraId="2416BBC2" w14:textId="77777777">
      <w:r w:rsidRPr="00C64922">
        <w:t xml:space="preserve">Two new entry templates have been added to represent obligation instructions and prohibition instructions a patient makes about the care her or she wants or does not want to be performed. </w:t>
      </w:r>
      <w:r w:rsidR="00424FFA">
        <w:t>The table</w:t>
      </w:r>
      <w:r w:rsidRPr="00C64922" w:rsidR="00424FFA">
        <w:t xml:space="preserve"> below summarizes the improvements in the new version</w:t>
      </w:r>
      <w:r w:rsidR="00424FFA">
        <w:t xml:space="preserve"> and</w:t>
      </w:r>
      <w:r w:rsidRPr="00C64922">
        <w:t xml:space="preserve"> describes the information that can be represented in these supplemental templates.</w:t>
      </w:r>
    </w:p>
    <w:p w:rsidR="00CD3D7C" w:rsidP="00424FFA" w:rsidRDefault="00CD3D7C" w14:paraId="172DD001" w14:textId="77777777"/>
    <w:tbl>
      <w:tblPr>
        <w:tblW w:w="9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3B297D91" w14:textId="77777777">
        <w:trPr>
          <w:trHeight w:val="576"/>
        </w:trPr>
        <w:tc>
          <w:tcPr>
            <w:tcW w:w="683" w:type="dxa"/>
            <w:tcBorders>
              <w:right w:val="nil"/>
            </w:tcBorders>
            <w:shd w:val="clear" w:color="auto" w:fill="C6D9F1"/>
          </w:tcPr>
          <w:p w:rsidRPr="00C64922" w:rsidR="00CD3D7C" w:rsidP="001104A1" w:rsidRDefault="00634398" w14:paraId="539177A0" w14:textId="77777777">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EA716FC" w14:textId="77777777">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Pr="007770C6" w:rsidR="00E83F3B">
              <w:rPr>
                <w:b/>
                <w:sz w:val="20"/>
              </w:rPr>
              <w:t>BP-098</w:t>
            </w:r>
            <w:r w:rsidRPr="007770C6">
              <w:rPr>
                <w:b/>
                <w:sz w:val="20"/>
              </w:rPr>
              <w:t>]</w:t>
            </w:r>
          </w:p>
        </w:tc>
      </w:tr>
    </w:tbl>
    <w:p w:rsidR="00424FFA" w:rsidP="00424FFA" w:rsidRDefault="00424FFA" w14:paraId="41C2EA1C" w14:textId="77777777"/>
    <w:p w:rsidRPr="00C64922" w:rsidR="000816FD" w:rsidP="00424FFA" w:rsidRDefault="000816FD" w14:paraId="6D9C041E" w14:textId="77777777"/>
    <w:tbl>
      <w:tblPr>
        <w:tblW w:w="9360" w:type="dxa"/>
        <w:tblInd w:w="-5"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690"/>
        <w:gridCol w:w="5670"/>
      </w:tblGrid>
      <w:tr w:rsidRPr="00C64922" w:rsidR="00D14360" w:rsidTr="004E29C8" w14:paraId="42A22AD0" w14:textId="77777777">
        <w:trPr>
          <w:cantSplit/>
          <w:tblHeader/>
        </w:trPr>
        <w:tc>
          <w:tcPr>
            <w:tcW w:w="9360" w:type="dxa"/>
            <w:gridSpan w:val="2"/>
            <w:tcBorders>
              <w:bottom w:val="nil"/>
              <w:right w:val="nil"/>
            </w:tcBorders>
            <w:shd w:val="clear" w:color="auto" w:fill="4F81BD"/>
          </w:tcPr>
          <w:p w:rsidRPr="00D14360" w:rsidR="00295A8B" w:rsidP="00D14360" w:rsidRDefault="00295A8B" w14:paraId="1556EBD6" w14:textId="77777777">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Pr="00C64922" w:rsidR="00254B4A" w:rsidTr="00D14360" w14:paraId="59479CB0" w14:textId="77777777">
        <w:trPr>
          <w:cantSplit/>
          <w:trHeight w:val="1943"/>
        </w:trPr>
        <w:tc>
          <w:tcPr>
            <w:tcW w:w="3690" w:type="dxa"/>
            <w:tcBorders>
              <w:top w:val="single" w:color="4F81BD" w:sz="4" w:space="0"/>
              <w:bottom w:val="single" w:color="4F81BD" w:sz="4" w:space="0"/>
              <w:right w:val="nil"/>
            </w:tcBorders>
            <w:shd w:val="clear" w:color="auto" w:fill="FFFFFF"/>
          </w:tcPr>
          <w:p w:rsidRPr="00D14360" w:rsidR="00295A8B" w:rsidP="00D14360" w:rsidRDefault="00295A8B" w14:paraId="62513EA2" w14:textId="77777777">
            <w:pPr>
              <w:ind w:left="-13" w:firstLine="13"/>
              <w:rPr>
                <w:rFonts w:cs="Calibri Light"/>
                <w:b/>
                <w:bCs/>
              </w:rPr>
            </w:pPr>
            <w:r w:rsidRPr="00D14360">
              <w:rPr>
                <w:rFonts w:cs="Calibri Light"/>
                <w:b/>
                <w:bCs/>
              </w:rPr>
              <w:t>Advance Care Planning Intervention (V1)</w:t>
            </w:r>
          </w:p>
          <w:p w:rsidRPr="00D14360" w:rsidR="00295A8B" w:rsidP="000B6222" w:rsidRDefault="00295A8B" w14:paraId="61DCBB38" w14:textId="77777777">
            <w:pPr>
              <w:rPr>
                <w:rFonts w:ascii="Calibri Light" w:hAnsi="Calibri Light" w:cs="Calibri Light"/>
                <w:b/>
                <w:bCs/>
              </w:rPr>
            </w:pPr>
            <w:r w:rsidRPr="00D14360">
              <w:rPr>
                <w:rFonts w:ascii="Calibri Light" w:hAnsi="Calibri Light" w:cs="Calibri Light"/>
                <w:bCs/>
              </w:rPr>
              <w:t>New Version:</w:t>
            </w:r>
          </w:p>
          <w:p w:rsidRPr="00D14360" w:rsidR="00295A8B" w:rsidP="00D14360" w:rsidRDefault="00295A8B" w14:paraId="6C074289" w14:textId="77777777">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6D9070E3" w14:textId="77777777">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Pr="00C64922" w:rsidR="00D14360" w:rsidTr="004E29C8" w14:paraId="6B73009E" w14:textId="77777777">
        <w:trPr>
          <w:cantSplit/>
          <w:trHeight w:val="1610"/>
        </w:trPr>
        <w:tc>
          <w:tcPr>
            <w:tcW w:w="3690" w:type="dxa"/>
            <w:tcBorders>
              <w:right w:val="nil"/>
            </w:tcBorders>
            <w:shd w:val="clear" w:color="auto" w:fill="FFFFFF"/>
          </w:tcPr>
          <w:p w:rsidRPr="00D14360" w:rsidR="00295A8B" w:rsidP="000B6222" w:rsidRDefault="00295A8B" w14:paraId="2B52FF41" w14:textId="77777777">
            <w:pPr>
              <w:rPr>
                <w:rFonts w:cs="Calibri Light"/>
                <w:b/>
                <w:bCs/>
              </w:rPr>
            </w:pPr>
            <w:r w:rsidRPr="00D14360">
              <w:rPr>
                <w:rFonts w:cs="Calibri Light"/>
                <w:b/>
                <w:bCs/>
              </w:rPr>
              <w:t>Advance Directive Observation (V4)</w:t>
            </w:r>
          </w:p>
          <w:p w:rsidRPr="00D14360" w:rsidR="00295A8B" w:rsidP="000B6222" w:rsidRDefault="00295A8B" w14:paraId="2A1728FF"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558C83F2" w14:textId="77777777">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0AAEB56E" w14:textId="77777777">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Pr="00C64922" w:rsidR="00254B4A" w:rsidTr="00D14360" w14:paraId="1E5E332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35EBAE6D" w14:textId="77777777">
            <w:pPr>
              <w:rPr>
                <w:rFonts w:cs="Calibri Light"/>
                <w:b/>
                <w:bCs/>
              </w:rPr>
            </w:pPr>
            <w:r w:rsidRPr="00D14360">
              <w:rPr>
                <w:rFonts w:cs="Calibri Light"/>
                <w:b/>
                <w:bCs/>
              </w:rPr>
              <w:t>Advance Directive Organizer (V3)</w:t>
            </w:r>
          </w:p>
          <w:p w:rsidRPr="00D14360" w:rsidR="00295A8B" w:rsidP="000B6222" w:rsidRDefault="00295A8B" w14:paraId="2D8F5D59"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6FFCD953" w14:textId="77777777">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0B6222" w:rsidRDefault="00295A8B" w14:paraId="522A359E" w14:textId="77777777">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rsidRPr="00D14360" w:rsidR="00295A8B" w:rsidP="000B6222" w:rsidRDefault="00295A8B" w14:paraId="3857E0F7" w14:textId="77777777">
            <w:pPr>
              <w:rPr>
                <w:rFonts w:ascii="Calibri Light" w:hAnsi="Calibri Light" w:cs="Calibri Light"/>
              </w:rPr>
            </w:pPr>
          </w:p>
        </w:tc>
      </w:tr>
      <w:tr w:rsidRPr="00C64922" w:rsidR="00D14360" w:rsidTr="004E29C8" w14:paraId="67F5609A" w14:textId="77777777">
        <w:trPr>
          <w:cantSplit/>
        </w:trPr>
        <w:tc>
          <w:tcPr>
            <w:tcW w:w="3690" w:type="dxa"/>
            <w:tcBorders>
              <w:right w:val="nil"/>
            </w:tcBorders>
            <w:shd w:val="clear" w:color="auto" w:fill="FFFFFF"/>
          </w:tcPr>
          <w:p w:rsidRPr="00D14360" w:rsidR="00295A8B" w:rsidP="000B6222" w:rsidRDefault="00295A8B" w14:paraId="1EDD4DB1" w14:textId="77777777">
            <w:pPr>
              <w:rPr>
                <w:rFonts w:cs="Calibri Light"/>
                <w:b/>
                <w:iCs/>
              </w:rPr>
            </w:pPr>
            <w:r w:rsidRPr="00D14360">
              <w:rPr>
                <w:rFonts w:cs="Calibri Light"/>
                <w:b/>
                <w:iCs/>
              </w:rPr>
              <w:t>Obligation Instruction</w:t>
            </w:r>
          </w:p>
          <w:p w:rsidRPr="00D14360" w:rsidR="00295A8B" w:rsidP="000B6222" w:rsidRDefault="00295A8B" w14:paraId="2AFA2FB5" w14:textId="77777777">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5B04F344" w14:textId="77777777">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Pr="00C64922" w:rsidR="00254B4A" w:rsidTr="00D14360" w14:paraId="6693E75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4B87D92C" w14:textId="77777777">
            <w:pPr>
              <w:rPr>
                <w:rFonts w:cs="Calibri Light"/>
                <w:b/>
                <w:bCs/>
              </w:rPr>
            </w:pPr>
            <w:r w:rsidRPr="00D14360">
              <w:rPr>
                <w:rFonts w:cs="Calibri Light"/>
                <w:b/>
                <w:bCs/>
              </w:rPr>
              <w:t>Prohibition Instruction</w:t>
            </w:r>
          </w:p>
          <w:p w:rsidRPr="00D14360" w:rsidR="00295A8B" w:rsidP="000B6222" w:rsidRDefault="00295A8B" w14:paraId="35A35609" w14:textId="77777777">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56286412" w14:textId="77777777">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rsidRPr="00C64922" w:rsidR="009A427D" w:rsidP="001B2929" w:rsidRDefault="001B2929" w14:paraId="531F0EE2" w14:textId="144015EF">
      <w:pPr>
        <w:pStyle w:val="Caption"/>
      </w:pPr>
      <w:bookmarkStart w:name="_Toc118898852" w:id="2001"/>
      <w:bookmarkStart w:name="_Toc119940056" w:id="2002"/>
      <w:bookmarkStart w:name="_Toc135313087" w:id="2003"/>
      <w:r w:rsidRPr="00C64922">
        <w:t xml:space="preserve">Table </w:t>
      </w:r>
      <w:r>
        <w:fldChar w:fldCharType="begin"/>
      </w:r>
      <w:r>
        <w:instrText>SEQ Table \* ARABIC</w:instrText>
      </w:r>
      <w:r>
        <w:fldChar w:fldCharType="separate"/>
      </w:r>
      <w:r w:rsidR="00DC1072">
        <w:rPr>
          <w:noProof/>
        </w:rPr>
        <w:t>66</w:t>
      </w:r>
      <w:r>
        <w:fldChar w:fldCharType="end"/>
      </w:r>
      <w:r w:rsidRPr="00C64922">
        <w:t>: Summary of C-CDA Supplemental Templates for Advance Directives</w:t>
      </w:r>
      <w:r w:rsidRPr="00C64922">
        <w:rPr>
          <w:rStyle w:val="FootnoteReference"/>
        </w:rPr>
        <w:footnoteReference w:id="136"/>
      </w:r>
      <w:bookmarkEnd w:id="2001"/>
      <w:bookmarkEnd w:id="2002"/>
      <w:bookmarkEnd w:id="2003"/>
    </w:p>
    <w:p w:rsidRPr="00D14360" w:rsidR="009A427D" w:rsidP="007770C6" w:rsidRDefault="009A427D" w14:paraId="698ACDDD" w14:textId="4C2E6B9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Pr="005C79A1" w:rsidR="005C79A1">
        <w:rPr>
          <w:rStyle w:val="FootnoteReference"/>
        </w:rPr>
        <w:t xml:space="preserve"> </w:t>
      </w:r>
      <w:r w:rsidRPr="003B0179" w:rsidR="005C79A1">
        <w:rPr>
          <w:rStyle w:val="FootnoteReference"/>
          <w:rFonts w:asciiTheme="minorHAnsi" w:hAnsiTheme="minorHAnsi" w:cstheme="minorHAnsi"/>
          <w:sz w:val="21"/>
          <w:szCs w:val="21"/>
        </w:rPr>
        <w:footnoteReference w:id="137"/>
      </w:r>
    </w:p>
    <w:p w:rsidR="009A427D" w:rsidP="00FD31AC" w:rsidRDefault="009A427D" w14:paraId="0D08885B" w14:textId="2227FE4A">
      <w:pPr>
        <w:pStyle w:val="Heading3"/>
      </w:pPr>
      <w:bookmarkStart w:name="_1b18vdo1j32p" w:colFirst="0" w:colLast="0" w:id="2004"/>
      <w:bookmarkStart w:name="_Toc10707530" w:id="2005"/>
      <w:bookmarkStart w:name="_Toc11043719" w:id="2006"/>
      <w:bookmarkStart w:name="_Toc11045643" w:id="2007"/>
      <w:bookmarkStart w:name="_Toc11219059" w:id="2008"/>
      <w:bookmarkStart w:name="_Toc11391314" w:id="2009"/>
      <w:bookmarkStart w:name="_Toc119939881" w:id="2010"/>
      <w:bookmarkStart w:name="_Toc135312912" w:id="2011"/>
      <w:bookmarkEnd w:id="2004"/>
      <w:r w:rsidRPr="00C64922">
        <w:t xml:space="preserve">Quality </w:t>
      </w:r>
      <w:r w:rsidR="00F96C65">
        <w:t>Measure</w:t>
      </w:r>
      <w:bookmarkEnd w:id="2005"/>
      <w:bookmarkEnd w:id="2006"/>
      <w:bookmarkEnd w:id="2007"/>
      <w:bookmarkEnd w:id="2008"/>
      <w:bookmarkEnd w:id="2009"/>
      <w:bookmarkEnd w:id="2010"/>
      <w:bookmarkEnd w:id="2011"/>
    </w:p>
    <w:p w:rsidRPr="00D14360" w:rsidR="006C03C8" w:rsidP="006C03C8" w:rsidRDefault="006C03C8" w14:paraId="1B63C235" w14:textId="77777777">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rsidR="006C03C8" w:rsidP="004C76D9" w:rsidRDefault="006C03C8" w14:paraId="5D1E391A" w14:textId="77777777">
      <w:pPr>
        <w:pStyle w:val="Heading4"/>
      </w:pPr>
      <w:r>
        <w:t>Measure Reference</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0447CF" w:rsidR="00295A8B" w:rsidTr="004E29C8" w14:paraId="1E53A420" w14:textId="77777777">
        <w:trPr>
          <w:cantSplit/>
          <w:tblHeader/>
        </w:trPr>
        <w:tc>
          <w:tcPr>
            <w:tcW w:w="1457" w:type="dxa"/>
            <w:tcBorders>
              <w:bottom w:val="nil"/>
              <w:right w:val="nil"/>
            </w:tcBorders>
            <w:shd w:val="clear" w:color="auto" w:fill="4F81BD"/>
          </w:tcPr>
          <w:p w:rsidRPr="00D14360" w:rsidR="00295A8B" w:rsidP="000B6222" w:rsidRDefault="00295A8B" w14:paraId="6B819015"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64815636" w14:textId="77777777">
            <w:pPr>
              <w:rPr>
                <w:rFonts w:cs="Calibri"/>
                <w:b/>
                <w:bCs/>
                <w:color w:val="FFFFFF"/>
              </w:rPr>
            </w:pPr>
            <w:r w:rsidRPr="00D14360">
              <w:rPr>
                <w:rFonts w:cs="Calibri"/>
                <w:b/>
                <w:bCs/>
                <w:color w:val="FFFFFF"/>
              </w:rPr>
              <w:t xml:space="preserve">Measure Reference </w:t>
            </w:r>
          </w:p>
          <w:p w:rsidRPr="00D14360" w:rsidR="00295A8B" w:rsidP="000B6222" w:rsidRDefault="00295A8B" w14:paraId="50D534B3" w14:textId="77777777">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Pr="000447CF" w:rsidR="00295A8B" w:rsidTr="004E29C8" w14:paraId="5593040C"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09CC25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7B77F13" w14:textId="77777777">
            <w:pPr>
              <w:rPr>
                <w:rFonts w:ascii="Calibri Light" w:hAnsi="Calibri Light" w:cs="Calibri Light"/>
                <w:color w:val="000000"/>
              </w:rPr>
            </w:pPr>
            <w:r w:rsidRPr="00D14360">
              <w:rPr>
                <w:rFonts w:ascii="Calibri Light" w:hAnsi="Calibri Light" w:cs="Calibri Light"/>
                <w:color w:val="000000"/>
              </w:rPr>
              <w:t>HL7 QRDA Cat I, STU R5.1</w:t>
            </w:r>
          </w:p>
        </w:tc>
      </w:tr>
      <w:tr w:rsidRPr="000447CF" w:rsidR="00295A8B" w:rsidTr="004E29C8" w14:paraId="31086A3D" w14:textId="77777777">
        <w:trPr>
          <w:cantSplit/>
          <w:trHeight w:val="1826"/>
        </w:trPr>
        <w:tc>
          <w:tcPr>
            <w:tcW w:w="1457" w:type="dxa"/>
            <w:tcBorders>
              <w:right w:val="nil"/>
            </w:tcBorders>
            <w:shd w:val="clear" w:color="auto" w:fill="FFFFFF"/>
          </w:tcPr>
          <w:p w:rsidRPr="00D14360" w:rsidR="00295A8B" w:rsidP="000B6222" w:rsidRDefault="00295A8B" w14:paraId="040F1BDA" w14:textId="77777777">
            <w:pPr>
              <w:rPr>
                <w:rFonts w:cs="Calibri"/>
                <w:b/>
                <w:bCs/>
              </w:rPr>
            </w:pPr>
            <w:r w:rsidRPr="00D14360">
              <w:rPr>
                <w:rFonts w:cs="Calibri"/>
                <w:b/>
                <w:bCs/>
              </w:rPr>
              <w:t>Purpose</w:t>
            </w:r>
          </w:p>
        </w:tc>
        <w:tc>
          <w:tcPr>
            <w:tcW w:w="7898" w:type="dxa"/>
            <w:shd w:val="clear" w:color="auto" w:fill="auto"/>
          </w:tcPr>
          <w:p w:rsidRPr="00D14360" w:rsidR="00295A8B" w:rsidP="00D14360" w:rsidRDefault="00295A8B" w14:paraId="52AC25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rsidR="002B7F06" w:rsidP="00D14360" w:rsidRDefault="002B7F06" w14:paraId="3121DF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7B887B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rsidRPr="00D14360" w:rsidR="00295A8B" w:rsidP="00D14360" w:rsidRDefault="00295A8B" w14:paraId="3DE5B97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Pr="000447CF" w:rsidR="00295A8B" w:rsidTr="004E29C8" w14:paraId="5E01D18E" w14:textId="77777777">
        <w:trPr>
          <w:cantSplit/>
          <w:trHeight w:val="881"/>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AE06A7F"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295A8B" w:rsidP="000B6222" w:rsidRDefault="00295A8B" w14:paraId="7E6256C9" w14:textId="77777777">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rsidRPr="00D14360" w:rsidR="00295A8B" w:rsidP="00D14360" w:rsidRDefault="00295A8B" w14:paraId="1DA8564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Pr="000447CF" w:rsidR="00295A8B" w:rsidTr="004E29C8" w14:paraId="4E14BC52" w14:textId="77777777">
        <w:trPr>
          <w:cantSplit/>
          <w:trHeight w:val="359"/>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06D11B8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F1A46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Pr="000447CF" w:rsidR="00295A8B" w:rsidTr="004E29C8" w14:paraId="6020667F"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295A8B" w:rsidP="000B6222" w:rsidRDefault="00295A8B" w14:paraId="2FC65BEC"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00295A8B" w:rsidP="00D14360" w:rsidRDefault="00295A8B" w14:paraId="67C134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rsidRPr="00D14360" w:rsidR="004F33E9" w:rsidP="00D14360" w:rsidRDefault="004F33E9" w14:paraId="7A16E5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5B72DF1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rsidRPr="00D14360" w:rsidR="00295A8B" w:rsidP="00D14360" w:rsidRDefault="00295A8B" w14:paraId="60E584B1" w14:textId="77777777">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Pr="00D14360" w:rsidR="00BF2DC6">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Pr="000447CF" w:rsidR="00E83F3B" w:rsidTr="004E29C8" w14:paraId="2A3FC1FC" w14:textId="77777777">
        <w:trPr>
          <w:cantSplit/>
        </w:trPr>
        <w:tc>
          <w:tcPr>
            <w:tcW w:w="1457" w:type="dxa"/>
            <w:tcBorders>
              <w:top w:val="single" w:color="4472C4" w:sz="4" w:space="0"/>
              <w:bottom w:val="single" w:color="4472C4" w:sz="4" w:space="0"/>
              <w:right w:val="nil"/>
            </w:tcBorders>
            <w:shd w:val="clear" w:color="auto" w:fill="FFFFFF"/>
          </w:tcPr>
          <w:p w:rsidR="00E83F3B" w:rsidP="000B6222" w:rsidRDefault="00E83F3B" w14:paraId="5608FB10"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AD08FB" w:rsidR="00E83F3B" w:rsidP="00D14360" w:rsidRDefault="00E83F3B" w14:paraId="3194885A" w14:textId="17FB62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66</w:t>
            </w:r>
            <w:r w:rsidRPr="00254B4A" w:rsidR="00DC1072">
              <w:rPr>
                <w:rFonts w:ascii="Calibri Light" w:hAnsi="Calibri Light" w:cs="Calibri Light"/>
              </w:rPr>
              <w:t>: QRDA1 measure section</w:t>
            </w:r>
            <w:r w:rsidRPr="00AD08FB">
              <w:rPr>
                <w:rFonts w:ascii="Calibri Light" w:hAnsi="Calibri Light" w:cs="Calibri Light"/>
              </w:rPr>
              <w:fldChar w:fldCharType="end"/>
            </w:r>
          </w:p>
        </w:tc>
      </w:tr>
      <w:tr w:rsidRPr="000447CF" w:rsidR="002517F2" w:rsidTr="004E29C8" w14:paraId="04E865AF" w14:textId="77777777">
        <w:trPr>
          <w:cantSplit/>
        </w:trPr>
        <w:tc>
          <w:tcPr>
            <w:tcW w:w="1457" w:type="dxa"/>
            <w:tcBorders>
              <w:top w:val="single" w:color="4472C4" w:sz="4" w:space="0"/>
              <w:bottom w:val="single" w:color="4472C4" w:sz="4" w:space="0"/>
              <w:right w:val="nil"/>
            </w:tcBorders>
            <w:shd w:val="clear" w:color="auto" w:fill="FFFFFF"/>
          </w:tcPr>
          <w:p w:rsidRPr="00D14360" w:rsidR="002517F2" w:rsidP="000B6222" w:rsidRDefault="002517F2" w14:paraId="6B01997D" w14:textId="77777777">
            <w:pPr>
              <w:rPr>
                <w:rFonts w:cs="Calibri"/>
                <w:b/>
                <w:bCs/>
              </w:rPr>
            </w:pPr>
            <w:r>
              <w:rPr>
                <w:rFonts w:cs="Calibri"/>
                <w:b/>
                <w:bCs/>
              </w:rPr>
              <w:t>Reference</w:t>
            </w:r>
          </w:p>
        </w:tc>
        <w:tc>
          <w:tcPr>
            <w:tcW w:w="7898" w:type="dxa"/>
            <w:tcBorders>
              <w:top w:val="single" w:color="4472C4" w:sz="4" w:space="0"/>
              <w:bottom w:val="single" w:color="4472C4" w:sz="4" w:space="0"/>
            </w:tcBorders>
            <w:shd w:val="clear" w:color="auto" w:fill="auto"/>
          </w:tcPr>
          <w:p w:rsidRPr="00D14360" w:rsidR="002517F2" w:rsidP="00D14360" w:rsidRDefault="003709A6" w14:paraId="376A5269" w14:textId="6FC19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w:history="1" r:id="rId67">
              <w:r w:rsidRPr="00D14360">
                <w:rPr>
                  <w:rStyle w:val="Hyperlink"/>
                  <w:rFonts w:ascii="Calibri Light" w:hAnsi="Calibri Light" w:cs="Calibri Light"/>
                </w:rPr>
                <w:t>HL7 CDA Example Search</w:t>
              </w:r>
            </w:hyperlink>
          </w:p>
        </w:tc>
      </w:tr>
      <w:tr w:rsidRPr="000447CF" w:rsidR="004E29C8" w:rsidTr="004E29C8" w14:paraId="610FCAEE" w14:textId="77777777">
        <w:trPr>
          <w:cantSplit/>
        </w:trPr>
        <w:tc>
          <w:tcPr>
            <w:tcW w:w="1457" w:type="dxa"/>
            <w:tcBorders>
              <w:top w:val="single" w:color="4472C4" w:sz="4" w:space="0"/>
              <w:bottom w:val="single" w:color="auto" w:sz="4" w:space="0"/>
              <w:right w:val="nil"/>
            </w:tcBorders>
            <w:shd w:val="clear" w:color="auto" w:fill="FFFFFF"/>
          </w:tcPr>
          <w:p w:rsidRPr="00D14360" w:rsidR="002517F2" w:rsidP="000B6222" w:rsidRDefault="002517F2" w14:paraId="62918E63"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D14360" w:rsidR="002517F2" w:rsidP="00D14360" w:rsidRDefault="00000000" w14:paraId="0510656D" w14:textId="71B89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w:history="1" r:id="rId68">
              <w:r w:rsidRPr="00AD08FB" w:rsidR="002517F2">
                <w:rPr>
                  <w:rStyle w:val="Hyperlink"/>
                  <w:rFonts w:ascii="Calibri Light" w:hAnsi="Calibri Light" w:cs="Calibri Light"/>
                  <w:color w:val="000000"/>
                  <w:u w:val="none"/>
                </w:rPr>
                <w:t xml:space="preserve">How to represent </w:t>
              </w:r>
              <w:r w:rsidRPr="002517F2" w:rsidR="002517F2">
                <w:rPr>
                  <w:rStyle w:val="Hyperlink"/>
                  <w:rFonts w:ascii="Calibri Light" w:hAnsi="Calibri Light" w:cs="Calibri Light"/>
                </w:rPr>
                <w:t>“Quality Section”</w:t>
              </w:r>
            </w:hyperlink>
          </w:p>
        </w:tc>
      </w:tr>
    </w:tbl>
    <w:p w:rsidR="00295A8B" w:rsidRDefault="00295A8B" w14:paraId="35E8FF7A" w14:textId="29522FA8">
      <w:pPr>
        <w:pStyle w:val="Caption"/>
      </w:pPr>
      <w:bookmarkStart w:name="_Toc118898853" w:id="2012"/>
      <w:bookmarkStart w:name="_Toc119940057" w:id="2013"/>
      <w:bookmarkStart w:name="_Toc135313088" w:id="2014"/>
      <w:r>
        <w:t xml:space="preserve">Table </w:t>
      </w:r>
      <w:r>
        <w:fldChar w:fldCharType="begin"/>
      </w:r>
      <w:r>
        <w:instrText>SEQ Table \* ARABIC</w:instrText>
      </w:r>
      <w:r>
        <w:fldChar w:fldCharType="separate"/>
      </w:r>
      <w:r w:rsidR="00DC1072">
        <w:rPr>
          <w:noProof/>
        </w:rPr>
        <w:t>67</w:t>
      </w:r>
      <w:r>
        <w:fldChar w:fldCharType="end"/>
      </w:r>
      <w:r>
        <w:t>: Measure Reference</w:t>
      </w:r>
      <w:r w:rsidR="00852DED">
        <w:t xml:space="preserve"> Template</w:t>
      </w:r>
      <w:bookmarkEnd w:id="2012"/>
      <w:bookmarkEnd w:id="2013"/>
      <w:bookmarkEnd w:id="2014"/>
    </w:p>
    <w:p w:rsidRPr="00D14360" w:rsidR="006C03C8" w:rsidP="006C03C8" w:rsidRDefault="006C03C8" w14:paraId="469DB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rsidRPr="00D14360" w:rsidR="006C03C8" w:rsidP="006C03C8" w:rsidRDefault="006C03C8" w14:paraId="2C9633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rsidRPr="00EC014D" w:rsidR="006C03C8" w:rsidP="006C03C8" w:rsidRDefault="006C03C8" w14:paraId="194627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rsidR="00B157E2" w:rsidP="00295A8B" w:rsidRDefault="00B157E2" w14:paraId="335BFA8B" w14:textId="07D823CE">
      <w:pPr>
        <w:pStyle w:val="Caption"/>
        <w:keepNext/>
        <w:spacing w:after="0"/>
      </w:pPr>
      <w:bookmarkStart w:name="_Ref21925533" w:id="2015"/>
      <w:bookmarkStart w:name="_Toc118898786" w:id="2016"/>
      <w:bookmarkStart w:name="_Toc119939989" w:id="2017"/>
      <w:bookmarkStart w:name="_Toc135313021" w:id="2018"/>
      <w:r>
        <w:t xml:space="preserve">Example </w:t>
      </w:r>
      <w:r>
        <w:fldChar w:fldCharType="begin"/>
      </w:r>
      <w:r>
        <w:instrText>SEQ Example \* ARABIC</w:instrText>
      </w:r>
      <w:r>
        <w:fldChar w:fldCharType="separate"/>
      </w:r>
      <w:r w:rsidR="00DC1072">
        <w:rPr>
          <w:noProof/>
        </w:rPr>
        <w:t>66</w:t>
      </w:r>
      <w:r>
        <w:fldChar w:fldCharType="end"/>
      </w:r>
      <w:r>
        <w:t xml:space="preserve">: </w:t>
      </w:r>
      <w:r w:rsidRPr="009C04C6">
        <w:t>QRDA1 measure section</w:t>
      </w:r>
      <w:bookmarkEnd w:id="2015"/>
      <w:bookmarkEnd w:id="2016"/>
      <w:bookmarkEnd w:id="2017"/>
      <w:bookmarkEnd w:id="201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C03C8" w:rsidTr="00A34190" w14:paraId="6836A74A" w14:textId="77777777">
        <w:tc>
          <w:tcPr>
            <w:tcW w:w="9576" w:type="dxa"/>
            <w:shd w:val="clear" w:color="auto" w:fill="auto"/>
          </w:tcPr>
          <w:p w:rsidRPr="00D14360" w:rsidR="006C03C8" w:rsidP="003A3D50" w:rsidRDefault="006C03C8" w14:paraId="6AA786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name="_Hlk88141157" w:id="2019"/>
            <w:r w:rsidRPr="00D14360">
              <w:rPr>
                <w:rFonts w:ascii="Courier New" w:hAnsi="Courier New" w:cs="Courier New"/>
                <w:color w:val="000000"/>
                <w:sz w:val="16"/>
                <w:szCs w:val="16"/>
              </w:rPr>
              <w:t>&lt;section&gt;</w:t>
            </w:r>
          </w:p>
          <w:p w:rsidRPr="00D14360" w:rsidR="006C03C8" w:rsidP="003A3D50" w:rsidRDefault="006C03C8" w14:paraId="37ED49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rsidRPr="00D14360" w:rsidR="006C03C8" w:rsidP="003A3D50" w:rsidRDefault="006C03C8" w14:paraId="252FCA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rsidRPr="00D14360" w:rsidR="006C03C8" w:rsidP="003A3D50" w:rsidRDefault="006C03C8" w14:paraId="35872EEC" w14:textId="6A2DB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1E1FE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rsidRPr="00D14360" w:rsidR="006C03C8" w:rsidP="003A3D50" w:rsidRDefault="006C03C8" w14:paraId="47E1A97B" w14:textId="6054B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372FBE15" w14:textId="07869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55186-1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F7391D">
              <w:rPr>
                <w:rFonts w:ascii="Courier New" w:hAnsi="Courier New" w:cs="Courier New"/>
                <w:color w:val="000000"/>
                <w:sz w:val="16"/>
                <w:szCs w:val="16"/>
              </w:rPr>
              <w:t>"</w:t>
            </w:r>
          </w:p>
          <w:p w:rsidRPr="00D14360" w:rsidR="006C03C8" w:rsidP="003A3D50" w:rsidRDefault="006C03C8" w14:paraId="3D9C02C5" w14:textId="78395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52322E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rsidRPr="00D14360" w:rsidR="006C03C8" w:rsidP="003A3D50" w:rsidRDefault="006C03C8" w14:paraId="4FFF8C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19ABCFA6" w14:textId="4DA91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100</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F49C4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rsidRPr="00D14360" w:rsidR="006C03C8" w:rsidP="003A3D50" w:rsidRDefault="006C03C8" w14:paraId="7BFFBC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CEE0B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rsidRPr="00D14360" w:rsidR="006C03C8" w:rsidP="003A3D50" w:rsidRDefault="006C03C8" w14:paraId="733E16D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rsidRPr="00D14360" w:rsidR="006C03C8" w:rsidP="003A3D50" w:rsidRDefault="006C03C8" w14:paraId="2FFED7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rsidRPr="00D14360" w:rsidR="006C03C8" w:rsidP="003A3D50" w:rsidRDefault="006C03C8" w14:paraId="5EAA89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rsidRPr="00D14360" w:rsidR="006C03C8" w:rsidP="003A3D50" w:rsidRDefault="006C03C8" w14:paraId="4F6DAB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rsidRPr="00D14360" w:rsidR="006C03C8" w:rsidP="003A3D50" w:rsidRDefault="006C03C8" w14:paraId="3D59C7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rsidRPr="00D14360" w:rsidR="006C03C8" w:rsidP="003A3D50" w:rsidRDefault="006C03C8" w14:paraId="383D324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rsidRPr="00D14360" w:rsidR="006C03C8" w:rsidP="003A3D50" w:rsidRDefault="006C03C8" w14:paraId="1EBF5DD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rsidRPr="00D14360" w:rsidR="006C03C8" w:rsidP="003A3D50" w:rsidRDefault="006C03C8" w14:paraId="2E80890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rsidRPr="00D14360" w:rsidR="006C03C8" w:rsidP="003A3D50" w:rsidRDefault="006C03C8" w14:paraId="1414BB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rsidRPr="00D14360" w:rsidR="006C03C8" w:rsidP="003A3D50" w:rsidRDefault="006C03C8" w14:paraId="7A5CFEE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rsidRPr="00D14360" w:rsidR="006C03C8" w:rsidP="003A3D50" w:rsidRDefault="006C03C8" w14:paraId="5CAB59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rsidRPr="00D14360" w:rsidR="006C03C8" w:rsidP="003A3D50" w:rsidRDefault="006C03C8" w14:paraId="348FBA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08F35E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rsidRPr="00D14360" w:rsidR="006C03C8" w:rsidP="003A3D50" w:rsidRDefault="006C03C8" w14:paraId="7B801A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rsidRPr="00D14360" w:rsidR="006C03C8" w:rsidP="003A3D50" w:rsidRDefault="006C03C8" w14:paraId="7C8845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2EBBA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rsidRPr="00D14360" w:rsidR="006C03C8" w:rsidP="003A3D50" w:rsidRDefault="006C03C8" w14:paraId="7858A43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rsidRPr="00D14360" w:rsidR="006C03C8" w:rsidP="003A3D50" w:rsidRDefault="006C03C8" w14:paraId="7BA0176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rsidRPr="00D14360" w:rsidR="006C03C8" w:rsidP="003A3D50" w:rsidRDefault="006C03C8" w14:paraId="47AE094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7AA7D5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13A9B8A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rsidRPr="00D14360" w:rsidR="006C03C8" w:rsidP="003A3D50" w:rsidRDefault="006C03C8" w14:paraId="711E879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Pr="00D14360" w:rsidR="008634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rsidRPr="00D14360" w:rsidR="006C03C8" w:rsidP="003A3D50" w:rsidRDefault="006C03C8" w14:paraId="3B453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rsidRPr="00D14360" w:rsidR="006C03C8" w:rsidP="003A3D50" w:rsidRDefault="006C03C8" w14:paraId="6A9FAE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76112D" w:rsidRDefault="006C03C8" w14:paraId="0B0516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6C03C8" w:rsidP="00992A23" w:rsidRDefault="006C03C8" w14:paraId="5D366284" w14:textId="77777777">
            <w:pPr>
              <w:rPr>
                <w:rFonts w:ascii="Courier New" w:hAnsi="Courier New" w:cs="Courier New"/>
                <w:color w:val="000000"/>
                <w:sz w:val="16"/>
                <w:szCs w:val="16"/>
              </w:rPr>
            </w:pPr>
          </w:p>
          <w:p w:rsidRPr="00D14360" w:rsidR="006C03C8" w:rsidP="003A3D50" w:rsidRDefault="006C03C8" w14:paraId="0A6E3F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rsidRPr="00D14360" w:rsidR="006C03C8" w:rsidP="003A3D50" w:rsidRDefault="006C03C8" w14:paraId="427A06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rsidRPr="00D14360" w:rsidR="006C03C8" w:rsidP="003A3D50" w:rsidRDefault="006C03C8" w14:paraId="5E5BFB5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09C617B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rsidRPr="00D14360" w:rsidR="006C03C8" w:rsidP="003A3D50" w:rsidRDefault="006C03C8" w14:paraId="0F87A809" w14:textId="4741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CLUSTER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24626BA" w14:textId="1B430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8489605" w14:textId="7533E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3B01F99" w14:textId="77961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6B90B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rsidRPr="00D14360" w:rsidR="006C03C8" w:rsidP="003A3D50" w:rsidRDefault="006C03C8" w14:paraId="240E0031" w14:textId="389C7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completed</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482A276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rsidRPr="00D14360" w:rsidR="006C03C8" w:rsidP="003A3D50" w:rsidRDefault="006C03C8" w14:paraId="143563F8" w14:textId="4CD48A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REFR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F48EF9E" w14:textId="132929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0C1D68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rsidRPr="00D14360" w:rsidR="006C03C8" w:rsidP="003A3D50" w:rsidRDefault="006C03C8" w14:paraId="5F2C900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rsidRPr="00D14360" w:rsidR="006C03C8" w:rsidP="003A3D50" w:rsidRDefault="006C03C8" w14:paraId="4B9E8B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rsidRPr="00D14360" w:rsidR="006C03C8" w:rsidP="003A3D50" w:rsidRDefault="006C03C8" w14:paraId="1C604C1A" w14:textId="48B549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rsidRPr="00D14360" w:rsidR="006C03C8" w:rsidP="003A3D50" w:rsidRDefault="006C03C8" w14:paraId="35545165" w14:textId="067A95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7EC36242" w14:textId="67AB03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57024-2</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9A0DD6">
              <w:rPr>
                <w:rFonts w:ascii="Courier New" w:hAnsi="Courier New" w:cs="Courier New"/>
                <w:color w:val="000000"/>
                <w:sz w:val="16"/>
                <w:szCs w:val="16"/>
              </w:rPr>
              <w:t>"</w:t>
            </w:r>
          </w:p>
          <w:p w:rsidRPr="00D14360" w:rsidR="006C03C8" w:rsidP="003A3D50" w:rsidRDefault="006C03C8" w14:paraId="289D84A0" w14:textId="7323E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DF5B1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rsidRPr="00D14360" w:rsidR="006C03C8" w:rsidP="003A3D50" w:rsidRDefault="006C03C8" w14:paraId="15A10776" w14:textId="252D98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DA7FD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rsidRPr="00D14360" w:rsidR="006C03C8" w:rsidP="003A3D50" w:rsidRDefault="006C03C8" w14:paraId="10C17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6A12DE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rsidRPr="00D14360" w:rsidR="006C03C8" w:rsidP="003A3D50" w:rsidRDefault="006C03C8" w14:paraId="70FE8AE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702490B8" w14:textId="2D0FC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ACT</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D0CEF7" w14:textId="43DC5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6A0B7C3" w14:textId="1833F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EB6B279" w14:textId="66CE3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252116004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rsidRPr="00D14360" w:rsidR="006C03C8" w:rsidP="003A3D50" w:rsidRDefault="006C03C8" w14:paraId="11E97E89" w14:textId="765B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A818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rsidRPr="00D14360" w:rsidR="006C03C8" w:rsidP="003A3D50" w:rsidRDefault="006C03C8" w14:paraId="5CC297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rsidRPr="00D14360" w:rsidR="006C03C8" w:rsidP="003A3D50" w:rsidRDefault="006C03C8" w14:paraId="3034AE56" w14:textId="4AFA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20170101</w:t>
            </w:r>
            <w:r w:rsidRPr="00D14360" w:rsidR="001F7B83">
              <w:rPr>
                <w:rFonts w:ascii="Courier New" w:hAnsi="Courier New" w:cs="Courier New"/>
                <w:color w:val="000000"/>
                <w:sz w:val="16"/>
                <w:szCs w:val="16"/>
              </w:rPr>
              <w:t>000000-0500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010E8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rsidRPr="00D14360" w:rsidR="006C03C8" w:rsidP="003A3D50" w:rsidRDefault="006C03C8" w14:paraId="53C34FE3" w14:textId="2065E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6DCA86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rsidRPr="00D14360" w:rsidR="006C03C8" w:rsidP="003A3D50" w:rsidRDefault="006C03C8" w14:paraId="5A3487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rsidRPr="00D14360" w:rsidR="006C03C8" w:rsidP="003A3D50" w:rsidRDefault="006C03C8" w14:paraId="2C329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2D1B80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206F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rsidRPr="00D14360" w:rsidR="006C03C8" w:rsidP="003A3D50" w:rsidRDefault="006C03C8" w14:paraId="5E5041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 xml:space="preserve">Set negationInd="true" to assert that the criteria are NOT met by the included data. </w:t>
            </w:r>
          </w:p>
          <w:p w:rsidRPr="00D14360" w:rsidR="006C03C8" w:rsidP="003A3D50" w:rsidRDefault="006C03C8" w14:paraId="47E9C8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Since this patient is in the denominator, negationInd is set to false --&gt;</w:t>
            </w:r>
          </w:p>
          <w:p w:rsidRPr="00D14360" w:rsidR="006C03C8" w:rsidP="003A3D50" w:rsidRDefault="006C03C8" w14:paraId="6EBB371E" w14:textId="12870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false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F3E7036" w14:textId="5381B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rsidRPr="00D14360" w:rsidR="006C03C8" w:rsidP="003A3D50" w:rsidRDefault="006C03C8" w14:paraId="39639A44" w14:textId="24C7A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ActCode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3D21E397" w14:textId="5AC9D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5824FD3B" w14:textId="61273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denominator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E13B76C" w14:textId="66BA8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706ECA" w14:textId="7A8D3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743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Pr="00D14360" w:rsidR="008634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rsidRPr="00D14360" w:rsidR="006C03C8" w:rsidP="003A3D50" w:rsidRDefault="006C03C8" w14:paraId="2FBDCD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rsidRPr="00D14360" w:rsidR="006C03C8" w:rsidP="003A3D50" w:rsidRDefault="006C03C8" w14:paraId="1F946E34" w14:textId="61FBA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C548E1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rsidRPr="00D14360" w:rsidR="006C03C8" w:rsidP="003A3D50" w:rsidRDefault="006C03C8" w14:paraId="72DAFF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568731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1B7666F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2859B10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E85C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rsidRPr="00D14360" w:rsidR="006C03C8" w:rsidP="003A3D50" w:rsidRDefault="006C03C8" w14:paraId="54423A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rsidRPr="00D14360" w:rsidR="006C03C8" w:rsidP="003A3D50" w:rsidRDefault="006C03C8" w14:paraId="0BC76BBF" w14:textId="07092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true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C7D2831" w14:textId="1EAC3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687BEDA3" w14:textId="2991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ActCode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88092" w14:textId="7864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F4952A1" w14:textId="3C622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AF3D26B" w14:textId="72DAE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6DC03E1" w14:textId="6C5C2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18D7A4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rsidRPr="00D14360" w:rsidR="006C03C8" w:rsidP="003A3D50" w:rsidRDefault="006C03C8" w14:paraId="7B9897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27F38C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456789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300971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rsidRPr="00D14360" w:rsidR="006C03C8" w:rsidP="003A3D50" w:rsidRDefault="006C03C8" w14:paraId="754E9B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rsidRPr="00D14360" w:rsidR="006C03C8" w:rsidP="003A3D50" w:rsidRDefault="006C03C8" w14:paraId="63B92F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6C03C8" w:rsidP="003A3D50" w:rsidRDefault="006C03C8" w14:paraId="525E12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6C03C8" w:rsidP="003A3D50" w:rsidRDefault="006C03C8" w14:paraId="7DF62D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Pr="00991360" w:rsidR="00894F9B" w:rsidP="00FD31AC" w:rsidRDefault="00A34190" w14:paraId="13BCBABF" w14:textId="777303E4">
      <w:pPr>
        <w:pStyle w:val="Heading3"/>
      </w:pPr>
      <w:bookmarkStart w:name="_qp8tez6rxgxy" w:colFirst="0" w:colLast="0" w:id="2020"/>
      <w:bookmarkStart w:name="_Toc129175356" w:id="2021"/>
      <w:bookmarkStart w:name="_Toc135312913" w:id="2022"/>
      <w:bookmarkEnd w:id="2019"/>
      <w:bookmarkEnd w:id="2020"/>
      <w:r w:rsidRPr="00991360">
        <w:t>Use of Indication Versus Reason Templates</w:t>
      </w:r>
      <w:bookmarkEnd w:id="2021"/>
      <w:bookmarkEnd w:id="2022"/>
    </w:p>
    <w:p w:rsidR="00A34190" w:rsidP="00A34190" w:rsidRDefault="00A34190" w14:paraId="6515B534" w14:textId="7C016029">
      <w:pPr>
        <w:ind w:left="360"/>
      </w:pPr>
      <w:r w:rsidRPr="000671C7">
        <w:t>In certain situations, clinicians need to record</w:t>
      </w:r>
      <w:r>
        <w:t xml:space="preserve"> why </w:t>
      </w:r>
      <w:r w:rsidRPr="000671C7">
        <w:t xml:space="preserve">something was or was not done. C-CDA provides three methods to record this information: </w:t>
      </w:r>
    </w:p>
    <w:p w:rsidR="00A34190" w:rsidP="00A34190" w:rsidRDefault="00A34190" w14:paraId="0CD56A3B" w14:textId="77777777">
      <w:pPr>
        <w:pStyle w:val="ListParagraph"/>
        <w:numPr>
          <w:ilvl w:val="0"/>
          <w:numId w:val="73"/>
        </w:numPr>
      </w:pPr>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rsidR="00A34190" w:rsidP="00A34190" w:rsidRDefault="00A34190" w14:paraId="725900D8" w14:textId="77777777">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rsidR="00A34190" w:rsidP="00A34190" w:rsidRDefault="00A34190" w14:paraId="5B824D23" w14:textId="77777777">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rsidRPr="00D14360" w:rsidR="00894F9B" w:rsidRDefault="00894F9B" w14:paraId="4A54E456" w14:textId="77777777">
      <w:pPr>
        <w:spacing w:line="276" w:lineRule="auto"/>
        <w:rPr>
          <w:rFonts w:cs="Calibri"/>
        </w:rPr>
      </w:pPr>
      <w:r w:rsidRPr="00D14360">
        <w:rPr>
          <w:rFonts w:cs="Calibri"/>
        </w:rPr>
        <w:br w:type="page"/>
      </w:r>
    </w:p>
    <w:p w:rsidRPr="00A61A3F" w:rsidR="001E7AE2" w:rsidP="001E7AE2" w:rsidRDefault="001E7AE2" w14:paraId="727C1B55" w14:textId="5CB749C7">
      <w:pPr>
        <w:pStyle w:val="Heading1"/>
      </w:pPr>
      <w:bookmarkStart w:name="_Toc15469475" w:id="2023"/>
      <w:bookmarkStart w:name="_Toc15479923" w:id="2024"/>
      <w:bookmarkStart w:name="_Toc18495106" w:id="2025"/>
      <w:bookmarkStart w:name="_Toc19870337" w:id="2026"/>
      <w:bookmarkStart w:name="_Toc20481029" w:id="2027"/>
      <w:bookmarkStart w:name="_Toc21529560" w:id="2028"/>
      <w:bookmarkStart w:name="_Toc21691613" w:id="2029"/>
      <w:bookmarkStart w:name="_Toc21845797" w:id="2030"/>
      <w:bookmarkStart w:name="_Toc21852038" w:id="2031"/>
      <w:bookmarkStart w:name="_Toc21872005" w:id="2032"/>
      <w:bookmarkStart w:name="_Toc21872461" w:id="2033"/>
      <w:bookmarkStart w:name="_Toc21880233" w:id="2034"/>
      <w:bookmarkStart w:name="_Toc21890063" w:id="2035"/>
      <w:bookmarkStart w:name="_Toc21894207" w:id="2036"/>
      <w:bookmarkStart w:name="_Toc21898133" w:id="2037"/>
      <w:bookmarkStart w:name="_Toc21926881" w:id="2038"/>
      <w:bookmarkStart w:name="_r1vdx1jpblbb" w:colFirst="0" w:colLast="0" w:id="2039"/>
      <w:bookmarkStart w:name="_yazntvt0rv2h" w:colFirst="0" w:colLast="0" w:id="2040"/>
      <w:bookmarkStart w:name="_rjefff" w:colFirst="0" w:colLast="0" w:id="2041"/>
      <w:bookmarkStart w:name="_Resources" w:id="2042"/>
      <w:bookmarkStart w:name="_Toc119939882" w:id="2043"/>
      <w:bookmarkStart w:name="_Toc135312914" w:id="2044"/>
      <w:bookmarkStart w:name="_Toc11043723" w:id="2045"/>
      <w:bookmarkStart w:name="_Toc11045646" w:id="2046"/>
      <w:bookmarkStart w:name="_Toc11219062" w:id="2047"/>
      <w:bookmarkStart w:name="_Toc11391316" w:id="2048"/>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r w:rsidRPr="00A61A3F">
        <w:t>USCDI Guidance</w:t>
      </w:r>
      <w:bookmarkEnd w:id="2043"/>
      <w:bookmarkEnd w:id="2044"/>
    </w:p>
    <w:p w:rsidR="0061472A" w:rsidP="0061472A" w:rsidRDefault="0061472A" w14:paraId="7E963B05" w14:textId="75A8CF25">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rsidRPr="00907779" w:rsidR="0061472A" w:rsidP="0061472A" w:rsidRDefault="0061472A" w14:paraId="35F4870A" w14:textId="57FDBAD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rsidRPr="00A61A3F" w:rsidR="004227C3" w:rsidP="003E2C96" w:rsidRDefault="00BE344B" w14:paraId="4C0D1D0D" w14:textId="3BF61589">
      <w:pPr>
        <w:pStyle w:val="Heading2"/>
      </w:pPr>
      <w:r>
        <w:t xml:space="preserve"> </w:t>
      </w:r>
      <w:bookmarkStart w:name="_Toc119939883" w:id="2049"/>
      <w:bookmarkStart w:name="_Toc135312915" w:id="2050"/>
      <w:r w:rsidRPr="00A61A3F">
        <w:t>General USCDI Guidance</w:t>
      </w:r>
      <w:bookmarkEnd w:id="2049"/>
      <w:bookmarkEnd w:id="2050"/>
    </w:p>
    <w:p w:rsidRPr="00907779" w:rsidR="0061472A" w:rsidP="00907779" w:rsidRDefault="0061472A" w14:paraId="6AA50887" w14:textId="3E0003A7">
      <w:r w:rsidRPr="00907779">
        <w:t>This section contains high level guidance that applies across USCDI Data Classes and Data Elements.</w:t>
      </w:r>
    </w:p>
    <w:p w:rsidRPr="00A61A3F" w:rsidR="006D37FA" w:rsidP="00FD31AC" w:rsidRDefault="006D37FA" w14:paraId="6FB66FCC" w14:textId="6A8D5C5A">
      <w:pPr>
        <w:pStyle w:val="Heading3"/>
      </w:pPr>
      <w:bookmarkStart w:name="_Toc119939884" w:id="2051"/>
      <w:bookmarkStart w:name="_Toc135312916" w:id="2052"/>
      <w:r w:rsidRPr="00A61A3F">
        <w:t>Best Practices for Implementing Templates revised to support USCDI v2</w:t>
      </w:r>
      <w:bookmarkEnd w:id="2051"/>
      <w:r w:rsidR="00014F96">
        <w:t xml:space="preserve"> and v3</w:t>
      </w:r>
      <w:bookmarkEnd w:id="2052"/>
    </w:p>
    <w:p w:rsidRPr="00E34357" w:rsidR="006D37FA" w:rsidP="006D37FA" w:rsidRDefault="00FE0A60" w14:paraId="64D62CFB" w14:textId="6E0C84C7">
      <w:pPr>
        <w:rPr>
          <w:rFonts w:asciiTheme="minorHAnsi" w:hAnsiTheme="minorHAnsi" w:cstheme="minorHAnsi"/>
        </w:rPr>
      </w:pPr>
      <w:r w:rsidRPr="00E34357">
        <w:rPr>
          <w:rFonts w:asciiTheme="minorHAnsi" w:hAnsiTheme="minorHAnsi" w:cstheme="minorHAnsi"/>
        </w:rPr>
        <w:t xml:space="preserve">See Section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00DC1072">
        <w:rPr>
          <w:rFonts w:asciiTheme="minorHAnsi" w:hAnsiTheme="minorHAnsi" w:cstheme="minorHAnsi"/>
        </w:rPr>
        <w:t>4.1.5</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Pr="00254B4A" w:rsidR="00DC1072">
        <w:rPr>
          <w:rFonts w:asciiTheme="minorHAnsi" w:hAnsiTheme="minorHAnsi" w:cstheme="minorHAnsi"/>
        </w:rPr>
        <w:t>Declaring Section Template Conformance</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which includes a subsection on best practices for including templateIds when using new or revised templates supporting USCDI v2</w:t>
      </w:r>
      <w:r w:rsidR="00014F96">
        <w:rPr>
          <w:rFonts w:asciiTheme="minorHAnsi" w:hAnsiTheme="minorHAnsi" w:cstheme="minorHAnsi"/>
        </w:rPr>
        <w:t xml:space="preserve"> and v3</w:t>
      </w:r>
      <w:r w:rsidRPr="00E34357" w:rsidR="00EE3C21">
        <w:rPr>
          <w:rFonts w:asciiTheme="minorHAnsi" w:hAnsiTheme="minorHAnsi" w:cstheme="minorHAnsi"/>
        </w:rPr>
        <w:t>.</w:t>
      </w:r>
    </w:p>
    <w:p w:rsidRPr="00A61A3F" w:rsidR="0046756C" w:rsidP="00FD31AC" w:rsidRDefault="00E35DE6" w14:paraId="62E31AC3" w14:textId="3CF720E9">
      <w:pPr>
        <w:pStyle w:val="Heading3"/>
      </w:pPr>
      <w:bookmarkStart w:name="_Ref88487492" w:id="2053"/>
      <w:bookmarkStart w:name="_Ref88487494" w:id="2054"/>
      <w:bookmarkStart w:name="_Toc119939885" w:id="2055"/>
      <w:bookmarkStart w:name="_Toc135312917" w:id="2056"/>
      <w:r w:rsidRPr="00A61A3F">
        <w:t>Social Determinant of Health Vocabulary</w:t>
      </w:r>
      <w:r w:rsidRPr="00A61A3F" w:rsidR="00F21F93">
        <w:t xml:space="preserve"> Design Notes</w:t>
      </w:r>
      <w:bookmarkEnd w:id="2053"/>
      <w:bookmarkEnd w:id="2054"/>
      <w:bookmarkEnd w:id="2055"/>
      <w:bookmarkEnd w:id="2056"/>
    </w:p>
    <w:p w:rsidRPr="00A61A1E" w:rsidR="00E14386" w:rsidP="00E14386" w:rsidRDefault="00E14386" w14:paraId="6CF26175" w14:textId="73CE49CC">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w:history="1" w:anchor="uscdi-v2" r:id="rId69">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w:history="1" r:id="rId70">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Pr="00BC180C" w:rsidR="00BC180C">
        <w:rPr>
          <w:rFonts w:asciiTheme="minorHAnsi" w:hAnsiTheme="minorHAnsi" w:cstheme="minorHAnsi"/>
          <w:color w:val="000000"/>
        </w:rPr>
        <w:t xml:space="preserve">improve how we use and share information on social determinants of </w:t>
      </w:r>
      <w:r w:rsidRPr="00BC180C" w:rsidR="00576BB3">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rsidR="00AE51D5" w:rsidP="00AE51D5" w:rsidRDefault="0060039F" w14:paraId="63B8011C" w14:textId="067E9987">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rsidRPr="00A61A1E" w:rsidR="00E14386" w:rsidRDefault="00000000" w14:paraId="536F7B25" w14:textId="685F8825">
      <w:pPr>
        <w:pStyle w:val="NormalWeb"/>
        <w:numPr>
          <w:ilvl w:val="0"/>
          <w:numId w:val="40"/>
        </w:numPr>
        <w:spacing w:before="240" w:beforeAutospacing="0" w:after="0" w:afterAutospacing="0"/>
        <w:textAlignment w:val="baseline"/>
        <w:rPr>
          <w:rFonts w:asciiTheme="minorHAnsi" w:hAnsiTheme="minorHAnsi" w:cstheme="minorHAnsi"/>
          <w:color w:val="000000"/>
        </w:rPr>
      </w:pPr>
      <w:hyperlink w:history="1" r:id="rId71">
        <w:r w:rsidRPr="00A61A1E" w:rsidR="00E14386">
          <w:rPr>
            <w:rStyle w:val="Hyperlink"/>
            <w:rFonts w:asciiTheme="minorHAnsi" w:hAnsiTheme="minorHAnsi" w:cstheme="minorHAnsi"/>
            <w:color w:val="1155CC"/>
          </w:rPr>
          <w:t>Social Determinants of Health Conditions Value Set</w:t>
        </w:r>
      </w:hyperlink>
    </w:p>
    <w:p w:rsidRPr="00A61A1E" w:rsidR="00E14386" w:rsidRDefault="00000000" w14:paraId="76D41CBF" w14:textId="33F6DA2B">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72">
        <w:r w:rsidRPr="00A61A1E" w:rsidR="00E14386">
          <w:rPr>
            <w:rStyle w:val="Hyperlink"/>
            <w:rFonts w:asciiTheme="minorHAnsi" w:hAnsiTheme="minorHAnsi" w:cstheme="minorHAnsi"/>
            <w:color w:val="1155CC"/>
          </w:rPr>
          <w:t>Social Determinants of Health Procedures Value Set</w:t>
        </w:r>
      </w:hyperlink>
    </w:p>
    <w:p w:rsidRPr="00A61A1E" w:rsidR="00E14386" w:rsidRDefault="00000000" w14:paraId="425FB137" w14:textId="201C7E96">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73">
        <w:r w:rsidRPr="00A61A1E" w:rsidR="00E14386">
          <w:rPr>
            <w:rStyle w:val="Hyperlink"/>
            <w:rFonts w:asciiTheme="minorHAnsi" w:hAnsiTheme="minorHAnsi" w:cstheme="minorHAnsi"/>
            <w:color w:val="1155CC"/>
          </w:rPr>
          <w:t>Social Determinants of Health Goals Value Set</w:t>
        </w:r>
      </w:hyperlink>
    </w:p>
    <w:p w:rsidRPr="00A61A1E" w:rsidR="00E14386" w:rsidRDefault="00000000" w14:paraId="6C1E5F1F" w14:textId="0031079A">
      <w:pPr>
        <w:pStyle w:val="NormalWeb"/>
        <w:numPr>
          <w:ilvl w:val="0"/>
          <w:numId w:val="39"/>
        </w:numPr>
        <w:spacing w:before="0" w:beforeAutospacing="0" w:after="240" w:afterAutospacing="0"/>
        <w:textAlignment w:val="baseline"/>
        <w:rPr>
          <w:rFonts w:asciiTheme="minorHAnsi" w:hAnsiTheme="minorHAnsi" w:cstheme="minorHAnsi"/>
          <w:color w:val="000000"/>
        </w:rPr>
      </w:pPr>
      <w:hyperlink w:history="1" r:id="rId74">
        <w:r w:rsidRPr="00A61A1E" w:rsidR="00E14386">
          <w:rPr>
            <w:rStyle w:val="Hyperlink"/>
            <w:rFonts w:asciiTheme="minorHAnsi" w:hAnsiTheme="minorHAnsi" w:cstheme="minorHAnsi"/>
            <w:color w:val="1155CC"/>
          </w:rPr>
          <w:t>Social Determinants of Health Service Requests Value Set</w:t>
        </w:r>
      </w:hyperlink>
      <w:r w:rsidRPr="00A61A1E" w:rsidR="00E14386">
        <w:rPr>
          <w:rFonts w:asciiTheme="minorHAnsi" w:hAnsiTheme="minorHAnsi" w:cstheme="minorHAnsi"/>
          <w:color w:val="000000"/>
        </w:rPr>
        <w:t xml:space="preserve"> (Used in the Planned Procedure Template)</w:t>
      </w:r>
    </w:p>
    <w:p w:rsidRPr="00A61A1E" w:rsidR="00C51F26" w:rsidP="00C51F26" w:rsidRDefault="00983878" w14:paraId="79698B71" w14:textId="12CE9F95">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Pr="00A61A1E" w:rsidR="00E2204F">
        <w:rPr>
          <w:rFonts w:asciiTheme="minorHAnsi" w:hAnsiTheme="minorHAnsi" w:cstheme="minorHAnsi"/>
          <w:color w:val="000000"/>
        </w:rPr>
        <w:t xml:space="preserve"> C-CDA Problem Observation</w:t>
      </w:r>
      <w:r w:rsidRPr="00A61A1E" w:rsidR="002E2C5B">
        <w:rPr>
          <w:rFonts w:asciiTheme="minorHAnsi" w:hAnsiTheme="minorHAnsi" w:cstheme="minorHAnsi"/>
          <w:color w:val="000000"/>
        </w:rPr>
        <w:t xml:space="preserve"> template</w:t>
      </w:r>
      <w:r w:rsidRPr="00A61A1E" w:rsidR="006F6DBC">
        <w:rPr>
          <w:rFonts w:asciiTheme="minorHAnsi" w:hAnsiTheme="minorHAnsi" w:cstheme="minorHAnsi"/>
          <w:color w:val="000000"/>
        </w:rPr>
        <w:t>.</w:t>
      </w:r>
    </w:p>
    <w:p w:rsidR="00E14386" w:rsidP="00E14386" w:rsidRDefault="00E14386" w14:paraId="6142BD66" w14:textId="2250E31D">
      <w:pPr>
        <w:pStyle w:val="Caption"/>
        <w:keepNext/>
      </w:pPr>
      <w:bookmarkStart w:name="_Toc119939922" w:id="2057"/>
      <w:bookmarkStart w:name="_Toc135312954" w:id="2058"/>
      <w:r>
        <w:t xml:space="preserve">Figure </w:t>
      </w:r>
      <w:r>
        <w:fldChar w:fldCharType="begin"/>
      </w:r>
      <w:r>
        <w:instrText>SEQ Figure \* ARABIC</w:instrText>
      </w:r>
      <w:r>
        <w:fldChar w:fldCharType="separate"/>
      </w:r>
      <w:r w:rsidR="00DC1072">
        <w:rPr>
          <w:noProof/>
        </w:rPr>
        <w:t>8</w:t>
      </w:r>
      <w:r>
        <w:fldChar w:fldCharType="end"/>
      </w:r>
      <w:r>
        <w:t>: Example of SDOH Grouping Value set in VSAC (Conditions)</w:t>
      </w:r>
      <w:bookmarkEnd w:id="2057"/>
      <w:bookmarkEnd w:id="2058"/>
    </w:p>
    <w:p w:rsidR="00E14386" w:rsidP="00E14386" w:rsidRDefault="00E14386" w14:paraId="76EC9F2D" w14:textId="76B30058">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color="auto" w:sz="0" w:space="0"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rsidR="00085AB9" w:rsidP="006B2604" w:rsidRDefault="007C663A" w14:paraId="6DDE0FA9" w14:textId="244C6519">
      <w:pPr>
        <w:keepNext/>
        <w:widowControl w:val="0"/>
      </w:pPr>
      <w:r>
        <w:t>As Gravity did not focus upon detailed work information, such concepts are not included in this value set. F</w:t>
      </w:r>
      <w:r w:rsidRPr="00C77DD8" w:rsidR="00C77DD8">
        <w:t>or communicating detailed observations related to an individual’s work information, implementers can consider utilizing the templates in the C-CDA 2.1 Supplemental Templates for Occupational Data for Health implementation guide.</w:t>
      </w:r>
    </w:p>
    <w:p w:rsidRPr="000B21DE" w:rsidR="000B21DE" w:rsidP="00F21F93" w:rsidRDefault="000B21DE" w14:paraId="1221C733" w14:textId="77777777"/>
    <w:p w:rsidRPr="00A61A3F" w:rsidR="004E13CD" w:rsidP="003E2C96" w:rsidRDefault="004E13CD" w14:paraId="6CC29846" w14:textId="6CF09C8D">
      <w:pPr>
        <w:pStyle w:val="Heading2"/>
      </w:pPr>
      <w:bookmarkStart w:name="_Toc119939886" w:id="2059"/>
      <w:bookmarkStart w:name="_Toc135312918" w:id="2060"/>
      <w:r w:rsidRPr="00A61A3F">
        <w:t>USCDI Data Class and Data Element Guidance</w:t>
      </w:r>
      <w:bookmarkEnd w:id="2059"/>
      <w:bookmarkEnd w:id="2060"/>
    </w:p>
    <w:p w:rsidRPr="00A61A1E" w:rsidR="004E13CD" w:rsidP="004E13CD" w:rsidRDefault="004E13CD" w14:paraId="65B2CE06" w14:textId="69FC45F5">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Pr="004E29C8" w:rsidR="00717676">
        <w:rPr>
          <w:rFonts w:ascii="-apple-system" w:hAnsi="-apple-system"/>
          <w:color w:val="172B4D"/>
          <w:sz w:val="21"/>
          <w:shd w:val="clear" w:color="auto" w:fill="FFFFFF"/>
        </w:rPr>
        <w:t>.</w:t>
      </w:r>
    </w:p>
    <w:p w:rsidRPr="00A61A3F" w:rsidR="001E7AE2" w:rsidP="00FD31AC" w:rsidRDefault="001E7AE2" w14:paraId="1E3181E5" w14:textId="663DD288">
      <w:pPr>
        <w:pStyle w:val="Heading3"/>
      </w:pPr>
      <w:bookmarkStart w:name="_Toc119939887" w:id="2061"/>
      <w:bookmarkStart w:name="_Toc135312919" w:id="2062"/>
      <w:r w:rsidRPr="00A61A3F">
        <w:t>Assessment and Plan of Treatment</w:t>
      </w:r>
      <w:bookmarkEnd w:id="2061"/>
      <w:bookmarkEnd w:id="2062"/>
    </w:p>
    <w:p w:rsidRPr="00E54131" w:rsidR="00BD12D9" w:rsidP="00BD12D9" w:rsidRDefault="00BD12D9" w14:paraId="0E3A409C" w14:textId="0C4E42DE">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rsidRPr="00BD12D9" w:rsidR="00E518B4" w:rsidP="00BD12D9" w:rsidRDefault="00E518B4" w14:paraId="3167E83C" w14:textId="77777777">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rsidTr="004E29C8" w14:paraId="2C3D1031" w14:textId="77777777">
        <w:tc>
          <w:tcPr>
            <w:tcW w:w="2731" w:type="dxa"/>
            <w:shd w:val="clear" w:color="auto" w:fill="2E74B5" w:themeFill="accent5" w:themeFillShade="BF"/>
          </w:tcPr>
          <w:p w:rsidRPr="00E54131" w:rsidR="001E7AE2" w:rsidP="00E518B4" w:rsidRDefault="001E7AE2" w14:paraId="6C50E4F6"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rsidRPr="00E54131" w:rsidR="001E7AE2" w:rsidP="00E518B4" w:rsidRDefault="001E7AE2" w14:paraId="766CA91A"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rsidRPr="00E54131" w:rsidR="001E7AE2" w:rsidP="00E518B4" w:rsidRDefault="001E7AE2" w14:paraId="41A02E7A"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rsidRPr="00E54131" w:rsidR="001E7AE2" w:rsidP="00E518B4" w:rsidRDefault="001E7AE2" w14:paraId="3923C4AE"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rsidTr="004E29C8" w14:paraId="7ADFEAC5" w14:textId="77777777">
        <w:tc>
          <w:tcPr>
            <w:tcW w:w="2731" w:type="dxa"/>
          </w:tcPr>
          <w:p w:rsidRPr="00C5774C" w:rsidR="001E7AE2" w:rsidP="00E518B4" w:rsidRDefault="00000000" w14:paraId="3DA2FE7E" w14:textId="04263FFD">
            <w:pPr>
              <w:pStyle w:val="NormalWeb"/>
              <w:spacing w:before="0" w:beforeAutospacing="0" w:after="0" w:afterAutospacing="0"/>
              <w:rPr>
                <w:rFonts w:asciiTheme="minorHAnsi" w:hAnsiTheme="minorHAnsi" w:cstheme="minorHAnsi"/>
                <w:color w:val="172B4D"/>
              </w:rPr>
            </w:pPr>
            <w:hyperlink w:history="1" r:id="rId76">
              <w:r w:rsidRPr="00C5774C" w:rsidR="001E7AE2">
                <w:rPr>
                  <w:rStyle w:val="Hyperlink"/>
                  <w:rFonts w:asciiTheme="minorHAnsi" w:hAnsiTheme="minorHAnsi" w:cstheme="minorHAnsi"/>
                </w:rPr>
                <w:t>SDOH Assessment</w:t>
              </w:r>
            </w:hyperlink>
            <w:r w:rsidRPr="00C5774C" w:rsidR="001E7AE2">
              <w:rPr>
                <w:rStyle w:val="Strong"/>
                <w:rFonts w:asciiTheme="minorHAnsi" w:hAnsiTheme="minorHAnsi" w:cstheme="minorHAnsi"/>
                <w:color w:val="172B4D"/>
              </w:rPr>
              <w:t> </w:t>
            </w:r>
          </w:p>
          <w:p w:rsidRPr="00C5774C" w:rsidR="001E7AE2" w:rsidP="00E518B4" w:rsidRDefault="001E7AE2" w14:paraId="310A07AF" w14:textId="3690CB51">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t>effects on health risks and outcomes</w:t>
            </w:r>
            <w:r w:rsidRPr="00C5774C" w:rsidR="00545B1E">
              <w:rPr>
                <w:rFonts w:asciiTheme="minorHAnsi" w:hAnsiTheme="minorHAnsi" w:cstheme="minorHAnsi"/>
                <w:color w:val="172B4D"/>
              </w:rPr>
              <w:t xml:space="preserve">. </w:t>
            </w:r>
          </w:p>
        </w:tc>
        <w:tc>
          <w:tcPr>
            <w:tcW w:w="1494" w:type="dxa"/>
          </w:tcPr>
          <w:p w:rsidRPr="00C5774C" w:rsidR="001E7AE2" w:rsidP="00E518B4" w:rsidRDefault="001E7AE2" w14:paraId="68D58B3B" w14:textId="77777777">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t>• Logical Observation Identifiers Names and Codes (LOINC®) version 2.70 </w:t>
            </w:r>
          </w:p>
          <w:p w:rsidRPr="00C5774C" w:rsidR="001E7AE2" w:rsidP="00E518B4" w:rsidRDefault="001E7AE2" w14:paraId="634B3B49" w14:textId="77777777">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t>Clinical Terms (SNOMED CT®) U.S. Edition, March 2021 Release </w:t>
            </w:r>
          </w:p>
        </w:tc>
        <w:tc>
          <w:tcPr>
            <w:tcW w:w="1315" w:type="dxa"/>
          </w:tcPr>
          <w:p w:rsidRPr="00907779" w:rsidR="001E7AE2" w:rsidP="00E518B4" w:rsidRDefault="00000000" w14:paraId="582E4C17" w14:textId="4A717B11">
            <w:pPr>
              <w:rPr>
                <w:rFonts w:asciiTheme="minorHAnsi" w:hAnsiTheme="minorHAnsi" w:cstheme="minorHAnsi"/>
              </w:rPr>
            </w:pPr>
            <w:hyperlink w:history="1" r:id="rId77">
              <w:r w:rsidRPr="00907779" w:rsidR="001E7AE2">
                <w:rPr>
                  <w:rFonts w:asciiTheme="minorHAnsi" w:hAnsiTheme="minorHAnsi" w:cstheme="minorHAnsi"/>
                  <w:color w:val="172B4D"/>
                </w:rPr>
                <w:t>Assessment Scale Observation</w:t>
              </w:r>
            </w:hyperlink>
          </w:p>
        </w:tc>
        <w:tc>
          <w:tcPr>
            <w:tcW w:w="4002" w:type="dxa"/>
          </w:tcPr>
          <w:p w:rsidRPr="00907779" w:rsidR="001E7AE2" w:rsidP="00B73E92" w:rsidRDefault="001E7AE2" w14:paraId="0329EFC4" w14:textId="2F247167">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Pr="00907779" w:rsidR="005830F4">
              <w:rPr>
                <w:rFonts w:asciiTheme="minorHAnsi" w:hAnsiTheme="minorHAnsi" w:cstheme="minorHAnsi"/>
                <w:color w:val="172B4D"/>
              </w:rPr>
              <w:t>n</w:t>
            </w:r>
          </w:p>
        </w:tc>
      </w:tr>
    </w:tbl>
    <w:p w:rsidR="001E7AE2" w:rsidP="00B73E92" w:rsidRDefault="00B73E92" w14:paraId="7B3E8D16" w14:textId="714EBE2D">
      <w:pPr>
        <w:pStyle w:val="Caption"/>
      </w:pPr>
      <w:bookmarkStart w:name="_Toc118898854" w:id="2063"/>
      <w:bookmarkStart w:name="_Toc119940058" w:id="2064"/>
      <w:bookmarkStart w:name="_Toc135313089" w:id="2065"/>
      <w:r>
        <w:t xml:space="preserve">Table </w:t>
      </w:r>
      <w:r>
        <w:fldChar w:fldCharType="begin"/>
      </w:r>
      <w:r>
        <w:instrText>SEQ Table \* ARABIC</w:instrText>
      </w:r>
      <w:r>
        <w:fldChar w:fldCharType="separate"/>
      </w:r>
      <w:r w:rsidR="00DC1072">
        <w:rPr>
          <w:noProof/>
        </w:rPr>
        <w:t>68</w:t>
      </w:r>
      <w:r>
        <w:fldChar w:fldCharType="end"/>
      </w:r>
      <w:r>
        <w:t xml:space="preserve">: </w:t>
      </w:r>
      <w:r w:rsidRPr="001138F2">
        <w:t>USCDI v2 Data Elements - Assessment and Plan of Treatment</w:t>
      </w:r>
      <w:bookmarkEnd w:id="2063"/>
      <w:bookmarkEnd w:id="2064"/>
      <w:bookmarkEnd w:id="2065"/>
    </w:p>
    <w:p w:rsidR="000B3F91" w:rsidP="004C76D9" w:rsidRDefault="000B3F91" w14:paraId="170C0C15" w14:textId="643E13CC">
      <w:pPr>
        <w:pStyle w:val="Heading4"/>
      </w:pPr>
      <w:r>
        <w:t>SDOH Assessment</w:t>
      </w:r>
    </w:p>
    <w:p w:rsidRPr="00E54131" w:rsidR="009450AE" w:rsidP="009450AE" w:rsidRDefault="009450AE" w14:paraId="58F10C8C" w14:textId="6C2EF729">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Pr="00E54131" w:rsidR="00996A90">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rsidRPr="00E54131" w:rsidR="009450AE" w:rsidP="009450AE" w:rsidRDefault="009450AE" w14:paraId="327B2B28" w14:textId="23C121BF">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w:history="1" r:id="rId78">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Pr="00E54131" w:rsidR="00D73BDF">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rsidR="009450AE" w:rsidP="009450AE" w:rsidRDefault="009450AE" w14:paraId="3A335E45" w14:textId="3BD801B4">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rsidRPr="00E54131" w:rsidR="00F87448" w:rsidP="009450AE" w:rsidRDefault="00F87448" w14:paraId="68C6394B" w14:textId="433866D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w:history="1" r:id="rId79">
        <w:r w:rsidRPr="00F87448">
          <w:rPr>
            <w:rStyle w:val="Hyperlink"/>
          </w:rPr>
          <w:t>C-CDA 2.1 Supplemental Templates for Occupational Data for Health</w:t>
        </w:r>
      </w:hyperlink>
      <w:r>
        <w:t xml:space="preserve"> implementation guide.</w:t>
      </w:r>
    </w:p>
    <w:p w:rsidRPr="00E54131" w:rsidR="009450AE" w:rsidP="009450AE" w:rsidRDefault="009450AE" w14:paraId="5FB45482" w14:textId="7286C36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rsidR="009450AE" w:rsidP="009450AE" w:rsidRDefault="009450AE" w14:paraId="57571D71" w14:textId="161D1FCB">
      <w:pPr>
        <w:pStyle w:val="Caption"/>
        <w:keepNext/>
      </w:pPr>
      <w:bookmarkStart w:name="_Toc119939923" w:id="2066"/>
      <w:bookmarkStart w:name="_Toc135312955" w:id="2067"/>
      <w:r>
        <w:t xml:space="preserve">Figure </w:t>
      </w:r>
      <w:r>
        <w:fldChar w:fldCharType="begin"/>
      </w:r>
      <w:r>
        <w:instrText>SEQ Figure \* ARABIC</w:instrText>
      </w:r>
      <w:r>
        <w:fldChar w:fldCharType="separate"/>
      </w:r>
      <w:r w:rsidR="00DC1072">
        <w:rPr>
          <w:noProof/>
        </w:rPr>
        <w:t>9</w:t>
      </w:r>
      <w:r>
        <w:fldChar w:fldCharType="end"/>
      </w:r>
      <w:r>
        <w:t>: SDOH Assessment and Planning Process</w:t>
      </w:r>
      <w:bookmarkEnd w:id="2066"/>
      <w:bookmarkEnd w:id="2067"/>
    </w:p>
    <w:p w:rsidRPr="009450AE" w:rsidR="009450AE" w:rsidP="009450AE" w:rsidRDefault="009450AE" w14:paraId="73375C19" w14:textId="6E1008EB">
      <w:pPr>
        <w:pStyle w:val="NormalWeb"/>
        <w:spacing w:before="240" w:beforeAutospacing="0" w:after="240" w:afterAutospacing="0"/>
      </w:pPr>
      <w:r>
        <w:rPr>
          <w:rFonts w:ascii="Arial" w:hAnsi="Arial" w:cs="Arial"/>
          <w:noProof/>
          <w:color w:val="000000"/>
          <w:sz w:val="22"/>
          <w:szCs w:val="22"/>
          <w:bdr w:val="none" w:color="auto" w:sz="0" w:space="0"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rsidRPr="00A61A3F" w:rsidR="001E7AE2" w:rsidP="00FD31AC" w:rsidRDefault="001E7AE2" w14:paraId="76D40D12" w14:textId="3979F72B">
      <w:pPr>
        <w:pStyle w:val="Heading3"/>
      </w:pPr>
      <w:bookmarkStart w:name="_Toc119939888" w:id="2068"/>
      <w:bookmarkStart w:name="_Toc135312920" w:id="2069"/>
      <w:r w:rsidRPr="00A61A3F">
        <w:t>Care Team Member(s)</w:t>
      </w:r>
      <w:bookmarkEnd w:id="2068"/>
      <w:bookmarkEnd w:id="2069"/>
    </w:p>
    <w:p w:rsidRPr="007770C6" w:rsidR="00BD12D9" w:rsidP="00BD12D9" w:rsidRDefault="00BD12D9" w14:paraId="72512D8C" w14:textId="2F05CD86">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Pr="007770C6" w:rsidR="00331917">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rsidRPr="00BD12D9" w:rsidR="00E518B4" w:rsidP="00BD12D9" w:rsidRDefault="00E518B4" w14:paraId="31AFADFD" w14:textId="77777777">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Pr="00E54131" w:rsidR="001E7AE2" w:rsidTr="004E29C8" w14:paraId="05730AC4" w14:textId="77777777">
        <w:tc>
          <w:tcPr>
            <w:tcW w:w="1244" w:type="dxa"/>
            <w:shd w:val="clear" w:color="auto" w:fill="2E74B5" w:themeFill="accent5" w:themeFillShade="BF"/>
          </w:tcPr>
          <w:p w:rsidRPr="000258E5" w:rsidR="001E7AE2" w:rsidP="00E518B4" w:rsidRDefault="001E7AE2" w14:paraId="40066599"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rsidRPr="000258E5" w:rsidR="001E7AE2" w:rsidP="00E518B4" w:rsidRDefault="001E7AE2" w14:paraId="50747460"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rsidRPr="000258E5" w:rsidR="001E7AE2" w:rsidP="00E518B4" w:rsidRDefault="001E7AE2" w14:paraId="1EA15FE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rsidRPr="000258E5" w:rsidR="001E7AE2" w:rsidP="00E518B4" w:rsidRDefault="001E7AE2" w14:paraId="2FE87F9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Pr="00E54131" w:rsidR="001E7AE2" w:rsidTr="004E29C8" w14:paraId="17C41FBE" w14:textId="77777777">
        <w:tc>
          <w:tcPr>
            <w:tcW w:w="1244" w:type="dxa"/>
          </w:tcPr>
          <w:p w:rsidRPr="00E54131" w:rsidR="001E7AE2" w:rsidP="00E518B4" w:rsidRDefault="00000000" w14:paraId="2970A4F2" w14:textId="2AFC6CE2">
            <w:pPr>
              <w:rPr>
                <w:rStyle w:val="Strong"/>
                <w:rFonts w:asciiTheme="minorHAnsi" w:hAnsiTheme="minorHAnsi" w:cstheme="minorHAnsi"/>
                <w:color w:val="172B4D"/>
              </w:rPr>
            </w:pPr>
            <w:hyperlink w:history="1" r:id="rId81">
              <w:r w:rsidRPr="00E54131" w:rsidR="001E7AE2">
                <w:rPr>
                  <w:rStyle w:val="Hyperlink"/>
                  <w:rFonts w:asciiTheme="minorHAnsi" w:hAnsiTheme="minorHAnsi" w:cstheme="minorHAnsi"/>
                </w:rPr>
                <w:t>Care Team Member Name</w:t>
              </w:r>
            </w:hyperlink>
            <w:r w:rsidRPr="00E54131" w:rsidR="001E7AE2">
              <w:rPr>
                <w:rStyle w:val="Strong"/>
                <w:rFonts w:asciiTheme="minorHAnsi" w:hAnsiTheme="minorHAnsi" w:cstheme="minorHAnsi"/>
                <w:color w:val="172B4D"/>
              </w:rPr>
              <w:t>  </w:t>
            </w:r>
          </w:p>
        </w:tc>
        <w:tc>
          <w:tcPr>
            <w:tcW w:w="2736" w:type="dxa"/>
          </w:tcPr>
          <w:p w:rsidRPr="00E54131" w:rsidR="001E7AE2" w:rsidP="00E518B4" w:rsidRDefault="001E7AE2" w14:paraId="6174A40A" w14:textId="77777777">
            <w:pPr>
              <w:rPr>
                <w:rFonts w:asciiTheme="minorHAnsi" w:hAnsiTheme="minorHAnsi" w:cstheme="minorHAnsi"/>
              </w:rPr>
            </w:pPr>
          </w:p>
        </w:tc>
        <w:tc>
          <w:tcPr>
            <w:tcW w:w="1043" w:type="dxa"/>
          </w:tcPr>
          <w:p w:rsidRPr="00E54131" w:rsidR="001E7AE2" w:rsidP="00E518B4" w:rsidRDefault="001E7AE2" w14:paraId="52C60273" w14:textId="023F0D2B">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1E7AE2" w:rsidP="00E518B4" w:rsidRDefault="001E7AE2" w14:paraId="1158E86C" w14:textId="77777777">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rsidRPr="00AE51D5" w:rsidR="001E7AE2" w:rsidP="00E518B4" w:rsidRDefault="001E7AE2" w14:paraId="1AD92744" w14:textId="77777777">
            <w:pPr>
              <w:rPr>
                <w:rFonts w:ascii="Courier New" w:hAnsi="Courier New" w:cs="Courier New"/>
                <w:color w:val="172B4D"/>
                <w:sz w:val="18"/>
                <w:szCs w:val="18"/>
              </w:rPr>
            </w:pPr>
          </w:p>
        </w:tc>
      </w:tr>
      <w:tr w:rsidRPr="00E54131" w:rsidR="001E7AE2" w:rsidTr="004E29C8" w14:paraId="588F8CEA" w14:textId="77777777">
        <w:tc>
          <w:tcPr>
            <w:tcW w:w="1244" w:type="dxa"/>
          </w:tcPr>
          <w:p w:rsidRPr="00E54131" w:rsidR="001E7AE2" w:rsidP="00E518B4" w:rsidRDefault="00000000" w14:paraId="5A026CCD" w14:textId="30E9D43F">
            <w:pPr>
              <w:rPr>
                <w:rStyle w:val="Strong"/>
                <w:rFonts w:asciiTheme="minorHAnsi" w:hAnsiTheme="minorHAnsi" w:cstheme="minorHAnsi"/>
                <w:color w:val="172B4D"/>
              </w:rPr>
            </w:pPr>
            <w:hyperlink w:history="1" r:id="rId82">
              <w:r w:rsidRPr="00E54131" w:rsidR="001E7AE2">
                <w:rPr>
                  <w:rStyle w:val="Hyperlink"/>
                  <w:rFonts w:asciiTheme="minorHAnsi" w:hAnsiTheme="minorHAnsi" w:cstheme="minorHAnsi"/>
                </w:rPr>
                <w:t>Care Team Member Identifier</w:t>
              </w:r>
            </w:hyperlink>
          </w:p>
        </w:tc>
        <w:tc>
          <w:tcPr>
            <w:tcW w:w="2736" w:type="dxa"/>
          </w:tcPr>
          <w:p w:rsidRPr="00E54131" w:rsidR="001E7AE2" w:rsidP="00E518B4" w:rsidRDefault="001E7AE2" w14:paraId="2A14D7D4"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CA8B44E" w14:textId="4D01A6B8">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1E7AE2" w:rsidP="00E518B4" w:rsidRDefault="001E7AE2" w14:paraId="6F1A21CC" w14:textId="77777777">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Pr="00E54131" w:rsidR="001E7AE2" w:rsidTr="004E29C8" w14:paraId="7C12A187" w14:textId="77777777">
        <w:tc>
          <w:tcPr>
            <w:tcW w:w="1244" w:type="dxa"/>
          </w:tcPr>
          <w:p w:rsidRPr="00E54131" w:rsidR="001E7AE2" w:rsidP="00E518B4" w:rsidRDefault="00000000" w14:paraId="161DC5F3" w14:textId="15804CEE">
            <w:pPr>
              <w:pStyle w:val="NormalWeb"/>
              <w:spacing w:before="0" w:beforeAutospacing="0" w:after="0" w:afterAutospacing="0"/>
              <w:rPr>
                <w:rFonts w:asciiTheme="minorHAnsi" w:hAnsiTheme="minorHAnsi" w:cstheme="minorHAnsi"/>
              </w:rPr>
            </w:pPr>
            <w:hyperlink w:history="1" r:id="rId83">
              <w:r w:rsidRPr="00E54131" w:rsidR="001E7AE2">
                <w:rPr>
                  <w:rStyle w:val="Hyperlink"/>
                  <w:rFonts w:asciiTheme="minorHAnsi" w:hAnsiTheme="minorHAnsi" w:cstheme="minorHAnsi"/>
                </w:rPr>
                <w:t>Care Team Member Role</w:t>
              </w:r>
            </w:hyperlink>
          </w:p>
          <w:p w:rsidRPr="00E54131" w:rsidR="001E7AE2" w:rsidP="00E518B4" w:rsidRDefault="001E7AE2" w14:paraId="0F3FC60F"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rsidRPr="00E54131" w:rsidR="001E7AE2" w:rsidP="00E518B4" w:rsidRDefault="001E7AE2" w14:paraId="1C9DEB91"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162E367" w14:textId="02416B88">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992641" w:rsidP="00E518B4" w:rsidRDefault="00992641" w14:paraId="425EEE46" w14:textId="77777777">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rsidRPr="00AE51D5" w:rsidR="001E7AE2" w:rsidP="00E518B4" w:rsidRDefault="00992641" w14:paraId="10A7451A" w14:textId="03707D2F">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Pr="00E54131" w:rsidR="001E7AE2" w:rsidTr="004E29C8" w14:paraId="02CB4DF0" w14:textId="77777777">
        <w:tc>
          <w:tcPr>
            <w:tcW w:w="1244" w:type="dxa"/>
          </w:tcPr>
          <w:p w:rsidRPr="00E54131" w:rsidR="001E7AE2" w:rsidP="00E518B4" w:rsidRDefault="00000000" w14:paraId="71CBA2E3" w14:textId="76140A58">
            <w:pPr>
              <w:pStyle w:val="NormalWeb"/>
              <w:spacing w:before="0" w:beforeAutospacing="0" w:after="0" w:afterAutospacing="0"/>
              <w:rPr>
                <w:rStyle w:val="Strong"/>
                <w:rFonts w:asciiTheme="minorHAnsi" w:hAnsiTheme="minorHAnsi" w:cstheme="minorHAnsi"/>
                <w:color w:val="172B4D"/>
              </w:rPr>
            </w:pPr>
            <w:hyperlink w:history="1" r:id="rId84">
              <w:r w:rsidRPr="00E54131" w:rsidR="001E7AE2">
                <w:rPr>
                  <w:rStyle w:val="Hyperlink"/>
                  <w:rFonts w:asciiTheme="minorHAnsi" w:hAnsiTheme="minorHAnsi" w:cstheme="minorHAnsi"/>
                </w:rPr>
                <w:t>Care Team Member Location</w:t>
              </w:r>
            </w:hyperlink>
          </w:p>
          <w:p w:rsidRPr="00E54131" w:rsidR="001E7AE2" w:rsidP="00E518B4" w:rsidRDefault="001E7AE2" w14:paraId="2C34DF91"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t>other care team member</w:t>
            </w:r>
          </w:p>
        </w:tc>
        <w:tc>
          <w:tcPr>
            <w:tcW w:w="2736" w:type="dxa"/>
          </w:tcPr>
          <w:p w:rsidRPr="00E54131" w:rsidR="001E7AE2" w:rsidP="00E518B4" w:rsidRDefault="001E7AE2" w14:paraId="03719652"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992641" w14:paraId="37A076B2" w14:textId="471684CD">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rsidRPr="00AE51D5" w:rsidR="00992641" w:rsidP="00E518B4" w:rsidRDefault="00992641" w14:paraId="7F905691"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rsidR="00F10C7C" w:rsidP="00F10C7C" w:rsidRDefault="00992641" w14:paraId="26EAF7A7"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rsidRPr="00F10C7C" w:rsidR="00992641" w:rsidP="00F10C7C" w:rsidRDefault="00992641" w14:paraId="7D1D6561" w14:textId="1105CF36">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rsidRPr="00E54131" w:rsidR="001E7AE2" w:rsidP="00E518B4" w:rsidRDefault="00992641" w14:paraId="21F65944" w14:textId="4B563F1C">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t>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Pr="00E54131" w:rsidR="001E7AE2" w:rsidTr="004E29C8" w14:paraId="08AE6911" w14:textId="77777777">
        <w:tc>
          <w:tcPr>
            <w:tcW w:w="1244" w:type="dxa"/>
          </w:tcPr>
          <w:p w:rsidRPr="00E54131" w:rsidR="001E7AE2" w:rsidP="00E518B4" w:rsidRDefault="00000000" w14:paraId="4C79A78F" w14:textId="79DDC189">
            <w:pPr>
              <w:pStyle w:val="NormalWeb"/>
              <w:spacing w:before="0" w:beforeAutospacing="0" w:after="0" w:afterAutospacing="0"/>
              <w:rPr>
                <w:rStyle w:val="Strong"/>
                <w:rFonts w:asciiTheme="minorHAnsi" w:hAnsiTheme="minorHAnsi" w:cstheme="minorHAnsi"/>
                <w:color w:val="172B4D"/>
              </w:rPr>
            </w:pPr>
            <w:hyperlink w:history="1" r:id="rId85">
              <w:r w:rsidRPr="00E54131" w:rsidR="001E7AE2">
                <w:rPr>
                  <w:rStyle w:val="Hyperlink"/>
                  <w:rFonts w:asciiTheme="minorHAnsi" w:hAnsiTheme="minorHAnsi" w:cstheme="minorHAnsi"/>
                </w:rPr>
                <w:t>Care Team Member Telecom</w:t>
              </w:r>
            </w:hyperlink>
          </w:p>
          <w:p w:rsidRPr="00E54131" w:rsidR="001E7AE2" w:rsidP="00E518B4" w:rsidRDefault="001E7AE2" w14:paraId="721DFBB4"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rsidRPr="00E54131" w:rsidR="001E7AE2" w:rsidP="00E518B4" w:rsidRDefault="001E7AE2" w14:paraId="034E28AC" w14:textId="77777777">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rsidRPr="00E54131" w:rsidR="001E7AE2" w:rsidP="00E518B4" w:rsidRDefault="001E7AE2" w14:paraId="687B00C2" w14:textId="77777777">
            <w:pPr>
              <w:pStyle w:val="NormalWeb"/>
              <w:spacing w:before="0" w:beforeAutospacing="0" w:after="0" w:afterAutospacing="0"/>
              <w:rPr>
                <w:rFonts w:asciiTheme="minorHAnsi" w:hAnsiTheme="minorHAnsi" w:cstheme="minorHAnsi"/>
                <w:color w:val="172B4D"/>
              </w:rPr>
            </w:pPr>
          </w:p>
          <w:p w:rsidRPr="00E54131" w:rsidR="001E7AE2" w:rsidP="00E518B4" w:rsidRDefault="001E7AE2" w14:paraId="51D90E1C" w14:textId="77777777">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rsidRPr="00E54131" w:rsidR="001E7AE2" w:rsidP="00E518B4" w:rsidRDefault="00992641" w14:paraId="0EFF2DC7" w14:textId="5BC0937F">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rsidRPr="00AE51D5" w:rsidR="00992641" w:rsidP="007770C6" w:rsidRDefault="00992641" w14:paraId="7DAA5870"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rsidR="00F10C7C" w:rsidP="00E518B4" w:rsidRDefault="00992641" w14:paraId="30B8CB4F"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rsidRPr="00AE51D5" w:rsidR="00992641" w:rsidP="00F10C7C" w:rsidRDefault="00992641" w14:paraId="0B0FBA4D" w14:textId="71785744">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rsidRPr="00E54131" w:rsidR="00992641" w:rsidP="00E518B4" w:rsidRDefault="00992641" w14:paraId="756AC7F4" w14:textId="77777777">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rsidRPr="00E54131" w:rsidR="001E7AE2" w:rsidP="00E518B4" w:rsidRDefault="001E7AE2" w14:paraId="6E8BEA74" w14:textId="77777777">
            <w:pPr>
              <w:keepNext/>
              <w:rPr>
                <w:rFonts w:asciiTheme="minorHAnsi" w:hAnsiTheme="minorHAnsi" w:cstheme="minorHAnsi"/>
                <w:color w:val="172B4D"/>
              </w:rPr>
            </w:pPr>
          </w:p>
        </w:tc>
      </w:tr>
    </w:tbl>
    <w:p w:rsidR="001E7AE2" w:rsidP="00E518B4" w:rsidRDefault="00E518B4" w14:paraId="26016DA5" w14:textId="74E2B629">
      <w:pPr>
        <w:pStyle w:val="Caption"/>
      </w:pPr>
      <w:bookmarkStart w:name="_Toc118898855" w:id="2070"/>
      <w:bookmarkStart w:name="_Toc119940059" w:id="2071"/>
      <w:bookmarkStart w:name="_Toc135313090" w:id="2072"/>
      <w:r>
        <w:t xml:space="preserve">Table </w:t>
      </w:r>
      <w:r>
        <w:fldChar w:fldCharType="begin"/>
      </w:r>
      <w:r>
        <w:instrText>SEQ Table \* ARABIC</w:instrText>
      </w:r>
      <w:r>
        <w:fldChar w:fldCharType="separate"/>
      </w:r>
      <w:r w:rsidR="00DC1072">
        <w:rPr>
          <w:noProof/>
        </w:rPr>
        <w:t>69</w:t>
      </w:r>
      <w:r>
        <w:fldChar w:fldCharType="end"/>
      </w:r>
      <w:r>
        <w:t xml:space="preserve">: </w:t>
      </w:r>
      <w:r w:rsidRPr="00B24AEC">
        <w:t>USCDI</w:t>
      </w:r>
      <w:r w:rsidR="00576BB3">
        <w:t xml:space="preserve"> V2</w:t>
      </w:r>
      <w:r w:rsidRPr="00B24AEC">
        <w:t xml:space="preserve"> Data Elements - </w:t>
      </w:r>
      <w:r>
        <w:t>Care Team Member(s)</w:t>
      </w:r>
      <w:bookmarkEnd w:id="2070"/>
      <w:bookmarkEnd w:id="2071"/>
      <w:bookmarkEnd w:id="2072"/>
    </w:p>
    <w:p w:rsidR="000B3F91" w:rsidP="004C76D9" w:rsidRDefault="000B3F91" w14:paraId="18F89A4C" w14:textId="2C78B7F7">
      <w:pPr>
        <w:pStyle w:val="Heading4"/>
      </w:pPr>
      <w:r>
        <w:t>Care Team Member Name</w:t>
      </w:r>
    </w:p>
    <w:p w:rsidRPr="000258E5" w:rsidR="000B3F91" w:rsidP="000B3F91" w:rsidRDefault="000B3F91" w14:paraId="2E365ABE" w14:textId="27BEB164">
      <w:pPr>
        <w:rPr>
          <w:rFonts w:asciiTheme="minorHAnsi" w:hAnsiTheme="minorHAnsi" w:cstheme="minorHAnsi"/>
        </w:rPr>
      </w:pPr>
      <w:r w:rsidRPr="000258E5">
        <w:rPr>
          <w:rFonts w:asciiTheme="minorHAnsi" w:hAnsiTheme="minorHAnsi" w:cstheme="minorHAnsi"/>
        </w:rPr>
        <w:t>No additional guidance</w:t>
      </w:r>
    </w:p>
    <w:p w:rsidR="000B3F91" w:rsidP="004C76D9" w:rsidRDefault="000B3F91" w14:paraId="31869ABC" w14:textId="5AF229C5">
      <w:pPr>
        <w:pStyle w:val="Heading4"/>
      </w:pPr>
      <w:r>
        <w:t>Care Team Member Identifier</w:t>
      </w:r>
    </w:p>
    <w:p w:rsidRPr="000258E5" w:rsidR="000B3F91" w:rsidP="000B3F91" w:rsidRDefault="000B3F91" w14:paraId="17394CCD" w14:textId="08F4D62F">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7C36BFEF" w14:textId="7CDAA961">
      <w:pPr>
        <w:pStyle w:val="Heading4"/>
      </w:pPr>
      <w:r>
        <w:t>Care Team Member Role</w:t>
      </w:r>
    </w:p>
    <w:p w:rsidRPr="000258E5" w:rsidR="004724A8" w:rsidP="004724A8" w:rsidRDefault="004724A8" w14:paraId="19A002F0" w14:textId="77777777">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2311065A" w14:textId="45F172C1">
      <w:pPr>
        <w:pStyle w:val="Heading4"/>
      </w:pPr>
      <w:r>
        <w:t>Care Team Member Location</w:t>
      </w:r>
    </w:p>
    <w:p w:rsidRPr="000258E5" w:rsidR="004724A8" w:rsidP="004724A8" w:rsidRDefault="004724A8" w14:paraId="6A220954" w14:textId="77777777">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6FEEF130" w14:textId="73F048EF">
      <w:pPr>
        <w:pStyle w:val="Heading4"/>
      </w:pPr>
      <w:r>
        <w:t>Care Team Member Telecom</w:t>
      </w:r>
    </w:p>
    <w:p w:rsidRPr="000258E5" w:rsidR="004724A8" w:rsidP="004724A8" w:rsidRDefault="004724A8" w14:paraId="5C0B5C78" w14:textId="77777777">
      <w:pPr>
        <w:rPr>
          <w:rFonts w:asciiTheme="minorHAnsi" w:hAnsiTheme="minorHAnsi" w:cstheme="minorHAnsi"/>
        </w:rPr>
      </w:pPr>
      <w:r w:rsidRPr="000258E5">
        <w:rPr>
          <w:rFonts w:asciiTheme="minorHAnsi" w:hAnsiTheme="minorHAnsi" w:cstheme="minorHAnsi"/>
        </w:rPr>
        <w:t>No additional guidance</w:t>
      </w:r>
    </w:p>
    <w:p w:rsidRPr="00A61A3F" w:rsidR="001E7AE2" w:rsidP="00FD31AC" w:rsidRDefault="001E7AE2" w14:paraId="54DDC49C" w14:textId="0D0F2484">
      <w:pPr>
        <w:pStyle w:val="Heading3"/>
      </w:pPr>
      <w:bookmarkStart w:name="_Toc119939889" w:id="2073"/>
      <w:bookmarkStart w:name="_Toc135312921" w:id="2074"/>
      <w:r w:rsidRPr="00A61A3F">
        <w:t>Clinical Tests</w:t>
      </w:r>
      <w:bookmarkEnd w:id="2073"/>
      <w:bookmarkEnd w:id="2074"/>
    </w:p>
    <w:p w:rsidR="00BD12D9" w:rsidP="00BD12D9" w:rsidRDefault="00BD12D9" w14:paraId="7B218055" w14:textId="40C5166D">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rsidR="00974044" w:rsidP="00BD12D9" w:rsidRDefault="00974044" w14:paraId="63FA3873" w14:textId="1154805A">
      <w:pPr>
        <w:rPr>
          <w:rFonts w:asciiTheme="minorHAnsi" w:hAnsiTheme="minorHAnsi" w:cstheme="minorHAnsi"/>
        </w:rPr>
      </w:pPr>
    </w:p>
    <w:p w:rsidR="00974044" w:rsidP="00974044" w:rsidRDefault="00974044" w14:paraId="55B1AC98" w14:textId="77777777">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rsidR="00974044" w:rsidP="00974044" w:rsidRDefault="00974044" w14:paraId="1C372275" w14:textId="77777777">
      <w:pPr>
        <w:rPr>
          <w:rFonts w:asciiTheme="minorHAnsi" w:hAnsiTheme="minorHAnsi" w:cstheme="minorHAnsi"/>
        </w:rPr>
      </w:pPr>
    </w:p>
    <w:p w:rsidRPr="00181FEF" w:rsidR="00974044" w:rsidP="00BD12D9" w:rsidRDefault="00974044" w14:paraId="71CCB7BC" w14:textId="5D36FA14">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w:history="1" r:id="rId86">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rsidRPr="00BD12D9" w:rsidR="00E518B4" w:rsidP="00BD12D9" w:rsidRDefault="00E518B4" w14:paraId="30A28866" w14:textId="77777777"/>
    <w:tbl>
      <w:tblPr>
        <w:tblStyle w:val="TableGrid"/>
        <w:tblW w:w="10448" w:type="dxa"/>
        <w:tblLook w:val="04A0" w:firstRow="1" w:lastRow="0" w:firstColumn="1" w:lastColumn="0" w:noHBand="0" w:noVBand="1"/>
      </w:tblPr>
      <w:tblGrid>
        <w:gridCol w:w="3865"/>
        <w:gridCol w:w="1890"/>
        <w:gridCol w:w="1980"/>
        <w:gridCol w:w="2713"/>
      </w:tblGrid>
      <w:tr w:rsidRPr="00181FEF" w:rsidR="00992641" w:rsidTr="004E29C8" w14:paraId="20923FB1" w14:textId="77777777">
        <w:tc>
          <w:tcPr>
            <w:tcW w:w="3865" w:type="dxa"/>
            <w:shd w:val="clear" w:color="auto" w:fill="2E74B5" w:themeFill="accent5" w:themeFillShade="BF"/>
          </w:tcPr>
          <w:p w:rsidRPr="00181FEF" w:rsidR="00992641" w:rsidP="00E518B4" w:rsidRDefault="00992641" w14:paraId="133A9CC3"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rsidRPr="00181FEF" w:rsidR="00992641" w:rsidP="00E518B4" w:rsidRDefault="00992641" w14:paraId="4A9C9937"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rsidRPr="00181FEF" w:rsidR="00992641" w:rsidP="00E518B4" w:rsidRDefault="00992641" w14:paraId="74AEAB8B"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rsidRPr="00181FEF" w:rsidR="00992641" w:rsidP="00E518B4" w:rsidRDefault="00992641" w14:paraId="6BF7E82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645EAE" w:rsidTr="004E29C8" w14:paraId="586F405A" w14:textId="77777777">
        <w:tc>
          <w:tcPr>
            <w:tcW w:w="3865" w:type="dxa"/>
          </w:tcPr>
          <w:p w:rsidRPr="00181FEF" w:rsidR="00645EAE" w:rsidP="00E518B4" w:rsidRDefault="00000000" w14:paraId="1C5B85FA" w14:textId="2124C688">
            <w:pPr>
              <w:pStyle w:val="NormalWeb"/>
              <w:spacing w:before="0" w:beforeAutospacing="0" w:after="0" w:afterAutospacing="0"/>
              <w:rPr>
                <w:rFonts w:asciiTheme="minorHAnsi" w:hAnsiTheme="minorHAnsi" w:cstheme="minorHAnsi"/>
                <w:color w:val="172B4D"/>
              </w:rPr>
            </w:pPr>
            <w:hyperlink w:history="1" r:id="rId87">
              <w:r w:rsidRPr="00181FEF" w:rsidR="00645EAE">
                <w:rPr>
                  <w:rStyle w:val="Hyperlink"/>
                  <w:rFonts w:asciiTheme="minorHAnsi" w:hAnsiTheme="minorHAnsi" w:cstheme="minorHAnsi"/>
                </w:rPr>
                <w:t>Clinical Test </w:t>
              </w:r>
            </w:hyperlink>
          </w:p>
          <w:p w:rsidRPr="00181FEF" w:rsidR="00645EAE" w:rsidP="00E518B4" w:rsidRDefault="00645EAE" w14:paraId="0F1A2016" w14:textId="0CAA4CC6">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Pr="00181FEF" w:rsidR="00CA246D">
              <w:rPr>
                <w:rFonts w:asciiTheme="minorHAnsi" w:hAnsiTheme="minorHAnsi" w:cstheme="minorHAnsi"/>
                <w:color w:val="172B4D"/>
              </w:rPr>
              <w:t xml:space="preserve">. </w:t>
            </w:r>
          </w:p>
        </w:tc>
        <w:tc>
          <w:tcPr>
            <w:tcW w:w="1890" w:type="dxa"/>
          </w:tcPr>
          <w:p w:rsidRPr="00181FEF" w:rsidR="00645EAE" w:rsidP="00E518B4" w:rsidRDefault="00645EAE" w14:paraId="784D9679" w14:textId="0883F42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rsidR="00974044" w:rsidP="00E518B4" w:rsidRDefault="00645EAE" w14:paraId="59A7A879" w14:textId="77777777">
            <w:pPr>
              <w:rPr>
                <w:rFonts w:asciiTheme="minorHAnsi" w:hAnsiTheme="minorHAnsi" w:cstheme="minorHAnsi"/>
              </w:rPr>
            </w:pPr>
            <w:r w:rsidRPr="00181FEF">
              <w:rPr>
                <w:rFonts w:asciiTheme="minorHAnsi" w:hAnsiTheme="minorHAnsi" w:cstheme="minorHAnsi"/>
              </w:rPr>
              <w:t>Result Organizer</w:t>
            </w:r>
          </w:p>
          <w:p w:rsidR="00974044" w:rsidP="00974044" w:rsidRDefault="00974044" w14:paraId="0FF71662" w14:textId="77777777">
            <w:pPr>
              <w:rPr>
                <w:rStyle w:val="Hyperlink"/>
                <w:color w:val="172B4D"/>
              </w:rPr>
            </w:pPr>
            <w:r>
              <w:rPr>
                <w:rStyle w:val="Hyperlink"/>
                <w:rFonts w:asciiTheme="minorHAnsi" w:hAnsiTheme="minorHAnsi" w:cstheme="minorHAnsi"/>
                <w:color w:val="172B4D"/>
              </w:rPr>
              <w:t>O</w:t>
            </w:r>
            <w:r>
              <w:rPr>
                <w:rStyle w:val="Hyperlink"/>
                <w:color w:val="172B4D"/>
              </w:rPr>
              <w:t>r</w:t>
            </w:r>
          </w:p>
          <w:p w:rsidRPr="00181FEF" w:rsidR="00645EAE" w:rsidP="00974044" w:rsidRDefault="00974044" w14:paraId="53929FC9" w14:textId="15225AB6">
            <w:pPr>
              <w:rPr>
                <w:rStyle w:val="Hyperlink"/>
                <w:rFonts w:asciiTheme="minorHAnsi" w:hAnsiTheme="minorHAnsi" w:cstheme="minorHAnsi"/>
                <w:color w:val="0052CC"/>
              </w:rPr>
            </w:pPr>
            <w:r>
              <w:rPr>
                <w:rStyle w:val="Hyperlink"/>
                <w:color w:val="172B4D"/>
              </w:rPr>
              <w:t>Result Observation</w:t>
            </w:r>
            <w:r w:rsidRPr="00181FEF" w:rsidR="00645EAE">
              <w:rPr>
                <w:rFonts w:asciiTheme="minorHAnsi" w:hAnsiTheme="minorHAnsi" w:cstheme="minorHAnsi"/>
                <w:color w:val="172B4D"/>
              </w:rPr>
              <w:t> </w:t>
            </w:r>
          </w:p>
        </w:tc>
        <w:tc>
          <w:tcPr>
            <w:tcW w:w="2713" w:type="dxa"/>
          </w:tcPr>
          <w:p w:rsidR="00645EAE" w:rsidP="00E518B4" w:rsidRDefault="001E7E2A" w14:paraId="600FB95D" w14:textId="3DE25771">
            <w:pPr>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rganizer/code</w:t>
            </w:r>
          </w:p>
          <w:p w:rsidR="00974044" w:rsidP="00974044" w:rsidRDefault="00974044" w14:paraId="56470597" w14:textId="77777777">
            <w:pPr>
              <w:rPr>
                <w:rFonts w:ascii="Courier New" w:hAnsi="Courier New" w:cs="Courier New"/>
                <w:color w:val="172B4D"/>
                <w:sz w:val="18"/>
                <w:szCs w:val="18"/>
              </w:rPr>
            </w:pPr>
            <w:r>
              <w:rPr>
                <w:rFonts w:ascii="Courier New" w:hAnsi="Courier New" w:cs="Courier New"/>
                <w:color w:val="172B4D"/>
                <w:sz w:val="18"/>
                <w:szCs w:val="18"/>
              </w:rPr>
              <w:t>Or</w:t>
            </w:r>
          </w:p>
          <w:p w:rsidRPr="00AE51D5" w:rsidR="00974044" w:rsidP="00974044" w:rsidRDefault="001E7E2A" w14:paraId="3B08B75D" w14:textId="65E05C21">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Pr="00181FEF" w:rsidR="00645EAE" w:rsidTr="004E29C8" w14:paraId="4B548417" w14:textId="77777777">
        <w:tc>
          <w:tcPr>
            <w:tcW w:w="3865" w:type="dxa"/>
          </w:tcPr>
          <w:p w:rsidRPr="00181FEF" w:rsidR="00645EAE" w:rsidP="00E518B4" w:rsidRDefault="00000000" w14:paraId="3D804FAF" w14:textId="1AE10D26">
            <w:pPr>
              <w:pStyle w:val="NormalWeb"/>
              <w:spacing w:before="0" w:beforeAutospacing="0" w:after="0" w:afterAutospacing="0"/>
              <w:rPr>
                <w:rFonts w:asciiTheme="minorHAnsi" w:hAnsiTheme="minorHAnsi" w:cstheme="minorHAnsi"/>
                <w:color w:val="172B4D"/>
              </w:rPr>
            </w:pPr>
            <w:hyperlink w:history="1" r:id="rId88">
              <w:r w:rsidRPr="00181FEF" w:rsidR="00645EAE">
                <w:rPr>
                  <w:rStyle w:val="Hyperlink"/>
                  <w:rFonts w:asciiTheme="minorHAnsi" w:hAnsiTheme="minorHAnsi" w:cstheme="minorHAnsi"/>
                </w:rPr>
                <w:t>Clinical Test Result/Report</w:t>
              </w:r>
            </w:hyperlink>
          </w:p>
          <w:p w:rsidRPr="00181FEF" w:rsidR="00645EAE" w:rsidP="00E518B4" w:rsidRDefault="00645EAE" w14:paraId="43FB98EE" w14:textId="7E7DCCEE">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rsidRPr="00181FEF" w:rsidR="00645EAE" w:rsidP="00E518B4" w:rsidRDefault="00645EAE" w14:paraId="2626ABAB" w14:textId="77777777">
            <w:pPr>
              <w:pStyle w:val="NormalWeb"/>
              <w:spacing w:before="0" w:beforeAutospacing="0" w:after="0" w:afterAutospacing="0"/>
              <w:rPr>
                <w:rFonts w:asciiTheme="minorHAnsi" w:hAnsiTheme="minorHAnsi" w:cstheme="minorHAnsi"/>
                <w:color w:val="172B4D"/>
              </w:rPr>
            </w:pPr>
          </w:p>
        </w:tc>
        <w:tc>
          <w:tcPr>
            <w:tcW w:w="1980" w:type="dxa"/>
          </w:tcPr>
          <w:p w:rsidRPr="00181FEF" w:rsidR="00645EAE" w:rsidP="00E518B4" w:rsidRDefault="00645EAE" w14:paraId="3B2BB6EE" w14:textId="7C6BFF80">
            <w:pPr>
              <w:rPr>
                <w:rFonts w:asciiTheme="minorHAnsi" w:hAnsiTheme="minorHAnsi" w:cstheme="minorHAnsi"/>
                <w:color w:val="172B4D"/>
              </w:rPr>
            </w:pPr>
            <w:r w:rsidRPr="00181FEF">
              <w:rPr>
                <w:rFonts w:asciiTheme="minorHAnsi" w:hAnsiTheme="minorHAnsi" w:cstheme="minorHAnsi"/>
              </w:rPr>
              <w:t>Result Observation</w:t>
            </w:r>
          </w:p>
          <w:p w:rsidRPr="00181FEF" w:rsidR="00645EAE" w:rsidP="00E518B4" w:rsidRDefault="00645EAE" w14:paraId="3494845B" w14:textId="77777777">
            <w:pPr>
              <w:rPr>
                <w:rFonts w:asciiTheme="minorHAnsi" w:hAnsiTheme="minorHAnsi" w:cstheme="minorHAnsi"/>
              </w:rPr>
            </w:pPr>
          </w:p>
        </w:tc>
        <w:tc>
          <w:tcPr>
            <w:tcW w:w="2713" w:type="dxa"/>
          </w:tcPr>
          <w:p w:rsidRPr="00AE51D5" w:rsidR="00645EAE" w:rsidP="00E518B4" w:rsidRDefault="001E7E2A" w14:paraId="40A66A9B" w14:textId="2F415D4C">
            <w:pPr>
              <w:keepNext/>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bservation/value</w:t>
            </w:r>
          </w:p>
        </w:tc>
      </w:tr>
    </w:tbl>
    <w:p w:rsidRPr="00992641" w:rsidR="00992641" w:rsidP="00E518B4" w:rsidRDefault="00E518B4" w14:paraId="256E4ADC" w14:textId="38733FCD">
      <w:pPr>
        <w:pStyle w:val="Caption"/>
      </w:pPr>
      <w:bookmarkStart w:name="_Toc118898856" w:id="2075"/>
      <w:bookmarkStart w:name="_Toc119940060" w:id="2076"/>
      <w:bookmarkStart w:name="_Toc135313091" w:id="2077"/>
      <w:r>
        <w:t xml:space="preserve">Table </w:t>
      </w:r>
      <w:r>
        <w:fldChar w:fldCharType="begin"/>
      </w:r>
      <w:r>
        <w:instrText>SEQ Table \* ARABIC</w:instrText>
      </w:r>
      <w:r>
        <w:fldChar w:fldCharType="separate"/>
      </w:r>
      <w:r w:rsidR="00DC1072">
        <w:rPr>
          <w:noProof/>
        </w:rPr>
        <w:t>70</w:t>
      </w:r>
      <w:r>
        <w:fldChar w:fldCharType="end"/>
      </w:r>
      <w:r>
        <w:t xml:space="preserve">: </w:t>
      </w:r>
      <w:r w:rsidRPr="005647DF">
        <w:t>USCDI v2 Data Elements - C</w:t>
      </w:r>
      <w:r>
        <w:t>linical Tests</w:t>
      </w:r>
      <w:bookmarkEnd w:id="2075"/>
      <w:bookmarkEnd w:id="2076"/>
      <w:bookmarkEnd w:id="2077"/>
    </w:p>
    <w:p w:rsidR="001E7AE2" w:rsidP="004C76D9" w:rsidRDefault="001E7AE2" w14:paraId="5ACC6FDC" w14:textId="77777777">
      <w:pPr>
        <w:pStyle w:val="Heading4"/>
      </w:pPr>
      <w:r>
        <w:t>Clinical Test</w:t>
      </w:r>
    </w:p>
    <w:p w:rsidRPr="003B4A95" w:rsidR="00974044" w:rsidP="00974044" w:rsidRDefault="00974044" w14:paraId="55C24C7D" w14:textId="77777777">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rsidRPr="003B4A95" w:rsidR="00974044" w:rsidP="00974044" w:rsidRDefault="00974044" w14:paraId="19FD4987" w14:textId="1CBA05A3">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rsidRPr="0045428D" w:rsidR="001E7AE2" w:rsidP="001E7AE2" w:rsidRDefault="00974044" w14:paraId="6FEC26EE" w14:textId="175E2166">
      <w:r w:rsidRPr="003B4A95">
        <w:rPr>
          <w:rFonts w:asciiTheme="minorHAnsi" w:hAnsiTheme="minorHAnsi" w:cstheme="minorHAnsi"/>
        </w:rPr>
        <w:t>If a system needs to record a planned test, the Planned Procedure template in the Plan of Treatment section is used</w:t>
      </w:r>
    </w:p>
    <w:p w:rsidR="001E7AE2" w:rsidP="004C76D9" w:rsidRDefault="001E7AE2" w14:paraId="519E7AC3" w14:textId="77777777">
      <w:pPr>
        <w:pStyle w:val="Heading4"/>
      </w:pPr>
      <w:bookmarkStart w:name="_Hlk127798730" w:id="2078"/>
      <w:r>
        <w:t>Clinical Test Result/Report</w:t>
      </w:r>
    </w:p>
    <w:p w:rsidRPr="003B4A95" w:rsidR="00974044" w:rsidP="00974044" w:rsidRDefault="00974044" w14:paraId="7AA75C8C" w14:textId="77777777">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rsidR="00680CAA" w:rsidP="00680CAA" w:rsidRDefault="00974044" w14:paraId="6844E9E9" w14:textId="61C1BCBD">
      <w:pPr>
        <w:rPr>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rsidR="00233336" w:rsidP="00680CAA" w:rsidRDefault="00233336" w14:paraId="19A4DF92" w14:textId="77777777">
      <w:pPr>
        <w:rPr>
          <w:rFonts w:asciiTheme="minorHAnsi" w:hAnsiTheme="minorHAnsi" w:cstheme="minorHAnsi"/>
        </w:rPr>
      </w:pPr>
    </w:p>
    <w:p w:rsidRPr="00EF5DF1" w:rsidR="00233336" w:rsidP="00EF5DF1" w:rsidRDefault="00841A5D" w14:paraId="31036D1D" w14:textId="533FF890">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r w:rsidRPr="00EF5DF1" w:rsidR="00A85436">
        <w:rPr>
          <w:rFonts w:asciiTheme="minorHAnsi" w:hAnsiTheme="minorHAnsi" w:cstheme="minorHAnsi"/>
        </w:rPr>
        <w:t>d</w:t>
      </w:r>
      <w:r w:rsidRPr="00EF5DF1">
        <w:rPr>
          <w:rFonts w:asciiTheme="minorHAnsi" w:hAnsiTheme="minorHAnsi" w:cstheme="minorHAnsi"/>
        </w:rPr>
        <w:t>ataType)</w:t>
      </w:r>
    </w:p>
    <w:p w:rsidR="00764658" w:rsidP="00680CAA" w:rsidRDefault="00764658" w14:paraId="7865CEFD" w14:textId="6D33F7DE">
      <w:pPr>
        <w:rPr>
          <w:rFonts w:asciiTheme="minorHAnsi" w:hAnsiTheme="minorHAnsi" w:cstheme="minorHAnsi"/>
        </w:rPr>
      </w:pPr>
    </w:p>
    <w:p w:rsidR="00CC2D02" w:rsidP="00CC2D02" w:rsidRDefault="00CC2D02" w14:paraId="556D670F" w14:textId="77777777">
      <w:pPr>
        <w:pStyle w:val="Example"/>
        <w:ind w:left="130" w:right="115"/>
      </w:pPr>
      <w:r>
        <w:t>&lt;observation classCode="OBS" moodCode="EVN"&gt;</w:t>
      </w:r>
    </w:p>
    <w:p w:rsidR="00841A5D" w:rsidP="001A5406" w:rsidRDefault="00CC2D02" w14:paraId="70C2D4D0" w14:textId="6712D708">
      <w:pPr>
        <w:pStyle w:val="Example"/>
        <w:ind w:left="130" w:right="115"/>
      </w:pPr>
      <w:r>
        <w:t xml:space="preserve">    </w:t>
      </w:r>
      <w:r w:rsidRPr="001A5406" w:rsidR="001A5406">
        <w:t>&lt;observation classCode="OBS" moodCode="EVN"&gt;</w:t>
      </w:r>
      <w:r w:rsidRPr="001A5406" w:rsidR="001A5406">
        <w:br/>
      </w:r>
      <w:r w:rsidRPr="001A5406" w:rsidR="001A5406">
        <w:tab/>
      </w:r>
      <w:r w:rsidRPr="001A5406" w:rsidR="001A5406">
        <w:t>&lt;templateId root="2.16.840.1.113883.10.20.22.4.2"/&gt;</w:t>
      </w:r>
      <w:r w:rsidRPr="001A5406" w:rsidR="001A5406">
        <w:br/>
      </w:r>
      <w:r w:rsidRPr="001A5406" w:rsidR="001A5406">
        <w:tab/>
      </w:r>
      <w:r w:rsidRPr="001A5406" w:rsidR="001A5406">
        <w:t>&lt;templateId root="2.16.840.1.113883.10.20.22.4.2" extension="20</w:t>
      </w:r>
      <w:r w:rsidR="00A85436">
        <w:t>23</w:t>
      </w:r>
      <w:r w:rsidRPr="001A5406" w:rsidR="001A5406">
        <w:t>-0</w:t>
      </w:r>
      <w:r w:rsidR="00A85436">
        <w:t>5</w:t>
      </w:r>
      <w:r w:rsidRPr="001A5406" w:rsidR="001A5406">
        <w:t>-01"/&gt;</w:t>
      </w:r>
      <w:r w:rsidRPr="001A5406" w:rsidR="001A5406">
        <w:br/>
      </w:r>
      <w:r w:rsidRPr="001A5406" w:rsidR="001A5406">
        <w:tab/>
      </w:r>
      <w:r w:rsidRPr="001A5406" w:rsidR="001A5406">
        <w:t>&lt;id root="f1aa44dd-6f39-4f5c-b267-897c3824b563"/&gt;</w:t>
      </w:r>
      <w:r w:rsidRPr="001A5406" w:rsidR="001A5406">
        <w:br/>
      </w:r>
      <w:r w:rsidRPr="001A5406" w:rsidR="001A5406">
        <w:tab/>
      </w:r>
      <w:r w:rsidRPr="001A5406" w:rsidR="001A5406">
        <w:t>&lt;code code="8601-7" displayName="EKG Impression"</w:t>
      </w:r>
    </w:p>
    <w:p w:rsidR="00841A5D" w:rsidP="001A5406" w:rsidRDefault="00841A5D" w14:paraId="140531DD" w14:textId="77777777">
      <w:pPr>
        <w:pStyle w:val="Example"/>
        <w:ind w:left="130" w:right="115"/>
      </w:pPr>
      <w:r>
        <w:t xml:space="preserve">     </w:t>
      </w:r>
      <w:r w:rsidRPr="001A5406" w:rsidR="001A5406">
        <w:t xml:space="preserve"> codeSystem="2.16.840.1.113883.6.1" codeSystemName="LOINC"/&gt;</w:t>
      </w:r>
      <w:r w:rsidRPr="001A5406" w:rsidR="001A5406">
        <w:br/>
      </w:r>
      <w:r w:rsidRPr="001A5406" w:rsidR="001A5406">
        <w:tab/>
      </w:r>
      <w:r w:rsidRPr="001A5406" w:rsidR="001A5406">
        <w:t>&lt;statusCode code="completed"/&gt;</w:t>
      </w:r>
      <w:r w:rsidRPr="001A5406" w:rsidR="001A5406">
        <w:br/>
      </w:r>
      <w:r w:rsidRPr="001A5406" w:rsidR="001A5406">
        <w:tab/>
      </w:r>
      <w:r w:rsidRPr="001A5406" w:rsidR="001A5406">
        <w:t>&lt;effectiveTime value="20231023090823-0500"/&gt;</w:t>
      </w:r>
      <w:r w:rsidRPr="001A5406" w:rsidR="001A5406">
        <w:br/>
      </w:r>
      <w:r w:rsidRPr="001A5406" w:rsidR="001A5406">
        <w:tab/>
      </w:r>
      <w:r w:rsidRPr="001A5406" w:rsidR="001A5406">
        <w:t>&lt;!-- Representing a result returned as unstructured string--&gt;</w:t>
      </w:r>
      <w:r w:rsidRPr="001A5406" w:rsidR="001A5406">
        <w:br/>
      </w:r>
      <w:r w:rsidRPr="001A5406" w:rsidR="001A5406">
        <w:tab/>
      </w:r>
      <w:r w:rsidRPr="001A5406" w:rsidR="001A5406">
        <w:t xml:space="preserve">&lt;value xsi:type="ST"&gt;Irregular sinus arrhythmia with both sinus tachycardia </w:t>
      </w:r>
    </w:p>
    <w:p w:rsidR="00841A5D" w:rsidP="001A5406" w:rsidRDefault="00841A5D" w14:paraId="2E42190C" w14:textId="77777777">
      <w:pPr>
        <w:pStyle w:val="Example"/>
        <w:ind w:left="130" w:right="115"/>
      </w:pPr>
      <w:r>
        <w:t xml:space="preserve">       </w:t>
      </w:r>
      <w:r w:rsidRPr="001A5406" w:rsidR="001A5406">
        <w:t>sinus bradycardia (tachy-brady syndrome).&lt;/value&gt;</w:t>
      </w:r>
      <w:r w:rsidRPr="001A5406" w:rsidR="001A5406">
        <w:br/>
      </w:r>
      <w:r w:rsidRPr="001A5406" w:rsidR="001A5406">
        <w:tab/>
      </w:r>
      <w:r w:rsidRPr="001A5406" w:rsidR="001A5406">
        <w:t xml:space="preserve">&lt;interpretationCode code="A" codeSystem="2.16.840.1.113883.5.83" </w:t>
      </w:r>
    </w:p>
    <w:p w:rsidRPr="00841A5D" w:rsidR="00764658" w:rsidP="00841A5D" w:rsidRDefault="00841A5D" w14:paraId="7DB8EE04" w14:textId="53EDA51A">
      <w:pPr>
        <w:pStyle w:val="Example"/>
        <w:ind w:left="130" w:right="115"/>
      </w:pPr>
      <w:r>
        <w:t xml:space="preserve">      </w:t>
      </w:r>
      <w:r w:rsidRPr="001A5406" w:rsidR="001A5406">
        <w:t>displayName="Abormal" /&gt;</w:t>
      </w:r>
      <w:r w:rsidRPr="001A5406" w:rsidR="001A5406">
        <w:br/>
      </w:r>
      <w:r w:rsidRPr="001A5406" w:rsidR="001A5406">
        <w:t>&lt;/observation&gt;</w:t>
      </w:r>
    </w:p>
    <w:p w:rsidR="00764658" w:rsidP="00680CAA" w:rsidRDefault="00764658" w14:paraId="3F06556E" w14:textId="77777777">
      <w:pPr>
        <w:rPr>
          <w:rFonts w:asciiTheme="minorHAnsi" w:hAnsiTheme="minorHAnsi" w:cstheme="minorHAnsi"/>
        </w:rPr>
      </w:pPr>
    </w:p>
    <w:p w:rsidRPr="00EF5DF1" w:rsidR="00841A5D" w:rsidP="00EF5DF1" w:rsidRDefault="00841A5D" w14:paraId="6AF09BA4" w14:textId="3B821F19">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rsidR="00A85436" w:rsidP="00841A5D" w:rsidRDefault="00A85436" w14:paraId="09EFC43F" w14:textId="77777777">
      <w:pPr>
        <w:rPr>
          <w:rFonts w:asciiTheme="minorHAnsi" w:hAnsiTheme="minorHAnsi" w:cstheme="minorHAnsi"/>
        </w:rPr>
      </w:pPr>
    </w:p>
    <w:p w:rsidR="00A85436" w:rsidP="00A85436" w:rsidRDefault="00A85436" w14:paraId="7821EDD8" w14:textId="77777777">
      <w:pPr>
        <w:pStyle w:val="Example"/>
        <w:ind w:left="130" w:right="115"/>
      </w:pPr>
      <w:r>
        <w:t>&lt;observation classCode="OBS" moodCode="EVN"&gt;</w:t>
      </w:r>
    </w:p>
    <w:p w:rsidR="00A85436" w:rsidP="00A85436" w:rsidRDefault="00A85436" w14:paraId="48AE67A3" w14:textId="017D95A5">
      <w:pPr>
        <w:pStyle w:val="Example"/>
        <w:ind w:left="130" w:right="115"/>
      </w:pPr>
      <w:r>
        <w:t xml:space="preserve">    </w:t>
      </w:r>
      <w:r w:rsidRPr="001A5406">
        <w:t>&lt;observation classCode="OBS" moodCode="EVN"&gt;</w:t>
      </w:r>
      <w:r w:rsidRPr="001A5406">
        <w:br/>
      </w:r>
      <w:r w:rsidRPr="001A5406">
        <w:tab/>
      </w:r>
      <w:r w:rsidRPr="001A5406">
        <w:t>&lt;templateId root="2.16.840.1.113883.10.20.22.4.2"/&gt;</w:t>
      </w:r>
      <w:r w:rsidRPr="001A5406">
        <w:br/>
      </w:r>
      <w:r w:rsidRPr="001A5406">
        <w:tab/>
      </w:r>
      <w:r w:rsidRPr="001A5406">
        <w:t>&lt;templateId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4675C9" w:rsidR="004675C9">
        <w:t>69428-1</w:t>
      </w:r>
      <w:r w:rsidRPr="001A5406">
        <w:t>" displayName="</w:t>
      </w:r>
      <w:r w:rsidRPr="004675C9" w:rsidR="004675C9">
        <w:t>Jugular vein distension</w:t>
      </w:r>
      <w:r w:rsidRPr="001A5406">
        <w:t>"</w:t>
      </w:r>
    </w:p>
    <w:p w:rsidR="00A9481A" w:rsidP="00A9481A" w:rsidRDefault="00A85436" w14:paraId="666EA96E" w14:textId="77777777">
      <w:pPr>
        <w:pStyle w:val="Example"/>
        <w:ind w:left="130" w:right="115"/>
      </w:pPr>
      <w:r>
        <w:t xml:space="preserve">     </w:t>
      </w:r>
      <w:r w:rsidRPr="001A5406">
        <w:t xml:space="preserve"> codeSystem="2.16.840.1.113883.6.1" codeSystemName="LOINC"/&gt;</w:t>
      </w:r>
      <w:r w:rsidRPr="001A5406">
        <w:br/>
      </w:r>
      <w:r w:rsidRPr="001A5406">
        <w:tab/>
      </w:r>
      <w:r w:rsidRPr="001A5406">
        <w:t>&lt;statusCode code="completed"/&gt;</w:t>
      </w:r>
      <w:r w:rsidRPr="001A5406">
        <w:br/>
      </w:r>
      <w:r w:rsidRPr="001A5406">
        <w:tab/>
      </w:r>
      <w:r w:rsidRPr="001A5406">
        <w:t>&lt;effectiveTime value="20231023090823-0500"/&gt;</w:t>
      </w:r>
      <w:r w:rsidRPr="001A5406">
        <w:br/>
      </w:r>
      <w:r w:rsidRPr="001A5406">
        <w:tab/>
      </w:r>
      <w:r w:rsidRPr="00A9481A" w:rsidR="00A9481A">
        <w:t>&lt;value xsi:type="CD" code="52101004" displayName="</w:t>
      </w:r>
      <w:r w:rsidR="00A9481A">
        <w:t>P</w:t>
      </w:r>
      <w:r w:rsidRPr="00A9481A" w:rsidR="00A9481A">
        <w:t xml:space="preserve">resent" </w:t>
      </w:r>
    </w:p>
    <w:p w:rsidR="00A85436" w:rsidP="00A9481A" w:rsidRDefault="00A9481A" w14:paraId="2BA4DA31" w14:textId="0CA2189F">
      <w:pPr>
        <w:pStyle w:val="Example"/>
        <w:ind w:left="130" w:right="115"/>
      </w:pPr>
      <w:r>
        <w:t xml:space="preserve">      </w:t>
      </w:r>
      <w:r w:rsidRPr="00A9481A">
        <w:t>codeSystem="2.16.840.1.113883.6.96" codeSystemName="SNOMED CT"/&gt;</w:t>
      </w:r>
      <w:r w:rsidRPr="001A5406" w:rsidR="00A85436">
        <w:br/>
      </w:r>
      <w:r w:rsidRPr="001A5406" w:rsidR="00A85436">
        <w:tab/>
      </w:r>
      <w:r w:rsidRPr="001A5406" w:rsidR="00A85436">
        <w:t xml:space="preserve">&lt;interpretationCode code="A" codeSystem="2.16.840.1.113883.5.83" </w:t>
      </w:r>
    </w:p>
    <w:p w:rsidRPr="00841A5D" w:rsidR="00A85436" w:rsidP="00A85436" w:rsidRDefault="00A85436" w14:paraId="6E535075" w14:textId="77777777">
      <w:pPr>
        <w:pStyle w:val="Example"/>
        <w:ind w:left="130" w:right="115"/>
      </w:pPr>
      <w:r>
        <w:t xml:space="preserve">      </w:t>
      </w:r>
      <w:r w:rsidRPr="001A5406">
        <w:t>displayName="Abormal" /&gt;</w:t>
      </w:r>
      <w:r w:rsidRPr="001A5406">
        <w:br/>
      </w:r>
      <w:r w:rsidRPr="001A5406">
        <w:t>&lt;/observation&gt;</w:t>
      </w:r>
    </w:p>
    <w:p w:rsidR="00A85436" w:rsidP="00841A5D" w:rsidRDefault="00A85436" w14:paraId="5A9033B0" w14:textId="77777777">
      <w:pPr>
        <w:rPr>
          <w:rFonts w:asciiTheme="minorHAnsi" w:hAnsiTheme="minorHAnsi" w:cstheme="minorHAnsi"/>
        </w:rPr>
      </w:pPr>
    </w:p>
    <w:p w:rsidR="00764658" w:rsidP="00680CAA" w:rsidRDefault="00841A5D" w14:paraId="33635DE1" w14:textId="3BA46FAC">
      <w:pPr>
        <w:rPr>
          <w:rFonts w:asciiTheme="minorHAnsi" w:hAnsiTheme="minorHAnsi" w:cstheme="minorHAnsi"/>
        </w:rPr>
      </w:pPr>
      <w:r>
        <w:rPr>
          <w:rFonts w:asciiTheme="minorHAnsi" w:hAnsiTheme="minorHAnsi" w:cstheme="minorHAnsi"/>
        </w:rPr>
        <w:t xml:space="preserve"> </w:t>
      </w:r>
    </w:p>
    <w:p w:rsidRPr="00EF5DF1" w:rsidR="00841A5D" w:rsidP="00EF5DF1" w:rsidRDefault="00841A5D" w14:paraId="2E5CF306" w14:textId="0089F682">
      <w:pPr>
        <w:pStyle w:val="ListParagraph"/>
        <w:numPr>
          <w:ilvl w:val="0"/>
          <w:numId w:val="40"/>
        </w:numPr>
        <w:rPr>
          <w:rFonts w:asciiTheme="minorHAnsi" w:hAnsiTheme="minorHAnsi" w:cstheme="minorHAnsi"/>
        </w:rPr>
      </w:pPr>
      <w:r w:rsidRPr="00EF5DF1">
        <w:rPr>
          <w:rFonts w:asciiTheme="minorHAnsi" w:hAnsiTheme="minorHAnsi" w:cstheme="minorHAnsi"/>
        </w:rPr>
        <w:t>Physical Quantity (dataType PQ)</w:t>
      </w:r>
    </w:p>
    <w:p w:rsidR="00233336" w:rsidP="00680CAA" w:rsidRDefault="00233336" w14:paraId="5D4A435F" w14:textId="3E2AEB2A">
      <w:pPr>
        <w:rPr>
          <w:rFonts w:ascii="Courier New" w:hAnsi="Courier New" w:cs="Courier New"/>
          <w:sz w:val="18"/>
          <w:szCs w:val="18"/>
        </w:rPr>
      </w:pPr>
    </w:p>
    <w:p w:rsidR="00A85436" w:rsidP="00A85436" w:rsidRDefault="00A85436" w14:paraId="76677708" w14:textId="77777777">
      <w:pPr>
        <w:pStyle w:val="Example"/>
        <w:ind w:left="130" w:right="115"/>
      </w:pPr>
      <w:r>
        <w:t>&lt;observation classCode="OBS" moodCode="EVN"&gt;</w:t>
      </w:r>
    </w:p>
    <w:p w:rsidR="009960D6" w:rsidP="00A85436" w:rsidRDefault="00A85436" w14:paraId="6813A396" w14:textId="77777777">
      <w:pPr>
        <w:pStyle w:val="Example"/>
        <w:ind w:left="130" w:right="115"/>
      </w:pPr>
      <w:r>
        <w:t xml:space="preserve">    </w:t>
      </w:r>
      <w:r w:rsidRPr="001A5406">
        <w:t>&lt;observation classCode="OBS" moodCode="EVN"&gt;</w:t>
      </w:r>
      <w:r w:rsidRPr="001A5406">
        <w:br/>
      </w:r>
      <w:r w:rsidRPr="001A5406">
        <w:tab/>
      </w:r>
      <w:r w:rsidRPr="001A5406">
        <w:t>&lt;templateId root="2.16.840.1.113883.10.20.22.4.2"/&gt;</w:t>
      </w:r>
      <w:r w:rsidRPr="001A5406">
        <w:br/>
      </w:r>
      <w:r w:rsidRPr="001A5406">
        <w:tab/>
      </w:r>
      <w:r w:rsidRPr="001A5406">
        <w:t>&lt;templateId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9960D6" w:rsidR="009960D6">
        <w:t>41355-9</w:t>
      </w:r>
      <w:r w:rsidRPr="001A5406">
        <w:t>" displayName="</w:t>
      </w:r>
      <w:r w:rsidRPr="009960D6" w:rsidR="009960D6">
        <w:t>Elbow - right Flexion Active Range of Motion</w:t>
      </w:r>
    </w:p>
    <w:p w:rsidR="00A85436" w:rsidP="00A85436" w:rsidRDefault="009960D6" w14:paraId="7A4E6111" w14:textId="62213E66">
      <w:pPr>
        <w:pStyle w:val="Example"/>
        <w:ind w:left="130" w:right="115"/>
      </w:pPr>
      <w:r>
        <w:t xml:space="preserve">     </w:t>
      </w:r>
      <w:r w:rsidRPr="009960D6">
        <w:t xml:space="preserve"> Quantitative</w:t>
      </w:r>
      <w:r w:rsidRPr="001A5406" w:rsidR="00A85436">
        <w:t>"</w:t>
      </w:r>
    </w:p>
    <w:p w:rsidR="00A85436" w:rsidP="009960D6" w:rsidRDefault="00A85436" w14:paraId="03BE93D5" w14:textId="177263E3">
      <w:pPr>
        <w:pStyle w:val="Example"/>
        <w:ind w:left="130" w:right="115"/>
      </w:pPr>
      <w:r>
        <w:t xml:space="preserve">     </w:t>
      </w:r>
      <w:r w:rsidRPr="001A5406">
        <w:t xml:space="preserve"> codeSystem="2.16.840.1.113883.6.1" codeSystemName="LOINC"/&gt;</w:t>
      </w:r>
      <w:r w:rsidRPr="001A5406">
        <w:br/>
      </w:r>
      <w:r w:rsidRPr="001A5406">
        <w:tab/>
      </w:r>
      <w:r w:rsidRPr="001A5406">
        <w:t>&lt;statusCode code="completed"/&gt;</w:t>
      </w:r>
      <w:r w:rsidRPr="001A5406">
        <w:br/>
      </w:r>
      <w:r w:rsidRPr="001A5406">
        <w:tab/>
      </w:r>
      <w:r w:rsidRPr="001A5406">
        <w:t>&lt;effectiveTime value="20231023090823-0500"/&gt;</w:t>
      </w:r>
      <w:r w:rsidRPr="001A5406">
        <w:br/>
      </w:r>
      <w:r w:rsidRPr="001A5406">
        <w:tab/>
      </w:r>
      <w:r w:rsidRPr="009960D6" w:rsidR="009960D6">
        <w:t>&lt;value xsi:type="PQ" value="1</w:t>
      </w:r>
      <w:r w:rsidR="004675C9">
        <w:t>10</w:t>
      </w:r>
      <w:r w:rsidRPr="009960D6" w:rsidR="009960D6">
        <w:t>" unit="</w:t>
      </w:r>
      <w:r w:rsidR="009960D6">
        <w:t>deg</w:t>
      </w:r>
      <w:r w:rsidRPr="009960D6" w:rsidR="009960D6">
        <w:t>"/&gt;</w:t>
      </w:r>
      <w:r w:rsidRPr="001A5406">
        <w:br/>
      </w:r>
      <w:r w:rsidRPr="001A5406">
        <w:tab/>
      </w:r>
      <w:r w:rsidRPr="001A5406">
        <w:t xml:space="preserve">&lt;interpretationCode code="A" codeSystem="2.16.840.1.113883.5.83" </w:t>
      </w:r>
    </w:p>
    <w:p w:rsidRPr="00841A5D" w:rsidR="00A85436" w:rsidP="00A85436" w:rsidRDefault="00A85436" w14:paraId="413A08A1" w14:textId="77777777">
      <w:pPr>
        <w:pStyle w:val="Example"/>
        <w:ind w:left="130" w:right="115"/>
      </w:pPr>
      <w:r>
        <w:t xml:space="preserve">      </w:t>
      </w:r>
      <w:r w:rsidRPr="001A5406">
        <w:t>displayName="Abormal" /&gt;</w:t>
      </w:r>
      <w:r w:rsidRPr="001A5406">
        <w:br/>
      </w:r>
      <w:r w:rsidRPr="001A5406">
        <w:t>&lt;/observation&gt;</w:t>
      </w:r>
    </w:p>
    <w:p w:rsidR="00A85436" w:rsidP="00680CAA" w:rsidRDefault="00A85436" w14:paraId="0F8C76EA" w14:textId="01E88A45">
      <w:pPr>
        <w:rPr>
          <w:rFonts w:ascii="Courier New" w:hAnsi="Courier New" w:cs="Courier New"/>
          <w:sz w:val="18"/>
          <w:szCs w:val="18"/>
        </w:rPr>
      </w:pPr>
    </w:p>
    <w:p w:rsidRPr="0045428D" w:rsidR="001E7AE2" w:rsidP="001E7AE2" w:rsidRDefault="001E7AE2" w14:paraId="47D85FE2" w14:textId="2888D65B"/>
    <w:p w:rsidRPr="00A61A3F" w:rsidR="001E7AE2" w:rsidP="00FD31AC" w:rsidRDefault="001E7AE2" w14:paraId="52E34129" w14:textId="1025A09A">
      <w:pPr>
        <w:pStyle w:val="Heading3"/>
      </w:pPr>
      <w:bookmarkStart w:name="_Toc119939890" w:id="2079"/>
      <w:bookmarkStart w:name="_Toc135312922" w:id="2080"/>
      <w:bookmarkEnd w:id="2078"/>
      <w:r w:rsidRPr="00A61A3F">
        <w:t>Diagnostic Imaging</w:t>
      </w:r>
      <w:bookmarkEnd w:id="2079"/>
      <w:bookmarkEnd w:id="2080"/>
    </w:p>
    <w:p w:rsidRPr="00181FEF" w:rsidR="00BD12D9" w:rsidP="00BD12D9" w:rsidRDefault="00BD12D9" w14:paraId="0E8EF68F" w14:textId="3F4282B4">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rsidRPr="00BD12D9" w:rsidR="00E518B4" w:rsidP="00BD12D9" w:rsidRDefault="00E518B4" w14:paraId="759D007D" w14:textId="77777777"/>
    <w:tbl>
      <w:tblPr>
        <w:tblStyle w:val="TableGrid"/>
        <w:tblW w:w="10345" w:type="dxa"/>
        <w:tblLook w:val="04A0" w:firstRow="1" w:lastRow="0" w:firstColumn="1" w:lastColumn="0" w:noHBand="0" w:noVBand="1"/>
      </w:tblPr>
      <w:tblGrid>
        <w:gridCol w:w="2605"/>
        <w:gridCol w:w="1985"/>
        <w:gridCol w:w="1404"/>
        <w:gridCol w:w="4351"/>
      </w:tblGrid>
      <w:tr w:rsidRPr="00181FEF" w:rsidR="00992641" w:rsidTr="004E29C8" w14:paraId="21A73081" w14:textId="77777777">
        <w:tc>
          <w:tcPr>
            <w:tcW w:w="2605" w:type="dxa"/>
            <w:shd w:val="clear" w:color="auto" w:fill="2E74B5" w:themeFill="accent5" w:themeFillShade="BF"/>
          </w:tcPr>
          <w:p w:rsidRPr="00181FEF" w:rsidR="00992641" w:rsidP="00E518B4" w:rsidRDefault="00992641" w14:paraId="7955B86A"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rsidRPr="00181FEF" w:rsidR="00992641" w:rsidP="00E518B4" w:rsidRDefault="00992641" w14:paraId="6890B6D0"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rsidRPr="00181FEF" w:rsidR="00992641" w:rsidP="00E518B4" w:rsidRDefault="00992641" w14:paraId="12C2309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rsidRPr="00181FEF" w:rsidR="00992641" w:rsidP="00E518B4" w:rsidRDefault="00992641" w14:paraId="3ECEE154"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BD12D9" w:rsidTr="004E29C8" w14:paraId="0FAEEC9F" w14:textId="77777777">
        <w:tc>
          <w:tcPr>
            <w:tcW w:w="2605" w:type="dxa"/>
          </w:tcPr>
          <w:p w:rsidRPr="00576BB3" w:rsidR="00BD12D9" w:rsidP="00E518B4" w:rsidRDefault="00000000" w14:paraId="59FCCDF6" w14:textId="141F666B">
            <w:pPr>
              <w:pStyle w:val="NormalWeb"/>
              <w:spacing w:before="0" w:beforeAutospacing="0" w:after="0" w:afterAutospacing="0"/>
              <w:rPr>
                <w:rFonts w:asciiTheme="minorHAnsi" w:hAnsiTheme="minorHAnsi" w:cstheme="minorHAnsi"/>
                <w:color w:val="172B4D"/>
              </w:rPr>
            </w:pPr>
            <w:hyperlink w:history="1" r:id="rId89">
              <w:r w:rsidRPr="00576BB3" w:rsidR="00BD12D9">
                <w:rPr>
                  <w:rStyle w:val="Hyperlink"/>
                  <w:rFonts w:asciiTheme="minorHAnsi" w:hAnsiTheme="minorHAnsi" w:cstheme="minorHAnsi"/>
                </w:rPr>
                <w:t>Diagnostic Imaging Test</w:t>
              </w:r>
            </w:hyperlink>
          </w:p>
          <w:p w:rsidRPr="00181FEF" w:rsidR="00BD12D9" w:rsidP="00E518B4" w:rsidRDefault="00BD12D9" w14:paraId="25FC884D" w14:textId="52762F28">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rsidRPr="00181FEF" w:rsidR="00BD12D9" w:rsidP="00E518B4" w:rsidRDefault="00BD12D9" w14:paraId="6405B7BB" w14:textId="4EE8BD0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rsidRPr="00181FEF" w:rsidR="00BD12D9" w:rsidP="00E518B4" w:rsidRDefault="00BD12D9" w14:paraId="4A665EE5" w14:textId="671FD62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rsidRPr="00AE51D5" w:rsidR="00BD12D9" w:rsidP="00E518B4" w:rsidRDefault="001E7E2A" w14:paraId="1A10C053" w14:textId="73A86423">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 xml:space="preserve">rganizer/code </w:t>
            </w:r>
          </w:p>
        </w:tc>
      </w:tr>
      <w:tr w:rsidRPr="00181FEF" w:rsidR="00BD12D9" w:rsidTr="004E29C8" w14:paraId="59CC49E7" w14:textId="77777777">
        <w:tc>
          <w:tcPr>
            <w:tcW w:w="2605" w:type="dxa"/>
          </w:tcPr>
          <w:p w:rsidRPr="00181FEF" w:rsidR="00BD12D9" w:rsidP="00E518B4" w:rsidRDefault="00000000" w14:paraId="5B643C96" w14:textId="13A8C57B">
            <w:pPr>
              <w:pStyle w:val="NormalWeb"/>
              <w:spacing w:before="0" w:beforeAutospacing="0" w:after="0" w:afterAutospacing="0"/>
              <w:rPr>
                <w:rFonts w:asciiTheme="minorHAnsi" w:hAnsiTheme="minorHAnsi" w:cstheme="minorHAnsi"/>
                <w:color w:val="172B4D"/>
              </w:rPr>
            </w:pPr>
            <w:hyperlink w:history="1" r:id="rId90">
              <w:r w:rsidRPr="00181FEF" w:rsidR="00BD12D9">
                <w:rPr>
                  <w:rStyle w:val="Hyperlink"/>
                  <w:rFonts w:asciiTheme="minorHAnsi" w:hAnsiTheme="minorHAnsi" w:cstheme="minorHAnsi"/>
                </w:rPr>
                <w:t>Diagnostic Imaging Report</w:t>
              </w:r>
            </w:hyperlink>
          </w:p>
          <w:p w:rsidRPr="00181FEF" w:rsidR="00BD12D9" w:rsidP="00E518B4" w:rsidRDefault="00BD12D9" w14:paraId="44B859A4" w14:textId="2F7527E6">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rsidRPr="00181FEF" w:rsidR="00BD12D9" w:rsidP="00E518B4" w:rsidRDefault="00BD12D9" w14:paraId="6F53C629" w14:textId="77777777">
            <w:pPr>
              <w:pStyle w:val="NormalWeb"/>
              <w:spacing w:before="0" w:beforeAutospacing="0" w:after="0" w:afterAutospacing="0"/>
              <w:rPr>
                <w:rFonts w:asciiTheme="minorHAnsi" w:hAnsiTheme="minorHAnsi" w:cstheme="minorHAnsi"/>
                <w:color w:val="172B4D"/>
              </w:rPr>
            </w:pPr>
          </w:p>
        </w:tc>
        <w:tc>
          <w:tcPr>
            <w:tcW w:w="1404" w:type="dxa"/>
          </w:tcPr>
          <w:p w:rsidRPr="00181FEF" w:rsidR="00BD12D9" w:rsidP="00E518B4" w:rsidRDefault="00BD12D9" w14:paraId="3C88817D" w14:textId="4988AEF7">
            <w:pPr>
              <w:rPr>
                <w:rFonts w:asciiTheme="minorHAnsi" w:hAnsiTheme="minorHAnsi" w:cstheme="minorHAnsi"/>
                <w:color w:val="172B4D"/>
              </w:rPr>
            </w:pPr>
            <w:r w:rsidRPr="00181FEF">
              <w:rPr>
                <w:rFonts w:asciiTheme="minorHAnsi" w:hAnsiTheme="minorHAnsi" w:cstheme="minorHAnsi"/>
              </w:rPr>
              <w:t>Result Observation</w:t>
            </w:r>
          </w:p>
          <w:p w:rsidRPr="00181FEF" w:rsidR="00BD12D9" w:rsidP="00E518B4" w:rsidRDefault="00BD12D9" w14:paraId="7BE60E13" w14:textId="18BC2857">
            <w:pPr>
              <w:rPr>
                <w:rStyle w:val="Hyperlink"/>
                <w:rFonts w:asciiTheme="minorHAnsi" w:hAnsiTheme="minorHAnsi" w:cstheme="minorHAnsi"/>
                <w:color w:val="0052CC"/>
              </w:rPr>
            </w:pPr>
          </w:p>
        </w:tc>
        <w:tc>
          <w:tcPr>
            <w:tcW w:w="4351" w:type="dxa"/>
          </w:tcPr>
          <w:p w:rsidRPr="00AE51D5" w:rsidR="00BD12D9" w:rsidP="00E518B4" w:rsidRDefault="001E7E2A" w14:paraId="43B6E06B" w14:textId="1E168FEC">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bservation/value</w:t>
            </w:r>
          </w:p>
        </w:tc>
      </w:tr>
    </w:tbl>
    <w:p w:rsidR="00992641" w:rsidP="00E518B4" w:rsidRDefault="00E518B4" w14:paraId="5179727E" w14:textId="6072999E">
      <w:pPr>
        <w:pStyle w:val="Caption"/>
      </w:pPr>
      <w:bookmarkStart w:name="_Toc118898857" w:id="2081"/>
      <w:bookmarkStart w:name="_Toc119940061" w:id="2082"/>
      <w:bookmarkStart w:name="_Toc135313092" w:id="2083"/>
      <w:r>
        <w:t xml:space="preserve">Table </w:t>
      </w:r>
      <w:r>
        <w:fldChar w:fldCharType="begin"/>
      </w:r>
      <w:r>
        <w:instrText>SEQ Table \* ARABIC</w:instrText>
      </w:r>
      <w:r>
        <w:fldChar w:fldCharType="separate"/>
      </w:r>
      <w:r w:rsidR="00DC1072">
        <w:rPr>
          <w:noProof/>
        </w:rPr>
        <w:t>71</w:t>
      </w:r>
      <w:r>
        <w:fldChar w:fldCharType="end"/>
      </w:r>
      <w:r>
        <w:t xml:space="preserve">: </w:t>
      </w:r>
      <w:r w:rsidRPr="00286C2A">
        <w:t xml:space="preserve">USCDI v2 Data Elements - </w:t>
      </w:r>
      <w:r>
        <w:t>Diagnostic Imaging</w:t>
      </w:r>
      <w:bookmarkEnd w:id="2081"/>
      <w:bookmarkEnd w:id="2082"/>
      <w:bookmarkEnd w:id="2083"/>
    </w:p>
    <w:p w:rsidR="001E7AE2" w:rsidP="004C76D9" w:rsidRDefault="001E7AE2" w14:paraId="1C651606" w14:textId="77777777">
      <w:pPr>
        <w:pStyle w:val="Heading4"/>
      </w:pPr>
      <w:r>
        <w:t>Diagnostic Imaging Test</w:t>
      </w:r>
    </w:p>
    <w:p w:rsidRPr="00AB2D86" w:rsidR="00BD12D9" w:rsidP="00BD12D9" w:rsidRDefault="00BD12D9" w14:paraId="1641AC27" w14:textId="629C184A">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rsidR="001E7AE2" w:rsidP="004C76D9" w:rsidRDefault="001E7AE2" w14:paraId="4D543814" w14:textId="77777777">
      <w:pPr>
        <w:pStyle w:val="Heading4"/>
      </w:pPr>
      <w:r>
        <w:t>Diagnostic Imaging Report</w:t>
      </w:r>
    </w:p>
    <w:p w:rsidRPr="00AB2D86" w:rsidR="001E7AE2" w:rsidP="001E7AE2" w:rsidRDefault="00BD12D9" w14:paraId="32F83381" w14:textId="44BFA87B">
      <w:pPr>
        <w:rPr>
          <w:rFonts w:asciiTheme="minorHAnsi" w:hAnsiTheme="minorHAnsi" w:cstheme="minorHAnsi"/>
        </w:rPr>
      </w:pPr>
      <w:r w:rsidRPr="00AB2D86">
        <w:rPr>
          <w:rFonts w:asciiTheme="minorHAnsi" w:hAnsiTheme="minorHAnsi" w:cstheme="minorHAnsi"/>
        </w:rPr>
        <w:t>When the report is narrative, a</w:t>
      </w:r>
      <w:r w:rsidRPr="00AB2D86" w:rsidR="00EF36D1">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w:history="1" r:id="rId91">
        <w:r w:rsidRPr="00AB2D86">
          <w:rPr>
            <w:rStyle w:val="Hyperlink"/>
            <w:rFonts w:asciiTheme="minorHAnsi" w:hAnsiTheme="minorHAnsi" w:cstheme="minorHAnsi"/>
            <w:color w:val="0052CC"/>
            <w:sz w:val="21"/>
            <w:szCs w:val="21"/>
            <w:shd w:val="clear" w:color="auto" w:fill="FFFFFF"/>
          </w:rPr>
          <w:t>example.</w:t>
        </w:r>
      </w:hyperlink>
    </w:p>
    <w:p w:rsidRPr="00A61A3F" w:rsidR="001E7AE2" w:rsidP="00FD31AC" w:rsidRDefault="001E7AE2" w14:paraId="76DCA657" w14:textId="17E9832A">
      <w:pPr>
        <w:pStyle w:val="Heading3"/>
      </w:pPr>
      <w:bookmarkStart w:name="_Toc119939891" w:id="2084"/>
      <w:bookmarkStart w:name="_Toc135312923" w:id="2085"/>
      <w:r w:rsidRPr="00A61A3F">
        <w:t>Encounter Information</w:t>
      </w:r>
      <w:bookmarkEnd w:id="2084"/>
      <w:bookmarkEnd w:id="2085"/>
    </w:p>
    <w:p w:rsidRPr="00AB2D86" w:rsidR="00BD12D9" w:rsidP="00BD12D9" w:rsidRDefault="00BD12D9" w14:paraId="7459B367" w14:textId="24D5A0C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rsidRPr="00BD12D9" w:rsidR="00E518B4" w:rsidP="00BD12D9" w:rsidRDefault="00E518B4" w14:paraId="328611E4" w14:textId="77777777"/>
    <w:tbl>
      <w:tblPr>
        <w:tblStyle w:val="TableGrid"/>
        <w:tblW w:w="10255" w:type="dxa"/>
        <w:tblLook w:val="04A0" w:firstRow="1" w:lastRow="0" w:firstColumn="1" w:lastColumn="0" w:noHBand="0" w:noVBand="1"/>
      </w:tblPr>
      <w:tblGrid>
        <w:gridCol w:w="2595"/>
        <w:gridCol w:w="1383"/>
        <w:gridCol w:w="1211"/>
        <w:gridCol w:w="5066"/>
      </w:tblGrid>
      <w:tr w:rsidRPr="00AB2D86" w:rsidR="001E7AE2" w:rsidTr="004E29C8" w14:paraId="3AE11907" w14:textId="77777777">
        <w:tc>
          <w:tcPr>
            <w:tcW w:w="2472" w:type="dxa"/>
            <w:shd w:val="clear" w:color="auto" w:fill="2E74B5" w:themeFill="accent5" w:themeFillShade="BF"/>
          </w:tcPr>
          <w:p w:rsidRPr="00342F52" w:rsidR="001E7AE2" w:rsidP="00E518B4" w:rsidRDefault="001E7AE2" w14:paraId="09E64694"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rsidRPr="00342F52" w:rsidR="001E7AE2" w:rsidP="00E518B4" w:rsidRDefault="001E7AE2" w14:paraId="622E4FB0"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rsidRPr="00342F52" w:rsidR="001E7AE2" w:rsidP="00E518B4" w:rsidRDefault="001E7AE2" w14:paraId="25B40E6C"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rsidRPr="00342F52" w:rsidR="001E7AE2" w:rsidP="00E518B4" w:rsidRDefault="001E7AE2" w14:paraId="079A05E7"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Pr="00AB2D86" w:rsidR="00BD12D9" w:rsidTr="004E29C8" w14:paraId="1918A0CE" w14:textId="77777777">
        <w:tc>
          <w:tcPr>
            <w:tcW w:w="2472" w:type="dxa"/>
          </w:tcPr>
          <w:p w:rsidRPr="00AB2D86" w:rsidR="00BD12D9" w:rsidP="00E518B4" w:rsidRDefault="00000000" w14:paraId="6889FE87" w14:textId="07AF50E7">
            <w:pPr>
              <w:rPr>
                <w:rFonts w:asciiTheme="minorHAnsi" w:hAnsiTheme="minorHAnsi" w:cstheme="minorHAnsi"/>
              </w:rPr>
            </w:pPr>
            <w:hyperlink w:history="1" r:id="rId92">
              <w:r w:rsidRPr="00AB2D86" w:rsidR="00BD12D9">
                <w:rPr>
                  <w:rStyle w:val="Hyperlink"/>
                  <w:rFonts w:asciiTheme="minorHAnsi" w:hAnsiTheme="minorHAnsi" w:cstheme="minorHAnsi"/>
                </w:rPr>
                <w:t>Encounter Diagnosis </w:t>
              </w:r>
            </w:hyperlink>
          </w:p>
        </w:tc>
        <w:tc>
          <w:tcPr>
            <w:tcW w:w="1383" w:type="dxa"/>
          </w:tcPr>
          <w:p w:rsidRPr="00AB2D86" w:rsidR="00BD12D9" w:rsidP="00E518B4" w:rsidRDefault="00BD12D9" w14:paraId="26A37E8A" w14:textId="77777777">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rsidRPr="00AB2D86" w:rsidR="00BD12D9" w:rsidP="00E518B4" w:rsidRDefault="00BD12D9" w14:paraId="586DA63A" w14:textId="693A419B">
            <w:pPr>
              <w:rPr>
                <w:rFonts w:asciiTheme="minorHAnsi" w:hAnsiTheme="minorHAnsi" w:cstheme="minorHAnsi"/>
              </w:rPr>
            </w:pPr>
            <w:r w:rsidRPr="00AB2D86">
              <w:rPr>
                <w:rFonts w:asciiTheme="minorHAnsi" w:hAnsiTheme="minorHAnsi" w:cstheme="minorHAnsi"/>
                <w:color w:val="172B4D"/>
              </w:rPr>
              <w:t xml:space="preserve">• International Classification </w:t>
            </w:r>
            <w:r w:rsidRPr="00AB2D86">
              <w:rPr>
                <w:rFonts w:asciiTheme="minorHAnsi" w:hAnsiTheme="minorHAnsi" w:cstheme="minorHAnsi"/>
                <w:color w:val="172B4D"/>
              </w:rPr>
              <w:t>of Diseases ICD10-CM 2021</w:t>
            </w:r>
          </w:p>
        </w:tc>
        <w:tc>
          <w:tcPr>
            <w:tcW w:w="1211" w:type="dxa"/>
          </w:tcPr>
          <w:p w:rsidR="00BD12D9" w:rsidP="00E518B4" w:rsidRDefault="00BD12D9" w14:paraId="456A7086" w14:textId="77777777">
            <w:pPr>
              <w:rPr>
                <w:rFonts w:asciiTheme="minorHAnsi" w:hAnsiTheme="minorHAnsi" w:cstheme="minorHAnsi"/>
              </w:rPr>
            </w:pPr>
            <w:r w:rsidRPr="00AB2D86">
              <w:rPr>
                <w:rFonts w:asciiTheme="minorHAnsi" w:hAnsiTheme="minorHAnsi" w:cstheme="minorHAnsi"/>
              </w:rPr>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rsidR="001C7EA3" w:rsidP="00E518B4" w:rsidRDefault="001C7EA3" w14:paraId="1DDE9F9F" w14:textId="77777777">
            <w:pPr>
              <w:rPr>
                <w:rFonts w:asciiTheme="minorHAnsi" w:hAnsiTheme="minorHAnsi" w:cstheme="minorHAnsi"/>
              </w:rPr>
            </w:pPr>
          </w:p>
          <w:p w:rsidR="001C7EA3" w:rsidP="001C7EA3" w:rsidRDefault="001C7EA3" w14:paraId="009E5B1A" w14:textId="77777777">
            <w:pPr>
              <w:rPr>
                <w:rFonts w:asciiTheme="minorHAnsi" w:hAnsiTheme="minorHAnsi" w:cstheme="minorHAnsi"/>
              </w:rPr>
            </w:pPr>
            <w:r>
              <w:rPr>
                <w:rFonts w:asciiTheme="minorHAnsi" w:hAnsiTheme="minorHAnsi" w:cstheme="minorHAnsi"/>
              </w:rPr>
              <w:t>Hospital Discharge Diagnosis</w:t>
            </w:r>
          </w:p>
          <w:p w:rsidRPr="00AB2D86" w:rsidR="001C7EA3" w:rsidP="001C7EA3" w:rsidRDefault="001C7EA3" w14:paraId="018EDD09" w14:textId="56199ABC">
            <w:pPr>
              <w:rPr>
                <w:rFonts w:asciiTheme="minorHAnsi" w:hAnsiTheme="minorHAnsi" w:cstheme="minorHAnsi"/>
              </w:rPr>
            </w:pPr>
            <w:r>
              <w:rPr>
                <w:rFonts w:asciiTheme="minorHAnsi" w:hAnsiTheme="minorHAnsi" w:cstheme="minorHAnsi"/>
              </w:rPr>
              <w:t>&gt; Problem Observation</w:t>
            </w:r>
          </w:p>
        </w:tc>
        <w:tc>
          <w:tcPr>
            <w:tcW w:w="5189" w:type="dxa"/>
          </w:tcPr>
          <w:p w:rsidRPr="00AE51D5" w:rsidR="00BD12D9" w:rsidP="00E518B4" w:rsidRDefault="00BD12D9" w14:paraId="60C24D34" w14:textId="4C42562C">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Pr="00AB2D86" w:rsidR="00BD12D9" w:rsidTr="004E29C8" w14:paraId="10FA2287" w14:textId="77777777">
        <w:tc>
          <w:tcPr>
            <w:tcW w:w="2472" w:type="dxa"/>
          </w:tcPr>
          <w:p w:rsidRPr="00AB2D86" w:rsidR="00BD12D9" w:rsidP="00E518B4" w:rsidRDefault="00000000" w14:paraId="5A2285F7" w14:textId="6BBF55B4">
            <w:pPr>
              <w:pStyle w:val="NormalWeb"/>
              <w:spacing w:before="0" w:beforeAutospacing="0" w:after="0" w:afterAutospacing="0"/>
              <w:rPr>
                <w:rFonts w:asciiTheme="minorHAnsi" w:hAnsiTheme="minorHAnsi" w:cstheme="minorHAnsi"/>
                <w:color w:val="172B4D"/>
              </w:rPr>
            </w:pPr>
            <w:hyperlink w:history="1" r:id="rId93">
              <w:r w:rsidRPr="00AB2D86" w:rsidR="00BD12D9">
                <w:rPr>
                  <w:rStyle w:val="Hyperlink"/>
                  <w:rFonts w:asciiTheme="minorHAnsi" w:hAnsiTheme="minorHAnsi" w:cstheme="minorHAnsi"/>
                </w:rPr>
                <w:t>Encounter Disposition</w:t>
              </w:r>
            </w:hyperlink>
          </w:p>
          <w:p w:rsidRPr="00AB2D86" w:rsidR="00BD12D9" w:rsidP="00E518B4" w:rsidRDefault="00BD12D9" w14:paraId="371F356E" w14:textId="2B960CFB">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rsidRPr="00AB2D86" w:rsidR="00BD12D9" w:rsidP="00E518B4" w:rsidRDefault="00BD12D9" w14:paraId="435189D6" w14:textId="1F10B7CC">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2A21BE85" w14:textId="31D310F1">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96BDBE" w14:textId="6F1EFB99">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Pr="00AB2D86" w:rsidR="00BD12D9" w:rsidTr="004E29C8" w14:paraId="44EAC36F" w14:textId="77777777">
        <w:tc>
          <w:tcPr>
            <w:tcW w:w="2472" w:type="dxa"/>
          </w:tcPr>
          <w:p w:rsidRPr="00AB2D86" w:rsidR="00BD12D9" w:rsidP="00E518B4" w:rsidRDefault="00000000" w14:paraId="2D255E14" w14:textId="2647C58A">
            <w:pPr>
              <w:pStyle w:val="NormalWeb"/>
              <w:spacing w:before="0" w:beforeAutospacing="0" w:after="0" w:afterAutospacing="0"/>
              <w:rPr>
                <w:rFonts w:asciiTheme="minorHAnsi" w:hAnsiTheme="minorHAnsi" w:cstheme="minorHAnsi"/>
                <w:color w:val="172B4D"/>
              </w:rPr>
            </w:pPr>
            <w:hyperlink w:history="1" r:id="rId94">
              <w:r w:rsidRPr="00AB2D86" w:rsidR="00BD12D9">
                <w:rPr>
                  <w:rStyle w:val="Hyperlink"/>
                  <w:rFonts w:asciiTheme="minorHAnsi" w:hAnsiTheme="minorHAnsi" w:cstheme="minorHAnsi"/>
                </w:rPr>
                <w:t>Encounter Location</w:t>
              </w:r>
            </w:hyperlink>
            <w:r w:rsidRPr="00AB2D86" w:rsidR="00BD12D9">
              <w:rPr>
                <w:rStyle w:val="Strong"/>
                <w:rFonts w:asciiTheme="minorHAnsi" w:hAnsiTheme="minorHAnsi" w:cstheme="minorHAnsi"/>
                <w:color w:val="172B4D"/>
              </w:rPr>
              <w:t> </w:t>
            </w:r>
          </w:p>
          <w:p w:rsidRPr="00AB2D86" w:rsidR="00BD12D9" w:rsidP="00E518B4" w:rsidRDefault="00BD12D9" w14:paraId="39E0C5D9" w14:textId="0D96FD89">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rsidRPr="00AB2D86" w:rsidR="00BD12D9" w:rsidP="00E518B4" w:rsidRDefault="00BD12D9" w14:paraId="7F12E16E" w14:textId="4C18185E">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125F43BB" w14:textId="1F9335F9">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B61FB1" w14:textId="195CBAA2">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Pr="00AB2D86" w:rsidR="00BD12D9" w:rsidTr="004E29C8" w14:paraId="7E188096" w14:textId="77777777">
        <w:tc>
          <w:tcPr>
            <w:tcW w:w="2472" w:type="dxa"/>
          </w:tcPr>
          <w:p w:rsidRPr="00AB2D86" w:rsidR="00BD12D9" w:rsidP="00E518B4" w:rsidRDefault="00000000" w14:paraId="570422A6" w14:textId="2A720F62">
            <w:pPr>
              <w:pStyle w:val="NormalWeb"/>
              <w:spacing w:before="0" w:beforeAutospacing="0" w:after="0" w:afterAutospacing="0"/>
              <w:rPr>
                <w:rFonts w:asciiTheme="minorHAnsi" w:hAnsiTheme="minorHAnsi" w:cstheme="minorHAnsi"/>
                <w:color w:val="172B4D"/>
              </w:rPr>
            </w:pPr>
            <w:hyperlink w:history="1" r:id="rId95">
              <w:r w:rsidRPr="00AB2D86" w:rsidR="00BD12D9">
                <w:rPr>
                  <w:rStyle w:val="Hyperlink"/>
                  <w:rFonts w:asciiTheme="minorHAnsi" w:hAnsiTheme="minorHAnsi" w:cstheme="minorHAnsi"/>
                </w:rPr>
                <w:t>Encounter Time</w:t>
              </w:r>
            </w:hyperlink>
            <w:r w:rsidRPr="00AB2D86" w:rsidR="00BD12D9">
              <w:rPr>
                <w:rStyle w:val="Strong"/>
                <w:rFonts w:asciiTheme="minorHAnsi" w:hAnsiTheme="minorHAnsi" w:cstheme="minorHAnsi"/>
                <w:color w:val="172B4D"/>
              </w:rPr>
              <w:t> </w:t>
            </w:r>
          </w:p>
          <w:p w:rsidRPr="00AB2D86" w:rsidR="00BD12D9" w:rsidP="00E518B4" w:rsidRDefault="00BD12D9" w14:paraId="54B226E0"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rsidRPr="00AB2D86" w:rsidR="00BD12D9" w:rsidP="00E518B4" w:rsidRDefault="00BD12D9" w14:paraId="518A40C8"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rsidRPr="00AB2D86" w:rsidR="00BD12D9" w:rsidP="00E518B4" w:rsidRDefault="00BD12D9" w14:paraId="516FF346" w14:textId="3FE41797">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rsidRPr="00AB2D86" w:rsidR="00BD12D9" w:rsidP="00E518B4" w:rsidRDefault="00BD12D9" w14:paraId="4ED49487" w14:textId="7403F627">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4C52DF8D" w14:textId="6CCE1322">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2256FC44" w14:textId="399E1127">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Pr="00AB2D86" w:rsidR="00BD12D9" w:rsidTr="004E29C8" w14:paraId="6C69244D" w14:textId="77777777">
        <w:tc>
          <w:tcPr>
            <w:tcW w:w="2472" w:type="dxa"/>
          </w:tcPr>
          <w:p w:rsidRPr="00576BB3" w:rsidR="00BD12D9" w:rsidP="00E518B4" w:rsidRDefault="00000000" w14:paraId="0D09EA10" w14:textId="74C4EAAE">
            <w:pPr>
              <w:rPr>
                <w:rFonts w:asciiTheme="minorHAnsi" w:hAnsiTheme="minorHAnsi" w:cstheme="minorHAnsi"/>
              </w:rPr>
            </w:pPr>
            <w:hyperlink w:history="1" r:id="rId96">
              <w:r w:rsidRPr="00576BB3" w:rsidR="00BD12D9">
                <w:rPr>
                  <w:rStyle w:val="Hyperlink"/>
                  <w:rFonts w:asciiTheme="minorHAnsi" w:hAnsiTheme="minorHAnsi" w:cstheme="minorHAnsi"/>
                  <w:color w:val="0052CC"/>
                </w:rPr>
                <w:t>Encounter Type</w:t>
              </w:r>
            </w:hyperlink>
            <w:r w:rsidRPr="00576BB3" w:rsidR="00BD12D9">
              <w:rPr>
                <w:rStyle w:val="Strong"/>
                <w:rFonts w:asciiTheme="minorHAnsi" w:hAnsiTheme="minorHAnsi" w:cstheme="minorHAnsi"/>
                <w:color w:val="172B4D"/>
              </w:rPr>
              <w:t> </w:t>
            </w:r>
          </w:p>
        </w:tc>
        <w:tc>
          <w:tcPr>
            <w:tcW w:w="1383" w:type="dxa"/>
          </w:tcPr>
          <w:p w:rsidRPr="00AB2D86" w:rsidR="00BD12D9" w:rsidP="00E518B4" w:rsidRDefault="00BD12D9" w14:paraId="50652D1F" w14:textId="3CC92035">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5480D8C6" w14:textId="5A78719D">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E090DF3" w14:textId="7C6DD098">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rsidRPr="004E431F" w:rsidR="001E7AE2" w:rsidP="00E518B4" w:rsidRDefault="00E518B4" w14:paraId="18A29616" w14:textId="277C2D66">
      <w:pPr>
        <w:pStyle w:val="Caption"/>
      </w:pPr>
      <w:bookmarkStart w:name="_Toc118898858" w:id="2086"/>
      <w:bookmarkStart w:name="_Toc119940062" w:id="2087"/>
      <w:bookmarkStart w:name="_Toc135313093" w:id="2088"/>
      <w:r>
        <w:t xml:space="preserve">Table </w:t>
      </w:r>
      <w:r>
        <w:fldChar w:fldCharType="begin"/>
      </w:r>
      <w:r>
        <w:instrText>SEQ Table \* ARABIC</w:instrText>
      </w:r>
      <w:r>
        <w:fldChar w:fldCharType="separate"/>
      </w:r>
      <w:r w:rsidR="00DC1072">
        <w:rPr>
          <w:noProof/>
        </w:rPr>
        <w:t>72</w:t>
      </w:r>
      <w:r>
        <w:fldChar w:fldCharType="end"/>
      </w:r>
      <w:r>
        <w:t>:</w:t>
      </w:r>
      <w:r w:rsidRPr="00684A07">
        <w:t xml:space="preserve"> USCDI v2 Data Elements - </w:t>
      </w:r>
      <w:r>
        <w:t>Encounter Information</w:t>
      </w:r>
      <w:bookmarkEnd w:id="2086"/>
      <w:bookmarkEnd w:id="2087"/>
      <w:bookmarkEnd w:id="2088"/>
    </w:p>
    <w:p w:rsidR="001E7AE2" w:rsidP="004C76D9" w:rsidRDefault="001E7AE2" w14:paraId="30648410" w14:textId="77777777">
      <w:pPr>
        <w:pStyle w:val="Heading4"/>
      </w:pPr>
      <w:r>
        <w:t>Encounter Diagnosis</w:t>
      </w:r>
    </w:p>
    <w:p w:rsidRPr="00342F52" w:rsidR="00A872B8" w:rsidRDefault="00A872B8" w14:paraId="1965AE7D" w14:textId="1AE97700">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rsidR="001E7AE2" w:rsidP="004C76D9" w:rsidRDefault="001E7AE2" w14:paraId="62190E78" w14:textId="77777777">
      <w:pPr>
        <w:pStyle w:val="Heading4"/>
      </w:pPr>
      <w:r>
        <w:t>Encounter Disposition</w:t>
      </w:r>
    </w:p>
    <w:p w:rsidRPr="00342F52" w:rsidR="00BD12D9" w:rsidP="00BD12D9" w:rsidRDefault="000B3F91" w14:paraId="25AF72E0" w14:textId="27EF28A4">
      <w:pPr>
        <w:rPr>
          <w:rFonts w:asciiTheme="minorHAnsi" w:hAnsiTheme="minorHAnsi" w:cstheme="minorHAnsi"/>
        </w:rPr>
      </w:pPr>
      <w:r w:rsidRPr="00342F52">
        <w:rPr>
          <w:rFonts w:asciiTheme="minorHAnsi" w:hAnsiTheme="minorHAnsi" w:cstheme="minorHAnsi"/>
        </w:rPr>
        <w:t>Implementers should note</w:t>
      </w:r>
      <w:r w:rsidRPr="00342F52" w:rsidR="00BD12D9">
        <w:rPr>
          <w:rFonts w:asciiTheme="minorHAnsi" w:hAnsiTheme="minorHAnsi" w:cstheme="minorHAnsi"/>
        </w:rPr>
        <w:t xml:space="preserve"> that a Discharge Disposition is not appropriate for all document types</w:t>
      </w:r>
    </w:p>
    <w:p w:rsidRPr="00342F52" w:rsidR="000B3F91" w:rsidRDefault="00BD12D9" w14:paraId="62937CE6" w14:textId="77777777">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rsidRPr="00342F52" w:rsidR="00BD12D9" w:rsidRDefault="00BD12D9" w14:paraId="09FDD952" w14:textId="08A2A4A8">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rsidR="00BD12D9" w:rsidP="00BD12D9" w:rsidRDefault="00BD12D9" w14:paraId="6A86D961" w14:textId="5634F428"/>
    <w:p w:rsidRPr="004E29C8" w:rsidR="00BD12D9" w:rsidP="00BD12D9" w:rsidRDefault="000B3F91" w14:paraId="4970A875" w14:textId="55DB5EC9">
      <w:pPr>
        <w:rPr>
          <w:rFonts w:asciiTheme="minorHAnsi" w:hAnsiTheme="minorHAnsi"/>
        </w:rPr>
      </w:pPr>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Disposition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Pr="00342F52" w:rsidR="00BD12D9">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AD3138" w:rsidP="00BD12D9" w:rsidRDefault="00AD3138" w14:paraId="3BD4B2B6" w14:textId="2B71F756">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rsidR="001E7AE2" w:rsidP="004C76D9" w:rsidRDefault="001E7AE2" w14:paraId="16C4B2C1" w14:textId="2EE869B6">
      <w:pPr>
        <w:pStyle w:val="Heading4"/>
      </w:pPr>
      <w:r>
        <w:t>Encounter Location</w:t>
      </w:r>
    </w:p>
    <w:p w:rsidR="00BD12D9" w:rsidP="00BD12D9" w:rsidRDefault="000B3F91" w14:paraId="6C7F6FCB" w14:textId="6B72373A">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Location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Pr="00342F52" w:rsidR="00BD12D9">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C76D9" w:rsidRDefault="001E7AE2" w14:paraId="76DC1AAE" w14:textId="2E0C9734">
      <w:pPr>
        <w:pStyle w:val="Heading4"/>
      </w:pPr>
      <w:r>
        <w:t>Encounter Time</w:t>
      </w:r>
    </w:p>
    <w:p w:rsidRPr="00A169D1" w:rsidR="001E7AE2" w:rsidP="00BD12D9" w:rsidRDefault="000B3F91" w14:paraId="27D20DE6" w14:textId="5DB88287">
      <w:r w:rsidRPr="00342F52">
        <w:rPr>
          <w:rFonts w:asciiTheme="minorHAnsi" w:hAnsiTheme="minorHAnsi" w:cstheme="minorHAnsi"/>
        </w:rPr>
        <w:t xml:space="preserve">In </w:t>
      </w:r>
      <w:r w:rsidRPr="00342F52" w:rsidR="00BD12D9">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/effectiveTime</w:t>
      </w:r>
      <w:r>
        <w:t xml:space="preserve">, </w:t>
      </w:r>
      <w:r w:rsidRPr="00342F52">
        <w:rPr>
          <w:rFonts w:asciiTheme="minorHAnsi" w:hAnsiTheme="minorHAnsi" w:cstheme="minorHAnsi"/>
        </w:rPr>
        <w:t>but f</w:t>
      </w:r>
      <w:r w:rsidRPr="00342F52" w:rsidR="00BD12D9">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C76D9" w:rsidRDefault="001E7AE2" w14:paraId="406BFD22" w14:textId="77777777">
      <w:pPr>
        <w:pStyle w:val="Heading4"/>
      </w:pPr>
      <w:r>
        <w:t>Encounter Type</w:t>
      </w:r>
    </w:p>
    <w:p w:rsidR="000B3F91" w:rsidP="000B3F91" w:rsidRDefault="000B3F91" w14:paraId="2CB11A82" w14:textId="7CA25C1E">
      <w:r w:rsidRPr="00AB5B68">
        <w:rPr>
          <w:rFonts w:asciiTheme="minorHAnsi" w:hAnsiTheme="minorHAnsi" w:cstheme="minorHAnsi"/>
        </w:rPr>
        <w:t xml:space="preserve">In Encounter Summaries the Encounter Type will also be present in the document header </w:t>
      </w:r>
      <w:r w:rsidRPr="00AB5B68" w:rsid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rsidR="000B3F91" w:rsidP="000B3F91" w:rsidRDefault="000B3F91" w14:paraId="7AF73F08" w14:textId="77777777"/>
    <w:p w:rsidR="001E7AE2" w:rsidP="000B3F91" w:rsidRDefault="000B3F91" w14:paraId="09DACD42" w14:textId="6364BBF4">
      <w:r w:rsidRPr="0078613E">
        <w:rPr>
          <w:rFonts w:asciiTheme="minorHAnsi" w:hAnsiTheme="minorHAnsi" w:cstheme="minorHAnsi"/>
        </w:rPr>
        <w:t>Implementers should note that only</w:t>
      </w:r>
      <w:r w:rsidRPr="0078613E" w:rsidR="001E7AE2">
        <w:rPr>
          <w:rFonts w:asciiTheme="minorHAnsi" w:hAnsiTheme="minorHAnsi" w:cstheme="minorHAnsi"/>
        </w:rPr>
        <w:t xml:space="preserve"> </w:t>
      </w:r>
      <w:r w:rsidRPr="0078613E">
        <w:rPr>
          <w:rFonts w:asciiTheme="minorHAnsi" w:hAnsiTheme="minorHAnsi" w:cstheme="minorHAnsi"/>
        </w:rPr>
        <w:t xml:space="preserve">conveying Encounter Type </w:t>
      </w:r>
      <w:r w:rsidRPr="0078613E" w:rsidR="001E7AE2">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Pr="00AE51D5" w:rsidR="001E7AE2">
        <w:rPr>
          <w:rFonts w:ascii="Courier New" w:hAnsi="Courier New" w:cs="Courier New"/>
          <w:sz w:val="18"/>
          <w:szCs w:val="18"/>
        </w:rPr>
        <w:t>/code</w:t>
      </w:r>
      <w:r w:rsidRPr="00AE51D5" w:rsidR="001E7AE2">
        <w:rPr>
          <w:sz w:val="18"/>
          <w:szCs w:val="18"/>
        </w:rPr>
        <w:t xml:space="preserve"> </w:t>
      </w:r>
      <w:r w:rsidRPr="00314140" w:rsidR="001E7AE2">
        <w:rPr>
          <w:rFonts w:asciiTheme="minorHAnsi" w:hAnsiTheme="minorHAnsi" w:cstheme="minorHAnsi"/>
        </w:rPr>
        <w:t>is insufficient</w:t>
      </w:r>
      <w:r w:rsidRPr="00314140">
        <w:rPr>
          <w:rFonts w:asciiTheme="minorHAnsi" w:hAnsiTheme="minorHAnsi" w:cstheme="minorHAnsi"/>
        </w:rPr>
        <w:t>.</w:t>
      </w:r>
    </w:p>
    <w:p w:rsidR="001E7AE2" w:rsidP="001E7AE2" w:rsidRDefault="001E7AE2" w14:paraId="2A011087" w14:textId="77777777"/>
    <w:p w:rsidRPr="00A61A3F" w:rsidR="001E7AE2" w:rsidP="00FD31AC" w:rsidRDefault="001E7AE2" w14:paraId="07F240C6" w14:textId="7A8913D3">
      <w:pPr>
        <w:pStyle w:val="Heading3"/>
      </w:pPr>
      <w:bookmarkStart w:name="_Toc119939892" w:id="2089"/>
      <w:bookmarkStart w:name="_Toc135312924" w:id="2090"/>
      <w:r w:rsidRPr="00A61A3F">
        <w:t>Goals</w:t>
      </w:r>
      <w:bookmarkEnd w:id="2089"/>
      <w:bookmarkEnd w:id="2090"/>
    </w:p>
    <w:p w:rsidR="00BD12D9" w:rsidP="00BD12D9" w:rsidRDefault="00BD12D9" w14:paraId="77CA8CF8" w14:textId="28A4A26D">
      <w:r w:rsidRPr="00BD12D9">
        <w:t>An expressed desired health state to be achieved by a subject of care (or family/group).</w:t>
      </w:r>
    </w:p>
    <w:p w:rsidRPr="00BD12D9" w:rsidR="00E518B4" w:rsidP="00BD12D9" w:rsidRDefault="00E518B4" w14:paraId="4EF7F32F" w14:textId="77777777"/>
    <w:tbl>
      <w:tblPr>
        <w:tblStyle w:val="TableGrid"/>
        <w:tblW w:w="9625" w:type="dxa"/>
        <w:tblLook w:val="04A0" w:firstRow="1" w:lastRow="0" w:firstColumn="1" w:lastColumn="0" w:noHBand="0" w:noVBand="1"/>
      </w:tblPr>
      <w:tblGrid>
        <w:gridCol w:w="3415"/>
        <w:gridCol w:w="2160"/>
        <w:gridCol w:w="1800"/>
        <w:gridCol w:w="2250"/>
      </w:tblGrid>
      <w:tr w:rsidRPr="00314140" w:rsidR="00992641" w:rsidTr="004E29C8" w14:paraId="5D013E7C" w14:textId="77777777">
        <w:tc>
          <w:tcPr>
            <w:tcW w:w="3415" w:type="dxa"/>
            <w:shd w:val="clear" w:color="auto" w:fill="2E74B5" w:themeFill="accent5" w:themeFillShade="BF"/>
          </w:tcPr>
          <w:p w:rsidRPr="00314140" w:rsidR="00992641" w:rsidP="00E518B4" w:rsidRDefault="00992641" w14:paraId="1CE98D0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rsidRPr="00314140" w:rsidR="00992641" w:rsidP="00E518B4" w:rsidRDefault="00992641" w14:paraId="46D43F2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rsidRPr="00314140" w:rsidR="00992641" w:rsidP="00E518B4" w:rsidRDefault="00992641" w14:paraId="57878D70"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rsidRPr="00314140" w:rsidR="00992641" w:rsidP="00E518B4" w:rsidRDefault="00992641" w14:paraId="0649EC7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314140" w:rsidR="00BD12D9" w:rsidTr="004E29C8" w14:paraId="4F14811A" w14:textId="77777777">
        <w:tc>
          <w:tcPr>
            <w:tcW w:w="3415" w:type="dxa"/>
          </w:tcPr>
          <w:p w:rsidRPr="00314140" w:rsidR="00BD12D9" w:rsidP="00E518B4" w:rsidRDefault="00000000" w14:paraId="3DCA2BD1" w14:textId="638B04FE">
            <w:pPr>
              <w:pStyle w:val="NormalWeb"/>
              <w:spacing w:before="0" w:beforeAutospacing="0" w:after="0" w:afterAutospacing="0"/>
              <w:rPr>
                <w:rFonts w:asciiTheme="minorHAnsi" w:hAnsiTheme="minorHAnsi" w:cstheme="minorHAnsi"/>
                <w:color w:val="172B4D"/>
              </w:rPr>
            </w:pPr>
            <w:hyperlink w:history="1" r:id="rId97">
              <w:r w:rsidRPr="00314140" w:rsidR="00BD12D9">
                <w:rPr>
                  <w:rStyle w:val="Hyperlink"/>
                  <w:rFonts w:asciiTheme="minorHAnsi" w:hAnsiTheme="minorHAnsi" w:cstheme="minorHAnsi"/>
                </w:rPr>
                <w:t>SDOH Goals</w:t>
              </w:r>
            </w:hyperlink>
          </w:p>
          <w:p w:rsidRPr="00314140" w:rsidR="00BD12D9" w:rsidP="00E518B4" w:rsidRDefault="00BD12D9" w14:paraId="13C7102A" w14:textId="0FFFBE68">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rsidRPr="00314140" w:rsidR="00BD12D9" w:rsidP="00E518B4" w:rsidRDefault="00BD12D9" w14:paraId="61384836"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rsidRPr="00314140" w:rsidR="00BD12D9" w:rsidP="00E518B4" w:rsidRDefault="00BD12D9" w14:paraId="56C3CB10" w14:textId="473734CE">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rsidRPr="00314140" w:rsidR="00BD12D9" w:rsidP="00E518B4" w:rsidRDefault="00BD12D9" w14:paraId="3051FA4F" w14:textId="23187FBA">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rsidRPr="00907779" w:rsidR="00BD12D9" w:rsidP="00E518B4" w:rsidRDefault="00BD12D9" w14:paraId="71617CE4"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rsidRPr="00314140" w:rsidR="00BD12D9" w:rsidP="00E518B4" w:rsidRDefault="00BD12D9" w14:paraId="44013BF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rsidRPr="00907779" w:rsidR="00BD12D9" w:rsidP="00E518B4" w:rsidRDefault="00BD12D9" w14:paraId="14DBCB57" w14:textId="7E66B71D">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rsidRPr="00943AA0" w:rsidR="00943AA0" w:rsidP="00E518B4" w:rsidRDefault="00E518B4" w14:paraId="7A04A244" w14:textId="61E66437">
      <w:pPr>
        <w:pStyle w:val="Caption"/>
      </w:pPr>
      <w:bookmarkStart w:name="_Toc118898859" w:id="2091"/>
      <w:bookmarkStart w:name="_Toc119940063" w:id="2092"/>
      <w:bookmarkStart w:name="_Toc135313094" w:id="2093"/>
      <w:r>
        <w:t xml:space="preserve">Table </w:t>
      </w:r>
      <w:r>
        <w:fldChar w:fldCharType="begin"/>
      </w:r>
      <w:r>
        <w:instrText>SEQ Table \* ARABIC</w:instrText>
      </w:r>
      <w:r>
        <w:fldChar w:fldCharType="separate"/>
      </w:r>
      <w:r w:rsidR="00DC1072">
        <w:rPr>
          <w:noProof/>
        </w:rPr>
        <w:t>73</w:t>
      </w:r>
      <w:r>
        <w:fldChar w:fldCharType="end"/>
      </w:r>
      <w:r>
        <w:t>:</w:t>
      </w:r>
      <w:r w:rsidRPr="0038406A">
        <w:t xml:space="preserve"> USCDI v2 Data Elements - </w:t>
      </w:r>
      <w:r>
        <w:t>Goals</w:t>
      </w:r>
      <w:bookmarkEnd w:id="2091"/>
      <w:bookmarkEnd w:id="2092"/>
      <w:bookmarkEnd w:id="2093"/>
    </w:p>
    <w:p w:rsidR="00E24F5F" w:rsidP="004C76D9" w:rsidRDefault="004724A8" w14:paraId="710D7492" w14:textId="677C9063">
      <w:pPr>
        <w:pStyle w:val="Heading4"/>
      </w:pPr>
      <w:r>
        <w:t>SDOH Goals</w:t>
      </w:r>
    </w:p>
    <w:p w:rsidR="00261355" w:rsidP="00E24F5F" w:rsidRDefault="00261355" w14:paraId="5A01474C" w14:textId="14380C63">
      <w:pPr>
        <w:rPr>
          <w:rFonts w:asciiTheme="minorHAnsi" w:hAnsiTheme="minorHAnsi" w:cstheme="minorHAnsi"/>
        </w:rPr>
      </w:pPr>
      <w:r>
        <w:rPr>
          <w:rFonts w:asciiTheme="minorHAnsi" w:hAnsiTheme="minorHAnsi" w:cstheme="minorHAnsi"/>
        </w:rPr>
        <w:t>The updated Goals Observation template includes a value set for conveying SDOH goals.</w:t>
      </w:r>
    </w:p>
    <w:p w:rsidR="000C52ED" w:rsidP="00E24F5F" w:rsidRDefault="000C52ED" w14:paraId="453FF480" w14:textId="77777777">
      <w:pPr>
        <w:rPr>
          <w:rFonts w:asciiTheme="minorHAnsi" w:hAnsiTheme="minorHAnsi" w:cstheme="minorHAnsi"/>
        </w:rPr>
      </w:pPr>
    </w:p>
    <w:p w:rsidR="00261355" w:rsidP="00E24F5F" w:rsidRDefault="00F51B6A" w14:paraId="25DE01FB" w14:textId="2CC76A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rsidR="009C1347" w:rsidP="00E24F5F" w:rsidRDefault="009C1347" w14:paraId="7CF6B3FD" w14:textId="1F63E833">
      <w:pPr>
        <w:rPr>
          <w:rFonts w:asciiTheme="minorHAnsi" w:hAnsiTheme="minorHAnsi" w:cstheme="minorHAnsi"/>
          <w:color w:val="0000FF"/>
          <w:u w:val="single"/>
        </w:rPr>
      </w:pPr>
    </w:p>
    <w:p w:rsidRPr="008E0FA6" w:rsidR="009C1347" w:rsidP="00FD31AC" w:rsidRDefault="009C1347" w14:paraId="4C4AB58A" w14:textId="606A98AE">
      <w:pPr>
        <w:pStyle w:val="Heading3"/>
      </w:pPr>
      <w:bookmarkStart w:name="_Toc119939893" w:id="2094"/>
      <w:bookmarkStart w:name="_Toc135312925" w:id="2095"/>
      <w:r w:rsidRPr="008E0FA6">
        <w:t>Health Insurance Information</w:t>
      </w:r>
      <w:bookmarkEnd w:id="2094"/>
      <w:bookmarkEnd w:id="2095"/>
    </w:p>
    <w:p w:rsidR="003F1B6C" w:rsidP="003F1B6C" w:rsidRDefault="003F1B6C" w14:paraId="74702293" w14:textId="693809C6">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w:t>
      </w:r>
      <w:r>
        <w:t xml:space="preserve">in the roots of IDs in CDA documents. Occasionally, an organization may not have an OID identifier. </w:t>
      </w:r>
      <w:r w:rsidRPr="00B41E32" w:rsidR="00B41E32">
        <w:t>While it is recommended that organizations obtain OIDs, if the organization has no identifying root, the root may be omitted, the null flavor attribute set to "UNK", and the ID still sent in the extension attribute.</w:t>
      </w:r>
    </w:p>
    <w:p w:rsidR="003F1B6C" w:rsidP="003F1B6C" w:rsidRDefault="003F1B6C" w14:paraId="3FAEC4A5" w14:textId="0688E125">
      <w:pPr>
        <w:pStyle w:val="ListParagraph"/>
        <w:numPr>
          <w:ilvl w:val="0"/>
          <w:numId w:val="44"/>
        </w:numPr>
      </w:pPr>
      <w:r w:rsidRPr="003F1B6C">
        <w:t>Example for an organization without an OID:</w:t>
      </w:r>
      <w:r w:rsidR="006E3EB9">
        <w:t xml:space="preserve"> </w:t>
      </w:r>
      <w:r w:rsidRPr="006E3EB9" w:rsidR="006E3EB9">
        <w:t>&lt;id nullFlavor="UNK" extension="1234S6789"/&gt;</w:t>
      </w:r>
    </w:p>
    <w:p w:rsidRPr="003F1B6C" w:rsidR="003F1B6C" w:rsidP="003F1B6C" w:rsidRDefault="003F1B6C" w14:paraId="3BCC89FD" w14:textId="4AEB01E0">
      <w:pPr>
        <w:pStyle w:val="ListParagraph"/>
        <w:numPr>
          <w:ilvl w:val="0"/>
          <w:numId w:val="44"/>
        </w:numPr>
      </w:pPr>
      <w:r>
        <w:t>Example</w:t>
      </w:r>
      <w:r w:rsidR="006E3EB9">
        <w:t xml:space="preserve"> for an organization with an OID (Medicare): </w:t>
      </w:r>
      <w:r w:rsidRPr="006E3EB9" w:rsidR="006E3EB9">
        <w:t>&lt;id root="2.16.840.1.113883.4.927" extension="1EG4-TE5-MK73"/&gt;</w:t>
      </w:r>
    </w:p>
    <w:p w:rsidRPr="003F1B6C" w:rsidR="003F1B6C" w:rsidP="003F1B6C" w:rsidRDefault="003F1B6C" w14:paraId="71C80FFE" w14:textId="77777777">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902B4D" w:rsidTr="004E29C8" w14:paraId="0124A225" w14:textId="77777777">
        <w:tc>
          <w:tcPr>
            <w:tcW w:w="2155" w:type="dxa"/>
            <w:shd w:val="clear" w:color="auto" w:fill="00B050"/>
          </w:tcPr>
          <w:p w:rsidRPr="00314140" w:rsidR="009C1347" w:rsidP="00D011EE" w:rsidRDefault="009C1347" w14:paraId="4B84979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9C1347" w:rsidP="00D011EE" w:rsidRDefault="009C1347" w14:paraId="38B841C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9C1347" w:rsidP="00D011EE" w:rsidRDefault="009C1347" w14:paraId="0FBFC1BD"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9C1347" w:rsidP="00D011EE" w:rsidRDefault="009C1347" w14:paraId="4A7838B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ED6FF9" w:rsidR="00902B4D" w:rsidTr="0058022B" w14:paraId="6C403421" w14:textId="77777777">
        <w:tc>
          <w:tcPr>
            <w:tcW w:w="2155" w:type="dxa"/>
          </w:tcPr>
          <w:p w:rsidRPr="00576BB3" w:rsidR="009C1347" w:rsidP="009C1347" w:rsidRDefault="00000000" w14:paraId="39D934DC" w14:textId="550DD045">
            <w:pPr>
              <w:shd w:val="clear" w:color="auto" w:fill="FFFFFF"/>
              <w:rPr>
                <w:rFonts w:eastAsia="Times New Roman" w:asciiTheme="minorHAnsi" w:hAnsiTheme="minorHAnsi" w:cstheme="minorHAnsi"/>
              </w:rPr>
            </w:pPr>
            <w:hyperlink w:history="1" r:id="rId98">
              <w:r w:rsidRPr="00576BB3" w:rsidR="009C1347">
                <w:rPr>
                  <w:rStyle w:val="Hyperlink"/>
                  <w:rFonts w:eastAsia="Times New Roman" w:asciiTheme="minorHAnsi" w:hAnsiTheme="minorHAnsi" w:cstheme="minorHAnsi"/>
                </w:rPr>
                <w:t>Coverage Status</w:t>
              </w:r>
            </w:hyperlink>
          </w:p>
          <w:p w:rsidRPr="009C1347" w:rsidR="009C1347" w:rsidP="009C1347" w:rsidRDefault="009C1347" w14:paraId="5CCDA6C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Presence or absence of health care insurance.</w:t>
            </w:r>
          </w:p>
          <w:p w:rsidRPr="0058022B" w:rsidR="009C1347" w:rsidP="00D011EE" w:rsidRDefault="009C1347" w14:paraId="75AC7DAE" w14:textId="02A2C7D7">
            <w:pPr>
              <w:rPr>
                <w:rStyle w:val="Strong"/>
                <w:rFonts w:asciiTheme="minorHAnsi" w:hAnsiTheme="minorHAnsi" w:cstheme="minorHAnsi"/>
                <w:b w:val="0"/>
                <w:bCs w:val="0"/>
              </w:rPr>
            </w:pPr>
          </w:p>
        </w:tc>
        <w:tc>
          <w:tcPr>
            <w:tcW w:w="1980" w:type="dxa"/>
          </w:tcPr>
          <w:p w:rsidRPr="00902B4D" w:rsidR="009C1347" w:rsidP="00D011EE" w:rsidRDefault="009C1347" w14:paraId="755E6914" w14:textId="79EBFAE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1F2219F" w14:textId="34FFF527">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rsidRPr="00902B4D" w:rsidR="00902B4D" w:rsidP="00902B4D" w:rsidRDefault="00902B4D" w14:paraId="002B8E88" w14:textId="5E9F7A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act/effectiveTime</w:t>
            </w:r>
            <w:r w:rsidR="00EA508A">
              <w:rPr>
                <w:rFonts w:ascii="Courier New" w:hAnsi="Courier New" w:cs="Courier New"/>
                <w:sz w:val="18"/>
                <w:szCs w:val="18"/>
              </w:rPr>
              <w:t>/</w:t>
            </w:r>
            <w:r w:rsidRPr="00902B4D">
              <w:rPr>
                <w:rFonts w:ascii="Courier New" w:hAnsi="Courier New" w:cs="Courier New"/>
                <w:sz w:val="18"/>
                <w:szCs w:val="18"/>
              </w:rPr>
              <w:t>@value</w:t>
            </w:r>
          </w:p>
          <w:p w:rsidRPr="00902B4D" w:rsidR="009C1347" w:rsidP="00D011EE" w:rsidRDefault="009C1347" w14:paraId="10F6EF1F" w14:textId="77777777">
            <w:pPr>
              <w:rPr>
                <w:rFonts w:ascii="Courier New" w:hAnsi="Courier New" w:cs="Courier New"/>
                <w:sz w:val="18"/>
                <w:szCs w:val="18"/>
              </w:rPr>
            </w:pPr>
          </w:p>
        </w:tc>
      </w:tr>
      <w:tr w:rsidRPr="00ED6FF9" w:rsidR="0058022B" w:rsidTr="004E29C8" w14:paraId="3A6FC8C1" w14:textId="77777777">
        <w:tc>
          <w:tcPr>
            <w:tcW w:w="2155" w:type="dxa"/>
          </w:tcPr>
          <w:p w:rsidRPr="00576BB3" w:rsidR="009C1347" w:rsidP="009C1347" w:rsidRDefault="00000000" w14:paraId="2F43C030" w14:textId="4E725CBF">
            <w:pPr>
              <w:shd w:val="clear" w:color="auto" w:fill="FFFFFF"/>
              <w:rPr>
                <w:rFonts w:eastAsia="Times New Roman" w:asciiTheme="minorHAnsi" w:hAnsiTheme="minorHAnsi" w:cstheme="minorHAnsi"/>
              </w:rPr>
            </w:pPr>
            <w:hyperlink w:history="1" r:id="rId99">
              <w:r w:rsidRPr="00576BB3" w:rsidR="009C1347">
                <w:rPr>
                  <w:rStyle w:val="Hyperlink"/>
                  <w:rFonts w:eastAsia="Times New Roman" w:asciiTheme="minorHAnsi" w:hAnsiTheme="minorHAnsi" w:cstheme="minorHAnsi"/>
                </w:rPr>
                <w:t>Coverage Type</w:t>
              </w:r>
            </w:hyperlink>
          </w:p>
          <w:p w:rsidRPr="009C1347" w:rsidR="009C1347" w:rsidP="009C1347" w:rsidRDefault="009C1347" w14:paraId="5530C29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Category of health care payers. (e.g., Medicare, TRICARE, Commercial Managed Care - PPO)</w:t>
            </w:r>
          </w:p>
          <w:p w:rsidRPr="0058022B" w:rsidR="009C1347" w:rsidP="009C1347" w:rsidRDefault="009C1347" w14:paraId="1566D4E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5032818" w14:textId="0DBB065B">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0525E9B4" w14:textId="2F5C0420">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rsidRPr="009C1347" w:rsidR="009C1347" w:rsidP="009C1347" w:rsidRDefault="009C1347" w14:paraId="06387B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rsidRPr="00902B4D" w:rsidR="009C1347" w:rsidP="00D011EE" w:rsidRDefault="009C1347" w14:paraId="1A834EB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9507DE2" w14:textId="77777777">
        <w:tc>
          <w:tcPr>
            <w:tcW w:w="2155" w:type="dxa"/>
          </w:tcPr>
          <w:p w:rsidRPr="00576BB3" w:rsidR="009C1347" w:rsidP="009C1347" w:rsidRDefault="00000000" w14:paraId="1650ED95" w14:textId="6DF519D0">
            <w:pPr>
              <w:shd w:val="clear" w:color="auto" w:fill="FFFFFF"/>
              <w:rPr>
                <w:rFonts w:eastAsia="Times New Roman" w:asciiTheme="minorHAnsi" w:hAnsiTheme="minorHAnsi" w:cstheme="minorHAnsi"/>
              </w:rPr>
            </w:pPr>
            <w:hyperlink w:history="1" r:id="rId100">
              <w:r w:rsidRPr="00576BB3" w:rsidR="009C1347">
                <w:rPr>
                  <w:rStyle w:val="Hyperlink"/>
                  <w:rFonts w:eastAsia="Times New Roman" w:asciiTheme="minorHAnsi" w:hAnsiTheme="minorHAnsi" w:cstheme="minorHAnsi"/>
                </w:rPr>
                <w:t>Relationship to Subscriber</w:t>
              </w:r>
            </w:hyperlink>
          </w:p>
          <w:p w:rsidRPr="009C1347" w:rsidR="009C1347" w:rsidP="009C1347" w:rsidRDefault="009C1347" w14:paraId="39B72374"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Relationship of a patient to the primary insured person.</w:t>
            </w:r>
          </w:p>
          <w:p w:rsidRPr="0058022B" w:rsidR="009C1347" w:rsidP="009C1347" w:rsidRDefault="009C1347" w14:paraId="10A5B45F"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40056812" w14:textId="05F7F61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87D998F"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0919F42A"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43B8962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2A763FED" w14:textId="1E0532E1">
            <w:pPr>
              <w:rPr>
                <w:rStyle w:val="Hyperlink"/>
                <w:rFonts w:asciiTheme="minorHAnsi" w:hAnsiTheme="minorHAnsi" w:cstheme="minorHAnsi"/>
                <w:color w:val="auto"/>
              </w:rPr>
            </w:pPr>
          </w:p>
        </w:tc>
        <w:tc>
          <w:tcPr>
            <w:tcW w:w="3240" w:type="dxa"/>
          </w:tcPr>
          <w:p w:rsidRPr="009C1347" w:rsidR="009C1347" w:rsidP="009C1347" w:rsidRDefault="009C1347" w14:paraId="32EF619A" w14:textId="27342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rsidRPr="00902B4D" w:rsidR="009C1347" w:rsidP="00D011EE" w:rsidRDefault="009C1347" w14:paraId="157F22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EBC30C1" w14:textId="77777777">
        <w:tc>
          <w:tcPr>
            <w:tcW w:w="2155" w:type="dxa"/>
          </w:tcPr>
          <w:p w:rsidRPr="00576BB3" w:rsidR="009C1347" w:rsidP="009C1347" w:rsidRDefault="00000000" w14:paraId="556D3594" w14:textId="1ADA5517">
            <w:pPr>
              <w:shd w:val="clear" w:color="auto" w:fill="FFFFFF"/>
              <w:rPr>
                <w:rFonts w:eastAsia="Times New Roman" w:asciiTheme="minorHAnsi" w:hAnsiTheme="minorHAnsi" w:cstheme="minorHAnsi"/>
              </w:rPr>
            </w:pPr>
            <w:hyperlink w:history="1" r:id="rId101">
              <w:r w:rsidRPr="00576BB3" w:rsidR="009C1347">
                <w:rPr>
                  <w:rStyle w:val="Hyperlink"/>
                  <w:rFonts w:eastAsia="Times New Roman" w:asciiTheme="minorHAnsi" w:hAnsiTheme="minorHAnsi" w:cstheme="minorHAnsi"/>
                </w:rPr>
                <w:t>Member Identifier</w:t>
              </w:r>
            </w:hyperlink>
          </w:p>
          <w:p w:rsidRPr="009C1347" w:rsidR="009C1347" w:rsidP="009C1347" w:rsidRDefault="009C1347" w14:paraId="59AD4C80"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individual with respect to their insurance.</w:t>
            </w:r>
          </w:p>
          <w:p w:rsidRPr="0058022B" w:rsidR="009C1347" w:rsidP="009C1347" w:rsidRDefault="009C1347" w14:paraId="0777A05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34F9EA0" w14:textId="20D243BF">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53536906"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17DDEE4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380AE5EC"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70851240" w14:textId="044B2EEA">
            <w:pPr>
              <w:rPr>
                <w:rStyle w:val="Hyperlink"/>
                <w:rFonts w:asciiTheme="minorHAnsi" w:hAnsiTheme="minorHAnsi" w:cstheme="minorHAnsi"/>
                <w:color w:val="auto"/>
              </w:rPr>
            </w:pPr>
          </w:p>
        </w:tc>
        <w:tc>
          <w:tcPr>
            <w:tcW w:w="3240" w:type="dxa"/>
          </w:tcPr>
          <w:p w:rsidRPr="009C1347" w:rsidR="009C1347" w:rsidP="009C1347" w:rsidRDefault="009C1347" w14:paraId="29916F9A" w14:textId="18048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C1347" w:rsidRDefault="009C1347" w14:paraId="3C1A0EF2" w14:textId="77777777">
            <w:pPr>
              <w:spacing w:before="150"/>
              <w:rPr>
                <w:rFonts w:ascii="Courier New" w:hAnsi="Courier New" w:cs="Courier New"/>
                <w:sz w:val="18"/>
                <w:szCs w:val="18"/>
              </w:rPr>
            </w:pPr>
          </w:p>
        </w:tc>
      </w:tr>
      <w:tr w:rsidRPr="00ED6FF9" w:rsidR="009C1347" w:rsidTr="0058022B" w14:paraId="622F67B5" w14:textId="77777777">
        <w:tc>
          <w:tcPr>
            <w:tcW w:w="2155" w:type="dxa"/>
          </w:tcPr>
          <w:p w:rsidRPr="00576BB3" w:rsidR="009C1347" w:rsidP="009C1347" w:rsidRDefault="00000000" w14:paraId="35099E82" w14:textId="36F077E4">
            <w:pPr>
              <w:shd w:val="clear" w:color="auto" w:fill="FFFFFF"/>
              <w:rPr>
                <w:rFonts w:eastAsia="Times New Roman" w:asciiTheme="minorHAnsi" w:hAnsiTheme="minorHAnsi" w:cstheme="minorHAnsi"/>
              </w:rPr>
            </w:pPr>
            <w:hyperlink w:history="1" r:id="rId102">
              <w:r w:rsidRPr="00576BB3" w:rsidR="009C1347">
                <w:rPr>
                  <w:rStyle w:val="Hyperlink"/>
                  <w:rFonts w:eastAsia="Times New Roman" w:asciiTheme="minorHAnsi" w:hAnsiTheme="minorHAnsi" w:cstheme="minorHAnsi"/>
                </w:rPr>
                <w:t>Subscriber Identifier</w:t>
              </w:r>
            </w:hyperlink>
          </w:p>
          <w:p w:rsidRPr="009C1347" w:rsidR="009C1347" w:rsidP="009C1347" w:rsidRDefault="009C1347" w14:paraId="4D12A8C8"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the individual that selects insurance benefits.</w:t>
            </w:r>
          </w:p>
          <w:p w:rsidRPr="0058022B" w:rsidR="009C1347" w:rsidP="009C1347" w:rsidRDefault="009C1347" w14:paraId="3AB8D7FA"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60426F41" w14:textId="3D7DCCC8">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6FB2FDDB" w14:textId="0C9B199A">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rsidRPr="009C1347" w:rsidR="009C1347" w:rsidP="00902B4D" w:rsidRDefault="009C1347" w14:paraId="3DAD6CF3" w14:textId="3F243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rsidRPr="009C1347" w:rsidR="009C1347" w:rsidP="00902B4D" w:rsidRDefault="009C1347" w14:paraId="41396AE9" w14:textId="77777777">
            <w:pPr>
              <w:shd w:val="clear" w:color="auto" w:fill="FFFFFF"/>
              <w:spacing w:before="150"/>
              <w:rPr>
                <w:rFonts w:asciiTheme="minorHAnsi" w:hAnsiTheme="minorHAnsi" w:cstheme="minorHAnsi"/>
              </w:rPr>
            </w:pPr>
            <w:r w:rsidRPr="009C1347">
              <w:rPr>
                <w:rFonts w:asciiTheme="minorHAnsi" w:hAnsiTheme="minorHAnsi" w:cstheme="minorHAnsi"/>
              </w:rPr>
              <w:t>OR if SELF</w:t>
            </w:r>
          </w:p>
          <w:p w:rsidRPr="009C1347" w:rsidR="009C1347" w:rsidP="00902B4D" w:rsidRDefault="009C1347" w14:paraId="52C7552B" w14:textId="6C5B00C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02B4D" w:rsidRDefault="009C1347" w14:paraId="40C1B4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1A9FF951" w14:textId="77777777">
        <w:tc>
          <w:tcPr>
            <w:tcW w:w="2155" w:type="dxa"/>
          </w:tcPr>
          <w:p w:rsidRPr="00576BB3" w:rsidR="009C1347" w:rsidP="009C1347" w:rsidRDefault="00000000" w14:paraId="05879D82" w14:textId="57124E63">
            <w:pPr>
              <w:shd w:val="clear" w:color="auto" w:fill="FFFFFF"/>
              <w:rPr>
                <w:rFonts w:eastAsia="Times New Roman" w:asciiTheme="minorHAnsi" w:hAnsiTheme="minorHAnsi" w:cstheme="minorHAnsi"/>
              </w:rPr>
            </w:pPr>
            <w:hyperlink w:history="1" r:id="rId103">
              <w:r w:rsidRPr="00576BB3" w:rsidR="009C1347">
                <w:rPr>
                  <w:rStyle w:val="Hyperlink"/>
                  <w:rFonts w:eastAsia="Times New Roman" w:asciiTheme="minorHAnsi" w:hAnsiTheme="minorHAnsi" w:cstheme="minorHAnsi"/>
                </w:rPr>
                <w:t>Group Identifier</w:t>
              </w:r>
            </w:hyperlink>
          </w:p>
          <w:p w:rsidRPr="009C1347" w:rsidR="009C1347" w:rsidP="009C1347" w:rsidRDefault="009C1347" w14:paraId="3EB2309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 xml:space="preserve">Sequence of characters used to uniquely refer </w:t>
            </w:r>
            <w:r w:rsidRPr="009C1347">
              <w:rPr>
                <w:rFonts w:eastAsia="Times New Roman" w:asciiTheme="minorHAnsi" w:hAnsiTheme="minorHAnsi" w:cstheme="minorHAnsi"/>
              </w:rPr>
              <w:t>to a specific health insurance plan.</w:t>
            </w:r>
          </w:p>
          <w:p w:rsidRPr="0058022B" w:rsidR="009C1347" w:rsidP="009C1347" w:rsidRDefault="009C1347" w14:paraId="48843E6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45BA136" w14:textId="55F3E657">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B1E21" w:rsidR="009C1347" w:rsidP="00D011EE" w:rsidRDefault="009C1347" w14:paraId="1A4449BE" w14:textId="4F454F9B">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rsidRPr="00902B4D" w:rsidR="009C1347" w:rsidP="00D011EE" w:rsidRDefault="009C1347" w14:paraId="48CDCF8C" w14:textId="7A3AA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act/templateId</w:t>
            </w:r>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Pr="00ED6FF9" w:rsidR="0058022B" w:rsidTr="0058022B" w14:paraId="32326DB1" w14:textId="77777777">
        <w:tc>
          <w:tcPr>
            <w:tcW w:w="2155" w:type="dxa"/>
          </w:tcPr>
          <w:p w:rsidRPr="00576BB3" w:rsidR="009C1347" w:rsidP="009C1347" w:rsidRDefault="00000000" w14:paraId="53332F94" w14:textId="36C8F6D2">
            <w:pPr>
              <w:shd w:val="clear" w:color="auto" w:fill="FFFFFF"/>
              <w:rPr>
                <w:rFonts w:eastAsia="Times New Roman" w:asciiTheme="minorHAnsi" w:hAnsiTheme="minorHAnsi" w:cstheme="minorHAnsi"/>
              </w:rPr>
            </w:pPr>
            <w:hyperlink w:history="1" r:id="rId104">
              <w:r w:rsidRPr="00576BB3" w:rsidR="009C1347">
                <w:rPr>
                  <w:rStyle w:val="Hyperlink"/>
                  <w:rFonts w:eastAsia="Times New Roman" w:asciiTheme="minorHAnsi" w:hAnsiTheme="minorHAnsi" w:cstheme="minorHAnsi"/>
                </w:rPr>
                <w:t>Payer Identifier</w:t>
              </w:r>
            </w:hyperlink>
          </w:p>
          <w:p w:rsidRPr="009C1347" w:rsidR="009C1347" w:rsidP="009C1347" w:rsidRDefault="009C1347" w14:paraId="6DB5202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insurance payer.</w:t>
            </w:r>
          </w:p>
          <w:p w:rsidRPr="0058022B" w:rsidR="009C1347" w:rsidP="009C1347" w:rsidRDefault="009C1347" w14:paraId="6B225BAE"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0241B13" w14:textId="38D93A89">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B1E21" w:rsidR="009C1347" w:rsidP="00D011EE" w:rsidRDefault="003E2C96" w14:paraId="242F5AEE" w14:textId="36EBB7B4">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Pr="009B1E21" w:rsidR="009C1347">
              <w:rPr>
                <w:rFonts w:asciiTheme="minorHAnsi" w:hAnsiTheme="minorHAnsi" w:cstheme="minorHAnsi"/>
                <w:shd w:val="clear" w:color="auto" w:fill="FFFFFF"/>
              </w:rPr>
              <w:t>Activity</w:t>
            </w:r>
          </w:p>
        </w:tc>
        <w:tc>
          <w:tcPr>
            <w:tcW w:w="3240" w:type="dxa"/>
          </w:tcPr>
          <w:p w:rsidRPr="009C1347" w:rsidR="009C1347" w:rsidP="009C1347" w:rsidRDefault="009C1347" w14:paraId="71B9D6C7" w14:textId="0E2A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Pr="009C1347" w:rsidR="00E374D8">
              <w:rPr>
                <w:rFonts w:ascii="Courier New" w:hAnsi="Courier New" w:cs="Courier New"/>
                <w:sz w:val="18"/>
                <w:szCs w:val="18"/>
              </w:rPr>
              <w:t>PAY</w:t>
            </w:r>
            <w:r w:rsidR="00E374D8">
              <w:rPr>
                <w:rFonts w:ascii="Courier New" w:hAnsi="Courier New" w:cs="Courier New"/>
                <w:sz w:val="18"/>
                <w:szCs w:val="18"/>
              </w:rPr>
              <w:t>E</w:t>
            </w:r>
            <w:r w:rsidRPr="009C1347" w:rsidR="00E374D8">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rsidRPr="00902B4D" w:rsidR="009C1347" w:rsidP="00D011EE" w:rsidRDefault="009C1347" w14:paraId="47C02A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rsidRPr="000E43B8" w:rsidR="00B84F2D" w:rsidP="004C76D9" w:rsidRDefault="00B84F2D" w14:paraId="71646884" w14:textId="2743B4E0">
      <w:pPr>
        <w:pStyle w:val="Heading4"/>
        <w:rPr>
          <w:rFonts w:asciiTheme="minorHAnsi" w:hAnsiTheme="minorHAnsi" w:cstheme="minorHAnsi"/>
          <w:color w:val="auto"/>
        </w:rPr>
      </w:pPr>
      <w:bookmarkStart w:name="_Toc98851892" w:id="2096"/>
      <w:bookmarkEnd w:id="2096"/>
      <w:r>
        <w:t xml:space="preserve"> Coverage </w:t>
      </w:r>
      <w:r w:rsidRPr="000E43B8">
        <w:rPr>
          <w:rFonts w:asciiTheme="minorHAnsi" w:hAnsiTheme="minorHAnsi" w:cstheme="minorHAnsi"/>
          <w:color w:val="auto"/>
        </w:rPr>
        <w:t>Status</w:t>
      </w:r>
    </w:p>
    <w:p w:rsidRPr="000E43B8" w:rsidR="00B84F2D" w:rsidP="00B84F2D" w:rsidRDefault="00B84F2D" w14:paraId="340A82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rsidRPr="000E43B8" w:rsidR="00B84F2D" w:rsidP="00B84F2D" w:rsidRDefault="00B84F2D" w14:paraId="12355848" w14:textId="7F6E0A90">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act/effectiveTime@value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Pr="00CB5FB0" w:rsid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effectiveTime inside the Policy Activity. Systems may prioritize Coverages using the sequenceNumber.</w:t>
      </w:r>
    </w:p>
    <w:p w:rsidRPr="004E29C8" w:rsidR="00B84F2D" w:rsidP="004C76D9" w:rsidRDefault="00B84F2D" w14:paraId="23887E40" w14:textId="6FAF904D">
      <w:pPr>
        <w:pStyle w:val="Heading4"/>
      </w:pPr>
      <w:r w:rsidRPr="004E29C8">
        <w:t>Coverage Type</w:t>
      </w:r>
    </w:p>
    <w:p w:rsidRPr="00B84F2D" w:rsidR="00B84F2D" w:rsidP="00B84F2D" w:rsidRDefault="00B84F2D" w14:paraId="46602AA7"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7251147E" w14:textId="3D3FD30F">
      <w:pPr>
        <w:pStyle w:val="Heading4"/>
      </w:pPr>
      <w:r w:rsidRPr="004E29C8">
        <w:t>Relationship to Subscriber</w:t>
      </w:r>
    </w:p>
    <w:p w:rsidRPr="00B84F2D" w:rsidR="00B84F2D" w:rsidP="00B84F2D" w:rsidRDefault="00B84F2D" w14:paraId="2B8C1F15"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rsidRPr="004E29C8" w:rsidR="00B84F2D" w:rsidP="004C76D9" w:rsidRDefault="00B84F2D" w14:paraId="39914577" w14:textId="5490AE4E">
      <w:pPr>
        <w:pStyle w:val="Heading4"/>
      </w:pPr>
      <w:r w:rsidRPr="004E29C8">
        <w:t>Member Identifier</w:t>
      </w:r>
    </w:p>
    <w:p w:rsidRPr="00B84F2D" w:rsidR="00B84F2D" w:rsidP="00B84F2D" w:rsidRDefault="00B84F2D" w14:paraId="1522C218"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717CE0B7" w14:textId="4D7BC798">
      <w:pPr>
        <w:pStyle w:val="Heading4"/>
      </w:pPr>
      <w:r w:rsidRPr="004E29C8">
        <w:t>Subscriber Identifier</w:t>
      </w:r>
    </w:p>
    <w:p w:rsidRPr="00B84F2D" w:rsidR="00B84F2D" w:rsidP="00B84F2D" w:rsidRDefault="00B84F2D" w14:paraId="5EC5D00E"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65CB816D" w14:textId="20A4E338">
      <w:pPr>
        <w:pStyle w:val="Heading4"/>
      </w:pPr>
      <w:r w:rsidRPr="004E29C8">
        <w:t>Group Identifier</w:t>
      </w:r>
    </w:p>
    <w:p w:rsidRPr="00B84F2D" w:rsidR="00B84F2D" w:rsidP="00B84F2D" w:rsidRDefault="00B84F2D" w14:paraId="4B31125B"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349A0C25" w14:textId="70AD9C61">
      <w:pPr>
        <w:pStyle w:val="Heading4"/>
      </w:pPr>
      <w:r w:rsidRPr="004E29C8">
        <w:t>Payer Identifier</w:t>
      </w:r>
    </w:p>
    <w:p w:rsidRPr="00B84F2D" w:rsidR="00B84F2D" w:rsidP="00B84F2D" w:rsidRDefault="00B84F2D" w14:paraId="14D0AE2D"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rsidRPr="0058022B" w:rsidR="0058022B" w:rsidP="0058022B" w:rsidRDefault="0058022B" w14:paraId="399F48EA" w14:textId="77777777"/>
    <w:p w:rsidRPr="000B3D82" w:rsidR="009B1E21" w:rsidP="00FD31AC" w:rsidRDefault="0028316B" w14:paraId="2625FE56" w14:textId="1AA7219C">
      <w:pPr>
        <w:pStyle w:val="Heading3"/>
      </w:pPr>
      <w:bookmarkStart w:name="_Toc119939894" w:id="2097"/>
      <w:bookmarkStart w:name="_Toc135312926" w:id="2098"/>
      <w:r w:rsidRPr="000B3D82">
        <w:t>Health Status/Assessments</w:t>
      </w:r>
      <w:bookmarkEnd w:id="2097"/>
      <w:bookmarkEnd w:id="2098"/>
    </w:p>
    <w:p w:rsidR="009B1E21" w:rsidP="009B1E21" w:rsidRDefault="009B1E21" w14:paraId="43E95763" w14:textId="5B6D7391">
      <w:r w:rsidRPr="00BD12D9">
        <w:t>An expressed desired health state to be achieved by a subject of care (or family/group).</w:t>
      </w:r>
    </w:p>
    <w:p w:rsidR="00534568" w:rsidP="009B1E21" w:rsidRDefault="00534568" w14:paraId="10F763C3" w14:textId="368B2AC1">
      <w:r>
        <w:t xml:space="preserve">Proposed Text: </w:t>
      </w:r>
      <w:r w:rsidRPr="00534568">
        <w:t>Assessments represent health-related matters of interest, importance, or worry to a patient, patient's family, or patient's healthcare provider that could identify a need, problem, or condition.</w:t>
      </w:r>
    </w:p>
    <w:p w:rsidRPr="009B1E21" w:rsidR="009B1E21" w:rsidP="009B1E21" w:rsidRDefault="009B1E21" w14:paraId="431BD023" w14:textId="77777777"/>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28316B" w:rsidTr="004E29C8" w14:paraId="2C034FA7" w14:textId="77777777">
        <w:tc>
          <w:tcPr>
            <w:tcW w:w="2155" w:type="dxa"/>
            <w:shd w:val="clear" w:color="auto" w:fill="00B050"/>
          </w:tcPr>
          <w:p w:rsidRPr="00314140" w:rsidR="0028316B" w:rsidP="00D011EE" w:rsidRDefault="0028316B" w14:paraId="14AD4FAC" w14:textId="4DD0FFC2">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28316B" w:rsidP="00D011EE" w:rsidRDefault="0028316B" w14:paraId="57D62E2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28316B" w:rsidP="00D011EE" w:rsidRDefault="0028316B" w14:paraId="4EB5A8F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28316B" w:rsidP="00D011EE" w:rsidRDefault="0028316B" w14:paraId="2A20164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2B4D" w:rsidR="008D2695" w:rsidTr="004E29C8" w14:paraId="3D5F783B" w14:textId="77777777">
        <w:tc>
          <w:tcPr>
            <w:tcW w:w="2155" w:type="dxa"/>
          </w:tcPr>
          <w:p w:rsidRPr="00576BB3" w:rsidR="008D2695" w:rsidP="008D2695" w:rsidRDefault="00000000" w14:paraId="1BC0D54C" w14:textId="3787A4A7">
            <w:pPr>
              <w:shd w:val="clear" w:color="auto" w:fill="FFFFFF"/>
              <w:rPr>
                <w:rFonts w:eastAsia="Times New Roman" w:asciiTheme="minorHAnsi" w:hAnsiTheme="minorHAnsi" w:cstheme="minorHAnsi"/>
              </w:rPr>
            </w:pPr>
            <w:hyperlink w:history="1" r:id="rId105">
              <w:r w:rsidRPr="00576BB3" w:rsidR="008D2695">
                <w:rPr>
                  <w:rStyle w:val="Hyperlink"/>
                  <w:rFonts w:eastAsia="Times New Roman" w:asciiTheme="minorHAnsi" w:hAnsiTheme="minorHAnsi" w:cstheme="minorHAnsi"/>
                </w:rPr>
                <w:t>Functional Status</w:t>
              </w:r>
            </w:hyperlink>
          </w:p>
          <w:p w:rsidRPr="00142E93" w:rsidR="008D2695" w:rsidP="008D2695" w:rsidRDefault="008D2695" w14:paraId="4FC38D37"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 xml:space="preserve">Assessment of a </w:t>
            </w:r>
            <w:r w:rsidRPr="00142E93">
              <w:rPr>
                <w:rFonts w:eastAsia="Times New Roman" w:asciiTheme="minorHAnsi" w:hAnsiTheme="minorHAnsi" w:cstheme="minorHAnsi"/>
              </w:rPr>
              <w:t>patient’s capabilities, or their risks of development or worsening of a condition or problem. (e.g., fall risk, pressure ulcer risk, alcohol use)</w:t>
            </w:r>
          </w:p>
          <w:p w:rsidRPr="00142E93" w:rsidR="008D2695" w:rsidP="008D2695" w:rsidRDefault="008D2695" w14:paraId="595F4EBD" w14:textId="77777777">
            <w:pPr>
              <w:rPr>
                <w:rStyle w:val="Strong"/>
                <w:rFonts w:asciiTheme="minorHAnsi" w:hAnsiTheme="minorHAnsi" w:cstheme="minorHAnsi"/>
                <w:b w:val="0"/>
                <w:bCs w:val="0"/>
              </w:rPr>
            </w:pPr>
          </w:p>
        </w:tc>
        <w:tc>
          <w:tcPr>
            <w:tcW w:w="1980" w:type="dxa"/>
          </w:tcPr>
          <w:p w:rsidRPr="00902B4D" w:rsidR="008D2695" w:rsidP="008D2695" w:rsidRDefault="008D2695" w14:paraId="385C965C" w14:textId="07FE1777">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t>and Codes (LOINC®) version 2.72</w:t>
            </w:r>
          </w:p>
        </w:tc>
        <w:tc>
          <w:tcPr>
            <w:tcW w:w="2250" w:type="dxa"/>
          </w:tcPr>
          <w:p w:rsidRPr="008D2695" w:rsidR="008D2695" w:rsidP="008D2695" w:rsidRDefault="008D2695" w14:paraId="36B684C4"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Section </w:t>
            </w:r>
          </w:p>
          <w:p w:rsidRPr="008D2695" w:rsidR="008D2695" w:rsidP="008D2695" w:rsidRDefault="008D2695" w14:paraId="13102C72"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rsidRPr="008D2695" w:rsidR="008D2695" w:rsidP="008D2695" w:rsidRDefault="008D2695" w14:paraId="6E85D1B3"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8D2695" w14:paraId="53010EE7" w14:textId="1ECABA63">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rsidRPr="008D2695" w:rsidR="008D2695" w:rsidP="008D2695" w:rsidRDefault="008D2695" w14:paraId="625D3344" w14:textId="77777777">
            <w:pPr>
              <w:pStyle w:val="HTMLPreformatted"/>
              <w:shd w:val="clear" w:color="auto" w:fill="FFFFFF"/>
              <w:rPr>
                <w:sz w:val="18"/>
                <w:szCs w:val="18"/>
              </w:rPr>
            </w:pPr>
            <w:r w:rsidRPr="008D2695">
              <w:rPr>
                <w:b/>
                <w:bCs/>
                <w:sz w:val="18"/>
                <w:szCs w:val="18"/>
              </w:rPr>
              <w:t>Full Assessment</w:t>
            </w:r>
          </w:p>
          <w:p w:rsidRPr="008D2695" w:rsidR="008D2695" w:rsidP="008D2695" w:rsidRDefault="008D2695" w14:paraId="2C84A699"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77F80ED3"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025DAD4A" w14:textId="77777777">
            <w:pPr>
              <w:pStyle w:val="HTMLPreformatted"/>
              <w:shd w:val="clear" w:color="auto" w:fill="FFFFFF"/>
              <w:rPr>
                <w:sz w:val="18"/>
                <w:szCs w:val="18"/>
              </w:rPr>
            </w:pPr>
            <w:r w:rsidRPr="008D2695">
              <w:rPr>
                <w:sz w:val="18"/>
                <w:szCs w:val="18"/>
              </w:rPr>
              <w:t>observation/effectiveTime</w:t>
            </w:r>
          </w:p>
          <w:p w:rsidRPr="008D2695" w:rsidR="008D2695" w:rsidP="008D2695" w:rsidRDefault="008D2695" w14:paraId="5ECDB471"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1490349D"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7B3F222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400F32ED"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22217D73"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79D665F6" w14:textId="77777777">
            <w:pPr>
              <w:pStyle w:val="HTMLPreformatted"/>
              <w:shd w:val="clear" w:color="auto" w:fill="FFFFFF"/>
              <w:rPr>
                <w:i/>
                <w:iCs/>
                <w:sz w:val="18"/>
                <w:szCs w:val="18"/>
              </w:rPr>
            </w:pPr>
            <w:r w:rsidRPr="008D2695">
              <w:rPr>
                <w:i/>
                <w:iCs/>
                <w:sz w:val="18"/>
                <w:szCs w:val="18"/>
              </w:rPr>
              <w:t>Functional Status Observation </w:t>
            </w:r>
          </w:p>
          <w:p w:rsidRPr="008D2695" w:rsidR="008D2695" w:rsidP="008D2695" w:rsidRDefault="008D2695" w14:paraId="31128F9F"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301C86FA"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6DDFCA44" w14:textId="5172F1D9">
            <w:pPr>
              <w:pStyle w:val="HTMLPreformatted"/>
              <w:shd w:val="clear" w:color="auto" w:fill="FFFFFF"/>
              <w:rPr>
                <w:sz w:val="18"/>
                <w:szCs w:val="18"/>
              </w:rPr>
            </w:pPr>
            <w:r w:rsidRPr="008D2695">
              <w:rPr>
                <w:sz w:val="18"/>
                <w:szCs w:val="18"/>
              </w:rPr>
              <w:t>observation/value</w:t>
            </w:r>
          </w:p>
        </w:tc>
      </w:tr>
      <w:tr w:rsidRPr="00902B4D" w:rsidR="008D2695" w:rsidTr="004E29C8" w14:paraId="42DF0746" w14:textId="77777777">
        <w:tc>
          <w:tcPr>
            <w:tcW w:w="2155" w:type="dxa"/>
          </w:tcPr>
          <w:p w:rsidRPr="00576BB3" w:rsidR="008D2695" w:rsidP="008D2695" w:rsidRDefault="00000000" w14:paraId="46C3D0B4" w14:textId="526D965F">
            <w:pPr>
              <w:shd w:val="clear" w:color="auto" w:fill="FFFFFF"/>
              <w:rPr>
                <w:rFonts w:eastAsia="Times New Roman" w:asciiTheme="minorHAnsi" w:hAnsiTheme="minorHAnsi" w:cstheme="minorHAnsi"/>
              </w:rPr>
            </w:pPr>
            <w:hyperlink w:history="1" r:id="rId106">
              <w:r w:rsidRPr="00576BB3" w:rsidR="008D2695">
                <w:rPr>
                  <w:rStyle w:val="Hyperlink"/>
                  <w:rFonts w:eastAsia="Times New Roman" w:asciiTheme="minorHAnsi" w:hAnsiTheme="minorHAnsi" w:cstheme="minorHAnsi"/>
                </w:rPr>
                <w:t>Disability Status</w:t>
              </w:r>
            </w:hyperlink>
          </w:p>
          <w:p w:rsidRPr="00142E93" w:rsidR="008D2695" w:rsidP="008D2695" w:rsidRDefault="008D2695" w14:paraId="612A7373"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Assessments of a patient’s physical, cognitive, intellectual, or psychiatric disabilities. (e.g., vision, hearing, memory, activities of daily living)</w:t>
            </w:r>
          </w:p>
          <w:p w:rsidRPr="00142E93" w:rsidR="008D2695" w:rsidP="008D2695" w:rsidRDefault="008D2695" w14:paraId="122257EE"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4A93F890" w14:textId="0413F131">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9B1E21" w:rsidR="008D2695" w:rsidP="008D2695" w:rsidRDefault="00000000" w14:paraId="29B38182" w14:textId="7CAE1A50">
            <w:pPr>
              <w:rPr>
                <w:rFonts w:asciiTheme="minorHAnsi" w:hAnsiTheme="minorHAnsi" w:cstheme="minorHAnsi"/>
                <w:shd w:val="clear" w:color="auto" w:fill="FFFFFF"/>
              </w:rPr>
            </w:pPr>
            <w:hyperlink w:history="1">
              <w:r w:rsidRPr="008D2695" w:rsidR="008D2695">
                <w:rPr>
                  <w:rFonts w:asciiTheme="minorHAnsi" w:hAnsiTheme="minorHAnsi" w:cstheme="minorHAnsi"/>
                  <w:shd w:val="clear" w:color="auto" w:fill="FFFFFF"/>
                </w:rPr>
                <w:t>Disability Status Observation</w:t>
              </w:r>
            </w:hyperlink>
          </w:p>
        </w:tc>
        <w:tc>
          <w:tcPr>
            <w:tcW w:w="3240" w:type="dxa"/>
          </w:tcPr>
          <w:p w:rsidRPr="008D2695" w:rsidR="008D2695" w:rsidP="008D2695" w:rsidRDefault="008D2695" w14:paraId="3E345EE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7A2AB1A4"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667C1FDB" w14:textId="52EDD0F8">
            <w:pPr>
              <w:pStyle w:val="HTMLPreformatted"/>
              <w:shd w:val="clear" w:color="auto" w:fill="FFFFFF"/>
              <w:rPr>
                <w:sz w:val="18"/>
                <w:szCs w:val="18"/>
              </w:rPr>
            </w:pPr>
            <w:r w:rsidRPr="008D2695">
              <w:rPr>
                <w:sz w:val="18"/>
                <w:szCs w:val="18"/>
              </w:rPr>
              <w:t>observation/value</w:t>
            </w:r>
          </w:p>
        </w:tc>
      </w:tr>
      <w:tr w:rsidRPr="00902B4D" w:rsidR="008D2695" w:rsidTr="00D011EE" w14:paraId="399556F3" w14:textId="77777777">
        <w:tc>
          <w:tcPr>
            <w:tcW w:w="2155" w:type="dxa"/>
          </w:tcPr>
          <w:p w:rsidRPr="00576BB3" w:rsidR="008D2695" w:rsidP="008D2695" w:rsidRDefault="00000000" w14:paraId="29937D76" w14:textId="4415FFA8">
            <w:pPr>
              <w:shd w:val="clear" w:color="auto" w:fill="FFFFFF"/>
              <w:rPr>
                <w:rFonts w:eastAsia="Times New Roman" w:asciiTheme="minorHAnsi" w:hAnsiTheme="minorHAnsi" w:cstheme="minorHAnsi"/>
              </w:rPr>
            </w:pPr>
            <w:hyperlink w:history="1" r:id="rId107">
              <w:r w:rsidRPr="00576BB3" w:rsidR="008D2695">
                <w:rPr>
                  <w:rStyle w:val="Hyperlink"/>
                  <w:rFonts w:eastAsia="Times New Roman" w:asciiTheme="minorHAnsi" w:hAnsiTheme="minorHAnsi" w:cstheme="minorHAnsi"/>
                </w:rPr>
                <w:t>Mental/Cognitive Status</w:t>
              </w:r>
            </w:hyperlink>
          </w:p>
          <w:p w:rsidRPr="00142E93" w:rsidR="008D2695" w:rsidP="008D2695" w:rsidRDefault="008D2695" w14:paraId="1A40F1EF"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 of a patient's level of cognitive functioning. (e.g., alertness, orientation, comprehension, concentration, and immediate memory for simple commands)</w:t>
            </w:r>
          </w:p>
          <w:p w:rsidRPr="00142E93" w:rsidR="008D2695" w:rsidP="008D2695" w:rsidRDefault="008D2695" w14:paraId="527C2296"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7F47ACC1" w14:textId="1A4D94DB">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8D2695" w:rsidR="008D2695" w:rsidP="008D2695" w:rsidRDefault="008D2695" w14:paraId="1D0678EE" w14:textId="07F7894F">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rsidRPr="008D2695" w:rsidR="008D2695" w:rsidP="008D2695" w:rsidRDefault="008D2695" w14:paraId="1C59F21E"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rsidRPr="008D2695" w:rsidR="008D2695" w:rsidP="008D2695" w:rsidRDefault="008D2695" w14:paraId="41AA3075"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020C75" w14:paraId="7BBB6743" w14:textId="59C393E0">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rsidRPr="008D2695" w:rsidR="008D2695" w:rsidP="008D2695" w:rsidRDefault="008D2695" w14:paraId="78AE8EF2" w14:textId="77777777">
            <w:pPr>
              <w:pStyle w:val="HTMLPreformatted"/>
              <w:shd w:val="clear" w:color="auto" w:fill="FFFFFF"/>
              <w:rPr>
                <w:sz w:val="18"/>
                <w:szCs w:val="18"/>
              </w:rPr>
            </w:pPr>
            <w:r w:rsidRPr="008D2695">
              <w:rPr>
                <w:b/>
                <w:bCs/>
                <w:sz w:val="18"/>
                <w:szCs w:val="18"/>
              </w:rPr>
              <w:t>Full Assessment</w:t>
            </w:r>
          </w:p>
          <w:p w:rsidRPr="008D2695" w:rsidR="008D2695" w:rsidP="008D2695" w:rsidRDefault="008D2695" w14:paraId="5BAEBFD1"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5A018FF6"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08FCC4CF" w14:textId="77777777">
            <w:pPr>
              <w:pStyle w:val="HTMLPreformatted"/>
              <w:shd w:val="clear" w:color="auto" w:fill="FFFFFF"/>
              <w:rPr>
                <w:sz w:val="18"/>
                <w:szCs w:val="18"/>
              </w:rPr>
            </w:pPr>
            <w:r w:rsidRPr="008D2695">
              <w:rPr>
                <w:sz w:val="18"/>
                <w:szCs w:val="18"/>
              </w:rPr>
              <w:t>observation/effectiveTime</w:t>
            </w:r>
          </w:p>
          <w:p w:rsidRPr="008D2695" w:rsidR="008D2695" w:rsidP="008D2695" w:rsidRDefault="008D2695" w14:paraId="6416F703"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600F28AC"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40982E9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29413EF6"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47193BDB"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2E1A2E41" w14:textId="77777777">
            <w:pPr>
              <w:pStyle w:val="HTMLPreformatted"/>
              <w:shd w:val="clear" w:color="auto" w:fill="FFFFFF"/>
              <w:rPr>
                <w:i/>
                <w:iCs/>
                <w:sz w:val="18"/>
                <w:szCs w:val="18"/>
              </w:rPr>
            </w:pPr>
            <w:r w:rsidRPr="008D2695">
              <w:rPr>
                <w:i/>
                <w:iCs/>
                <w:sz w:val="18"/>
                <w:szCs w:val="18"/>
              </w:rPr>
              <w:t>Mental Status Observation </w:t>
            </w:r>
          </w:p>
          <w:p w:rsidRPr="008D2695" w:rsidR="008D2695" w:rsidP="008D2695" w:rsidRDefault="008D2695" w14:paraId="3D6D4A75"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5F757EFB" w14:textId="24CE31FD">
            <w:pPr>
              <w:pStyle w:val="HTMLPreformatted"/>
              <w:shd w:val="clear" w:color="auto" w:fill="FFFFFF"/>
              <w:rPr>
                <w:sz w:val="18"/>
                <w:szCs w:val="18"/>
              </w:rPr>
            </w:pPr>
            <w:r w:rsidRPr="008D2695">
              <w:rPr>
                <w:sz w:val="18"/>
                <w:szCs w:val="18"/>
              </w:rPr>
              <w:t>observation/value</w:t>
            </w:r>
          </w:p>
        </w:tc>
      </w:tr>
      <w:tr w:rsidRPr="00902B4D" w:rsidR="00B84F2D" w:rsidTr="004E29C8" w14:paraId="190D0D1A" w14:textId="77777777">
        <w:tc>
          <w:tcPr>
            <w:tcW w:w="2155" w:type="dxa"/>
          </w:tcPr>
          <w:p w:rsidRPr="00576BB3" w:rsidR="00B84F2D" w:rsidP="00B84F2D" w:rsidRDefault="00000000" w14:paraId="5DBB0667" w14:textId="3FAAC600">
            <w:pPr>
              <w:shd w:val="clear" w:color="auto" w:fill="FFFFFF"/>
              <w:rPr>
                <w:rFonts w:eastAsia="Times New Roman" w:asciiTheme="minorHAnsi" w:hAnsiTheme="minorHAnsi" w:cstheme="minorHAnsi"/>
              </w:rPr>
            </w:pPr>
            <w:hyperlink w:history="1" r:id="rId108">
              <w:r w:rsidRPr="00576BB3" w:rsidR="00B84F2D">
                <w:rPr>
                  <w:rStyle w:val="Hyperlink"/>
                  <w:rFonts w:eastAsia="Times New Roman" w:asciiTheme="minorHAnsi" w:hAnsiTheme="minorHAnsi" w:cstheme="minorHAnsi"/>
                </w:rPr>
                <w:t>Pregnancy Status</w:t>
              </w:r>
            </w:hyperlink>
          </w:p>
          <w:p w:rsidRPr="00142E93" w:rsidR="00B84F2D" w:rsidP="00B84F2D" w:rsidRDefault="00B84F2D" w14:paraId="6AF17801"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State or condition of being pregnant or intent to become pregnant. (e.g., pregnant, not pregnant, intent to become pregnant, unknown)</w:t>
            </w:r>
          </w:p>
          <w:p w:rsidRPr="00142E93" w:rsidR="00B84F2D" w:rsidP="00B84F2D" w:rsidRDefault="00B84F2D" w14:paraId="1FA04931" w14:textId="77777777">
            <w:pPr>
              <w:shd w:val="clear" w:color="auto" w:fill="FFFFFF"/>
              <w:rPr>
                <w:rFonts w:eastAsia="Times New Roman" w:asciiTheme="minorHAnsi" w:hAnsiTheme="minorHAnsi" w:cstheme="minorHAnsi"/>
                <w:b/>
                <w:bCs/>
              </w:rPr>
            </w:pPr>
          </w:p>
        </w:tc>
        <w:tc>
          <w:tcPr>
            <w:tcW w:w="1980" w:type="dxa"/>
          </w:tcPr>
          <w:p w:rsidRPr="00902B4D" w:rsidR="00B84F2D" w:rsidP="00B84F2D" w:rsidRDefault="00B84F2D" w14:paraId="63249346" w14:textId="5108F868">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rsidRPr="00902B4D" w:rsidR="00B84F2D" w:rsidP="00B84F2D" w:rsidRDefault="00B84F2D" w14:paraId="0D32C04C" w14:textId="36055B3A">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rsidRPr="00902B4D" w:rsidR="00B84F2D" w:rsidP="00B84F2D" w:rsidRDefault="00B84F2D" w14:paraId="6F07CB3E" w14:textId="068991D2">
            <w:pPr>
              <w:pStyle w:val="HTMLPreformatted"/>
              <w:shd w:val="clear" w:color="auto" w:fill="FFFFFF"/>
              <w:rPr>
                <w:sz w:val="18"/>
                <w:szCs w:val="18"/>
              </w:rPr>
            </w:pPr>
            <w:r w:rsidRPr="00B84F2D">
              <w:rPr>
                <w:sz w:val="18"/>
                <w:szCs w:val="18"/>
              </w:rPr>
              <w:t>observation/value</w:t>
            </w:r>
          </w:p>
        </w:tc>
      </w:tr>
    </w:tbl>
    <w:p w:rsidR="000E43B8" w:rsidP="004C76D9" w:rsidRDefault="000E43B8" w14:paraId="031ABF3C" w14:textId="601B6884">
      <w:pPr>
        <w:pStyle w:val="Heading4"/>
        <w:rPr>
          <w:color w:val="172B4D"/>
        </w:rPr>
      </w:pPr>
      <w:r>
        <w:t>Functional Status</w:t>
      </w:r>
    </w:p>
    <w:p w:rsidRPr="000E43B8" w:rsidR="000E43B8" w:rsidP="000E43B8" w:rsidRDefault="000E43B8" w14:paraId="34271F96"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w:history="1" r:id="rId109">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xml:space="preserve"> example. Note, the best practice is to include the final 'score' in both the  Assessment Scale Observation/value in addition to an individual Assessment Scale Supporting Observation. Use of the prior </w:t>
      </w:r>
      <w:r w:rsidRPr="000E43B8">
        <w:rPr>
          <w:rFonts w:asciiTheme="minorHAnsi" w:hAnsiTheme="minorHAnsi" w:cstheme="minorHAnsi"/>
          <w:color w:val="212529"/>
        </w:rPr>
        <w:t>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rsidRPr="000E43B8" w:rsidR="000E43B8" w:rsidP="000E43B8" w:rsidRDefault="000E43B8" w14:paraId="5BF39F93"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w:history="1" r:id="rId110">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rsidRPr="004E29C8" w:rsidR="000E43B8" w:rsidP="004C76D9" w:rsidRDefault="000E43B8" w14:paraId="2C3DB254" w14:textId="3F271640">
      <w:pPr>
        <w:pStyle w:val="Heading4"/>
      </w:pPr>
      <w:r w:rsidRPr="004E29C8">
        <w:t>Disability Status</w:t>
      </w:r>
    </w:p>
    <w:p w:rsidRPr="000E43B8" w:rsidR="000E43B8" w:rsidP="000E43B8" w:rsidRDefault="000E43B8" w14:paraId="55EF17E2" w14:textId="3F0CCD5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(eICR), created a Disability Status Observation template constrained to 8 concepts (see VSAC (log-in required): </w:t>
      </w:r>
      <w:hyperlink w:history="1" r:id="rId11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The eICR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rsidRPr="004E29C8" w:rsidR="000E43B8" w:rsidP="004C76D9" w:rsidRDefault="000E43B8" w14:paraId="50740AFF" w14:textId="598D7C93">
      <w:pPr>
        <w:pStyle w:val="Heading4"/>
      </w:pPr>
      <w:r w:rsidRPr="004E29C8">
        <w:t>Mental/Cognitive Status</w:t>
      </w:r>
    </w:p>
    <w:p w:rsidRPr="000E43B8" w:rsidR="000E43B8" w:rsidP="000E43B8" w:rsidRDefault="000E43B8" w14:paraId="0ED6C6E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w:history="1" r:id="rId112">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rsidRPr="000E43B8" w:rsidR="000E43B8" w:rsidP="000E43B8" w:rsidRDefault="000E43B8" w14:paraId="609A80A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w:history="1" r:id="rId113">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rsidRPr="004E29C8" w:rsidR="000E43B8" w:rsidP="004C76D9" w:rsidRDefault="000E43B8" w14:paraId="2247ACD1" w14:textId="6A6FAD4B">
      <w:pPr>
        <w:pStyle w:val="Heading4"/>
      </w:pPr>
      <w:r w:rsidRPr="004E29C8">
        <w:t>Pregnancy Status</w:t>
      </w:r>
    </w:p>
    <w:p w:rsidRPr="000E43B8" w:rsidR="000E43B8" w:rsidP="000E43B8" w:rsidRDefault="000E43B8" w14:paraId="32BD8F57"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w:history="1" r:id="rId114">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rsidRPr="0028316B" w:rsidR="0028316B" w:rsidP="0028316B" w:rsidRDefault="0028316B" w14:paraId="0EC288EC" w14:textId="77777777"/>
    <w:p w:rsidRPr="000B3D82" w:rsidR="00ED6FF9" w:rsidP="00FD31AC" w:rsidRDefault="00ED6FF9" w14:paraId="1F8D573F" w14:textId="4EAE3EBF">
      <w:pPr>
        <w:pStyle w:val="Heading3"/>
      </w:pPr>
      <w:bookmarkStart w:name="_Toc119939895" w:id="2099"/>
      <w:bookmarkStart w:name="_Toc135312927" w:id="2100"/>
      <w:r w:rsidRPr="000B3D82">
        <w:t>Laboratory</w:t>
      </w:r>
      <w:bookmarkEnd w:id="2099"/>
      <w:bookmarkEnd w:id="2100"/>
    </w:p>
    <w:p w:rsidR="00ED6FF9" w:rsidP="00ED6FF9" w:rsidRDefault="00ED6FF9" w14:paraId="449DD9DA" w14:textId="22722A7E">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Pr="00314140" w:rsidR="00ED6FF9" w:rsidTr="004E29C8" w14:paraId="380EACA4" w14:textId="77777777">
        <w:tc>
          <w:tcPr>
            <w:tcW w:w="1508" w:type="dxa"/>
            <w:shd w:val="clear" w:color="auto" w:fill="00B050"/>
          </w:tcPr>
          <w:p w:rsidRPr="00314140" w:rsidR="00ED6FF9" w:rsidP="00D011EE" w:rsidRDefault="00ED6FF9" w14:paraId="69417D9A" w14:textId="0F31C87B">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rsidRPr="00314140" w:rsidR="00ED6FF9" w:rsidP="00D011EE" w:rsidRDefault="00ED6FF9" w14:paraId="107C5F5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rsidRPr="00314140" w:rsidR="00ED6FF9" w:rsidP="00D011EE" w:rsidRDefault="00ED6FF9" w14:paraId="0E61DFF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rsidRPr="00314140" w:rsidR="00ED6FF9" w:rsidP="00D011EE" w:rsidRDefault="00ED6FF9" w14:paraId="5BD93D39"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ED6FF9" w:rsidTr="000E43B8" w14:paraId="2452A21A" w14:textId="77777777">
        <w:tc>
          <w:tcPr>
            <w:tcW w:w="1508" w:type="dxa"/>
          </w:tcPr>
          <w:p w:rsidRPr="00576BB3" w:rsidR="00ED6FF9" w:rsidP="00ED6FF9" w:rsidRDefault="00000000" w14:paraId="6668E7E2" w14:textId="568CBFB9">
            <w:pPr>
              <w:rPr>
                <w:rStyle w:val="Strong"/>
                <w:rFonts w:asciiTheme="minorHAnsi" w:hAnsiTheme="minorHAnsi" w:cstheme="minorHAnsi"/>
                <w:color w:val="172B4D"/>
              </w:rPr>
            </w:pPr>
            <w:hyperlink w:history="1" r:id="rId115">
              <w:r w:rsidRPr="00576BB3" w:rsidR="00ED6FF9">
                <w:rPr>
                  <w:rStyle w:val="Hyperlink"/>
                  <w:rFonts w:asciiTheme="minorHAnsi" w:hAnsiTheme="minorHAnsi" w:cstheme="minorHAnsi"/>
                </w:rPr>
                <w:t>Specimen Type</w:t>
              </w:r>
            </w:hyperlink>
          </w:p>
          <w:p w:rsidRPr="00ED6FF9" w:rsidR="00ED6FF9" w:rsidP="00ED6FF9" w:rsidRDefault="00ED6FF9" w14:paraId="335BB46C" w14:textId="3903EB5C">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 xml:space="preserve">Substance being sampled or tested. (e.g., nasopharyngeal swab, whole blood, serum, urine, wound </w:t>
            </w:r>
            <w:r w:rsidRPr="00ED6FF9">
              <w:rPr>
                <w:rStyle w:val="Strong"/>
                <w:rFonts w:asciiTheme="minorHAnsi" w:hAnsiTheme="minorHAnsi" w:cstheme="minorHAnsi"/>
                <w:b w:val="0"/>
                <w:bCs w:val="0"/>
                <w:color w:val="172B4D"/>
              </w:rPr>
              <w:t>swab).</w:t>
            </w:r>
          </w:p>
        </w:tc>
        <w:tc>
          <w:tcPr>
            <w:tcW w:w="3512" w:type="dxa"/>
          </w:tcPr>
          <w:p w:rsidRPr="00ED6FF9" w:rsidR="00ED6FF9" w:rsidP="00ED6FF9" w:rsidRDefault="00ED6FF9" w14:paraId="3C990B55" w14:textId="5F1D5F28">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t xml:space="preserve">• SNOMED International, Systematized Nomenclature of Medicine Clinical Terms (SNOMED CT®) U.S. </w:t>
            </w:r>
            <w:r w:rsidRPr="00ED6FF9">
              <w:rPr>
                <w:rFonts w:asciiTheme="minorHAnsi" w:hAnsiTheme="minorHAnsi" w:cstheme="minorHAnsi"/>
                <w:color w:val="172B4D"/>
              </w:rPr>
              <w:t>Edition, March 2022 Release</w:t>
            </w:r>
          </w:p>
        </w:tc>
        <w:tc>
          <w:tcPr>
            <w:tcW w:w="1598" w:type="dxa"/>
          </w:tcPr>
          <w:p w:rsidRPr="00B84F2D" w:rsidR="00B84F2D" w:rsidP="00B84F2D" w:rsidRDefault="00B84F2D" w14:paraId="7BC6709E" w14:textId="77777777">
            <w:pPr>
              <w:shd w:val="clear" w:color="auto" w:fill="FFFFFF"/>
              <w:rPr>
                <w:rFonts w:eastAsia="Times New Roman" w:asciiTheme="minorHAnsi" w:hAnsiTheme="minorHAnsi" w:cstheme="minorHAnsi"/>
                <w:color w:val="172B4D"/>
              </w:rPr>
            </w:pPr>
            <w:r w:rsidRPr="00B84F2D">
              <w:rPr>
                <w:rFonts w:eastAsia="Times New Roman" w:asciiTheme="minorHAnsi" w:hAnsiTheme="minorHAnsi" w:cstheme="minorHAnsi"/>
                <w:color w:val="172B4D"/>
              </w:rPr>
              <w:t>Result Organizer</w:t>
            </w:r>
          </w:p>
          <w:p w:rsidRPr="00B84F2D" w:rsidR="00B84F2D" w:rsidP="00B84F2D" w:rsidRDefault="00B84F2D" w14:paraId="06DB67B8"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172B4D"/>
              </w:rPr>
              <w:t>Result Observation</w:t>
            </w:r>
          </w:p>
          <w:p w:rsidRPr="00B84F2D" w:rsidR="00ED6FF9" w:rsidP="00ED6FF9" w:rsidRDefault="00ED6FF9" w14:paraId="565486CE" w14:textId="5F5CBCE9">
            <w:pPr>
              <w:rPr>
                <w:rFonts w:eastAsia="Times New Roman"/>
                <w:color w:val="172B4D"/>
              </w:rPr>
            </w:pPr>
          </w:p>
        </w:tc>
        <w:tc>
          <w:tcPr>
            <w:tcW w:w="3457" w:type="dxa"/>
          </w:tcPr>
          <w:p w:rsidRPr="00ED6FF9" w:rsidR="00ED6FF9" w:rsidP="00ED6FF9" w:rsidRDefault="00A936B9" w14:paraId="16180AC3" w14:textId="38405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/specimen</w:t>
            </w:r>
            <w:r w:rsidRPr="00A43958" w:rsidR="00A43958">
              <w:rPr>
                <w:rFonts w:ascii="Courier New" w:hAnsi="Courier New" w:eastAsia="Times New Roman" w:cs="Courier New"/>
                <w:color w:val="172B4D"/>
                <w:sz w:val="18"/>
                <w:szCs w:val="18"/>
              </w:rPr>
              <w:t>/specimenRole/specimenPlayingEntity/code</w:t>
            </w:r>
            <w:r w:rsidRPr="00ED6FF9" w:rsidR="00ED6FF9">
              <w:rPr>
                <w:rFonts w:ascii="Courier New" w:hAnsi="Courier New" w:eastAsia="Times New Roman" w:cs="Courier New"/>
                <w:color w:val="172B4D"/>
                <w:sz w:val="18"/>
                <w:szCs w:val="18"/>
              </w:rPr>
              <w:br/>
            </w: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/observation/specimen</w:t>
            </w:r>
            <w:r w:rsidRPr="00A43958" w:rsidR="00A43958">
              <w:rPr>
                <w:rFonts w:ascii="Courier New" w:hAnsi="Courier New" w:eastAsia="Times New Roman" w:cs="Courier New"/>
                <w:color w:val="172B4D"/>
                <w:sz w:val="18"/>
                <w:szCs w:val="18"/>
              </w:rPr>
              <w:t>/specimenRole/specimenPlayingEntity/code</w:t>
            </w:r>
          </w:p>
          <w:p w:rsidRPr="00ED6FF9" w:rsidR="00ED6FF9" w:rsidP="00ED6FF9" w:rsidRDefault="00ED6FF9" w14:paraId="03C47F41" w14:textId="03C82B29">
            <w:pPr>
              <w:rPr>
                <w:rFonts w:ascii="Courier New" w:hAnsi="Courier New" w:cs="Courier New"/>
                <w:color w:val="172B4D"/>
                <w:sz w:val="18"/>
                <w:szCs w:val="18"/>
              </w:rPr>
            </w:pPr>
          </w:p>
        </w:tc>
      </w:tr>
      <w:tr w:rsidRPr="00907779" w:rsidR="00ED6FF9" w:rsidTr="004E29C8" w14:paraId="51027435" w14:textId="77777777">
        <w:tc>
          <w:tcPr>
            <w:tcW w:w="1508" w:type="dxa"/>
          </w:tcPr>
          <w:p w:rsidR="00ED6FF9" w:rsidP="00ED6FF9" w:rsidRDefault="00000000" w14:paraId="2C53B9F3" w14:textId="26F198B0">
            <w:pPr>
              <w:rPr>
                <w:rStyle w:val="Strong"/>
              </w:rPr>
            </w:pPr>
            <w:hyperlink w:history="1" r:id="rId116">
              <w:r w:rsidRPr="00ED6FF9" w:rsidR="00ED6FF9">
                <w:rPr>
                  <w:rStyle w:val="Hyperlink"/>
                  <w:rFonts w:asciiTheme="minorHAnsi" w:hAnsiTheme="minorHAnsi" w:cstheme="minorHAnsi"/>
                </w:rPr>
                <w:t>R</w:t>
              </w:r>
              <w:r w:rsidRPr="00ED6FF9" w:rsidR="00ED6FF9">
                <w:rPr>
                  <w:rStyle w:val="Hyperlink"/>
                </w:rPr>
                <w:t>esult Status</w:t>
              </w:r>
            </w:hyperlink>
          </w:p>
          <w:p w:rsidRPr="00ED6FF9" w:rsidR="00ED6FF9" w:rsidP="00ED6FF9" w:rsidRDefault="00ED6FF9" w14:paraId="524F3AD2" w14:textId="6E0AB878">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rsidRPr="00ED6FF9" w:rsidR="00ED6FF9" w:rsidP="00ED6FF9" w:rsidRDefault="00ED6FF9" w14:paraId="4490688D" w14:textId="48E77A0D">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rsidRPr="00ED6FF9" w:rsidR="00ED6FF9" w:rsidP="00ED6FF9" w:rsidRDefault="00ED6FF9" w14:paraId="7307B007" w14:textId="60103E30">
            <w:pPr>
              <w:shd w:val="clear" w:color="auto" w:fill="FFFFFF"/>
              <w:rPr>
                <w:rStyle w:val="Hyperlink"/>
                <w:rFonts w:asciiTheme="minorHAnsi" w:hAnsiTheme="minorHAnsi" w:cstheme="minorHAnsi"/>
                <w:color w:val="0052CC"/>
              </w:rPr>
            </w:pPr>
            <w:r w:rsidRPr="00ED6FF9">
              <w:rPr>
                <w:rFonts w:eastAsia="Times New Roman" w:asciiTheme="minorHAnsi" w:hAnsiTheme="minorHAnsi" w:cstheme="minorHAnsi"/>
                <w:color w:val="172B4D"/>
              </w:rPr>
              <w:t>Result Observation</w:t>
            </w:r>
          </w:p>
        </w:tc>
        <w:tc>
          <w:tcPr>
            <w:tcW w:w="3457" w:type="dxa"/>
          </w:tcPr>
          <w:p w:rsidRPr="00ED6FF9" w:rsidR="00ED6FF9" w:rsidP="00ED6FF9" w:rsidRDefault="00ED6FF9" w14:paraId="08F8EF56" w14:textId="2D638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sidRPr="00ED6FF9">
              <w:rPr>
                <w:rFonts w:ascii="Courier New" w:hAnsi="Courier New" w:eastAsia="Times New Roman" w:cs="Courier New"/>
                <w:color w:val="172B4D"/>
                <w:sz w:val="18"/>
                <w:szCs w:val="18"/>
              </w:rPr>
              <w:t>observation/statusCode</w:t>
            </w:r>
          </w:p>
        </w:tc>
      </w:tr>
    </w:tbl>
    <w:p w:rsidR="000E43B8" w:rsidP="004C76D9" w:rsidRDefault="000E43B8" w14:paraId="458EA18A" w14:textId="575F5483">
      <w:pPr>
        <w:pStyle w:val="Heading4"/>
        <w:rPr>
          <w:color w:val="172B4D"/>
        </w:rPr>
      </w:pPr>
      <w:r>
        <w:t>Specimen Type</w:t>
      </w:r>
    </w:p>
    <w:p w:rsidRPr="000E43B8" w:rsidR="000E43B8" w:rsidP="000E43B8" w:rsidRDefault="000E43B8" w14:paraId="0BD80965" w14:textId="77777777">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rsidR="000E43B8" w:rsidP="004C76D9" w:rsidRDefault="000E43B8" w14:paraId="79ED2E7F" w14:textId="666E7321">
      <w:pPr>
        <w:pStyle w:val="Heading4"/>
        <w:rPr>
          <w:color w:val="172B4D"/>
        </w:rPr>
      </w:pPr>
      <w:r>
        <w:t>Result Status</w:t>
      </w:r>
    </w:p>
    <w:p w:rsidRPr="000E43B8" w:rsidR="000E43B8" w:rsidP="000E43B8" w:rsidRDefault="000E43B8" w14:paraId="1B1DB0EE" w14:textId="1DE95F9E">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observation/statusCode uses the Result Status value set (2.16.840.1.113883.11.20.9.39) to allow systems to record result status, such as 'in process' (active) or 'final' (completed).</w:t>
      </w:r>
    </w:p>
    <w:p w:rsidR="00ED6FF9" w:rsidP="00ED6FF9" w:rsidRDefault="00ED6FF9" w14:paraId="10D4DD79" w14:textId="310647D2"/>
    <w:p w:rsidRPr="006E4AFE" w:rsidR="001F767C" w:rsidP="00FD31AC" w:rsidRDefault="001F767C" w14:paraId="2606DFCD" w14:textId="6EB3169E">
      <w:pPr>
        <w:pStyle w:val="Heading3"/>
      </w:pPr>
      <w:bookmarkStart w:name="_Toc119939896" w:id="2101"/>
      <w:bookmarkStart w:name="_Toc135312928" w:id="2102"/>
      <w:r w:rsidRPr="006E4AFE">
        <w:t>Medication</w:t>
      </w:r>
      <w:bookmarkEnd w:id="2101"/>
      <w:bookmarkEnd w:id="2102"/>
    </w:p>
    <w:p w:rsidR="001F767C" w:rsidP="001F767C" w:rsidRDefault="001F767C" w14:paraId="70C490F7" w14:textId="1D05F902"/>
    <w:tbl>
      <w:tblPr>
        <w:tblStyle w:val="TableGrid"/>
        <w:tblW w:w="10075" w:type="dxa"/>
        <w:tblLayout w:type="fixed"/>
        <w:tblLook w:val="04A0" w:firstRow="1" w:lastRow="0" w:firstColumn="1" w:lastColumn="0" w:noHBand="0" w:noVBand="1"/>
      </w:tblPr>
      <w:tblGrid>
        <w:gridCol w:w="2605"/>
        <w:gridCol w:w="1980"/>
        <w:gridCol w:w="2160"/>
        <w:gridCol w:w="3330"/>
      </w:tblGrid>
      <w:tr w:rsidRPr="00314140" w:rsidR="0058022B" w:rsidTr="004E29C8" w14:paraId="063B873D" w14:textId="77777777">
        <w:tc>
          <w:tcPr>
            <w:tcW w:w="2605" w:type="dxa"/>
            <w:shd w:val="clear" w:color="auto" w:fill="00B050"/>
          </w:tcPr>
          <w:p w:rsidRPr="00314140" w:rsidR="001F767C" w:rsidP="00D011EE" w:rsidRDefault="001F767C" w14:paraId="3FFA373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1F767C" w:rsidP="00D011EE" w:rsidRDefault="001F767C" w14:paraId="7D25DB0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rsidRPr="00314140" w:rsidR="001F767C" w:rsidP="00D011EE" w:rsidRDefault="001F767C" w14:paraId="30507A6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rsidRPr="00314140" w:rsidR="001F767C" w:rsidP="00D011EE" w:rsidRDefault="001F767C" w14:paraId="1A7499C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58022B" w:rsidTr="0058022B" w14:paraId="051024FB" w14:textId="77777777">
        <w:tc>
          <w:tcPr>
            <w:tcW w:w="2605" w:type="dxa"/>
          </w:tcPr>
          <w:p w:rsidRPr="00576BB3" w:rsidR="001F767C" w:rsidP="001F767C" w:rsidRDefault="00000000" w14:paraId="751D6625" w14:textId="5F236F59">
            <w:pPr>
              <w:shd w:val="clear" w:color="auto" w:fill="FFFFFF"/>
              <w:rPr>
                <w:rFonts w:asciiTheme="minorHAnsi" w:hAnsiTheme="minorHAnsi" w:cstheme="minorHAnsi"/>
                <w:color w:val="172B4D"/>
              </w:rPr>
            </w:pPr>
            <w:hyperlink w:history="1" r:id="rId117">
              <w:r w:rsidRPr="00576BB3" w:rsidR="001F767C">
                <w:rPr>
                  <w:rStyle w:val="Hyperlink"/>
                  <w:rFonts w:asciiTheme="minorHAnsi" w:hAnsiTheme="minorHAnsi" w:cstheme="minorHAnsi"/>
                </w:rPr>
                <w:t>Dose</w:t>
              </w:r>
            </w:hyperlink>
          </w:p>
          <w:p w:rsidRPr="001F767C" w:rsidR="001F767C" w:rsidP="001F767C" w:rsidRDefault="001F767C" w14:paraId="03E48737" w14:textId="77777777">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rsidRPr="001F767C" w:rsidR="001F767C" w:rsidP="00D011EE" w:rsidRDefault="001F767C" w14:paraId="412F8FD6" w14:textId="72CE7DD5"/>
        </w:tc>
        <w:tc>
          <w:tcPr>
            <w:tcW w:w="1980" w:type="dxa"/>
          </w:tcPr>
          <w:p w:rsidRPr="001F767C" w:rsidR="001F767C" w:rsidP="00D011EE" w:rsidRDefault="001F767C" w14:paraId="58ADCA33" w14:textId="357E1B57">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1F767C" w:rsidR="001F767C" w:rsidP="00D011EE" w:rsidRDefault="001F767C" w14:paraId="1E32EEFB" w14:textId="645B1F2F">
            <w:pPr>
              <w:rPr>
                <w:color w:val="172B4D"/>
              </w:rPr>
            </w:pPr>
            <w:r w:rsidRPr="001F767C">
              <w:rPr>
                <w:rFonts w:asciiTheme="minorHAnsi" w:hAnsiTheme="minorHAnsi" w:cstheme="minorHAnsi"/>
                <w:color w:val="172B4D"/>
              </w:rPr>
              <w:t>Medication Information</w:t>
            </w:r>
          </w:p>
        </w:tc>
        <w:tc>
          <w:tcPr>
            <w:tcW w:w="3330" w:type="dxa"/>
          </w:tcPr>
          <w:p w:rsidRPr="00ED6FF9" w:rsidR="001F767C" w:rsidP="00D011EE" w:rsidRDefault="001F767C" w14:paraId="5730C55B" w14:textId="092E7595">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Pr="00907779" w:rsidR="001F767C" w:rsidTr="0058022B" w14:paraId="0B83A0F6" w14:textId="77777777">
        <w:tc>
          <w:tcPr>
            <w:tcW w:w="2605" w:type="dxa"/>
          </w:tcPr>
          <w:p w:rsidRPr="00576BB3" w:rsidR="001F767C" w:rsidP="001F767C" w:rsidRDefault="00000000" w14:paraId="20E3CC50" w14:textId="10C5F76A">
            <w:pPr>
              <w:shd w:val="clear" w:color="auto" w:fill="FFFFFF"/>
              <w:rPr>
                <w:rFonts w:eastAsia="Times New Roman" w:asciiTheme="minorHAnsi" w:hAnsiTheme="minorHAnsi" w:cstheme="minorHAnsi"/>
                <w:color w:val="172B4D"/>
              </w:rPr>
            </w:pPr>
            <w:hyperlink w:history="1" r:id="rId118">
              <w:r w:rsidRPr="00576BB3" w:rsidR="001F767C">
                <w:rPr>
                  <w:rStyle w:val="Hyperlink"/>
                  <w:rFonts w:eastAsia="Times New Roman" w:asciiTheme="minorHAnsi" w:hAnsiTheme="minorHAnsi" w:cstheme="minorHAnsi"/>
                </w:rPr>
                <w:t>Dose Unit of Measure</w:t>
              </w:r>
            </w:hyperlink>
          </w:p>
          <w:p w:rsidRPr="001F767C" w:rsidR="001F767C" w:rsidP="001F767C" w:rsidRDefault="001F767C" w14:paraId="5E21D800"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Units of measure of a medication. (e.g., milligrams, milliliters)</w:t>
            </w:r>
          </w:p>
          <w:p w:rsidRPr="001F767C" w:rsidR="001F767C" w:rsidP="001F767C" w:rsidRDefault="001F767C" w14:paraId="2C42F2FC" w14:textId="77777777">
            <w:pPr>
              <w:shd w:val="clear" w:color="auto" w:fill="FFFFFF"/>
              <w:rPr>
                <w:rFonts w:asciiTheme="minorHAnsi" w:hAnsiTheme="minorHAnsi" w:cstheme="minorHAnsi"/>
                <w:b/>
                <w:bCs/>
                <w:color w:val="172B4D"/>
              </w:rPr>
            </w:pPr>
          </w:p>
        </w:tc>
        <w:tc>
          <w:tcPr>
            <w:tcW w:w="1980" w:type="dxa"/>
          </w:tcPr>
          <w:p w:rsidRPr="001F767C" w:rsidR="001F767C" w:rsidP="001F767C" w:rsidRDefault="001F767C" w14:paraId="0511C9D3" w14:textId="21CE9A30">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rsidRPr="001F767C" w:rsidR="001F767C" w:rsidP="00D011EE" w:rsidRDefault="001F767C" w14:paraId="1F706CF0" w14:textId="77777777">
            <w:pPr>
              <w:pStyle w:val="NormalWeb"/>
              <w:spacing w:before="0" w:beforeAutospacing="0" w:after="0" w:afterAutospacing="0"/>
              <w:rPr>
                <w:rFonts w:asciiTheme="minorHAnsi" w:hAnsiTheme="minorHAnsi" w:cstheme="minorHAnsi"/>
                <w:color w:val="172B4D"/>
              </w:rPr>
            </w:pPr>
          </w:p>
        </w:tc>
        <w:tc>
          <w:tcPr>
            <w:tcW w:w="2160" w:type="dxa"/>
          </w:tcPr>
          <w:p w:rsidRPr="001F767C" w:rsidR="001F767C" w:rsidP="00D011EE" w:rsidRDefault="001F767C" w14:paraId="3710004A" w14:textId="611E2B2A">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rsidRPr="001F767C" w:rsidR="001F767C" w:rsidP="001F767C" w:rsidRDefault="001F767C" w14:paraId="7BE7ED32" w14:textId="56617CEA">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Pr="00907779" w:rsidR="00B84F2D" w:rsidTr="004E29C8" w14:paraId="33727322" w14:textId="77777777">
        <w:tc>
          <w:tcPr>
            <w:tcW w:w="2605" w:type="dxa"/>
          </w:tcPr>
          <w:p w:rsidRPr="00576BB3" w:rsidR="00B84F2D" w:rsidP="00B84F2D" w:rsidRDefault="00000000" w14:paraId="78BD71EE" w14:textId="1D45A9DA">
            <w:pPr>
              <w:shd w:val="clear" w:color="auto" w:fill="FFFFFF"/>
              <w:rPr>
                <w:rFonts w:eastAsia="Times New Roman" w:asciiTheme="minorHAnsi" w:hAnsiTheme="minorHAnsi" w:cstheme="minorHAnsi"/>
                <w:color w:val="172B4D"/>
              </w:rPr>
            </w:pPr>
            <w:hyperlink w:history="1" r:id="rId119">
              <w:r w:rsidRPr="00576BB3" w:rsidR="00B84F2D">
                <w:rPr>
                  <w:rStyle w:val="Hyperlink"/>
                  <w:rFonts w:eastAsia="Times New Roman" w:asciiTheme="minorHAnsi" w:hAnsiTheme="minorHAnsi" w:cstheme="minorHAnsi"/>
                </w:rPr>
                <w:t>Indication</w:t>
              </w:r>
            </w:hyperlink>
          </w:p>
          <w:p w:rsidRPr="001F767C" w:rsidR="00B84F2D" w:rsidP="00B84F2D" w:rsidRDefault="00B84F2D" w14:paraId="16C8AF46"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Sign, symptom, or medical condition that leads to the recommendation of a treatment, test, or procedure.</w:t>
            </w:r>
          </w:p>
          <w:p w:rsidRPr="001F767C" w:rsidR="00B84F2D" w:rsidP="00B84F2D" w:rsidRDefault="00B84F2D" w14:paraId="23014A4B"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038BF0FF" w14:textId="33894C0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60FAFB3F" w14:textId="77777777">
            <w:pPr>
              <w:rPr>
                <w:rFonts w:asciiTheme="minorHAnsi" w:hAnsiTheme="minorHAnsi" w:cstheme="minorHAnsi"/>
                <w:color w:val="172B4D"/>
              </w:rPr>
            </w:pPr>
            <w:r w:rsidRPr="00B84F2D">
              <w:rPr>
                <w:rFonts w:asciiTheme="minorHAnsi" w:hAnsiTheme="minorHAnsi" w:cstheme="minorHAnsi"/>
                <w:color w:val="172B4D"/>
              </w:rPr>
              <w:t>Medication Activity - &gt;Indication </w:t>
            </w:r>
          </w:p>
          <w:p w:rsidRPr="001F767C" w:rsidR="00B84F2D" w:rsidP="00B84F2D" w:rsidRDefault="00B84F2D" w14:paraId="2AA920A2" w14:textId="15686518">
            <w:pPr>
              <w:rPr>
                <w:rFonts w:asciiTheme="minorHAnsi" w:hAnsiTheme="minorHAnsi" w:cstheme="minorHAnsi"/>
                <w:color w:val="172B4D"/>
              </w:rPr>
            </w:pPr>
          </w:p>
        </w:tc>
        <w:tc>
          <w:tcPr>
            <w:tcW w:w="3330" w:type="dxa"/>
          </w:tcPr>
          <w:p w:rsidRPr="001F767C" w:rsidR="00B84F2D" w:rsidP="00B84F2D" w:rsidRDefault="00B84F2D" w14:paraId="3555B0F5" w14:textId="17857C33">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Pr="00907779" w:rsidR="00B84F2D" w:rsidTr="004E29C8" w14:paraId="6AB05324" w14:textId="77777777">
        <w:tc>
          <w:tcPr>
            <w:tcW w:w="2605" w:type="dxa"/>
          </w:tcPr>
          <w:p w:rsidRPr="00576BB3" w:rsidR="00B84F2D" w:rsidP="00B84F2D" w:rsidRDefault="00000000" w14:paraId="3CC38377" w14:textId="2A57605E">
            <w:pPr>
              <w:shd w:val="clear" w:color="auto" w:fill="FFFFFF"/>
              <w:rPr>
                <w:rFonts w:eastAsia="Times New Roman" w:asciiTheme="minorHAnsi" w:hAnsiTheme="minorHAnsi" w:cstheme="minorHAnsi"/>
                <w:color w:val="172B4D"/>
              </w:rPr>
            </w:pPr>
            <w:hyperlink w:history="1" r:id="rId120">
              <w:r w:rsidRPr="00576BB3" w:rsidR="00B84F2D">
                <w:rPr>
                  <w:rStyle w:val="Hyperlink"/>
                  <w:rFonts w:eastAsia="Times New Roman" w:asciiTheme="minorHAnsi" w:hAnsiTheme="minorHAnsi" w:cstheme="minorHAnsi"/>
                </w:rPr>
                <w:t>Fill Status</w:t>
              </w:r>
            </w:hyperlink>
          </w:p>
          <w:p w:rsidRPr="001F767C" w:rsidR="00B84F2D" w:rsidP="00B84F2D" w:rsidRDefault="00B84F2D" w14:paraId="33974CBD"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State of a medication with regards to dispensing or other activity. (e.g., dispensed, partially dispensed, not dispensed)</w:t>
            </w:r>
          </w:p>
          <w:p w:rsidRPr="001F767C" w:rsidR="00B84F2D" w:rsidP="00B84F2D" w:rsidRDefault="00B84F2D" w14:paraId="3EB20918"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4F13C113" w14:textId="5D255F31">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1C81299B" w14:textId="77777777">
            <w:pPr>
              <w:rPr>
                <w:rFonts w:asciiTheme="minorHAnsi" w:hAnsiTheme="minorHAnsi" w:cstheme="minorHAnsi"/>
                <w:color w:val="172B4D"/>
              </w:rPr>
            </w:pPr>
            <w:r w:rsidRPr="00B84F2D">
              <w:rPr>
                <w:rFonts w:asciiTheme="minorHAnsi" w:hAnsiTheme="minorHAnsi" w:cstheme="minorHAnsi"/>
                <w:color w:val="172B4D"/>
              </w:rPr>
              <w:t>Medication Dispense </w:t>
            </w:r>
          </w:p>
          <w:p w:rsidRPr="001F767C" w:rsidR="00B84F2D" w:rsidP="00B84F2D" w:rsidRDefault="00B84F2D" w14:paraId="43E2CA32" w14:textId="1EBEE5C3">
            <w:pPr>
              <w:rPr>
                <w:rFonts w:asciiTheme="minorHAnsi" w:hAnsiTheme="minorHAnsi" w:cstheme="minorHAnsi"/>
                <w:color w:val="172B4D"/>
              </w:rPr>
            </w:pPr>
          </w:p>
        </w:tc>
        <w:tc>
          <w:tcPr>
            <w:tcW w:w="3330" w:type="dxa"/>
          </w:tcPr>
          <w:p w:rsidRPr="001F767C" w:rsidR="00B84F2D" w:rsidP="00B84F2D" w:rsidRDefault="00B84F2D" w14:paraId="6E73C743" w14:textId="2364348B">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rsidR="000E43B8" w:rsidP="004C76D9" w:rsidRDefault="000E43B8" w14:paraId="10923263" w14:textId="77777777">
      <w:pPr>
        <w:pStyle w:val="Heading4"/>
        <w:rPr>
          <w:color w:val="172B4D"/>
        </w:rPr>
      </w:pPr>
      <w:r>
        <w:t>Dose</w:t>
      </w:r>
    </w:p>
    <w:p w:rsidRPr="000E43B8" w:rsidR="000E43B8" w:rsidP="000E43B8" w:rsidRDefault="000E43B8" w14:paraId="53A3AA0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(doseQuantity) represents how many of the consumables (a medication code that is precoordinated with the dose) are to be administered at each administration event. As a result, the dose is always relative to the consumable. Dose (doseQuantity) will often be unitless number that indicates the number of products given per administration (e.g., "2", meaning 2 x "metoprolol 25mg tablet" per administration). </w:t>
      </w:r>
    </w:p>
    <w:p w:rsidRPr="000E43B8" w:rsidR="000E43B8" w:rsidP="000E43B8" w:rsidRDefault="000E43B8" w14:paraId="48BD98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value="2"/&gt;</w:t>
      </w:r>
    </w:p>
    <w:p w:rsidRPr="000E43B8" w:rsidR="000E43B8" w:rsidP="000E43B8" w:rsidRDefault="000E43B8" w14:paraId="2C7DBF6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 unit="{tablet}" /&gt;</w:t>
      </w:r>
    </w:p>
    <w:p w:rsidRPr="000E43B8" w:rsidR="000E43B8" w:rsidP="000E43B8" w:rsidRDefault="000E43B8" w14:paraId="6F238B42"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rsidRPr="000E43B8" w:rsidR="000E43B8" w:rsidP="000E43B8" w:rsidRDefault="000E43B8" w14:paraId="41A2447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It is not recommended to communicate the consumable as "metoprolol" and include a doseQuantity of "50 mg":</w:t>
      </w:r>
    </w:p>
    <w:p w:rsidRPr="000E43B8" w:rsidR="000E43B8" w:rsidP="000E43B8" w:rsidRDefault="000E43B8" w14:paraId="0929227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value="50" unit="mg" /&gt;</w:t>
      </w:r>
    </w:p>
    <w:p w:rsidRPr="000E43B8" w:rsidR="000E43B8" w:rsidP="000E43B8" w:rsidRDefault="000E43B8" w14:paraId="0A1CAAB2" w14:textId="77777777">
      <w:pPr>
        <w:pStyle w:val="NormalWeb"/>
        <w:shd w:val="clear" w:color="auto" w:fill="FFFFFF"/>
        <w:spacing w:before="150" w:beforeAutospacing="0" w:after="0" w:afterAutospacing="0"/>
        <w:rPr>
          <w:rFonts w:asciiTheme="minorHAnsi" w:hAnsiTheme="minorHAnsi" w:cstheme="minorHAnsi"/>
        </w:rPr>
      </w:pPr>
    </w:p>
    <w:p w:rsidRPr="004E29C8" w:rsidR="000E43B8" w:rsidP="004C76D9" w:rsidRDefault="000E43B8" w14:paraId="08CD1242" w14:textId="0AADA51F">
      <w:pPr>
        <w:pStyle w:val="Heading4"/>
      </w:pPr>
      <w:r w:rsidRPr="004E29C8">
        <w:t>Dose Unit of Measure</w:t>
      </w:r>
    </w:p>
    <w:p w:rsidRPr="000E43B8" w:rsidR="000E43B8" w:rsidP="000E43B8" w:rsidRDefault="000E43B8" w14:paraId="3E422C2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rsidRPr="000E43B8" w:rsidR="000E43B8" w:rsidP="000E43B8" w:rsidRDefault="000E43B8" w14:paraId="0BA53E53"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&lt;doseQuantity value="5" unit="mg/kg" /&gt;</w:t>
      </w:r>
    </w:p>
    <w:p w:rsidRPr="004E29C8" w:rsidR="000E43B8" w:rsidP="004C76D9" w:rsidRDefault="000E43B8" w14:paraId="5D549B51" w14:textId="6E5E2578">
      <w:pPr>
        <w:pStyle w:val="Heading4"/>
      </w:pPr>
      <w:r w:rsidRPr="004E29C8">
        <w:t>Indication</w:t>
      </w:r>
    </w:p>
    <w:p w:rsidR="00253888" w:rsidP="000E43B8" w:rsidRDefault="000E43B8" w14:paraId="730D778C" w14:textId="7502082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rsidRPr="000E43B8" w:rsidR="000E43B8" w:rsidP="000E43B8" w:rsidRDefault="00253888" w14:paraId="11D74FDD" w14:textId="75BB61C9">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entryRelationship under the medication activity with typeCode=SUBJ and inversionInd=true</w:t>
      </w:r>
    </w:p>
    <w:p w:rsidRPr="004E29C8" w:rsidR="000E43B8" w:rsidP="004C76D9" w:rsidRDefault="000E43B8" w14:paraId="0C1F982C" w14:textId="58E93B13">
      <w:pPr>
        <w:pStyle w:val="Heading4"/>
      </w:pPr>
      <w:r w:rsidRPr="004E29C8">
        <w:t>Fill Status</w:t>
      </w:r>
    </w:p>
    <w:p w:rsidRPr="000E43B8" w:rsidR="000E43B8" w:rsidP="000E43B8" w:rsidRDefault="000E43B8" w14:paraId="331D7D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rsidRPr="000E43B8" w:rsidR="000E43B8" w:rsidP="000E43B8" w:rsidRDefault="000E43B8" w14:paraId="0D51E2AA"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Supply ("INT" intent mood), the repeatNumber defines the number of allowed dispenses. For example, a repeatNumber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19714FEE"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Dispense ("EVN" event mood),  the repeatNumber is the number of dispenses. For example, a repeatNumber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2B140B78" w14:textId="77777777">
      <w:pPr>
        <w:pStyle w:val="NormalWeb"/>
        <w:shd w:val="clear" w:color="auto" w:fill="FFFFFF"/>
        <w:spacing w:before="150" w:beforeAutospacing="0" w:after="0" w:afterAutospacing="0"/>
        <w:rPr>
          <w:rFonts w:asciiTheme="minorHAnsi" w:hAnsiTheme="minorHAnsi" w:cstheme="minorHAnsi"/>
        </w:rPr>
      </w:pPr>
    </w:p>
    <w:p w:rsidRPr="000E43B8" w:rsidR="000E43B8" w:rsidP="000E43B8" w:rsidRDefault="000E43B8" w14:paraId="3B08C24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rsidRPr="000E43B8" w:rsidR="000E43B8" w:rsidP="000E43B8" w:rsidRDefault="000E43B8" w14:paraId="5A12D7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rsidRPr="000E43B8" w:rsidR="000E43B8" w:rsidP="000E43B8" w:rsidRDefault="000E43B8" w14:paraId="1FDA317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r>
      <w:r w:rsidRPr="000E43B8">
        <w:rPr>
          <w:rFonts w:asciiTheme="minorHAnsi" w:hAnsiTheme="minorHAnsi" w:cstheme="minorHAnsi"/>
        </w:rPr>
        <w:t>    - Dispense #1 - quantity - 75; repeatNumber = 1 This is the first time the medication is dispensed. Repeat Number 1 is the first instance and not a refill. 5 refills remain.</w:t>
      </w:r>
      <w:r w:rsidRPr="000E43B8">
        <w:rPr>
          <w:rFonts w:asciiTheme="minorHAnsi" w:hAnsiTheme="minorHAnsi" w:cstheme="minorHAnsi"/>
        </w:rPr>
        <w:br/>
      </w:r>
      <w:r w:rsidRPr="000E43B8">
        <w:rPr>
          <w:rFonts w:asciiTheme="minorHAnsi" w:hAnsiTheme="minorHAnsi" w:cstheme="minorHAnsi"/>
        </w:rPr>
        <w:t>    - Dispense #2 - quantity - 75; repeatNumber = 2 Repeat number 2 is second fill, but the the first refill. 4 refills remain.</w:t>
      </w:r>
      <w:r w:rsidRPr="000E43B8">
        <w:rPr>
          <w:rFonts w:asciiTheme="minorHAnsi" w:hAnsiTheme="minorHAnsi" w:cstheme="minorHAnsi"/>
        </w:rPr>
        <w:br/>
      </w:r>
      <w:r w:rsidRPr="000E43B8">
        <w:rPr>
          <w:rFonts w:asciiTheme="minorHAnsi" w:hAnsiTheme="minorHAnsi" w:cstheme="minorHAnsi"/>
        </w:rPr>
        <w:t>    - Dispense #3 - quantity - 75; repeatNumber = 3</w:t>
      </w:r>
      <w:r w:rsidRPr="000E43B8">
        <w:rPr>
          <w:rFonts w:asciiTheme="minorHAnsi" w:hAnsiTheme="minorHAnsi" w:cstheme="minorHAnsi"/>
        </w:rPr>
        <w:br/>
      </w:r>
      <w:r w:rsidRPr="000E43B8">
        <w:rPr>
          <w:rFonts w:asciiTheme="minorHAnsi" w:hAnsiTheme="minorHAnsi" w:cstheme="minorHAnsi"/>
        </w:rPr>
        <w:t>    - Dispense #4 - quantity - 75; repeatNumber = 4</w:t>
      </w:r>
    </w:p>
    <w:p w:rsidRPr="000E43B8" w:rsidR="000E43B8" w:rsidP="000E43B8" w:rsidRDefault="000E43B8" w14:paraId="10A948B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rsidRPr="000E43B8" w:rsidR="000E43B8" w:rsidP="000E43B8" w:rsidRDefault="000E43B8" w14:paraId="4956CF0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rsidRPr="000E43B8" w:rsidR="000E43B8" w:rsidP="000E43B8" w:rsidRDefault="000E43B8" w14:paraId="2250E469"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rsidRPr="000E43B8" w:rsidR="000E43B8" w:rsidP="000E43B8" w:rsidRDefault="000E43B8" w14:paraId="145751B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 Supply - quantity - 75; repeatNumber = 6 (how many overall allowed!)</w:t>
      </w:r>
    </w:p>
    <w:p w:rsidRPr="00ED6FF9" w:rsidR="001F767C" w:rsidP="00ED6FF9" w:rsidRDefault="001F767C" w14:paraId="58FE120A" w14:textId="77777777"/>
    <w:p w:rsidRPr="005B4F32" w:rsidR="001E7AE2" w:rsidP="00FD31AC" w:rsidRDefault="000C52ED" w14:paraId="73ABA34D" w14:textId="140BB0E1">
      <w:pPr>
        <w:pStyle w:val="Heading3"/>
        <w:rPr>
          <w:highlight w:val="yellow"/>
        </w:rPr>
      </w:pPr>
      <w:bookmarkStart w:name="_Toc119939897" w:id="2103"/>
      <w:bookmarkStart w:name="_Toc135312929" w:id="2104"/>
      <w:r w:rsidRPr="005B4F32">
        <w:rPr>
          <w:highlight w:val="yellow"/>
        </w:rPr>
        <w:t>Patient Demographics</w:t>
      </w:r>
      <w:bookmarkEnd w:id="2103"/>
      <w:bookmarkEnd w:id="2104"/>
    </w:p>
    <w:tbl>
      <w:tblPr>
        <w:tblStyle w:val="TableGrid"/>
        <w:tblW w:w="9978" w:type="dxa"/>
        <w:tblLayout w:type="fixed"/>
        <w:tblLook w:val="04A0" w:firstRow="1" w:lastRow="0" w:firstColumn="1" w:lastColumn="0" w:noHBand="0" w:noVBand="1"/>
      </w:tblPr>
      <w:tblGrid>
        <w:gridCol w:w="2425"/>
        <w:gridCol w:w="2430"/>
        <w:gridCol w:w="1797"/>
        <w:gridCol w:w="3326"/>
      </w:tblGrid>
      <w:tr w:rsidRPr="00314140" w:rsidR="0066383D" w:rsidTr="004E29C8" w14:paraId="78DE350A" w14:textId="77777777">
        <w:tc>
          <w:tcPr>
            <w:tcW w:w="2425" w:type="dxa"/>
            <w:shd w:val="clear" w:color="auto" w:fill="2E74B5" w:themeFill="accent5" w:themeFillShade="BF"/>
          </w:tcPr>
          <w:p w:rsidRPr="00314140" w:rsidR="00992641" w:rsidP="00E518B4" w:rsidRDefault="00992641" w14:paraId="140DF5CA" w14:textId="77777777">
            <w:pPr>
              <w:rPr>
                <w:rStyle w:val="Strong"/>
                <w:rFonts w:asciiTheme="minorHAnsi" w:hAnsiTheme="minorHAnsi" w:cstheme="minorHAnsi"/>
                <w:color w:val="FFFFFF" w:themeColor="background1"/>
              </w:rPr>
            </w:pPr>
            <w:bookmarkStart w:name="_Hlk117258712" w:id="2105"/>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rsidRPr="00314140" w:rsidR="00992641" w:rsidP="00E518B4" w:rsidRDefault="00992641" w14:paraId="769AF11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rsidRPr="00314140" w:rsidR="00992641" w:rsidP="00E518B4" w:rsidRDefault="00992641" w14:paraId="311FEDB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rsidRPr="00314140" w:rsidR="00992641" w:rsidP="00E518B4" w:rsidRDefault="00992641" w14:paraId="30EFC17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name="_Hlk117258744" w:id="2106"/>
      <w:bookmarkEnd w:id="2105"/>
      <w:tr w:rsidRPr="00314140" w:rsidR="00F61091" w:rsidTr="004E29C8" w14:paraId="2B21560C" w14:textId="77777777">
        <w:tc>
          <w:tcPr>
            <w:tcW w:w="2425" w:type="dxa"/>
          </w:tcPr>
          <w:p w:rsidRPr="00576BB3" w:rsidR="00E24F5F" w:rsidP="00E518B4" w:rsidRDefault="00D011EE" w14:paraId="7B28838E" w14:textId="129E67AD">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Pr="00576BB3" w:rsidR="00E24F5F">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rsidRPr="00314140" w:rsidR="00E24F5F" w:rsidP="00E518B4" w:rsidRDefault="00E24F5F" w14:paraId="7FA5CB06" w14:textId="5C4BC8FC">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rsidRPr="00314140" w:rsidR="00E24F5F" w:rsidP="00E518B4" w:rsidRDefault="00E24F5F" w14:paraId="626A42B0"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rsidRPr="00314140" w:rsidR="00E24F5F" w:rsidP="00E518B4" w:rsidRDefault="00E24F5F" w14:paraId="218D3D4B"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rsidRPr="00314140" w:rsidR="00E24F5F" w:rsidP="00E518B4" w:rsidRDefault="00E24F5F" w14:paraId="42753A8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rsidRPr="00314140" w:rsidR="00E24F5F" w:rsidP="00E518B4" w:rsidRDefault="00E24F5F" w14:paraId="2653A7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rsidRPr="00314140" w:rsidR="00E24F5F" w:rsidP="00E518B4" w:rsidRDefault="00E24F5F" w14:paraId="724380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rsidRPr="00314140" w:rsidR="00E24F5F" w:rsidP="00E518B4" w:rsidRDefault="00E24F5F" w14:paraId="229B7D07"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rsidRPr="00314140" w:rsidR="00E24F5F" w:rsidP="00E518B4" w:rsidRDefault="00E24F5F" w14:paraId="166A91E7" w14:textId="42183981">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797" w:type="dxa"/>
          </w:tcPr>
          <w:p w:rsidRPr="00314140" w:rsidR="00E24F5F" w:rsidP="00E518B4" w:rsidRDefault="00E24F5F" w14:paraId="116C13FA" w14:textId="489B8431">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rsidRPr="00907779" w:rsidR="00E24F5F" w:rsidP="00E518B4" w:rsidRDefault="001E7E2A" w14:paraId="1401FBB0" w14:textId="081892FC">
            <w:pPr>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bookmarkEnd w:id="2106"/>
      <w:tr w:rsidRPr="00314140" w:rsidR="00F61091" w:rsidTr="004E29C8" w14:paraId="5EA0C2A0" w14:textId="77777777">
        <w:tc>
          <w:tcPr>
            <w:tcW w:w="2425" w:type="dxa"/>
          </w:tcPr>
          <w:p w:rsidRPr="00576BB3" w:rsidR="00E24F5F" w:rsidP="00E518B4" w:rsidRDefault="00D011EE" w14:paraId="2A211A0D" w14:textId="61FC1CC8">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Pr="00576BB3" w:rsidR="00E24F5F">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rsidRPr="00314140" w:rsidR="00E24F5F" w:rsidP="00E518B4" w:rsidRDefault="00E24F5F" w14:paraId="38EECC4C" w14:textId="52F13BB7">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rsidRPr="00314140" w:rsidR="00E24F5F" w:rsidP="00E518B4" w:rsidRDefault="00E24F5F" w14:paraId="0B8CB0E7"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p>
          <w:p w:rsidRPr="00314140" w:rsidR="00E24F5F" w:rsidP="00E518B4" w:rsidRDefault="00E24F5F" w14:paraId="2F6B4418"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rsidRPr="00314140" w:rsidR="00E24F5F" w:rsidP="00E518B4" w:rsidRDefault="00E24F5F" w14:paraId="41200CB5"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rsidRPr="00314140" w:rsidR="00E24F5F" w:rsidP="00E518B4" w:rsidRDefault="00E24F5F" w14:paraId="05945A3E"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Female-to-Male </w:t>
            </w:r>
            <w:r w:rsidRPr="00314140">
              <w:rPr>
                <w:rFonts w:asciiTheme="minorHAnsi" w:hAnsiTheme="minorHAnsi" w:cstheme="minorHAnsi"/>
                <w:color w:val="172B4D"/>
              </w:rPr>
              <w:t>(FTM)/Transgender Male/Trans Man. 407377005 </w:t>
            </w:r>
          </w:p>
          <w:p w:rsidRPr="00314140" w:rsidR="00E24F5F" w:rsidP="00E518B4" w:rsidRDefault="00E24F5F" w14:paraId="2756B1E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rsidRPr="00314140" w:rsidR="00E24F5F" w:rsidP="00E518B4" w:rsidRDefault="00E24F5F" w14:paraId="43F29E7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rsidRPr="00314140" w:rsidR="00E24F5F" w:rsidP="00E518B4" w:rsidRDefault="00E24F5F" w14:paraId="4DB51424"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rsidRPr="00314140" w:rsidR="00E24F5F" w:rsidP="00E518B4" w:rsidRDefault="00E24F5F" w14:paraId="3C205374" w14:textId="36D280A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797" w:type="dxa"/>
          </w:tcPr>
          <w:p w:rsidRPr="00314140" w:rsidR="00E24F5F" w:rsidP="00E518B4" w:rsidRDefault="00E24F5F" w14:paraId="3F2E6CCC" w14:textId="3FF2B7CB">
            <w:pPr>
              <w:rPr>
                <w:rStyle w:val="Hyperlink"/>
                <w:rFonts w:asciiTheme="minorHAnsi" w:hAnsiTheme="minorHAnsi" w:cstheme="minorHAnsi"/>
                <w:color w:val="0052CC"/>
              </w:rPr>
            </w:pPr>
            <w:r w:rsidRPr="00314140">
              <w:rPr>
                <w:rFonts w:asciiTheme="minorHAnsi" w:hAnsiTheme="minorHAnsi" w:cstheme="minorHAnsi"/>
                <w:color w:val="172B4D"/>
              </w:rPr>
              <w:t xml:space="preserve">Gender Identity Observation </w:t>
            </w:r>
          </w:p>
        </w:tc>
        <w:tc>
          <w:tcPr>
            <w:tcW w:w="3326" w:type="dxa"/>
          </w:tcPr>
          <w:p w:rsidRPr="00907779" w:rsidR="00E24F5F" w:rsidP="00E518B4" w:rsidRDefault="001E7E2A" w14:paraId="731097E9" w14:textId="31CB80F3">
            <w:pPr>
              <w:keepNext/>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tr w:rsidRPr="00314140" w:rsidR="0066383D" w:rsidTr="004E29C8" w14:paraId="65F69253" w14:textId="77777777">
        <w:tc>
          <w:tcPr>
            <w:tcW w:w="2425" w:type="dxa"/>
            <w:shd w:val="clear" w:color="auto" w:fill="00B050"/>
          </w:tcPr>
          <w:p w:rsidRPr="00314140" w:rsidR="008E265F" w:rsidP="00D011EE" w:rsidRDefault="008E265F" w14:paraId="658961BC" w14:textId="4C2F83A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rsidRPr="00314140" w:rsidR="008E265F" w:rsidP="00D011EE" w:rsidRDefault="008E265F" w14:paraId="6277548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rsidRPr="00314140" w:rsidR="008E265F" w:rsidP="00D011EE" w:rsidRDefault="008E265F" w14:paraId="16F2496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rsidRPr="00314140" w:rsidR="008E265F" w:rsidP="00D011EE" w:rsidRDefault="008E265F" w14:paraId="67F610F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F61091" w:rsidTr="00F61091" w14:paraId="2F01BF84" w14:textId="77777777">
        <w:tc>
          <w:tcPr>
            <w:tcW w:w="2425" w:type="dxa"/>
          </w:tcPr>
          <w:p w:rsidRPr="00576BB3" w:rsidR="008E265F" w:rsidP="008E265F" w:rsidRDefault="00000000" w14:paraId="2D65E104" w14:textId="199222DB">
            <w:pPr>
              <w:shd w:val="clear" w:color="auto" w:fill="FFFFFF"/>
              <w:rPr>
                <w:rFonts w:eastAsia="Times New Roman" w:asciiTheme="minorHAnsi" w:hAnsiTheme="minorHAnsi" w:cstheme="minorHAnsi"/>
              </w:rPr>
            </w:pPr>
            <w:hyperlink w:history="1" r:id="rId121">
              <w:r w:rsidRPr="00576BB3" w:rsidR="008E265F">
                <w:rPr>
                  <w:rStyle w:val="Hyperlink"/>
                  <w:rFonts w:eastAsia="Times New Roman" w:asciiTheme="minorHAnsi" w:hAnsiTheme="minorHAnsi" w:cstheme="minorHAnsi"/>
                </w:rPr>
                <w:t>Date of Death</w:t>
              </w:r>
            </w:hyperlink>
          </w:p>
          <w:p w:rsidRPr="008E265F" w:rsidR="008E265F" w:rsidP="008E265F" w:rsidRDefault="008E265F" w14:paraId="4EB72AA1" w14:textId="2E425353">
            <w:pPr>
              <w:shd w:val="clear" w:color="auto" w:fill="FFFFFF"/>
              <w:spacing w:before="150"/>
              <w:rPr>
                <w:rStyle w:val="Strong"/>
                <w:rFonts w:eastAsia="Times New Roman" w:asciiTheme="minorHAnsi" w:hAnsiTheme="minorHAnsi" w:cstheme="minorHAnsi"/>
                <w:b w:val="0"/>
                <w:bCs w:val="0"/>
              </w:rPr>
            </w:pPr>
            <w:r w:rsidRPr="008E265F">
              <w:rPr>
                <w:rFonts w:eastAsia="Times New Roman" w:asciiTheme="minorHAnsi" w:hAnsiTheme="minorHAnsi" w:cstheme="minorHAnsi"/>
              </w:rPr>
              <w:t>Known or estimated year, month, and day of the patient's death.</w:t>
            </w:r>
          </w:p>
        </w:tc>
        <w:tc>
          <w:tcPr>
            <w:tcW w:w="2430" w:type="dxa"/>
          </w:tcPr>
          <w:p w:rsidRPr="008E265F" w:rsidR="008E265F" w:rsidP="008E265F" w:rsidRDefault="008E265F" w14:paraId="70569BDD" w14:textId="1193DF29">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8E265F" w14:paraId="45A66BB0" w14:textId="39D14641">
            <w:pPr>
              <w:rPr>
                <w:color w:val="172B4D"/>
              </w:rPr>
            </w:pPr>
            <w:r w:rsidRPr="00B84F2D">
              <w:rPr>
                <w:color w:val="172B4D"/>
              </w:rPr>
              <w:t>US Realm Header</w:t>
            </w:r>
          </w:p>
        </w:tc>
        <w:tc>
          <w:tcPr>
            <w:tcW w:w="3326" w:type="dxa"/>
          </w:tcPr>
          <w:p w:rsidRPr="00B84F2D" w:rsidR="00B84F2D" w:rsidP="00B84F2D" w:rsidRDefault="00B84F2D" w14:paraId="5E21F2E2" w14:textId="69FFB6A1">
            <w:pPr>
              <w:pStyle w:val="HTMLPreformatted"/>
              <w:shd w:val="clear" w:color="auto" w:fill="FFFFFF"/>
              <w:rPr>
                <w:color w:val="172B4D"/>
                <w:sz w:val="18"/>
                <w:szCs w:val="18"/>
              </w:rPr>
            </w:pPr>
            <w:r w:rsidRPr="00B84F2D">
              <w:rPr>
                <w:color w:val="172B4D"/>
                <w:sz w:val="18"/>
                <w:szCs w:val="18"/>
              </w:rPr>
              <w:t>sdtc:deceasedInd</w:t>
            </w:r>
            <w:r w:rsidRPr="00B84F2D">
              <w:rPr>
                <w:color w:val="172B4D"/>
                <w:sz w:val="18"/>
                <w:szCs w:val="18"/>
              </w:rPr>
              <w:br/>
            </w:r>
            <w:r w:rsidRPr="00B84F2D">
              <w:rPr>
                <w:color w:val="172B4D"/>
                <w:sz w:val="18"/>
                <w:szCs w:val="18"/>
              </w:rPr>
              <w:t>sdtc:deceasedTime</w:t>
            </w:r>
            <w:r w:rsidRPr="00B84F2D">
              <w:rPr>
                <w:color w:val="172B4D"/>
                <w:sz w:val="18"/>
                <w:szCs w:val="18"/>
              </w:rPr>
              <w:br/>
            </w:r>
            <w:r w:rsidRPr="00B84F2D">
              <w:rPr>
                <w:color w:val="172B4D"/>
                <w:sz w:val="18"/>
                <w:szCs w:val="18"/>
              </w:rPr>
              <w:t>see:</w:t>
            </w:r>
            <w:r w:rsidRPr="00B84F2D">
              <w:rPr>
                <w:color w:val="172B4D"/>
                <w:sz w:val="18"/>
                <w:szCs w:val="18"/>
              </w:rPr>
              <w:br/>
            </w:r>
            <w:hyperlink w:history="1" r:id="rId122">
              <w:r w:rsidRPr="00B84F2D">
                <w:rPr>
                  <w:color w:val="172B4D"/>
                  <w:sz w:val="18"/>
                  <w:szCs w:val="18"/>
                </w:rPr>
                <w:t>CDA Extensions</w:t>
              </w:r>
            </w:hyperlink>
            <w:r w:rsidRPr="00B84F2D">
              <w:rPr>
                <w:color w:val="172B4D"/>
                <w:sz w:val="18"/>
                <w:szCs w:val="18"/>
              </w:rPr>
              <w:br/>
            </w:r>
            <w:r w:rsidR="004A4BB1">
              <w:rPr>
                <w:color w:val="172B4D"/>
                <w:sz w:val="18"/>
                <w:szCs w:val="18"/>
              </w:rPr>
              <w:t>r</w:t>
            </w:r>
            <w:r w:rsidRPr="00B84F2D" w:rsidR="004A4BB1">
              <w:rPr>
                <w:color w:val="172B4D"/>
                <w:sz w:val="18"/>
                <w:szCs w:val="18"/>
              </w:rPr>
              <w:t>ecordTarget</w:t>
            </w:r>
            <w:r w:rsidRPr="00B84F2D">
              <w:rPr>
                <w:color w:val="172B4D"/>
                <w:sz w:val="18"/>
                <w:szCs w:val="18"/>
              </w:rPr>
              <w:t>/patientRole/patient</w:t>
            </w:r>
          </w:p>
          <w:p w:rsidRPr="00907779" w:rsidR="008E265F" w:rsidP="008E265F" w:rsidRDefault="008E265F" w14:paraId="1C7E2943" w14:textId="5FA528FA">
            <w:pPr>
              <w:rPr>
                <w:rFonts w:ascii="Courier New" w:hAnsi="Courier New" w:cs="Courier New"/>
                <w:color w:val="172B4D"/>
                <w:sz w:val="18"/>
                <w:szCs w:val="18"/>
              </w:rPr>
            </w:pPr>
          </w:p>
        </w:tc>
      </w:tr>
      <w:tr w:rsidRPr="00907779" w:rsidR="00F61091" w:rsidTr="00F61091" w14:paraId="5656EEB9" w14:textId="77777777">
        <w:tc>
          <w:tcPr>
            <w:tcW w:w="2425" w:type="dxa"/>
          </w:tcPr>
          <w:p w:rsidRPr="00576BB3" w:rsidR="008E265F" w:rsidP="008E265F" w:rsidRDefault="00000000" w14:paraId="07CB43B5" w14:textId="6C82211B">
            <w:pPr>
              <w:shd w:val="clear" w:color="auto" w:fill="FFFFFF"/>
              <w:rPr>
                <w:rFonts w:eastAsia="Times New Roman" w:asciiTheme="minorHAnsi" w:hAnsiTheme="minorHAnsi" w:cstheme="minorHAnsi"/>
              </w:rPr>
            </w:pPr>
            <w:hyperlink w:history="1" r:id="rId123">
              <w:r w:rsidRPr="00576BB3" w:rsidR="008E265F">
                <w:rPr>
                  <w:rStyle w:val="Hyperlink"/>
                  <w:rFonts w:eastAsia="Times New Roman" w:asciiTheme="minorHAnsi" w:hAnsiTheme="minorHAnsi" w:cstheme="minorHAnsi"/>
                </w:rPr>
                <w:t>Tribal Affiliation</w:t>
              </w:r>
            </w:hyperlink>
          </w:p>
          <w:p w:rsidRPr="008E265F" w:rsidR="008E265F" w:rsidP="008E265F" w:rsidRDefault="008E265F" w14:paraId="48F8E70E" w14:textId="146DD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Tribe or band with which an individual associates.</w:t>
            </w:r>
          </w:p>
        </w:tc>
        <w:tc>
          <w:tcPr>
            <w:tcW w:w="2430" w:type="dxa"/>
          </w:tcPr>
          <w:p w:rsidRPr="008E265F" w:rsidR="008E265F" w:rsidP="00D011EE" w:rsidRDefault="008E265F" w14:paraId="0FC4E5DF" w14:textId="3271C426">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0C627F" w14:paraId="0FB35110" w14:textId="120E1F13">
            <w:pPr>
              <w:rPr>
                <w:color w:val="172B4D"/>
              </w:rPr>
            </w:pPr>
            <w:r w:rsidRPr="000C627F">
              <w:rPr>
                <w:color w:val="172B4D"/>
              </w:rPr>
              <w:t>Tribal Affiliation Observation</w:t>
            </w:r>
          </w:p>
        </w:tc>
        <w:tc>
          <w:tcPr>
            <w:tcW w:w="3326" w:type="dxa"/>
          </w:tcPr>
          <w:p w:rsidR="008E265F" w:rsidP="00D011EE" w:rsidRDefault="004A4BB1" w14:paraId="6D399D5D" w14:textId="6EDB7AE3">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Pr="00907779" w:rsidR="00F61091" w:rsidTr="004E29C8" w14:paraId="31BA18A4" w14:textId="77777777">
        <w:tc>
          <w:tcPr>
            <w:tcW w:w="2425" w:type="dxa"/>
          </w:tcPr>
          <w:p w:rsidRPr="00E32413" w:rsidR="00B84F2D" w:rsidP="00B84F2D" w:rsidRDefault="00000000" w14:paraId="318A668B" w14:textId="56B7AB5D">
            <w:pPr>
              <w:shd w:val="clear" w:color="auto" w:fill="FFFFFF"/>
              <w:rPr>
                <w:rFonts w:eastAsia="Times New Roman" w:asciiTheme="minorHAnsi" w:hAnsiTheme="minorHAnsi" w:cstheme="minorHAnsi"/>
              </w:rPr>
            </w:pPr>
            <w:hyperlink w:history="1" r:id="rId124">
              <w:r w:rsidRPr="00E32413" w:rsidR="00B84F2D">
                <w:rPr>
                  <w:rStyle w:val="Hyperlink"/>
                  <w:rFonts w:eastAsia="Times New Roman" w:asciiTheme="minorHAnsi" w:hAnsiTheme="minorHAnsi" w:cstheme="minorHAnsi"/>
                </w:rPr>
                <w:t>Related Person's Name</w:t>
              </w:r>
            </w:hyperlink>
          </w:p>
          <w:p w:rsidRPr="008E265F" w:rsidR="00B84F2D" w:rsidP="00B84F2D" w:rsidRDefault="00B84F2D" w14:paraId="723823C8" w14:textId="2D4D2A59">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Name of a person with a legal or familial relationship to a patient.</w:t>
            </w:r>
          </w:p>
        </w:tc>
        <w:tc>
          <w:tcPr>
            <w:tcW w:w="2430" w:type="dxa"/>
          </w:tcPr>
          <w:p w:rsidRPr="008E265F" w:rsidR="00B84F2D" w:rsidP="00B84F2D" w:rsidRDefault="00B84F2D" w14:paraId="6EC199AD" w14:textId="0FE01F17">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143182F4" w14:textId="7941EC48">
            <w:pPr>
              <w:rPr>
                <w:color w:val="172B4D"/>
              </w:rPr>
            </w:pPr>
            <w:r w:rsidRPr="00B84F2D">
              <w:rPr>
                <w:color w:val="172B4D"/>
              </w:rPr>
              <w:t>Related Person Relationship and Name Participant</w:t>
            </w:r>
          </w:p>
        </w:tc>
        <w:tc>
          <w:tcPr>
            <w:tcW w:w="3326" w:type="dxa"/>
          </w:tcPr>
          <w:p w:rsidR="00B84F2D" w:rsidP="00B84F2D" w:rsidRDefault="00B84F2D" w14:paraId="4A797CEB" w14:textId="7112903F">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Pr="00907779" w:rsidR="00F61091" w:rsidTr="004E29C8" w14:paraId="1BC8EF0C" w14:textId="77777777">
        <w:tc>
          <w:tcPr>
            <w:tcW w:w="2425" w:type="dxa"/>
          </w:tcPr>
          <w:p w:rsidRPr="00E32413" w:rsidR="00B84F2D" w:rsidP="00B84F2D" w:rsidRDefault="00000000" w14:paraId="4A05D72C" w14:textId="48CCC639">
            <w:pPr>
              <w:shd w:val="clear" w:color="auto" w:fill="FFFFFF"/>
              <w:rPr>
                <w:rFonts w:eastAsia="Times New Roman" w:asciiTheme="minorHAnsi" w:hAnsiTheme="minorHAnsi" w:cstheme="minorHAnsi"/>
              </w:rPr>
            </w:pPr>
            <w:hyperlink w:history="1" r:id="rId125">
              <w:r w:rsidRPr="00E32413" w:rsidR="00B84F2D">
                <w:rPr>
                  <w:rStyle w:val="Hyperlink"/>
                  <w:rFonts w:eastAsia="Times New Roman" w:asciiTheme="minorHAnsi" w:hAnsiTheme="minorHAnsi" w:cstheme="minorHAnsi"/>
                </w:rPr>
                <w:t>Related Person's Relationship</w:t>
              </w:r>
            </w:hyperlink>
          </w:p>
          <w:p w:rsidRPr="008E265F" w:rsidR="00B84F2D" w:rsidP="00B84F2D" w:rsidRDefault="00B84F2D" w14:paraId="6472B6B4" w14:textId="4C4F8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Relationship of a person to a patient. (e.g., parent, next-of-kin, guardian, custodian)</w:t>
            </w:r>
          </w:p>
        </w:tc>
        <w:tc>
          <w:tcPr>
            <w:tcW w:w="2430" w:type="dxa"/>
          </w:tcPr>
          <w:p w:rsidRPr="008E265F" w:rsidR="00B84F2D" w:rsidP="00B84F2D" w:rsidRDefault="00B84F2D" w14:paraId="1FD7F919" w14:textId="65B9A311">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3B7C0887" w14:textId="0E6B5BD3">
            <w:pPr>
              <w:rPr>
                <w:color w:val="172B4D"/>
              </w:rPr>
            </w:pPr>
            <w:r w:rsidRPr="00B84F2D">
              <w:rPr>
                <w:color w:val="172B4D"/>
              </w:rPr>
              <w:t>Related Person Relationship and Name Participant</w:t>
            </w:r>
          </w:p>
        </w:tc>
        <w:tc>
          <w:tcPr>
            <w:tcW w:w="3326" w:type="dxa"/>
          </w:tcPr>
          <w:p w:rsidR="00B84F2D" w:rsidP="00B84F2D" w:rsidRDefault="00B84F2D" w14:paraId="205FF1B8" w14:textId="47AE688C">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/ClinicalDocument/participant/associatedEntity/code (Personal And Legal Relationship Role Type Value Set)</w:t>
            </w:r>
          </w:p>
        </w:tc>
      </w:tr>
      <w:tr w:rsidRPr="00907779" w:rsidR="00F61091" w:rsidTr="00F61091" w14:paraId="2459BB9E" w14:textId="77777777">
        <w:tc>
          <w:tcPr>
            <w:tcW w:w="2425" w:type="dxa"/>
          </w:tcPr>
          <w:p w:rsidRPr="00E32413" w:rsidR="00B84F2D" w:rsidP="00B84F2D" w:rsidRDefault="00000000" w14:paraId="23CFBD80" w14:textId="29B5B20B">
            <w:pPr>
              <w:shd w:val="clear" w:color="auto" w:fill="FFFFFF"/>
              <w:rPr>
                <w:rFonts w:eastAsia="Times New Roman" w:asciiTheme="minorHAnsi" w:hAnsiTheme="minorHAnsi" w:cstheme="minorHAnsi"/>
              </w:rPr>
            </w:pPr>
            <w:hyperlink w:history="1" r:id="rId126">
              <w:r w:rsidRPr="00E32413" w:rsidR="00B84F2D">
                <w:rPr>
                  <w:rStyle w:val="Hyperlink"/>
                  <w:rFonts w:eastAsia="Times New Roman" w:asciiTheme="minorHAnsi" w:hAnsiTheme="minorHAnsi" w:cstheme="minorHAnsi"/>
                </w:rPr>
                <w:t>Occupation</w:t>
              </w:r>
            </w:hyperlink>
          </w:p>
          <w:p w:rsidRPr="008E265F" w:rsidR="00B84F2D" w:rsidP="00B84F2D" w:rsidRDefault="00B84F2D" w14:paraId="73A5993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Type of work of a person. (e.g., infantry, business analyst, social worker)</w:t>
            </w:r>
          </w:p>
          <w:p w:rsidRPr="008E265F" w:rsidR="00B84F2D" w:rsidP="00B84F2D" w:rsidRDefault="00B84F2D" w14:paraId="2900834E"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13BA0468" w14:textId="3AA5A247">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rsidRPr="00B84F2D" w:rsidR="00B84F2D" w:rsidP="00B84F2D" w:rsidRDefault="00B84F2D" w14:paraId="6247BEAE" w14:textId="10476843">
            <w:pPr>
              <w:rPr>
                <w:color w:val="172B4D"/>
              </w:rPr>
            </w:pPr>
            <w:r w:rsidRPr="00B84F2D">
              <w:rPr>
                <w:color w:val="172B4D"/>
              </w:rPr>
              <w:t>Basic Occupation Observation</w:t>
            </w:r>
          </w:p>
        </w:tc>
        <w:tc>
          <w:tcPr>
            <w:tcW w:w="3326" w:type="dxa"/>
          </w:tcPr>
          <w:p w:rsidR="00B84F2D" w:rsidP="004E29C8" w:rsidRDefault="004A4BB1" w14:paraId="756AFC30" w14:textId="751AF167">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Pr="00907779" w:rsidR="00F61091" w:rsidTr="00F61091" w14:paraId="5366BCEB" w14:textId="77777777">
        <w:tc>
          <w:tcPr>
            <w:tcW w:w="2425" w:type="dxa"/>
          </w:tcPr>
          <w:p w:rsidRPr="00E32413" w:rsidR="00B84F2D" w:rsidP="00B84F2D" w:rsidRDefault="00000000" w14:paraId="5B5C1AA8" w14:textId="65BF2AF4">
            <w:pPr>
              <w:shd w:val="clear" w:color="auto" w:fill="FFFFFF"/>
              <w:rPr>
                <w:rFonts w:eastAsia="Times New Roman" w:asciiTheme="minorHAnsi" w:hAnsiTheme="minorHAnsi" w:cstheme="minorHAnsi"/>
              </w:rPr>
            </w:pPr>
            <w:hyperlink w:history="1" r:id="rId127">
              <w:r w:rsidRPr="00E32413" w:rsidR="00B84F2D">
                <w:rPr>
                  <w:rStyle w:val="Hyperlink"/>
                  <w:rFonts w:eastAsia="Times New Roman" w:asciiTheme="minorHAnsi" w:hAnsiTheme="minorHAnsi" w:cstheme="minorHAnsi"/>
                </w:rPr>
                <w:t>Occupation Industry</w:t>
              </w:r>
            </w:hyperlink>
          </w:p>
          <w:p w:rsidRPr="008E265F" w:rsidR="00B84F2D" w:rsidP="00B84F2D" w:rsidRDefault="00B84F2D" w14:paraId="777797F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 xml:space="preserve">Type of business that compensates for work or assigns work to an unpaid </w:t>
            </w:r>
            <w:r w:rsidRPr="008E265F">
              <w:rPr>
                <w:rFonts w:eastAsia="Times New Roman" w:asciiTheme="minorHAnsi" w:hAnsiTheme="minorHAnsi" w:cstheme="minorHAnsi"/>
              </w:rPr>
              <w:t>worker or volunteer. (e.g., U.S. Army, cement manufacturing, children and youth services)</w:t>
            </w:r>
          </w:p>
          <w:p w:rsidRPr="008E265F" w:rsidR="00B84F2D" w:rsidP="00B84F2D" w:rsidRDefault="00B84F2D" w14:paraId="5263E75C"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5DAF8917" w14:textId="330D22E3">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rsidRPr="00B84F2D" w:rsidR="00B84F2D" w:rsidP="00B84F2D" w:rsidRDefault="00B84F2D" w14:paraId="322B1AF0" w14:textId="4EEE7CE7">
            <w:pPr>
              <w:rPr>
                <w:color w:val="172B4D"/>
              </w:rPr>
            </w:pPr>
            <w:r w:rsidRPr="00B84F2D">
              <w:rPr>
                <w:color w:val="172B4D"/>
              </w:rPr>
              <w:t>Basic Industry Observation</w:t>
            </w:r>
          </w:p>
        </w:tc>
        <w:tc>
          <w:tcPr>
            <w:tcW w:w="3326" w:type="dxa"/>
          </w:tcPr>
          <w:p w:rsidR="00B84F2D" w:rsidP="00B84F2D" w:rsidRDefault="004A4BB1" w14:paraId="3AB52C06" w14:textId="6E7B0200">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Pr="00907779" w:rsidR="00227E64" w:rsidTr="00F61091" w14:paraId="57825D4A" w14:textId="77777777">
        <w:tc>
          <w:tcPr>
            <w:tcW w:w="2425" w:type="dxa"/>
          </w:tcPr>
          <w:p w:rsidRPr="00E32413" w:rsidR="00227E64" w:rsidP="00227E64" w:rsidRDefault="00000000" w14:paraId="30C47911" w14:textId="5CA27539">
            <w:pPr>
              <w:shd w:val="clear" w:color="auto" w:fill="FFFFFF"/>
              <w:rPr>
                <w:rFonts w:eastAsia="Times New Roman" w:asciiTheme="minorHAnsi" w:hAnsiTheme="minorHAnsi" w:cstheme="minorHAnsi"/>
                <w:color w:val="172B4D"/>
              </w:rPr>
            </w:pPr>
            <w:hyperlink w:history="1" r:id="rId128">
              <w:r w:rsidRPr="007F5999" w:rsidR="00227E64">
                <w:rPr>
                  <w:rStyle w:val="Hyperlink"/>
                  <w:rFonts w:eastAsia="Times New Roman" w:asciiTheme="minorHAnsi" w:hAnsiTheme="minorHAnsi" w:cstheme="minorHAnsi"/>
                </w:rPr>
                <w:t>Sex</w:t>
              </w:r>
            </w:hyperlink>
          </w:p>
          <w:p w:rsidRPr="000E43B8" w:rsidR="00227E64" w:rsidP="00227E64" w:rsidRDefault="00227E64" w14:paraId="7C655039" w14:textId="77777777">
            <w:pPr>
              <w:shd w:val="clear" w:color="auto" w:fill="FFFFFF"/>
              <w:spacing w:before="150"/>
              <w:rPr>
                <w:rFonts w:eastAsia="Times New Roman" w:asciiTheme="minorHAnsi" w:hAnsiTheme="minorHAnsi" w:cstheme="minorHAnsi"/>
                <w:color w:val="172B4D"/>
              </w:rPr>
            </w:pPr>
            <w:r w:rsidRPr="000E43B8">
              <w:rPr>
                <w:rFonts w:eastAsia="Times New Roman" w:asciiTheme="minorHAnsi" w:hAnsiTheme="minorHAnsi" w:cstheme="minorHAnsi"/>
                <w:color w:val="000000"/>
              </w:rPr>
              <w:t>Documentation of a specific instance of sex and/or gender information.</w:t>
            </w:r>
          </w:p>
          <w:p w:rsidRPr="000E43B8" w:rsidR="00227E64" w:rsidP="00227E64" w:rsidRDefault="00227E64" w14:paraId="787F8AAF" w14:textId="77777777">
            <w:pPr>
              <w:shd w:val="clear" w:color="auto" w:fill="FFFFFF"/>
              <w:rPr>
                <w:rFonts w:eastAsia="Times New Roman" w:asciiTheme="minorHAnsi" w:hAnsiTheme="minorHAnsi" w:cstheme="minorHAnsi"/>
                <w:b/>
                <w:bCs/>
              </w:rPr>
            </w:pPr>
          </w:p>
        </w:tc>
        <w:tc>
          <w:tcPr>
            <w:tcW w:w="2430" w:type="dxa"/>
          </w:tcPr>
          <w:p w:rsidRPr="000E43B8" w:rsidR="00227E64" w:rsidP="00227E64" w:rsidRDefault="00227E64" w14:paraId="0B911C30" w14:textId="77777777">
            <w:pPr>
              <w:numPr>
                <w:ilvl w:val="0"/>
                <w:numId w:val="43"/>
              </w:numPr>
              <w:shd w:val="clear" w:color="auto" w:fill="FFFFFF"/>
              <w:spacing w:before="100" w:beforeAutospacing="1" w:after="100" w:afterAutospacing="1"/>
              <w:rPr>
                <w:rFonts w:eastAsia="Times New Roman" w:asciiTheme="minorHAnsi" w:hAnsiTheme="minorHAnsi" w:cstheme="minorHAnsi"/>
                <w:color w:val="172B4D"/>
              </w:rPr>
            </w:pPr>
            <w:r w:rsidRPr="000E43B8">
              <w:rPr>
                <w:rFonts w:eastAsia="Times New Roman" w:asciiTheme="minorHAnsi" w:hAnsiTheme="minorHAnsi" w:cstheme="minorHAnsi"/>
                <w:color w:val="172B4D"/>
              </w:rPr>
              <w:t>SNOMED International, Systematized Nomenclature of Medicine Clinical Terms (SNOMED CT®) U.S. Edition, March 2022 Release</w:t>
            </w:r>
          </w:p>
          <w:p w:rsidRPr="000E43B8" w:rsidR="00227E64" w:rsidP="00227E64" w:rsidRDefault="00227E64" w14:paraId="4FF8613F" w14:textId="77777777">
            <w:pPr>
              <w:pStyle w:val="NormalWeb"/>
              <w:spacing w:before="0" w:beforeAutospacing="0" w:after="0" w:afterAutospacing="0"/>
              <w:rPr>
                <w:rFonts w:asciiTheme="minorHAnsi" w:hAnsiTheme="minorHAnsi" w:cstheme="minorHAnsi"/>
              </w:rPr>
            </w:pPr>
          </w:p>
        </w:tc>
        <w:tc>
          <w:tcPr>
            <w:tcW w:w="1797" w:type="dxa"/>
          </w:tcPr>
          <w:p w:rsidRPr="000E43B8" w:rsidR="00227E64" w:rsidP="00227E64" w:rsidRDefault="00BD2E66" w14:paraId="06B78987" w14:textId="623BCD8D">
            <w:pPr>
              <w:rPr>
                <w:rFonts w:asciiTheme="minorHAnsi" w:hAnsiTheme="minorHAnsi" w:cstheme="minorHAnsi"/>
                <w:color w:val="172B4D"/>
              </w:rPr>
            </w:pPr>
            <w:del w:author="Gay Dolin" w:date="2023-05-18T06:45:00Z" w:id="2107">
              <w:r w:rsidDel="003F60AF">
                <w:rPr>
                  <w:color w:val="172B4D"/>
                </w:rPr>
                <w:delText xml:space="preserve">Birth </w:delText>
              </w:r>
            </w:del>
            <w:r>
              <w:rPr>
                <w:color w:val="172B4D"/>
              </w:rPr>
              <w:t xml:space="preserve">Sex Observation </w:t>
            </w:r>
            <w:del w:author="Gay Dolin" w:date="2023-05-18T06:45:00Z" w:id="2108">
              <w:r w:rsidDel="003F60AF">
                <w:rPr>
                  <w:color w:val="172B4D"/>
                </w:rPr>
                <w:delText>(V2)</w:delText>
              </w:r>
            </w:del>
          </w:p>
        </w:tc>
        <w:tc>
          <w:tcPr>
            <w:tcW w:w="3326" w:type="dxa"/>
          </w:tcPr>
          <w:p w:rsidRPr="00B84F2D" w:rsidR="00227E64" w:rsidP="00227E64" w:rsidRDefault="004A4BB1" w14:paraId="4A23B923" w14:textId="53DFE9A6">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ins w:author="Gay Dolin" w:date="2023-05-18T06:45:00Z" w:id="2109">
              <w:r w:rsidR="005B42C6">
                <w:rPr>
                  <w:rStyle w:val="XMLname"/>
                </w:rPr>
                <w:t>46098-0</w:t>
              </w:r>
            </w:ins>
            <w:del w:author="Gay Dolin" w:date="2023-05-18T06:45:00Z" w:id="2110">
              <w:r w:rsidRPr="00BD2E66" w:rsidDel="005B42C6" w:rsidR="00BD2E66">
                <w:rPr>
                  <w:rStyle w:val="XMLname"/>
                </w:rPr>
                <w:delText>76689-9</w:delText>
              </w:r>
            </w:del>
            <w:r w:rsidRPr="004A4BB1">
              <w:rPr>
                <w:rFonts w:ascii="Courier New" w:hAnsi="Courier New" w:cs="Courier New"/>
                <w:color w:val="172B4D"/>
                <w:sz w:val="18"/>
                <w:szCs w:val="18"/>
              </w:rPr>
              <w:t>"]/value</w:t>
            </w:r>
          </w:p>
        </w:tc>
      </w:tr>
    </w:tbl>
    <w:p w:rsidR="00992641" w:rsidP="00E518B4" w:rsidRDefault="00E518B4" w14:paraId="3D2F5319" w14:textId="4A1DA441">
      <w:pPr>
        <w:pStyle w:val="Caption"/>
      </w:pPr>
      <w:bookmarkStart w:name="_Toc118898860" w:id="2111"/>
      <w:bookmarkStart w:name="_Toc119940064" w:id="2112"/>
      <w:bookmarkStart w:name="_Toc135313095" w:id="2113"/>
      <w:r>
        <w:t xml:space="preserve">Table </w:t>
      </w:r>
      <w:r>
        <w:fldChar w:fldCharType="begin"/>
      </w:r>
      <w:r>
        <w:instrText>SEQ Table \* ARABIC</w:instrText>
      </w:r>
      <w:r>
        <w:fldChar w:fldCharType="separate"/>
      </w:r>
      <w:r w:rsidR="00DC1072">
        <w:rPr>
          <w:noProof/>
        </w:rPr>
        <w:t>74</w:t>
      </w:r>
      <w:r>
        <w:fldChar w:fldCharType="end"/>
      </w:r>
      <w:r>
        <w:t xml:space="preserve">: </w:t>
      </w:r>
      <w:r w:rsidRPr="001601DB">
        <w:t xml:space="preserve">USCDI Data Elements - </w:t>
      </w:r>
      <w:r>
        <w:t>Patient Demographics</w:t>
      </w:r>
      <w:bookmarkEnd w:id="2111"/>
      <w:bookmarkEnd w:id="2112"/>
      <w:bookmarkEnd w:id="2113"/>
    </w:p>
    <w:p w:rsidR="000B3F91" w:rsidP="004C76D9" w:rsidRDefault="004724A8" w14:paraId="0BF2323D" w14:textId="3C2BE198">
      <w:pPr>
        <w:pStyle w:val="Heading4"/>
      </w:pPr>
      <w:r>
        <w:t>Sexual Orientation</w:t>
      </w:r>
    </w:p>
    <w:p w:rsidRPr="00ED1E82" w:rsidR="000B3F91" w:rsidP="000B3F91" w:rsidRDefault="000B3F91" w14:paraId="19B7C129" w14:textId="77777777">
      <w:pPr>
        <w:rPr>
          <w:rFonts w:asciiTheme="minorHAnsi" w:hAnsiTheme="minorHAnsi" w:cstheme="minorHAnsi"/>
        </w:rPr>
      </w:pPr>
      <w:r w:rsidRPr="00ED1E82">
        <w:rPr>
          <w:rFonts w:asciiTheme="minorHAnsi" w:hAnsiTheme="minorHAnsi" w:cstheme="minorHAnsi"/>
        </w:rPr>
        <w:t>No additional guidance</w:t>
      </w:r>
    </w:p>
    <w:p w:rsidR="00EF36D1" w:rsidP="004C76D9" w:rsidRDefault="00EF36D1" w14:paraId="7C6C2D09" w14:textId="6E09E063">
      <w:pPr>
        <w:pStyle w:val="Heading4"/>
      </w:pPr>
      <w:r>
        <w:t>Gender Identity</w:t>
      </w:r>
    </w:p>
    <w:p w:rsidR="00437475" w:rsidP="00EF36D1" w:rsidRDefault="00437475" w14:paraId="60D739E1" w14:textId="38601C47">
      <w:pPr>
        <w:rPr>
          <w:rFonts w:asciiTheme="minorHAnsi" w:hAnsiTheme="minorHAnsi" w:cstheme="minorHAnsi"/>
        </w:rPr>
      </w:pPr>
      <w:r>
        <w:rPr>
          <w:rFonts w:asciiTheme="minorHAnsi" w:hAnsiTheme="minorHAnsi" w:cstheme="minorHAnsi"/>
        </w:rPr>
        <w:t>The</w:t>
      </w:r>
      <w:r w:rsidRPr="00ED1E82" w:rsidR="00EF36D1">
        <w:rPr>
          <w:rFonts w:asciiTheme="minorHAnsi" w:hAnsiTheme="minorHAnsi" w:cstheme="minorHAnsi"/>
        </w:rPr>
        <w:t xml:space="preserve"> </w:t>
      </w:r>
      <w:hyperlink w:history="1" r:id="rId129">
        <w:r w:rsidRPr="00ED1E82" w:rsidR="00EF36D1">
          <w:rPr>
            <w:rStyle w:val="Hyperlink"/>
            <w:rFonts w:asciiTheme="minorHAnsi" w:hAnsiTheme="minorHAnsi" w:cstheme="minorHAnsi"/>
          </w:rPr>
          <w:t>Gender Harmony project</w:t>
        </w:r>
      </w:hyperlink>
      <w:r w:rsidRPr="00ED1E82" w:rsidR="00EF36D1">
        <w:rPr>
          <w:rFonts w:asciiTheme="minorHAnsi" w:hAnsiTheme="minorHAnsi" w:cstheme="minorHAnsi"/>
        </w:rPr>
        <w:t xml:space="preserve">, </w:t>
      </w:r>
      <w:r>
        <w:rPr>
          <w:rFonts w:asciiTheme="minorHAnsi" w:hAnsiTheme="minorHAnsi" w:cstheme="minorHAnsi"/>
        </w:rPr>
        <w:t xml:space="preserve">does not recommend the use of the terms and codes </w:t>
      </w:r>
      <w:r w:rsidRPr="00ED1E82" w:rsidR="003C4967">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w:history="1" r:id="rId130">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rsidR="00437475" w:rsidP="00EF36D1" w:rsidRDefault="00437475" w14:paraId="59794F60" w14:textId="77777777">
      <w:pPr>
        <w:rPr>
          <w:rFonts w:asciiTheme="minorHAnsi" w:hAnsiTheme="minorHAnsi" w:cstheme="minorHAnsi"/>
        </w:rPr>
      </w:pPr>
    </w:p>
    <w:p w:rsidR="000E43B8" w:rsidP="004C76D9" w:rsidRDefault="000E43B8" w14:paraId="2027D758" w14:textId="77777777">
      <w:pPr>
        <w:pStyle w:val="Heading4"/>
        <w:rPr>
          <w:color w:val="172B4D"/>
        </w:rPr>
      </w:pPr>
      <w:r>
        <w:t>Date of Death</w:t>
      </w:r>
    </w:p>
    <w:p w:rsidRPr="000E43B8" w:rsidR="000E43B8" w:rsidP="000E43B8" w:rsidRDefault="000E43B8" w14:paraId="337D19D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CDA has the sdtc:deceasedInd and sdtc:deceasedTime extensions that represents that a patient is deceased, sdtc:deceasedInd = "true" and sdtc:deceasedTime, to indicate the time of death. Note that these extensions may also be associated with other subject/persons present in the document.</w:t>
      </w:r>
    </w:p>
    <w:p w:rsidRPr="004E29C8" w:rsidR="000E43B8" w:rsidP="004C76D9" w:rsidRDefault="000E43B8" w14:paraId="61563DC0" w14:textId="5314F6C5">
      <w:pPr>
        <w:pStyle w:val="Heading4"/>
      </w:pPr>
      <w:r w:rsidRPr="004E29C8">
        <w:t>Tribal Affiliation</w:t>
      </w:r>
    </w:p>
    <w:p w:rsidRPr="000E43B8" w:rsidR="000E43B8" w:rsidP="000E43B8" w:rsidRDefault="000E43B8" w14:paraId="448BE25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rsidRPr="004E29C8" w:rsidR="000E43B8" w:rsidP="004C76D9" w:rsidRDefault="000E43B8" w14:paraId="4577EE0A" w14:textId="339415CC">
      <w:pPr>
        <w:pStyle w:val="Heading4"/>
      </w:pPr>
      <w:r w:rsidRPr="004E29C8">
        <w:t>Related Person's Name</w:t>
      </w:r>
    </w:p>
    <w:p w:rsidRPr="000E43B8" w:rsidR="000E43B8" w:rsidP="000E43B8" w:rsidRDefault="000E43B8" w14:paraId="389EE44D" w14:textId="027A458A">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C76D9" w:rsidRDefault="000E43B8" w14:paraId="42A939E9" w14:textId="664BBE3A">
      <w:pPr>
        <w:pStyle w:val="Heading4"/>
      </w:pPr>
      <w:r w:rsidRPr="004E29C8">
        <w:t>Related Person's Relationship</w:t>
      </w:r>
    </w:p>
    <w:p w:rsidRPr="000E43B8" w:rsidR="000E43B8" w:rsidP="000E43B8" w:rsidRDefault="000E43B8" w14:paraId="711F749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C76D9" w:rsidRDefault="000E43B8" w14:paraId="5EC98420" w14:textId="27CA6B6B">
      <w:pPr>
        <w:pStyle w:val="Heading4"/>
      </w:pPr>
      <w:r w:rsidRPr="004E29C8">
        <w:t>Occupation</w:t>
      </w:r>
    </w:p>
    <w:p w:rsidRPr="000E43B8" w:rsidR="000E43B8" w:rsidP="000E43B8" w:rsidRDefault="000E43B8" w14:paraId="3D89FDB7" w14:textId="31DD30EF">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w:history="1" r:id="rId13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rsidRPr="004E29C8" w:rsidR="000E43B8" w:rsidP="004C76D9" w:rsidRDefault="000E43B8" w14:paraId="71D71BD6" w14:textId="0DAB1BDE">
      <w:pPr>
        <w:pStyle w:val="Heading4"/>
      </w:pPr>
      <w:r w:rsidRPr="004E29C8">
        <w:t>Occupation Industry</w:t>
      </w:r>
    </w:p>
    <w:p w:rsidRPr="000E43B8" w:rsidR="000E43B8" w:rsidP="000E43B8" w:rsidRDefault="000E43B8" w14:paraId="6453D01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w:history="1" r:id="rId132">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rsidRPr="008E687F" w:rsidR="000E43B8" w:rsidP="004C76D9" w:rsidRDefault="000E43B8" w14:paraId="7E62B2D5" w14:textId="7C665F47">
      <w:pPr>
        <w:pStyle w:val="Heading4"/>
        <w:rPr>
          <w:highlight w:val="yellow"/>
        </w:rPr>
      </w:pPr>
      <w:bookmarkStart w:name="_Sex" w:id="2114"/>
      <w:bookmarkEnd w:id="2114"/>
      <w:r w:rsidRPr="008E687F">
        <w:rPr>
          <w:highlight w:val="yellow"/>
        </w:rPr>
        <w:t>Sex</w:t>
      </w:r>
    </w:p>
    <w:p w:rsidRPr="00ED1E82" w:rsidR="00C27E92" w:rsidP="00EF36D1" w:rsidRDefault="00227E64" w14:paraId="6EE051E4" w14:textId="61C38052">
      <w:pPr>
        <w:rPr>
          <w:rFonts w:asciiTheme="minorHAnsi" w:hAnsiTheme="minorHAnsi" w:cstheme="minorHAnsi"/>
        </w:rPr>
      </w:pPr>
      <w:r w:rsidRPr="00227E64">
        <w:rPr>
          <w:rFonts w:asciiTheme="minorHAnsi" w:hAnsiTheme="minorHAnsi" w:cstheme="minorHAnsi"/>
        </w:rPr>
        <w:t xml:space="preserve">The </w:t>
      </w:r>
      <w:del w:author="Gay Dolin" w:date="2023-05-16T13:11:00Z" w:id="2115">
        <w:r w:rsidRPr="00227E64" w:rsidDel="00C62BEB">
          <w:rPr>
            <w:rFonts w:asciiTheme="minorHAnsi" w:hAnsiTheme="minorHAnsi" w:cstheme="minorHAnsi"/>
          </w:rPr>
          <w:delText xml:space="preserve">Birth </w:delText>
        </w:r>
      </w:del>
      <w:r w:rsidRPr="00227E64">
        <w:rPr>
          <w:rFonts w:asciiTheme="minorHAnsi" w:hAnsiTheme="minorHAnsi" w:cstheme="minorHAnsi"/>
        </w:rPr>
        <w:t xml:space="preserve">Sex Observation template reflects the </w:t>
      </w:r>
      <w:ins w:author="Gay Dolin" w:date="2023-05-16T13:12:00Z" w:id="2116">
        <w:r w:rsidR="00003C31">
          <w:rPr>
            <w:rFonts w:asciiTheme="minorHAnsi" w:hAnsiTheme="minorHAnsi" w:cstheme="minorHAnsi"/>
          </w:rPr>
          <w:t xml:space="preserve">Sex </w:t>
        </w:r>
      </w:ins>
      <w:ins w:author="Gay Dolin" w:date="2023-05-16T13:15:00Z" w:id="2117">
        <w:r w:rsidR="001468E3">
          <w:rPr>
            <w:rFonts w:asciiTheme="minorHAnsi" w:hAnsiTheme="minorHAnsi" w:cstheme="minorHAnsi"/>
          </w:rPr>
          <w:t xml:space="preserve">data element </w:t>
        </w:r>
      </w:ins>
      <w:ins w:author="Gay Dolin" w:date="2023-05-18T06:43:00Z" w:id="2118">
        <w:r w:rsidR="0083359A">
          <w:rPr>
            <w:rFonts w:asciiTheme="minorHAnsi" w:hAnsiTheme="minorHAnsi" w:cstheme="minorHAnsi"/>
          </w:rPr>
          <w:t>i</w:t>
        </w:r>
      </w:ins>
      <w:ins w:author="Gay Dolin" w:date="2023-05-16T13:12:00Z" w:id="2119">
        <w:r w:rsidR="00003C31">
          <w:rPr>
            <w:rFonts w:asciiTheme="minorHAnsi" w:hAnsiTheme="minorHAnsi" w:cstheme="minorHAnsi"/>
          </w:rPr>
          <w:t xml:space="preserve">n USCDI </w:t>
        </w:r>
      </w:ins>
      <w:ins w:author="Gay Dolin" w:date="2023-05-18T14:50:00Z" w:id="2120">
        <w:r w:rsidR="001E6839">
          <w:rPr>
            <w:rFonts w:asciiTheme="minorHAnsi" w:hAnsiTheme="minorHAnsi" w:cstheme="minorHAnsi"/>
          </w:rPr>
          <w:t>v</w:t>
        </w:r>
      </w:ins>
      <w:ins w:author="Gay Dolin" w:date="2023-05-16T13:12:00Z" w:id="2121">
        <w:r w:rsidR="00003C31">
          <w:rPr>
            <w:rFonts w:asciiTheme="minorHAnsi" w:hAnsiTheme="minorHAnsi" w:cstheme="minorHAnsi"/>
          </w:rPr>
          <w:t xml:space="preserve">3 </w:t>
        </w:r>
      </w:ins>
      <w:del w:author="Gay Dolin" w:date="2023-05-16T13:12:00Z" w:id="2122">
        <w:r w:rsidDel="00003C31" w:rsidR="00BD2E66">
          <w:rPr>
            <w:rFonts w:asciiTheme="minorHAnsi" w:hAnsiTheme="minorHAnsi" w:cstheme="minorHAnsi"/>
          </w:rPr>
          <w:delText>S</w:delText>
        </w:r>
        <w:r w:rsidRPr="00227E64" w:rsidDel="00003C31">
          <w:rPr>
            <w:rFonts w:asciiTheme="minorHAnsi" w:hAnsiTheme="minorHAnsi" w:cstheme="minorHAnsi"/>
          </w:rPr>
          <w:delText xml:space="preserve">ex assigned at birth concept </w:delText>
        </w:r>
      </w:del>
      <w:ins w:author="Gay Dolin" w:date="2023-05-16T13:13:00Z" w:id="2123">
        <w:r w:rsidR="00C715EA">
          <w:rPr>
            <w:rFonts w:asciiTheme="minorHAnsi" w:hAnsiTheme="minorHAnsi" w:cstheme="minorHAnsi"/>
          </w:rPr>
          <w:t xml:space="preserve">The Birth Sex Observation </w:t>
        </w:r>
      </w:ins>
      <w:ins w:author="Gay Dolin" w:date="2023-05-16T13:16:00Z" w:id="2124">
        <w:r w:rsidR="00CC683B">
          <w:rPr>
            <w:rFonts w:asciiTheme="minorHAnsi" w:hAnsiTheme="minorHAnsi" w:cstheme="minorHAnsi"/>
          </w:rPr>
          <w:t xml:space="preserve">represents </w:t>
        </w:r>
      </w:ins>
      <w:ins w:author="Gay Dolin" w:date="2023-05-18T06:43:00Z" w:id="2125">
        <w:r w:rsidR="008D0D68">
          <w:rPr>
            <w:rFonts w:asciiTheme="minorHAnsi" w:hAnsiTheme="minorHAnsi" w:cstheme="minorHAnsi"/>
          </w:rPr>
          <w:t xml:space="preserve">a </w:t>
        </w:r>
      </w:ins>
      <w:ins w:author="Gay Dolin" w:date="2023-05-16T13:16:00Z" w:id="2126">
        <w:r w:rsidR="00CC683B">
          <w:rPr>
            <w:rFonts w:asciiTheme="minorHAnsi" w:hAnsiTheme="minorHAnsi" w:cstheme="minorHAnsi"/>
          </w:rPr>
          <w:t>Sex</w:t>
        </w:r>
      </w:ins>
      <w:ins w:author="Gay Dolin" w:date="2023-05-16T13:13:00Z" w:id="2127">
        <w:r w:rsidR="00CD1F27">
          <w:rPr>
            <w:rFonts w:asciiTheme="minorHAnsi" w:hAnsiTheme="minorHAnsi" w:cstheme="minorHAnsi"/>
          </w:rPr>
          <w:t xml:space="preserve"> Ass</w:t>
        </w:r>
      </w:ins>
      <w:ins w:author="Gay Dolin" w:date="2023-05-16T13:14:00Z" w:id="2128">
        <w:r w:rsidR="00CD1F27">
          <w:rPr>
            <w:rFonts w:asciiTheme="minorHAnsi" w:hAnsiTheme="minorHAnsi" w:cstheme="minorHAnsi"/>
          </w:rPr>
          <w:t xml:space="preserve">igned at Birth </w:t>
        </w:r>
      </w:ins>
      <w:r w:rsidRPr="00227E64">
        <w:rPr>
          <w:rFonts w:asciiTheme="minorHAnsi" w:hAnsiTheme="minorHAnsi" w:cstheme="minorHAnsi"/>
        </w:rPr>
        <w:t>present in USCDI v1 and v2</w:t>
      </w:r>
      <w:ins w:author="Gay Dolin" w:date="2023-05-16T13:14:00Z" w:id="2129">
        <w:r w:rsidR="007B7855">
          <w:rPr>
            <w:rFonts w:asciiTheme="minorHAnsi" w:hAnsiTheme="minorHAnsi" w:cstheme="minorHAnsi"/>
          </w:rPr>
          <w:t>. Sex Assigned at Birth is no longer a USCDI data element</w:t>
        </w:r>
      </w:ins>
      <w:ins w:author="Gay Dolin" w:date="2023-05-16T13:15:00Z" w:id="2130">
        <w:r w:rsidR="00CC683B">
          <w:rPr>
            <w:rFonts w:asciiTheme="minorHAnsi" w:hAnsiTheme="minorHAnsi" w:cstheme="minorHAnsi"/>
          </w:rPr>
          <w:t xml:space="preserve"> in USCDI </w:t>
        </w:r>
      </w:ins>
      <w:ins w:author="Gay Dolin" w:date="2023-05-18T14:50:00Z" w:id="2131">
        <w:r w:rsidR="00C9200B">
          <w:rPr>
            <w:rFonts w:asciiTheme="minorHAnsi" w:hAnsiTheme="minorHAnsi" w:cstheme="minorHAnsi"/>
          </w:rPr>
          <w:t>v</w:t>
        </w:r>
      </w:ins>
      <w:ins w:author="Gay Dolin" w:date="2023-05-16T13:15:00Z" w:id="2132">
        <w:r w:rsidR="00CC683B">
          <w:rPr>
            <w:rFonts w:asciiTheme="minorHAnsi" w:hAnsiTheme="minorHAnsi" w:cstheme="minorHAnsi"/>
          </w:rPr>
          <w:t>3</w:t>
        </w:r>
      </w:ins>
      <w:ins w:author="Gay Dolin" w:date="2023-05-16T13:14:00Z" w:id="2133">
        <w:r w:rsidR="007B7855">
          <w:rPr>
            <w:rFonts w:asciiTheme="minorHAnsi" w:hAnsiTheme="minorHAnsi" w:cstheme="minorHAnsi"/>
          </w:rPr>
          <w:t>, but systems may continue to use for</w:t>
        </w:r>
      </w:ins>
      <w:ins w:author="Gay Dolin" w:date="2023-05-16T13:15:00Z" w:id="2134">
        <w:r w:rsidR="001468E3">
          <w:rPr>
            <w:rFonts w:asciiTheme="minorHAnsi" w:hAnsiTheme="minorHAnsi" w:cstheme="minorHAnsi"/>
          </w:rPr>
          <w:t xml:space="preserve"> other purposes.</w:t>
        </w:r>
      </w:ins>
      <w:r w:rsidR="00BD2E66">
        <w:rPr>
          <w:rFonts w:asciiTheme="minorHAnsi" w:hAnsiTheme="minorHAnsi" w:cstheme="minorHAnsi"/>
        </w:rPr>
        <w:t xml:space="preserve"> </w:t>
      </w:r>
      <w:del w:author="Gay Dolin" w:date="2023-05-16T13:14:00Z" w:id="2135">
        <w:r w:rsidDel="007B7855" w:rsidR="00BD2E66">
          <w:rPr>
            <w:rFonts w:asciiTheme="minorHAnsi" w:hAnsiTheme="minorHAnsi" w:cstheme="minorHAnsi"/>
          </w:rPr>
          <w:delText>and the Sex concept in USCDI V3</w:delText>
        </w:r>
      </w:del>
    </w:p>
    <w:p w:rsidRPr="00A61A3F" w:rsidR="001E7AE2" w:rsidP="00FD31AC" w:rsidRDefault="001E7AE2" w14:paraId="1AA4A3BB" w14:textId="47D2E35C">
      <w:pPr>
        <w:pStyle w:val="Heading3"/>
        <w:pPrChange w:author="Gay Dolin" w:date="2023-05-18T15:22:00Z" w:id="2136">
          <w:pPr>
            <w:pStyle w:val="Heading3"/>
          </w:pPr>
        </w:pPrChange>
      </w:pPr>
      <w:bookmarkStart w:name="_Toc119939898" w:id="2137"/>
      <w:bookmarkStart w:name="_Toc135312930" w:id="2138"/>
      <w:r w:rsidRPr="00A61A3F">
        <w:t>Problems</w:t>
      </w:r>
      <w:bookmarkEnd w:id="2137"/>
      <w:bookmarkEnd w:id="2138"/>
    </w:p>
    <w:p w:rsidRPr="00ED1E82" w:rsidR="00633E04" w:rsidP="00633E04" w:rsidRDefault="00633E04" w14:paraId="0069232E" w14:textId="27DE4850">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rsidRPr="00633E04" w:rsidR="00E518B4" w:rsidP="00633E04" w:rsidRDefault="00E518B4" w14:paraId="1588E74D" w14:textId="77777777"/>
    <w:tbl>
      <w:tblPr>
        <w:tblStyle w:val="TableGrid"/>
        <w:tblW w:w="9910" w:type="dxa"/>
        <w:tblLook w:val="04A0" w:firstRow="1" w:lastRow="0" w:firstColumn="1" w:lastColumn="0" w:noHBand="0" w:noVBand="1"/>
      </w:tblPr>
      <w:tblGrid>
        <w:gridCol w:w="1810"/>
        <w:gridCol w:w="1595"/>
        <w:gridCol w:w="1968"/>
        <w:gridCol w:w="4537"/>
      </w:tblGrid>
      <w:tr w:rsidRPr="00ED1E82" w:rsidR="00533DE4" w:rsidTr="004E29C8" w14:paraId="5B6F386A" w14:textId="77777777">
        <w:tc>
          <w:tcPr>
            <w:tcW w:w="1894" w:type="dxa"/>
            <w:shd w:val="clear" w:color="auto" w:fill="2E74B5" w:themeFill="accent5" w:themeFillShade="BF"/>
          </w:tcPr>
          <w:p w:rsidRPr="00ED1E82" w:rsidR="00992641" w:rsidP="00E518B4" w:rsidRDefault="00992641" w14:paraId="7D479F30"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rsidRPr="00ED1E82" w:rsidR="00992641" w:rsidP="00E518B4" w:rsidRDefault="00992641" w14:paraId="3FB2ED26"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rsidRPr="00ED1E82" w:rsidR="00992641" w:rsidP="00E518B4" w:rsidRDefault="00992641" w14:paraId="4E40964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rsidRPr="00ED1E82" w:rsidR="00992641" w:rsidP="00E518B4" w:rsidRDefault="00992641" w14:paraId="1ED1387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Pr="00ED1E82" w:rsidR="00633E04" w:rsidTr="004E29C8" w14:paraId="7EDB02CA" w14:textId="77777777">
        <w:trPr>
          <w:trHeight w:val="950"/>
        </w:trPr>
        <w:tc>
          <w:tcPr>
            <w:tcW w:w="1894" w:type="dxa"/>
            <w:vMerge w:val="restart"/>
          </w:tcPr>
          <w:p w:rsidRPr="00ED1E82" w:rsidR="00633E04" w:rsidP="00E518B4" w:rsidRDefault="00000000" w14:paraId="2056A9C5" w14:textId="70E2FB2A">
            <w:pPr>
              <w:pStyle w:val="NormalWeb"/>
              <w:spacing w:before="0" w:beforeAutospacing="0" w:after="0" w:afterAutospacing="0"/>
              <w:rPr>
                <w:rFonts w:asciiTheme="minorHAnsi" w:hAnsiTheme="minorHAnsi" w:cstheme="minorHAnsi"/>
                <w:color w:val="172B4D"/>
              </w:rPr>
            </w:pPr>
            <w:hyperlink w:history="1" r:id="rId133">
              <w:r w:rsidRPr="00ED1E82" w:rsidR="00633E04">
                <w:rPr>
                  <w:rStyle w:val="Hyperlink"/>
                  <w:rFonts w:asciiTheme="minorHAnsi" w:hAnsiTheme="minorHAnsi" w:cstheme="minorHAnsi"/>
                </w:rPr>
                <w:t>SDOH Problems/Health Concerns</w:t>
              </w:r>
            </w:hyperlink>
          </w:p>
          <w:p w:rsidRPr="00ED1E82" w:rsidR="00633E04" w:rsidP="00E518B4" w:rsidRDefault="00633E04" w14:paraId="54D433E4" w14:textId="37BBA0BE">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rsidRPr="00ED1E82" w:rsidR="00633E04" w:rsidP="00E518B4" w:rsidRDefault="00633E04" w14:paraId="34125903" w14:textId="77777777">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rsidRPr="00ED1E82" w:rsidR="00633E04" w:rsidP="00E518B4" w:rsidRDefault="00633E04" w14:paraId="6BD7958E" w14:textId="3EEDA693">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rsidRPr="00ED1E82" w:rsidR="00633E04" w:rsidP="00E518B4" w:rsidRDefault="00633E04" w14:paraId="333F78D5" w14:textId="4FC18ED6">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rsidRPr="00ED1E82" w:rsidR="006B2604" w:rsidP="00E518B4" w:rsidRDefault="006B2604" w14:paraId="4F919284" w14:textId="77777777">
            <w:pPr>
              <w:rPr>
                <w:rFonts w:asciiTheme="minorHAnsi" w:hAnsiTheme="minorHAnsi" w:cstheme="minorHAnsi"/>
              </w:rPr>
            </w:pPr>
          </w:p>
          <w:p w:rsidRPr="00ED1E82" w:rsidR="00633E04" w:rsidP="00E518B4" w:rsidRDefault="00633E04" w14:paraId="48915FB9" w14:textId="6645FD61">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rsidRPr="00907779" w:rsidR="00633E04" w:rsidP="00E518B4" w:rsidRDefault="00633E04" w14:paraId="22F8C1D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rsidRPr="00907779" w:rsidR="00633E04" w:rsidP="00E518B4" w:rsidRDefault="00633E04" w14:paraId="2BD0A873" w14:textId="77777777">
            <w:pPr>
              <w:rPr>
                <w:rFonts w:ascii="Courier New" w:hAnsi="Courier New" w:cs="Courier New"/>
                <w:color w:val="172B4D"/>
                <w:sz w:val="18"/>
                <w:szCs w:val="18"/>
              </w:rPr>
            </w:pPr>
          </w:p>
        </w:tc>
      </w:tr>
      <w:tr w:rsidRPr="00ED1E82" w:rsidR="00633E04" w:rsidTr="004E29C8" w14:paraId="6DE1CD11" w14:textId="77777777">
        <w:trPr>
          <w:trHeight w:val="1290"/>
        </w:trPr>
        <w:tc>
          <w:tcPr>
            <w:tcW w:w="1894" w:type="dxa"/>
            <w:vMerge/>
          </w:tcPr>
          <w:p w:rsidRPr="00ED1E82" w:rsidR="00633E04" w:rsidP="00E518B4" w:rsidRDefault="00633E04" w14:paraId="3E252B87"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3303B47C"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301E5630" w14:textId="769540C7">
            <w:pPr>
              <w:rPr>
                <w:rFonts w:asciiTheme="minorHAnsi" w:hAnsiTheme="minorHAnsi" w:cstheme="minorHAnsi"/>
                <w:color w:val="172B4D"/>
              </w:rPr>
            </w:pPr>
            <w:r w:rsidRPr="00ED1E82">
              <w:rPr>
                <w:rFonts w:asciiTheme="minorHAnsi" w:hAnsiTheme="minorHAnsi" w:cstheme="minorHAnsi"/>
                <w:color w:val="172B4D"/>
              </w:rPr>
              <w:t>For SDOH Problems in Social History:</w:t>
            </w:r>
          </w:p>
          <w:p w:rsidRPr="00ED1E82" w:rsidR="006B2604" w:rsidP="00E518B4" w:rsidRDefault="006B2604" w14:paraId="56E30741" w14:textId="77777777">
            <w:pPr>
              <w:rPr>
                <w:rFonts w:asciiTheme="minorHAnsi" w:hAnsiTheme="minorHAnsi" w:cstheme="minorHAnsi"/>
                <w:color w:val="172B4D"/>
              </w:rPr>
            </w:pPr>
          </w:p>
          <w:p w:rsidRPr="00ED1E82" w:rsidR="00633E04" w:rsidP="00E518B4" w:rsidRDefault="00633E04" w14:paraId="302FCCBE" w14:textId="437F49C3">
            <w:pPr>
              <w:rPr>
                <w:rFonts w:asciiTheme="minorHAnsi" w:hAnsiTheme="minorHAnsi" w:cstheme="minorHAnsi"/>
              </w:rPr>
            </w:pPr>
            <w:r w:rsidRPr="00ED1E82">
              <w:rPr>
                <w:rFonts w:asciiTheme="minorHAnsi" w:hAnsiTheme="minorHAnsi" w:cstheme="minorHAnsi"/>
              </w:rPr>
              <w:t>Social History Observation</w:t>
            </w:r>
          </w:p>
        </w:tc>
        <w:tc>
          <w:tcPr>
            <w:tcW w:w="4065" w:type="dxa"/>
          </w:tcPr>
          <w:p w:rsidRPr="00907779" w:rsidR="00633E04" w:rsidP="00E518B4" w:rsidRDefault="00633E04" w14:paraId="34CE6ABE" w14:textId="757E69EC">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Pr="00ED1E82" w:rsidR="00633E04" w:rsidTr="004E29C8" w14:paraId="7DF41536" w14:textId="77777777">
        <w:trPr>
          <w:trHeight w:val="1290"/>
        </w:trPr>
        <w:tc>
          <w:tcPr>
            <w:tcW w:w="1894" w:type="dxa"/>
            <w:vMerge/>
          </w:tcPr>
          <w:p w:rsidRPr="00ED1E82" w:rsidR="00633E04" w:rsidP="00E518B4" w:rsidRDefault="00633E04" w14:paraId="3DF2ED85"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2B8EDCA9"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1BF54AD3" w14:textId="6B57B747">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Pr="00ED1E82" w:rsidR="006B2604">
              <w:rPr>
                <w:rFonts w:asciiTheme="minorHAnsi" w:hAnsiTheme="minorHAnsi" w:cstheme="minorHAnsi"/>
                <w:color w:val="172B4D"/>
              </w:rPr>
              <w:t>:</w:t>
            </w:r>
          </w:p>
          <w:p w:rsidRPr="00ED1E82" w:rsidR="006B2604" w:rsidP="00E518B4" w:rsidRDefault="006B2604" w14:paraId="1F1F181B" w14:textId="77777777">
            <w:pPr>
              <w:rPr>
                <w:rFonts w:asciiTheme="minorHAnsi" w:hAnsiTheme="minorHAnsi" w:cstheme="minorHAnsi"/>
                <w:color w:val="172B4D"/>
              </w:rPr>
            </w:pPr>
          </w:p>
          <w:p w:rsidRPr="00ED1E82" w:rsidR="00633E04" w:rsidP="00E518B4" w:rsidRDefault="00633E04" w14:paraId="22B414F7" w14:textId="259D8F25">
            <w:pPr>
              <w:rPr>
                <w:rFonts w:asciiTheme="minorHAnsi" w:hAnsiTheme="minorHAnsi" w:cstheme="minorHAnsi"/>
              </w:rPr>
            </w:pPr>
            <w:r w:rsidRPr="00ED1E82">
              <w:rPr>
                <w:rFonts w:asciiTheme="minorHAnsi" w:hAnsiTheme="minorHAnsi" w:cstheme="minorHAnsi"/>
              </w:rPr>
              <w:t>Health Concern Act</w:t>
            </w:r>
          </w:p>
        </w:tc>
        <w:tc>
          <w:tcPr>
            <w:tcW w:w="4065" w:type="dxa"/>
          </w:tcPr>
          <w:p w:rsidRPr="00907779" w:rsidR="00633E04" w:rsidP="00E518B4" w:rsidRDefault="00633E04" w14:paraId="05FF868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rsidRPr="00ED1E82" w:rsidR="00633E04" w:rsidP="00E518B4" w:rsidRDefault="00633E04" w14:paraId="36D7CA1F" w14:textId="77777777">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rsidRPr="00ED1E82" w:rsidR="00633E04" w:rsidP="00E518B4" w:rsidRDefault="00633E04" w14:paraId="71950BD6" w14:textId="0F71D72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Pr="00ED1E82" w:rsidR="00633E04" w:rsidTr="004E29C8" w14:paraId="02568579" w14:textId="77777777">
        <w:tc>
          <w:tcPr>
            <w:tcW w:w="1894" w:type="dxa"/>
          </w:tcPr>
          <w:p w:rsidRPr="00ED1E82" w:rsidR="00633E04" w:rsidP="00E518B4" w:rsidRDefault="00000000" w14:paraId="5170512A" w14:textId="4ECA7C68">
            <w:pPr>
              <w:pStyle w:val="NormalWeb"/>
              <w:spacing w:before="0" w:beforeAutospacing="0" w:after="0" w:afterAutospacing="0"/>
              <w:rPr>
                <w:rFonts w:asciiTheme="minorHAnsi" w:hAnsiTheme="minorHAnsi" w:cstheme="minorHAnsi"/>
                <w:color w:val="172B4D"/>
              </w:rPr>
            </w:pPr>
            <w:hyperlink w:history="1" r:id="rId134">
              <w:r w:rsidRPr="00ED1E82" w:rsidR="00633E04">
                <w:rPr>
                  <w:rStyle w:val="Hyperlink"/>
                  <w:rFonts w:asciiTheme="minorHAnsi" w:hAnsiTheme="minorHAnsi" w:cstheme="minorHAnsi"/>
                </w:rPr>
                <w:t>Date of Diagnosis</w:t>
              </w:r>
            </w:hyperlink>
            <w:r w:rsidRPr="00ED1E82" w:rsidR="00633E04">
              <w:rPr>
                <w:rStyle w:val="Strong"/>
                <w:rFonts w:asciiTheme="minorHAnsi" w:hAnsiTheme="minorHAnsi" w:cstheme="minorHAnsi"/>
                <w:color w:val="172B4D"/>
              </w:rPr>
              <w:t> </w:t>
            </w:r>
          </w:p>
          <w:p w:rsidRPr="00ED1E82" w:rsidR="00633E04" w:rsidP="00E518B4" w:rsidRDefault="00633E04" w14:paraId="0A04A70D" w14:textId="5CE68DC0">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 xml:space="preserve">Date of first determination by a </w:t>
            </w:r>
            <w:r w:rsidRPr="00ED1E82">
              <w:rPr>
                <w:rFonts w:asciiTheme="minorHAnsi" w:hAnsiTheme="minorHAnsi" w:cstheme="minorHAnsi"/>
                <w:color w:val="172B4D"/>
              </w:rPr>
              <w:t>qualified professional of the presence of a problem or condition affecting a patient</w:t>
            </w:r>
          </w:p>
        </w:tc>
        <w:tc>
          <w:tcPr>
            <w:tcW w:w="1680" w:type="dxa"/>
          </w:tcPr>
          <w:p w:rsidRPr="00ED1E82" w:rsidR="00633E04" w:rsidP="00E518B4" w:rsidRDefault="00633E04" w14:paraId="6F89649A"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E561B5" w14:textId="668F0EA2">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rsidRPr="00ED1E82" w:rsidR="00633E04" w:rsidP="007770C6" w:rsidRDefault="00633E04" w14:paraId="5D899644" w14:textId="6899208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Pr="00907779" w:rsidR="008D52C5">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Pr="00907779" w:rsidR="008D52C5">
              <w:rPr>
                <w:rFonts w:ascii="Courier New" w:hAnsi="Courier New" w:cs="Courier New"/>
                <w:color w:val="172B4D"/>
                <w:sz w:val="18"/>
                <w:szCs w:val="18"/>
              </w:rPr>
              <w:t>@value</w:t>
            </w:r>
          </w:p>
        </w:tc>
      </w:tr>
      <w:tr w:rsidRPr="00ED1E82" w:rsidR="00633E04" w:rsidTr="004E29C8" w14:paraId="2AE17526" w14:textId="77777777">
        <w:tc>
          <w:tcPr>
            <w:tcW w:w="1894" w:type="dxa"/>
          </w:tcPr>
          <w:p w:rsidRPr="00ED1E82" w:rsidR="00633E04" w:rsidP="00E518B4" w:rsidRDefault="00000000" w14:paraId="6A53AF7F" w14:textId="49138F40">
            <w:pPr>
              <w:pStyle w:val="NormalWeb"/>
              <w:spacing w:before="0" w:beforeAutospacing="0" w:after="0" w:afterAutospacing="0"/>
              <w:rPr>
                <w:rFonts w:asciiTheme="minorHAnsi" w:hAnsiTheme="minorHAnsi" w:cstheme="minorHAnsi"/>
                <w:color w:val="172B4D"/>
              </w:rPr>
            </w:pPr>
            <w:hyperlink w:history="1" r:id="rId135">
              <w:r w:rsidRPr="00ED1E82" w:rsidR="00633E04">
                <w:rPr>
                  <w:rStyle w:val="Hyperlink"/>
                  <w:rFonts w:asciiTheme="minorHAnsi" w:hAnsiTheme="minorHAnsi" w:cstheme="minorHAnsi"/>
                </w:rPr>
                <w:t>Date of Resolution</w:t>
              </w:r>
            </w:hyperlink>
            <w:r w:rsidRPr="00ED1E82" w:rsidR="00633E04">
              <w:rPr>
                <w:rStyle w:val="Strong"/>
                <w:rFonts w:asciiTheme="minorHAnsi" w:hAnsiTheme="minorHAnsi" w:cstheme="minorHAnsi"/>
                <w:color w:val="172B4D"/>
              </w:rPr>
              <w:t> </w:t>
            </w:r>
          </w:p>
          <w:p w:rsidRPr="00ED1E82" w:rsidR="00633E04" w:rsidP="00E518B4" w:rsidRDefault="00633E04" w14:paraId="7C026B7E" w14:textId="27809BDE">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rsidRPr="00ED1E82" w:rsidR="00633E04" w:rsidP="00E518B4" w:rsidRDefault="00633E04" w14:paraId="534E76B3" w14:textId="0BE84960">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2C8986" w14:textId="59E65221">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rsidRPr="00ED1E82" w:rsidR="00633E04" w:rsidP="00907779" w:rsidRDefault="00633E04" w14:paraId="1A46D837" w14:textId="1D2D8DC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rsidR="00992641" w:rsidP="00E518B4" w:rsidRDefault="00E518B4" w14:paraId="2657EB01" w14:textId="5C0446CE">
      <w:pPr>
        <w:pStyle w:val="Caption"/>
      </w:pPr>
      <w:bookmarkStart w:name="_Toc118898861" w:id="2139"/>
      <w:bookmarkStart w:name="_Toc119940065" w:id="2140"/>
      <w:bookmarkStart w:name="_Toc135313096" w:id="2141"/>
      <w:r>
        <w:t xml:space="preserve">Table </w:t>
      </w:r>
      <w:r>
        <w:fldChar w:fldCharType="begin"/>
      </w:r>
      <w:r>
        <w:instrText>SEQ Table \* ARABIC</w:instrText>
      </w:r>
      <w:r>
        <w:fldChar w:fldCharType="separate"/>
      </w:r>
      <w:r w:rsidR="00DC1072">
        <w:rPr>
          <w:noProof/>
        </w:rPr>
        <w:t>75</w:t>
      </w:r>
      <w:r>
        <w:fldChar w:fldCharType="end"/>
      </w:r>
      <w:r>
        <w:t xml:space="preserve">: </w:t>
      </w:r>
      <w:r w:rsidRPr="001D6349">
        <w:t xml:space="preserve">USCDI v2 Data Elements - </w:t>
      </w:r>
      <w:r>
        <w:t>Problems</w:t>
      </w:r>
      <w:bookmarkEnd w:id="2139"/>
      <w:bookmarkEnd w:id="2140"/>
      <w:bookmarkEnd w:id="2141"/>
    </w:p>
    <w:p w:rsidR="006B2604" w:rsidP="004C76D9" w:rsidRDefault="00633E04" w14:paraId="154B0C23" w14:textId="38B0697C">
      <w:pPr>
        <w:pStyle w:val="Heading4"/>
      </w:pPr>
      <w:r>
        <w:t xml:space="preserve">SDOH </w:t>
      </w:r>
      <w:r w:rsidR="006B2604">
        <w:t>Problems/Health Concerns</w:t>
      </w:r>
    </w:p>
    <w:p w:rsidR="00261355" w:rsidP="00261355" w:rsidRDefault="00261355" w14:paraId="2F392A43" w14:textId="6301121C">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rsidR="00261355" w:rsidP="00261355" w:rsidRDefault="00261355" w14:paraId="3F171FE3" w14:textId="77777777">
      <w:pPr>
        <w:rPr>
          <w:rFonts w:asciiTheme="minorHAnsi" w:hAnsiTheme="minorHAnsi" w:cstheme="minorHAnsi"/>
        </w:rPr>
      </w:pPr>
    </w:p>
    <w:p w:rsidRPr="00314140" w:rsidR="00F87448" w:rsidP="00261355" w:rsidRDefault="00261355" w14:paraId="3DB001CD" w14:textId="0F6F6BFF">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006B2604" w:rsidP="004C76D9" w:rsidRDefault="006B2604" w14:paraId="2EB4FAD1" w14:textId="15812E02">
      <w:pPr>
        <w:pStyle w:val="Heading4"/>
      </w:pPr>
      <w:r>
        <w:t>Date of Diagnosis</w:t>
      </w:r>
    </w:p>
    <w:p w:rsidRPr="00F56C38" w:rsidR="006B2604" w:rsidP="006B2604" w:rsidRDefault="006B2604" w14:paraId="17CED2D4" w14:textId="258401F0">
      <w:pPr>
        <w:rPr>
          <w:rFonts w:asciiTheme="minorHAnsi" w:hAnsiTheme="minorHAnsi" w:cstheme="minorHAnsi"/>
        </w:rPr>
      </w:pPr>
      <w:r w:rsidRPr="00F56C38">
        <w:rPr>
          <w:rFonts w:asciiTheme="minorHAnsi" w:hAnsiTheme="minorHAnsi" w:cstheme="minorHAnsi"/>
        </w:rPr>
        <w:t>No additional guidance</w:t>
      </w:r>
    </w:p>
    <w:p w:rsidR="006B2604" w:rsidP="004C76D9" w:rsidRDefault="006B2604" w14:paraId="36DEE5DA" w14:textId="544B1826">
      <w:pPr>
        <w:pStyle w:val="Heading4"/>
      </w:pPr>
      <w:r>
        <w:t>Date of Resolution</w:t>
      </w:r>
    </w:p>
    <w:p w:rsidRPr="00F56C38" w:rsidR="006B2604" w:rsidP="006B2604" w:rsidRDefault="006B2604" w14:paraId="37BF134C" w14:textId="77777777">
      <w:pPr>
        <w:rPr>
          <w:rFonts w:asciiTheme="minorHAnsi" w:hAnsiTheme="minorHAnsi" w:cstheme="minorHAnsi"/>
        </w:rPr>
      </w:pPr>
      <w:r w:rsidRPr="00F56C38">
        <w:rPr>
          <w:rFonts w:asciiTheme="minorHAnsi" w:hAnsiTheme="minorHAnsi" w:cstheme="minorHAnsi"/>
        </w:rPr>
        <w:t>No additional guidance</w:t>
      </w:r>
    </w:p>
    <w:p w:rsidRPr="000B3D82" w:rsidR="001E7AE2" w:rsidP="00FD31AC" w:rsidRDefault="001E7AE2" w14:paraId="3929FFFF" w14:textId="30E79285">
      <w:pPr>
        <w:pStyle w:val="Heading3"/>
        <w:pPrChange w:author="Gay Dolin" w:date="2023-05-18T15:22:00Z" w:id="2142">
          <w:pPr>
            <w:pStyle w:val="Heading3"/>
          </w:pPr>
        </w:pPrChange>
      </w:pPr>
      <w:bookmarkStart w:name="_Toc119939899" w:id="2143"/>
      <w:bookmarkStart w:name="_Toc135312931" w:id="2144"/>
      <w:r w:rsidRPr="000B3D82">
        <w:t>Procedures</w:t>
      </w:r>
      <w:bookmarkEnd w:id="2143"/>
      <w:bookmarkEnd w:id="2144"/>
    </w:p>
    <w:tbl>
      <w:tblPr>
        <w:tblStyle w:val="TableGrid"/>
        <w:tblW w:w="9783" w:type="dxa"/>
        <w:tblLook w:val="04A0" w:firstRow="1" w:lastRow="0" w:firstColumn="1" w:lastColumn="0" w:noHBand="0" w:noVBand="1"/>
      </w:tblPr>
      <w:tblGrid>
        <w:gridCol w:w="2049"/>
        <w:gridCol w:w="2003"/>
        <w:gridCol w:w="1356"/>
        <w:gridCol w:w="4375"/>
      </w:tblGrid>
      <w:tr w:rsidRPr="00F56C38" w:rsidR="006E6E03" w:rsidTr="004E29C8" w14:paraId="7B83E4F7" w14:textId="77777777">
        <w:tc>
          <w:tcPr>
            <w:tcW w:w="2049" w:type="dxa"/>
            <w:shd w:val="clear" w:color="auto" w:fill="2E74B5" w:themeFill="accent5" w:themeFillShade="BF"/>
          </w:tcPr>
          <w:p w:rsidRPr="00F56C38" w:rsidR="00992641" w:rsidP="00E518B4" w:rsidRDefault="00992641" w14:paraId="1A5347BA" w14:textId="77777777">
            <w:pPr>
              <w:rPr>
                <w:rStyle w:val="Strong"/>
                <w:rFonts w:asciiTheme="minorHAnsi" w:hAnsiTheme="minorHAnsi" w:cstheme="minorHAnsi"/>
                <w:color w:val="FFFFFF" w:themeColor="background1"/>
              </w:rPr>
            </w:pPr>
            <w:bookmarkStart w:name="_Hlk117259183" w:id="2145"/>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rsidRPr="00F56C38" w:rsidR="00992641" w:rsidP="00E518B4" w:rsidRDefault="00992641" w14:paraId="07F37CC5"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rsidRPr="00F56C38" w:rsidR="00992641" w:rsidP="00E518B4" w:rsidRDefault="00992641" w14:paraId="23064F02"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rsidRPr="00F56C38" w:rsidR="00992641" w:rsidP="00E518B4" w:rsidRDefault="00992641" w14:paraId="4411D778"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6B2604" w:rsidTr="004E29C8" w14:paraId="43F4B2D3" w14:textId="77777777">
        <w:trPr>
          <w:trHeight w:val="2168"/>
        </w:trPr>
        <w:tc>
          <w:tcPr>
            <w:tcW w:w="2049" w:type="dxa"/>
            <w:vMerge w:val="restart"/>
          </w:tcPr>
          <w:p w:rsidRPr="00F56C38" w:rsidR="006B2604" w:rsidP="00E518B4" w:rsidRDefault="00000000" w14:paraId="4FF318FD" w14:textId="11589138">
            <w:pPr>
              <w:pStyle w:val="NormalWeb"/>
              <w:spacing w:before="0" w:beforeAutospacing="0" w:after="0" w:afterAutospacing="0"/>
              <w:rPr>
                <w:rFonts w:asciiTheme="minorHAnsi" w:hAnsiTheme="minorHAnsi" w:cstheme="minorHAnsi"/>
                <w:color w:val="172B4D"/>
              </w:rPr>
            </w:pPr>
            <w:hyperlink w:history="1" r:id="rId136">
              <w:r w:rsidRPr="00F56C38" w:rsidR="006B2604">
                <w:rPr>
                  <w:rStyle w:val="Hyperlink"/>
                  <w:rFonts w:asciiTheme="minorHAnsi" w:hAnsiTheme="minorHAnsi" w:cstheme="minorHAnsi"/>
                </w:rPr>
                <w:t>SDOH Interventions</w:t>
              </w:r>
            </w:hyperlink>
            <w:r w:rsidRPr="00F56C38" w:rsidR="006B2604">
              <w:rPr>
                <w:rStyle w:val="Strong"/>
                <w:rFonts w:asciiTheme="minorHAnsi" w:hAnsiTheme="minorHAnsi" w:cstheme="minorHAnsi"/>
                <w:color w:val="172B4D"/>
              </w:rPr>
              <w:t xml:space="preserve"> </w:t>
            </w:r>
          </w:p>
          <w:p w:rsidRPr="00F56C38" w:rsidR="006B2604" w:rsidP="00E518B4" w:rsidRDefault="006B2604" w14:paraId="3C12880A"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rsidRPr="00F56C38" w:rsidR="006B2604" w:rsidP="00E518B4" w:rsidRDefault="006B2604" w14:paraId="2DF9B137"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rsidRPr="00F56C38" w:rsidR="006B2604" w:rsidP="00E518B4" w:rsidRDefault="006B2604" w14:paraId="0DF3D7C9" w14:textId="5F104CB1">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rsidRPr="00F56C38" w:rsidR="006B2604" w:rsidP="00E518B4" w:rsidRDefault="006B2604" w14:paraId="323F8EF7" w14:textId="77777777">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rsidRPr="00F56C38" w:rsidR="006B2604" w:rsidP="00E518B4" w:rsidRDefault="006B2604" w14:paraId="4B5C6269"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rsidRPr="00F56C38" w:rsidR="006B2604" w:rsidP="00E518B4" w:rsidRDefault="006B2604" w14:paraId="5EA9FDD4" w14:textId="32383754">
            <w:pPr>
              <w:rPr>
                <w:rFonts w:asciiTheme="minorHAnsi" w:hAnsiTheme="minorHAnsi" w:cstheme="minorHAnsi"/>
              </w:rPr>
            </w:pPr>
            <w:r w:rsidRPr="00F56C38">
              <w:rPr>
                <w:rFonts w:asciiTheme="minorHAnsi" w:hAnsiTheme="minorHAnsi" w:cstheme="minorHAnsi"/>
                <w:color w:val="172B4D"/>
              </w:rPr>
              <w:t xml:space="preserve">• Healthcare Common Procedure Coding System </w:t>
            </w:r>
            <w:r w:rsidRPr="00F56C38">
              <w:rPr>
                <w:rFonts w:asciiTheme="minorHAnsi" w:hAnsiTheme="minorHAnsi" w:cstheme="minorHAnsi"/>
                <w:color w:val="172B4D"/>
              </w:rPr>
              <w:t>(HCPCS) Level II, as maintained and distributed by HHS.</w:t>
            </w:r>
          </w:p>
        </w:tc>
        <w:tc>
          <w:tcPr>
            <w:tcW w:w="1356" w:type="dxa"/>
          </w:tcPr>
          <w:p w:rsidRPr="00F56C38" w:rsidR="006B2604" w:rsidP="00E518B4" w:rsidRDefault="006B2604" w14:paraId="017D9D49" w14:textId="57FA3E3E">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rsidRPr="00F56C38" w:rsidR="006B2604" w:rsidP="00E518B4" w:rsidRDefault="006B2604" w14:paraId="3632A3C5" w14:textId="77777777">
            <w:pPr>
              <w:rPr>
                <w:rFonts w:asciiTheme="minorHAnsi" w:hAnsiTheme="minorHAnsi" w:cstheme="minorHAnsi"/>
                <w:color w:val="172B4D"/>
              </w:rPr>
            </w:pPr>
          </w:p>
          <w:p w:rsidRPr="00F56C38" w:rsidR="006B2604" w:rsidP="00E518B4" w:rsidRDefault="006B2604" w14:paraId="3A7B969E" w14:textId="65929BC0">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rsidRPr="00F56C38" w:rsidR="006B2604" w:rsidP="00907779" w:rsidRDefault="006B2604" w14:paraId="73B36348" w14:textId="6D0D9E3F">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Pr="00F56C38" w:rsidR="006B2604" w:rsidTr="004E29C8" w14:paraId="40CA4423" w14:textId="77777777">
        <w:trPr>
          <w:trHeight w:val="2167"/>
        </w:trPr>
        <w:tc>
          <w:tcPr>
            <w:tcW w:w="2049" w:type="dxa"/>
            <w:vMerge/>
          </w:tcPr>
          <w:p w:rsidRPr="00F56C38" w:rsidR="006B2604" w:rsidP="00E518B4" w:rsidRDefault="006B2604" w14:paraId="74D1E663" w14:textId="77777777">
            <w:pPr>
              <w:pStyle w:val="NormalWeb"/>
              <w:spacing w:before="0" w:beforeAutospacing="0" w:after="0" w:afterAutospacing="0"/>
              <w:rPr>
                <w:rStyle w:val="Strong"/>
                <w:rFonts w:asciiTheme="minorHAnsi" w:hAnsiTheme="minorHAnsi" w:cstheme="minorHAnsi"/>
                <w:color w:val="172B4D"/>
              </w:rPr>
            </w:pPr>
          </w:p>
        </w:tc>
        <w:tc>
          <w:tcPr>
            <w:tcW w:w="2003" w:type="dxa"/>
            <w:vMerge/>
          </w:tcPr>
          <w:p w:rsidRPr="00F56C38" w:rsidR="006B2604" w:rsidP="00E518B4" w:rsidRDefault="006B2604" w14:paraId="33805EEC" w14:textId="77777777">
            <w:pPr>
              <w:pStyle w:val="NormalWeb"/>
              <w:spacing w:before="0" w:beforeAutospacing="0" w:after="0" w:afterAutospacing="0"/>
              <w:rPr>
                <w:rFonts w:asciiTheme="minorHAnsi" w:hAnsiTheme="minorHAnsi" w:cstheme="minorHAnsi"/>
                <w:color w:val="172B4D"/>
              </w:rPr>
            </w:pPr>
          </w:p>
        </w:tc>
        <w:tc>
          <w:tcPr>
            <w:tcW w:w="1356" w:type="dxa"/>
          </w:tcPr>
          <w:p w:rsidRPr="00F56C38" w:rsidR="006B2604" w:rsidP="00E518B4" w:rsidRDefault="006B2604" w14:paraId="5747D93B" w14:textId="0A266874">
            <w:pPr>
              <w:rPr>
                <w:rFonts w:asciiTheme="minorHAnsi" w:hAnsiTheme="minorHAnsi" w:cstheme="minorHAnsi"/>
                <w:color w:val="172B4D"/>
              </w:rPr>
            </w:pPr>
            <w:r w:rsidRPr="00F56C38">
              <w:rPr>
                <w:rFonts w:asciiTheme="minorHAnsi" w:hAnsiTheme="minorHAnsi" w:cstheme="minorHAnsi"/>
                <w:color w:val="172B4D"/>
              </w:rPr>
              <w:t>For interventions that are planned:</w:t>
            </w:r>
          </w:p>
          <w:p w:rsidRPr="00F56C38" w:rsidR="006B2604" w:rsidP="00E518B4" w:rsidRDefault="006B2604" w14:paraId="7E81E34F" w14:textId="77777777">
            <w:pPr>
              <w:rPr>
                <w:rFonts w:asciiTheme="minorHAnsi" w:hAnsiTheme="minorHAnsi" w:cstheme="minorHAnsi"/>
                <w:color w:val="172B4D"/>
              </w:rPr>
            </w:pPr>
          </w:p>
          <w:p w:rsidRPr="00F56C38" w:rsidR="006B2604" w:rsidP="00E518B4" w:rsidRDefault="006B2604" w14:paraId="5EC6606B" w14:textId="7D9C6E77">
            <w:pPr>
              <w:rPr>
                <w:rFonts w:asciiTheme="minorHAnsi" w:hAnsiTheme="minorHAnsi" w:cstheme="minorHAnsi"/>
              </w:rPr>
            </w:pPr>
            <w:r w:rsidRPr="00F56C38">
              <w:rPr>
                <w:rFonts w:asciiTheme="minorHAnsi" w:hAnsiTheme="minorHAnsi" w:cstheme="minorHAnsi"/>
              </w:rPr>
              <w:t>Planned Procedure</w:t>
            </w:r>
          </w:p>
        </w:tc>
        <w:tc>
          <w:tcPr>
            <w:tcW w:w="4375" w:type="dxa"/>
          </w:tcPr>
          <w:p w:rsidRPr="00907779" w:rsidR="006B2604" w:rsidP="00907779" w:rsidRDefault="006B2604" w14:paraId="7B6DDD28" w14:textId="3E7CCE3F">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45"/>
      <w:tr w:rsidRPr="00F56C38" w:rsidR="00AE2CF6" w:rsidTr="004E29C8" w14:paraId="5760CCE8" w14:textId="77777777">
        <w:tc>
          <w:tcPr>
            <w:tcW w:w="2049" w:type="dxa"/>
            <w:shd w:val="clear" w:color="auto" w:fill="00B050"/>
          </w:tcPr>
          <w:p w:rsidRPr="00F56C38" w:rsidR="00AE2CF6" w:rsidP="00D011EE" w:rsidRDefault="00AE2CF6" w14:paraId="45CCB9A6" w14:textId="5474D93C">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rsidRPr="00F56C38" w:rsidR="00AE2CF6" w:rsidP="00D011EE" w:rsidRDefault="00AE2CF6" w14:paraId="59FAF42A"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rsidRPr="00F56C38" w:rsidR="00AE2CF6" w:rsidP="00D011EE" w:rsidRDefault="00AE2CF6" w14:paraId="0B75C774"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rsidRPr="00F56C38" w:rsidR="00AE2CF6" w:rsidP="00D011EE" w:rsidRDefault="00AE2CF6" w14:paraId="40715899"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461397" w:rsidTr="004E29C8" w14:paraId="4C5E4C32" w14:textId="77777777">
        <w:trPr>
          <w:trHeight w:val="2636"/>
        </w:trPr>
        <w:tc>
          <w:tcPr>
            <w:tcW w:w="2049" w:type="dxa"/>
          </w:tcPr>
          <w:p w:rsidRPr="00E32413" w:rsidR="00461397" w:rsidP="00461397" w:rsidRDefault="00000000" w14:paraId="40569EE5" w14:textId="1710FACB">
            <w:pPr>
              <w:shd w:val="clear" w:color="auto" w:fill="FFFFFF"/>
              <w:rPr>
                <w:rFonts w:eastAsia="Times New Roman" w:asciiTheme="minorHAnsi" w:hAnsiTheme="minorHAnsi" w:cstheme="minorHAnsi"/>
                <w:color w:val="172B4D"/>
              </w:rPr>
            </w:pPr>
            <w:hyperlink w:history="1" r:id="rId137">
              <w:r w:rsidRPr="00E32413" w:rsidR="00461397">
                <w:rPr>
                  <w:rStyle w:val="Hyperlink"/>
                  <w:rFonts w:eastAsia="Times New Roman" w:asciiTheme="minorHAnsi" w:hAnsiTheme="minorHAnsi" w:cstheme="minorHAnsi"/>
                </w:rPr>
                <w:t>Reason for Referral</w:t>
              </w:r>
            </w:hyperlink>
          </w:p>
          <w:p w:rsidRPr="00B84F2D" w:rsidR="00461397" w:rsidP="00461397" w:rsidRDefault="00461397" w14:paraId="561AA017"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003366"/>
              </w:rPr>
              <w:t>Explanation or justification for a referral or consultation</w:t>
            </w:r>
          </w:p>
          <w:p w:rsidRPr="00B84F2D" w:rsidR="00461397" w:rsidP="00D011EE" w:rsidRDefault="00461397" w14:paraId="4FEC784A" w14:textId="7C00940C">
            <w:pPr>
              <w:rPr>
                <w:rStyle w:val="Strong"/>
                <w:rFonts w:asciiTheme="minorHAnsi" w:hAnsiTheme="minorHAnsi" w:cstheme="minorHAnsi"/>
                <w:color w:val="172B4D"/>
              </w:rPr>
            </w:pPr>
          </w:p>
        </w:tc>
        <w:tc>
          <w:tcPr>
            <w:tcW w:w="2003" w:type="dxa"/>
          </w:tcPr>
          <w:p w:rsidRPr="00B84F2D" w:rsidR="00461397" w:rsidP="00AE2CF6" w:rsidRDefault="00461397" w14:paraId="3DCF8726" w14:textId="6A2D78CE">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rsidRPr="00B84F2D" w:rsidR="00461397" w:rsidP="00D011EE" w:rsidRDefault="00461397" w14:paraId="28F7CB6D" w14:textId="01DD4892">
            <w:pPr>
              <w:rPr>
                <w:rFonts w:asciiTheme="minorHAnsi" w:hAnsiTheme="minorHAnsi" w:cstheme="minorHAnsi"/>
              </w:rPr>
            </w:pPr>
          </w:p>
        </w:tc>
        <w:tc>
          <w:tcPr>
            <w:tcW w:w="1356" w:type="dxa"/>
          </w:tcPr>
          <w:p w:rsidRPr="00B84F2D" w:rsidR="00461397" w:rsidP="00D011EE" w:rsidRDefault="00461397" w14:paraId="753FE73C" w14:textId="73CA18EF">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rsidRPr="00B84F2D" w:rsidR="00461397" w:rsidP="00B84F2D" w:rsidRDefault="00461397" w14:paraId="684F927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r>
            <w:r w:rsidRPr="00B84F2D">
              <w:rPr>
                <w:rFonts w:ascii="Courier New" w:hAnsi="Courier New" w:cs="Courier New"/>
                <w:color w:val="172B4D"/>
                <w:sz w:val="18"/>
                <w:szCs w:val="18"/>
              </w:rP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r>
            <w:r w:rsidRPr="00B84F2D">
              <w:rPr>
                <w:rFonts w:ascii="Courier New" w:hAnsi="Courier New" w:cs="Courier New"/>
                <w:color w:val="172B4D"/>
                <w:sz w:val="18"/>
                <w:szCs w:val="18"/>
              </w:rPr>
              <w:t>+</w:t>
            </w:r>
          </w:p>
          <w:p w:rsidRPr="00B84F2D" w:rsidR="00461397" w:rsidP="00B84F2D" w:rsidRDefault="00461397" w14:paraId="4FB2238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rsidRPr="00B84F2D" w:rsidR="00461397" w:rsidP="00B84F2D" w:rsidRDefault="00461397" w14:paraId="00093B59"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rsidRPr="00F56C38" w:rsidR="00461397" w:rsidP="00D011EE" w:rsidRDefault="00461397" w14:paraId="2F96EF12" w14:textId="16597B56">
            <w:pPr>
              <w:pStyle w:val="NormalWeb"/>
              <w:spacing w:before="0" w:beforeAutospacing="0" w:after="0" w:afterAutospacing="0"/>
              <w:rPr>
                <w:rFonts w:asciiTheme="minorHAnsi" w:hAnsiTheme="minorHAnsi" w:cstheme="minorHAnsi"/>
                <w:color w:val="172B4D"/>
              </w:rPr>
            </w:pPr>
          </w:p>
        </w:tc>
      </w:tr>
    </w:tbl>
    <w:p w:rsidR="00992641" w:rsidP="00E518B4" w:rsidRDefault="00E518B4" w14:paraId="3EECB7C8" w14:textId="2B1D46AC">
      <w:pPr>
        <w:pStyle w:val="Caption"/>
      </w:pPr>
      <w:bookmarkStart w:name="_Toc118898862" w:id="2146"/>
      <w:bookmarkStart w:name="_Toc119940066" w:id="2147"/>
      <w:bookmarkStart w:name="_Toc135313097" w:id="2148"/>
      <w:r>
        <w:t xml:space="preserve">Table </w:t>
      </w:r>
      <w:r>
        <w:fldChar w:fldCharType="begin"/>
      </w:r>
      <w:r>
        <w:instrText>SEQ Table \* ARABIC</w:instrText>
      </w:r>
      <w:r>
        <w:fldChar w:fldCharType="separate"/>
      </w:r>
      <w:r w:rsidR="00DC1072">
        <w:rPr>
          <w:noProof/>
        </w:rPr>
        <w:t>76</w:t>
      </w:r>
      <w:r>
        <w:fldChar w:fldCharType="end"/>
      </w:r>
      <w:r>
        <w:t xml:space="preserve">: </w:t>
      </w:r>
      <w:r w:rsidRPr="00413E8A">
        <w:t xml:space="preserve">USCDI Data Elements - </w:t>
      </w:r>
      <w:r>
        <w:t>Procedures</w:t>
      </w:r>
      <w:bookmarkEnd w:id="2146"/>
      <w:bookmarkEnd w:id="2147"/>
      <w:bookmarkEnd w:id="2148"/>
    </w:p>
    <w:p w:rsidR="006B2604" w:rsidP="00FD31AC" w:rsidRDefault="006B2604" w14:paraId="0E826D3D" w14:textId="38FADD6B">
      <w:pPr>
        <w:pStyle w:val="Heading4"/>
      </w:pPr>
      <w:r>
        <w:t>SDOH Interventions</w:t>
      </w:r>
    </w:p>
    <w:p w:rsidR="00261355" w:rsidP="00261355" w:rsidRDefault="00261355" w14:paraId="2A8C96CB" w14:textId="7733951F">
      <w:pPr>
        <w:rPr>
          <w:rFonts w:asciiTheme="minorHAnsi" w:hAnsiTheme="minorHAnsi" w:cstheme="minorHAnsi"/>
        </w:rPr>
      </w:pPr>
      <w:bookmarkStart w:name="_Ref88484722" w:id="2149"/>
      <w:bookmarkStart w:name="_Ref88484728" w:id="2150"/>
      <w:r>
        <w:rPr>
          <w:rFonts w:asciiTheme="minorHAnsi" w:hAnsiTheme="minorHAnsi" w:cstheme="minorHAnsi"/>
        </w:rPr>
        <w:t>The updated Procedure Activity Procedure, and Planned Procedure templates include a value set for conveying SDOH interventions.</w:t>
      </w:r>
    </w:p>
    <w:p w:rsidR="00261355" w:rsidP="00261355" w:rsidRDefault="00261355" w14:paraId="6E81BE7D" w14:textId="77777777">
      <w:pPr>
        <w:rPr>
          <w:rFonts w:asciiTheme="minorHAnsi" w:hAnsiTheme="minorHAnsi" w:cstheme="minorHAnsi"/>
        </w:rPr>
      </w:pPr>
    </w:p>
    <w:p w:rsidR="00261355" w:rsidP="00261355" w:rsidRDefault="00261355" w14:paraId="0275ABF6" w14:textId="1B7D3733">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Pr="004E29C8" w:rsidR="000E43B8" w:rsidP="00FD31AC" w:rsidRDefault="000E43B8" w14:paraId="0DB76B39" w14:textId="77777777">
      <w:pPr>
        <w:pStyle w:val="Heading4"/>
      </w:pPr>
      <w:r w:rsidRPr="004E29C8">
        <w:t>Reason for Referral</w:t>
      </w:r>
    </w:p>
    <w:p w:rsidR="000E43B8" w:rsidP="000E43B8" w:rsidRDefault="000E43B8" w14:paraId="509928F2" w14:textId="70D6EB8F">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w:history="1" r:id="rId138">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w:history="1" r:id="rId139">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template with an ActRelationship typeCode of "RSON" (Reason). Please also see </w:t>
      </w:r>
      <w:hyperlink w:history="1" r:id="rId140">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rsidRPr="00314140" w:rsidR="000E43B8" w:rsidP="00261355" w:rsidRDefault="000E43B8" w14:paraId="674CAC13" w14:textId="77777777">
      <w:pPr>
        <w:rPr>
          <w:rFonts w:asciiTheme="minorHAnsi" w:hAnsiTheme="minorHAnsi" w:cstheme="minorHAnsi"/>
        </w:rPr>
      </w:pPr>
    </w:p>
    <w:p w:rsidRPr="00C64922" w:rsidR="009A427D" w:rsidP="005C79A1" w:rsidRDefault="009A427D" w14:paraId="35C8A4DD" w14:textId="3EAF1501">
      <w:pPr>
        <w:pStyle w:val="Heading1"/>
      </w:pPr>
      <w:bookmarkStart w:name="_Ref98767790" w:id="2151"/>
      <w:bookmarkStart w:name="_Ref98767794" w:id="2152"/>
      <w:bookmarkStart w:name="_Toc119939900" w:id="2153"/>
      <w:bookmarkStart w:name="_Toc135312932" w:id="2154"/>
      <w:r w:rsidRPr="00C64922">
        <w:t>Resources</w:t>
      </w:r>
      <w:bookmarkEnd w:id="2045"/>
      <w:bookmarkEnd w:id="2046"/>
      <w:bookmarkEnd w:id="2047"/>
      <w:bookmarkEnd w:id="2048"/>
      <w:bookmarkEnd w:id="2149"/>
      <w:bookmarkEnd w:id="2150"/>
      <w:bookmarkEnd w:id="2151"/>
      <w:bookmarkEnd w:id="2152"/>
      <w:bookmarkEnd w:id="2153"/>
      <w:bookmarkEnd w:id="2154"/>
    </w:p>
    <w:p w:rsidRPr="00D14360" w:rsidR="009A427D" w:rsidP="009A427D" w:rsidRDefault="009A427D" w14:paraId="6D698228" w14:textId="77777777">
      <w:pPr>
        <w:spacing w:after="120"/>
        <w:rPr>
          <w:rFonts w:eastAsia="Calibri" w:cs="Calibri"/>
          <w:color w:val="000000"/>
        </w:rPr>
      </w:pPr>
      <w:r w:rsidRPr="00D14360">
        <w:rPr>
          <w:rFonts w:eastAsia="Calibri" w:cs="Calibri"/>
          <w:color w:val="000000"/>
        </w:rPr>
        <w:t xml:space="preserve">The following </w:t>
      </w:r>
      <w:r w:rsidRPr="00D14360" w:rsidR="00DC05F4">
        <w:rPr>
          <w:rFonts w:eastAsia="Calibri" w:cs="Calibri"/>
          <w:color w:val="000000"/>
        </w:rPr>
        <w:t>resources are available to the</w:t>
      </w:r>
      <w:r w:rsidRPr="00D14360">
        <w:rPr>
          <w:rFonts w:eastAsia="Calibri" w:cs="Calibri"/>
          <w:color w:val="000000"/>
        </w:rPr>
        <w:t xml:space="preserve"> C-CDA implement</w:t>
      </w:r>
      <w:r w:rsidRPr="00D14360" w:rsidR="00DC05F4">
        <w:rPr>
          <w:rFonts w:eastAsia="Calibri" w:cs="Calibri"/>
          <w:color w:val="000000"/>
        </w:rPr>
        <w:t>er community to support the growing use of this important information exchange standard for interoperability.</w:t>
      </w:r>
    </w:p>
    <w:p w:rsidRPr="00C64922" w:rsidR="009A427D" w:rsidP="003E2C96" w:rsidRDefault="009A427D" w14:paraId="03B32A80" w14:textId="77777777">
      <w:pPr>
        <w:pStyle w:val="Heading2"/>
      </w:pPr>
      <w:bookmarkStart w:name="_3bj1y38" w:colFirst="0" w:colLast="0" w:id="2155"/>
      <w:bookmarkStart w:name="_Toc11043724" w:id="2156"/>
      <w:bookmarkStart w:name="_Toc11045647" w:id="2157"/>
      <w:bookmarkStart w:name="_Toc11219063" w:id="2158"/>
      <w:bookmarkStart w:name="_Toc11391317" w:id="2159"/>
      <w:bookmarkStart w:name="_Toc119939901" w:id="2160"/>
      <w:bookmarkStart w:name="_Toc135312933" w:id="2161"/>
      <w:bookmarkEnd w:id="2155"/>
      <w:r w:rsidRPr="00C64922">
        <w:t>Sample C-CDA Files</w:t>
      </w:r>
      <w:bookmarkEnd w:id="2156"/>
      <w:bookmarkEnd w:id="2157"/>
      <w:bookmarkEnd w:id="2158"/>
      <w:bookmarkEnd w:id="2159"/>
      <w:bookmarkEnd w:id="2160"/>
      <w:bookmarkEnd w:id="2161"/>
    </w:p>
    <w:p w:rsidR="009A427D" w:rsidP="000816FD" w:rsidRDefault="00E32413" w14:paraId="0B722E9E" w14:textId="4D95697E">
      <w:pPr>
        <w:rPr>
          <w:rFonts w:eastAsia="Calibri" w:cs="Calibri"/>
          <w:color w:val="000000"/>
        </w:rPr>
      </w:pPr>
      <w:r>
        <w:rPr>
          <w:rFonts w:eastAsia="Calibri" w:cs="Calibri"/>
          <w:color w:val="000000"/>
        </w:rPr>
        <w:t>There</w:t>
      </w:r>
      <w:r w:rsidRPr="00D14360" w:rsidR="009A427D">
        <w:rPr>
          <w:rFonts w:eastAsia="Calibri" w:cs="Calibri"/>
          <w:color w:val="000000"/>
        </w:rPr>
        <w:t xml:space="preserve"> are sample C-CDA files for a variety of Clinical Note types. </w:t>
      </w:r>
      <w:bookmarkStart w:name="_1qoc8b1" w:colFirst="0" w:colLast="0" w:id="2162"/>
      <w:bookmarkEnd w:id="2162"/>
      <w:r>
        <w:rPr>
          <w:rFonts w:eastAsia="Calibri" w:cs="Calibri"/>
          <w:color w:val="000000"/>
        </w:rPr>
        <w:t>Sample</w:t>
      </w:r>
      <w:r w:rsidR="00294353">
        <w:rPr>
          <w:rFonts w:eastAsia="Calibri" w:cs="Calibri"/>
          <w:color w:val="000000"/>
        </w:rPr>
        <w:t xml:space="preserve"> documents are posted in Github where they are incrementally improved by the CDA Examples Task Force.  Reference </w:t>
      </w:r>
      <w:r w:rsidR="00296E2F">
        <w:rPr>
          <w:rFonts w:eastAsia="Calibri" w:cs="Calibri"/>
          <w:color w:val="000000"/>
        </w:rPr>
        <w:t xml:space="preserve">the C-CDA Sample Document </w:t>
      </w:r>
      <w:r w:rsidRPr="00296E2F" w:rsidR="00296E2F">
        <w:rPr>
          <w:rFonts w:eastAsia="Calibri" w:asciiTheme="minorHAnsi" w:hAnsiTheme="minorHAnsi" w:cstheme="minorHAnsi"/>
          <w:color w:val="000000"/>
        </w:rPr>
        <w:t>registry</w:t>
      </w:r>
      <w:r w:rsidRPr="00296E2F" w:rsidR="000816FD">
        <w:rPr>
          <w:rFonts w:asciiTheme="minorHAnsi" w:hAnsiTheme="minorHAnsi" w:cstheme="minorHAnsi"/>
        </w:rPr>
        <w:t xml:space="preserve"> f</w:t>
      </w:r>
      <w:r w:rsidRPr="00296E2F" w:rsidR="00294353">
        <w:rPr>
          <w:rFonts w:eastAsia="Calibri" w:asciiTheme="minorHAns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1"/>
      </w:r>
    </w:p>
    <w:p w:rsidR="005B684F" w:rsidP="000816FD" w:rsidRDefault="005B684F" w14:paraId="625E38F0" w14:textId="53BB3457">
      <w:pPr>
        <w:rPr>
          <w:rFonts w:eastAsia="Calibri" w:cs="Calibri"/>
          <w:color w:val="000000"/>
        </w:rPr>
      </w:pPr>
    </w:p>
    <w:p w:rsidRPr="00D14360" w:rsidR="00F22DFE" w:rsidP="000816FD" w:rsidRDefault="00F22DFE" w14:paraId="67D94FCE" w14:textId="77777777">
      <w:pPr>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05"/>
        <w:gridCol w:w="6750"/>
      </w:tblGrid>
      <w:tr w:rsidR="00BF2DC6" w:rsidTr="003A3D50" w14:paraId="6EE5BC46" w14:textId="77777777">
        <w:tc>
          <w:tcPr>
            <w:tcW w:w="2605" w:type="dxa"/>
            <w:tcBorders>
              <w:bottom w:val="nil"/>
              <w:right w:val="nil"/>
            </w:tcBorders>
            <w:shd w:val="clear" w:color="auto" w:fill="4F81BD"/>
          </w:tcPr>
          <w:p w:rsidRPr="00D14360" w:rsidR="00BF2DC6" w:rsidP="00D14360" w:rsidRDefault="00BF2DC6" w14:paraId="36732D21" w14:textId="77777777">
            <w:pPr>
              <w:spacing w:after="120"/>
              <w:rPr>
                <w:b/>
                <w:bCs/>
                <w:color w:val="000000"/>
              </w:rPr>
            </w:pPr>
            <w:r w:rsidRPr="00D14360">
              <w:rPr>
                <w:rFonts w:cs="Calibri"/>
                <w:b/>
                <w:bCs/>
                <w:color w:val="FFFFFF"/>
              </w:rPr>
              <w:t>Type</w:t>
            </w:r>
          </w:p>
        </w:tc>
        <w:tc>
          <w:tcPr>
            <w:tcW w:w="6750" w:type="dxa"/>
            <w:shd w:val="clear" w:color="auto" w:fill="4F81BD"/>
          </w:tcPr>
          <w:p w:rsidRPr="00D14360" w:rsidR="00BF2DC6" w:rsidP="00D14360" w:rsidRDefault="00BF2DC6" w14:paraId="7B971AA2" w14:textId="77777777">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rsidTr="004E29C8" w14:paraId="309E0B94" w14:textId="77777777">
        <w:tc>
          <w:tcPr>
            <w:tcW w:w="2605" w:type="dxa"/>
            <w:tcBorders>
              <w:top w:val="single" w:color="4F81BD" w:sz="4" w:space="0"/>
              <w:bottom w:val="single" w:color="4F81BD" w:sz="4" w:space="0"/>
              <w:right w:val="nil"/>
            </w:tcBorders>
            <w:shd w:val="clear" w:color="auto" w:fill="FFFFFF"/>
          </w:tcPr>
          <w:p w:rsidRPr="00A61A3F" w:rsidR="005B684F" w:rsidP="00D14360" w:rsidRDefault="009777DE" w14:paraId="2AFD8FFF" w14:textId="4D2FF1A8">
            <w:pPr>
              <w:spacing w:after="120"/>
              <w:rPr>
                <w:b/>
                <w:bCs/>
                <w:color w:val="000000"/>
              </w:rPr>
            </w:pPr>
            <w:r w:rsidRPr="00A61A3F">
              <w:rPr>
                <w:b/>
                <w:bCs/>
                <w:color w:val="000000"/>
              </w:rPr>
              <w:t>Discharge Summary</w:t>
            </w:r>
            <w:r w:rsidRPr="00A61A3F" w:rsidR="00E518B4">
              <w:rPr>
                <w:b/>
                <w:bCs/>
                <w:color w:val="000000"/>
              </w:rPr>
              <w:t xml:space="preserve"> showing USCDI v2 Data Elements</w:t>
            </w:r>
          </w:p>
        </w:tc>
        <w:tc>
          <w:tcPr>
            <w:tcW w:w="6750" w:type="dxa"/>
            <w:tcBorders>
              <w:top w:val="single" w:color="4F81BD" w:sz="4" w:space="0"/>
              <w:bottom w:val="single" w:color="4F81BD" w:sz="4" w:space="0"/>
            </w:tcBorders>
            <w:shd w:val="clear" w:color="auto" w:fill="auto"/>
          </w:tcPr>
          <w:p w:rsidRPr="00A61A3F" w:rsidR="005B684F" w:rsidP="00D14360" w:rsidRDefault="009777DE" w14:paraId="45029267" w14:textId="7E9EC9FB">
            <w:pPr>
              <w:keepNext/>
              <w:keepLines/>
              <w:rPr>
                <w:rFonts w:ascii="Calibri Light" w:hAnsi="Calibri Light" w:cs="Calibri Light"/>
                <w:color w:val="000000"/>
              </w:rPr>
            </w:pPr>
            <w:r w:rsidRPr="00A61A3F">
              <w:rPr>
                <w:rFonts w:ascii="Calibri Light" w:hAnsi="Calibri Light" w:cs="Calibri Light"/>
                <w:color w:val="000000"/>
              </w:rPr>
              <w:t>DischargeSummary</w:t>
            </w:r>
            <w:r w:rsidRPr="00A61A3F" w:rsidR="00E518B4">
              <w:rPr>
                <w:rFonts w:ascii="Calibri Light" w:hAnsi="Calibri Light" w:cs="Calibri Light"/>
                <w:color w:val="000000"/>
              </w:rPr>
              <w:t>-USCDI-v2.xml</w:t>
            </w:r>
          </w:p>
          <w:p w:rsidRPr="00A61A3F" w:rsidR="00E518B4" w:rsidP="00D14360" w:rsidRDefault="00E518B4" w14:paraId="27589B4D" w14:textId="77777777">
            <w:pPr>
              <w:keepNext/>
              <w:keepLines/>
              <w:rPr>
                <w:rFonts w:ascii="Calibri Light" w:hAnsi="Calibri Light" w:cs="Calibri Light"/>
                <w:color w:val="000000"/>
              </w:rPr>
            </w:pPr>
          </w:p>
          <w:p w:rsidRPr="00A61A3F" w:rsidR="00E518B4" w:rsidP="00D14360" w:rsidRDefault="00F22DFE" w14:paraId="5C89E188" w14:textId="0FE0FF44">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rsidTr="004E29C8" w14:paraId="21FB1C2A"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7E74BA58" w14:textId="77777777">
            <w:pPr>
              <w:spacing w:after="120"/>
              <w:rPr>
                <w:rFonts w:eastAsia="Calibri" w:cs="Calibri"/>
                <w:b/>
                <w:bCs/>
                <w:color w:val="000000"/>
              </w:rPr>
            </w:pPr>
            <w:r w:rsidRPr="00D14360">
              <w:rPr>
                <w:b/>
                <w:bCs/>
                <w:color w:val="000000"/>
              </w:rPr>
              <w:t>CCD Patient Summary</w:t>
            </w:r>
          </w:p>
        </w:tc>
        <w:tc>
          <w:tcPr>
            <w:tcW w:w="6750" w:type="dxa"/>
            <w:tcBorders>
              <w:top w:val="single" w:color="4F81BD" w:sz="4" w:space="0"/>
              <w:bottom w:val="single" w:color="4F81BD" w:sz="4" w:space="0"/>
            </w:tcBorders>
            <w:shd w:val="clear" w:color="auto" w:fill="auto"/>
          </w:tcPr>
          <w:p w:rsidR="00BF2DC6" w:rsidP="00D14360" w:rsidRDefault="00BF2DC6" w14:paraId="5F1DB7FB" w14:textId="347FAF9C">
            <w:pPr>
              <w:keepNext/>
              <w:keepLines/>
              <w:rPr>
                <w:rFonts w:ascii="Calibri Light" w:hAnsi="Calibri Light" w:cs="Calibri Light"/>
                <w:color w:val="000000"/>
              </w:rPr>
            </w:pPr>
            <w:r w:rsidRPr="00D14360">
              <w:rPr>
                <w:rFonts w:ascii="Calibri Light" w:hAnsi="Calibri Light" w:cs="Calibri Light"/>
                <w:color w:val="000000"/>
              </w:rPr>
              <w:t>CCD.xml</w:t>
            </w:r>
          </w:p>
          <w:p w:rsidRPr="00D14360" w:rsidR="005C79A1" w:rsidP="00D14360" w:rsidRDefault="005C79A1" w14:paraId="77D57269" w14:textId="77777777">
            <w:pPr>
              <w:keepNext/>
              <w:keepLines/>
              <w:rPr>
                <w:rFonts w:ascii="Calibri Light" w:hAnsi="Calibri Light" w:cs="Calibri Light"/>
                <w:color w:val="000000"/>
              </w:rPr>
            </w:pPr>
          </w:p>
          <w:p w:rsidRPr="00D14360" w:rsidR="00BF2DC6" w:rsidRDefault="00BF2DC6" w14:paraId="1227F553" w14:textId="77777777">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rsidTr="004E29C8" w14:paraId="79BAEC71" w14:textId="77777777">
        <w:tc>
          <w:tcPr>
            <w:tcW w:w="2605" w:type="dxa"/>
            <w:tcBorders>
              <w:right w:val="nil"/>
            </w:tcBorders>
            <w:shd w:val="clear" w:color="auto" w:fill="FFFFFF"/>
          </w:tcPr>
          <w:p w:rsidRPr="00D14360" w:rsidR="00BF2DC6" w:rsidP="00D14360" w:rsidRDefault="00000000" w14:paraId="397434C6" w14:textId="5205927E">
            <w:pPr>
              <w:spacing w:after="120"/>
              <w:rPr>
                <w:rFonts w:eastAsia="Calibri" w:cs="Calibri"/>
                <w:b/>
                <w:bCs/>
                <w:color w:val="000000"/>
              </w:rPr>
            </w:pPr>
            <w:hyperlink w:history="1" r:id="rId141">
              <w:r w:rsidRPr="00D14360" w:rsidR="00BF2DC6">
                <w:rPr>
                  <w:rStyle w:val="Hyperlink"/>
                  <w:b/>
                  <w:bCs/>
                  <w:color w:val="000000"/>
                  <w:u w:val="none"/>
                </w:rPr>
                <w:t>Discharge Summary</w:t>
              </w:r>
            </w:hyperlink>
          </w:p>
        </w:tc>
        <w:tc>
          <w:tcPr>
            <w:tcW w:w="6750" w:type="dxa"/>
            <w:shd w:val="clear" w:color="auto" w:fill="auto"/>
          </w:tcPr>
          <w:p w:rsidR="00BF2DC6" w:rsidP="00D14360" w:rsidRDefault="00BF2DC6" w14:paraId="3A196EA4" w14:textId="2817AEC7">
            <w:pPr>
              <w:keepNext/>
              <w:keepLines/>
              <w:rPr>
                <w:rFonts w:ascii="Calibri Light" w:hAnsi="Calibri Light" w:cs="Calibri Light"/>
                <w:color w:val="000000"/>
              </w:rPr>
            </w:pPr>
            <w:r w:rsidRPr="00D14360">
              <w:rPr>
                <w:rFonts w:ascii="Calibri Light" w:hAnsi="Calibri Light" w:cs="Calibri Light"/>
                <w:color w:val="000000"/>
              </w:rPr>
              <w:t>DischargeSummary.xml</w:t>
            </w:r>
          </w:p>
          <w:p w:rsidRPr="00D14360" w:rsidR="005C79A1" w:rsidP="00D14360" w:rsidRDefault="005C79A1" w14:paraId="11B973FA" w14:textId="77777777">
            <w:pPr>
              <w:keepNext/>
              <w:keepLines/>
              <w:rPr>
                <w:rFonts w:ascii="Calibri Light" w:hAnsi="Calibri Light" w:cs="Calibri Light"/>
                <w:color w:val="000000"/>
              </w:rPr>
            </w:pPr>
          </w:p>
          <w:p w:rsidRPr="00D14360" w:rsidR="00BF2DC6" w:rsidRDefault="00BF2DC6" w14:paraId="7CB653D4" w14:textId="77777777">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rsidTr="004E29C8" w14:paraId="22BB40D2"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130D91C8" w14:textId="77777777">
            <w:pPr>
              <w:spacing w:after="120"/>
              <w:rPr>
                <w:rFonts w:eastAsia="Calibri" w:cs="Calibri"/>
                <w:b/>
                <w:bCs/>
                <w:color w:val="000000"/>
              </w:rPr>
            </w:pPr>
            <w:r w:rsidRPr="00D14360">
              <w:rPr>
                <w:b/>
                <w:bCs/>
                <w:color w:val="000000"/>
              </w:rPr>
              <w:t>Referral Note</w:t>
            </w:r>
          </w:p>
        </w:tc>
        <w:tc>
          <w:tcPr>
            <w:tcW w:w="6750" w:type="dxa"/>
            <w:tcBorders>
              <w:top w:val="single" w:color="4F81BD" w:sz="4" w:space="0"/>
              <w:bottom w:val="single" w:color="4F81BD" w:sz="4" w:space="0"/>
            </w:tcBorders>
            <w:shd w:val="clear" w:color="auto" w:fill="auto"/>
          </w:tcPr>
          <w:p w:rsidR="00BF2DC6" w:rsidP="00D14360" w:rsidRDefault="00BF2DC6" w14:paraId="0A9E5A56" w14:textId="2A6744E2">
            <w:pPr>
              <w:keepNext/>
              <w:keepLines/>
              <w:rPr>
                <w:rFonts w:ascii="Calibri Light" w:hAnsi="Calibri Light" w:cs="Calibri Light"/>
                <w:color w:val="000000"/>
              </w:rPr>
            </w:pPr>
            <w:r w:rsidRPr="00D14360">
              <w:rPr>
                <w:rFonts w:ascii="Calibri Light" w:hAnsi="Calibri Light" w:cs="Calibri Light"/>
                <w:color w:val="000000"/>
              </w:rPr>
              <w:t>ReferralNote.xml</w:t>
            </w:r>
          </w:p>
          <w:p w:rsidRPr="00D14360" w:rsidR="005C79A1" w:rsidP="00D14360" w:rsidRDefault="005C79A1" w14:paraId="727EF7BF" w14:textId="77777777">
            <w:pPr>
              <w:keepNext/>
              <w:keepLines/>
              <w:rPr>
                <w:rFonts w:ascii="Calibri Light" w:hAnsi="Calibri Light" w:cs="Calibri Light"/>
                <w:color w:val="000000"/>
              </w:rPr>
            </w:pPr>
          </w:p>
          <w:p w:rsidRPr="00D14360" w:rsidR="00BF2DC6" w:rsidRDefault="00BF2DC6" w14:paraId="77FC3CF3" w14:textId="77777777">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rsidTr="004E29C8" w14:paraId="0587E795" w14:textId="77777777">
        <w:tc>
          <w:tcPr>
            <w:tcW w:w="2605" w:type="dxa"/>
            <w:tcBorders>
              <w:right w:val="nil"/>
            </w:tcBorders>
            <w:shd w:val="clear" w:color="auto" w:fill="FFFFFF"/>
          </w:tcPr>
          <w:p w:rsidRPr="00D14360" w:rsidR="00BF2DC6" w:rsidP="00D14360" w:rsidRDefault="00BF2DC6" w14:paraId="528F6657" w14:textId="77777777">
            <w:pPr>
              <w:spacing w:after="120"/>
              <w:rPr>
                <w:rFonts w:eastAsia="Calibri" w:cs="Calibri"/>
                <w:b/>
                <w:bCs/>
                <w:color w:val="000000"/>
              </w:rPr>
            </w:pPr>
            <w:r w:rsidRPr="00D14360">
              <w:rPr>
                <w:b/>
                <w:bCs/>
                <w:color w:val="000000"/>
              </w:rPr>
              <w:t>Progress Note</w:t>
            </w:r>
          </w:p>
        </w:tc>
        <w:tc>
          <w:tcPr>
            <w:tcW w:w="6750" w:type="dxa"/>
            <w:shd w:val="clear" w:color="auto" w:fill="auto"/>
          </w:tcPr>
          <w:p w:rsidR="00BF2DC6" w:rsidP="00D14360" w:rsidRDefault="00BF2DC6" w14:paraId="62560320" w14:textId="0ACEAC1B">
            <w:pPr>
              <w:keepNext/>
              <w:keepLines/>
              <w:rPr>
                <w:rFonts w:ascii="Calibri Light" w:hAnsi="Calibri Light" w:cs="Calibri Light"/>
                <w:color w:val="000000"/>
              </w:rPr>
            </w:pPr>
            <w:r w:rsidRPr="00D14360">
              <w:rPr>
                <w:rFonts w:ascii="Calibri Light" w:hAnsi="Calibri Light" w:cs="Calibri Light"/>
                <w:color w:val="000000"/>
              </w:rPr>
              <w:t>ProgressNote.xml</w:t>
            </w:r>
          </w:p>
          <w:p w:rsidRPr="00D14360" w:rsidR="005C79A1" w:rsidP="00D14360" w:rsidRDefault="005C79A1" w14:paraId="03AA0448" w14:textId="77777777">
            <w:pPr>
              <w:keepNext/>
              <w:keepLines/>
              <w:rPr>
                <w:rFonts w:ascii="Calibri Light" w:hAnsi="Calibri Light" w:cs="Calibri Light"/>
                <w:color w:val="000000"/>
              </w:rPr>
            </w:pPr>
          </w:p>
          <w:p w:rsidRPr="00D14360" w:rsidR="00BF2DC6" w:rsidRDefault="00BF2DC6" w14:paraId="18C2D591" w14:textId="77777777">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rsidTr="004E29C8" w14:paraId="59BF60D4"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49CBF2AE" w14:textId="77777777">
            <w:pPr>
              <w:spacing w:after="120"/>
              <w:rPr>
                <w:b/>
                <w:bCs/>
                <w:color w:val="000000"/>
              </w:rPr>
            </w:pPr>
            <w:r w:rsidRPr="00D14360">
              <w:rPr>
                <w:b/>
                <w:bCs/>
                <w:color w:val="000000"/>
              </w:rPr>
              <w:t>Care Plan</w:t>
            </w:r>
          </w:p>
        </w:tc>
        <w:tc>
          <w:tcPr>
            <w:tcW w:w="6750" w:type="dxa"/>
            <w:tcBorders>
              <w:top w:val="single" w:color="4F81BD" w:sz="4" w:space="0"/>
              <w:bottom w:val="single" w:color="4F81BD" w:sz="4" w:space="0"/>
            </w:tcBorders>
            <w:shd w:val="clear" w:color="auto" w:fill="auto"/>
          </w:tcPr>
          <w:p w:rsidR="00BF2DC6" w:rsidP="00D14360" w:rsidRDefault="00BF2DC6" w14:paraId="3029D5DA" w14:textId="6815AD1B">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rsidRPr="00D14360" w:rsidR="005C79A1" w:rsidP="00D14360" w:rsidRDefault="005C79A1" w14:paraId="78D37092" w14:textId="77777777">
            <w:pPr>
              <w:keepNext/>
              <w:keepLines/>
              <w:rPr>
                <w:rFonts w:ascii="Calibri Light" w:hAnsi="Calibri Light" w:cs="Calibri Light"/>
                <w:color w:val="000000"/>
              </w:rPr>
            </w:pPr>
          </w:p>
          <w:p w:rsidRPr="00D14360" w:rsidR="00BF2DC6" w:rsidP="00D14360" w:rsidRDefault="00BF2DC6" w14:paraId="4FFDE177"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rsidTr="004E29C8" w14:paraId="43189632" w14:textId="77777777">
        <w:tc>
          <w:tcPr>
            <w:tcW w:w="2605" w:type="dxa"/>
            <w:tcBorders>
              <w:right w:val="nil"/>
            </w:tcBorders>
            <w:shd w:val="clear" w:color="auto" w:fill="FFFFFF"/>
          </w:tcPr>
          <w:p w:rsidRPr="00D14360" w:rsidR="00BF2DC6" w:rsidP="00D14360" w:rsidRDefault="00BF2DC6" w14:paraId="1DF2939D" w14:textId="77777777">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rsidR="00BF2DC6" w:rsidP="00D14360" w:rsidRDefault="00BF2DC6" w14:paraId="7E15A567" w14:textId="437424E5">
            <w:pPr>
              <w:keepNext/>
              <w:keepLines/>
              <w:rPr>
                <w:rFonts w:ascii="Calibri Light" w:hAnsi="Calibri Light" w:cs="Calibri Light"/>
                <w:color w:val="000000"/>
              </w:rPr>
            </w:pPr>
            <w:r w:rsidRPr="00D14360">
              <w:rPr>
                <w:rFonts w:ascii="Calibri Light" w:hAnsi="Calibri Light" w:cs="Calibri Light"/>
                <w:color w:val="000000"/>
              </w:rPr>
              <w:t>UnstructuredDocument.xml</w:t>
            </w:r>
          </w:p>
          <w:p w:rsidRPr="00D14360" w:rsidR="005C79A1" w:rsidP="00D14360" w:rsidRDefault="005C79A1" w14:paraId="43A9EB5A" w14:textId="77777777">
            <w:pPr>
              <w:keepNext/>
              <w:keepLines/>
              <w:rPr>
                <w:rFonts w:ascii="Calibri Light" w:hAnsi="Calibri Light" w:cs="Calibri Light"/>
                <w:color w:val="000000"/>
              </w:rPr>
            </w:pPr>
          </w:p>
          <w:p w:rsidRPr="00D14360" w:rsidR="00BF2DC6" w:rsidP="00D14360" w:rsidRDefault="00BF2DC6" w14:paraId="1F77698A"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rsidTr="004E29C8" w14:paraId="69B1F4CE"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2146C572" w14:textId="77777777">
            <w:pPr>
              <w:spacing w:after="120"/>
              <w:rPr>
                <w:b/>
                <w:bCs/>
                <w:color w:val="000000"/>
              </w:rPr>
            </w:pPr>
            <w:r w:rsidRPr="00D14360">
              <w:rPr>
                <w:b/>
                <w:bCs/>
                <w:color w:val="000000"/>
              </w:rPr>
              <w:t>Legal Authenticator-signed</w:t>
            </w:r>
          </w:p>
        </w:tc>
        <w:tc>
          <w:tcPr>
            <w:tcW w:w="6750" w:type="dxa"/>
            <w:tcBorders>
              <w:top w:val="single" w:color="4F81BD" w:sz="4" w:space="0"/>
              <w:bottom w:val="single" w:color="4F81BD" w:sz="4" w:space="0"/>
            </w:tcBorders>
            <w:shd w:val="clear" w:color="auto" w:fill="auto"/>
          </w:tcPr>
          <w:p w:rsidR="00BF2DC6" w:rsidP="00D14360" w:rsidRDefault="00BF2DC6" w14:paraId="3311729E" w14:textId="467DA28A">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rsidRPr="00D14360" w:rsidR="005C79A1" w:rsidP="00D14360" w:rsidRDefault="005C79A1" w14:paraId="5CD16CD6" w14:textId="77777777">
            <w:pPr>
              <w:pStyle w:val="BodyText0"/>
              <w:spacing w:after="0" w:line="240" w:lineRule="auto"/>
              <w:ind w:hanging="720"/>
              <w:rPr>
                <w:rFonts w:ascii="Calibri Light" w:hAnsi="Calibri Light" w:cs="Calibri Light"/>
              </w:rPr>
            </w:pPr>
          </w:p>
          <w:p w:rsidRPr="00D14360" w:rsidR="00BF2DC6" w:rsidP="00D14360" w:rsidRDefault="00BF2DC6" w14:paraId="3F66E6D3" w14:textId="3D44AD7E">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rsidR="009A427D" w:rsidP="009A427D" w:rsidRDefault="000816FD" w14:paraId="0B953BA1" w14:textId="427B366D">
      <w:pPr>
        <w:pStyle w:val="Caption"/>
      </w:pPr>
      <w:bookmarkStart w:name="kix.y82a8nq0swgz" w:colFirst="0" w:colLast="0" w:id="2163"/>
      <w:bookmarkStart w:name="_42ddq1a" w:colFirst="0" w:colLast="0" w:id="2164"/>
      <w:bookmarkEnd w:id="2163"/>
      <w:bookmarkEnd w:id="2164"/>
      <w:r>
        <w:t xml:space="preserve">  </w:t>
      </w:r>
      <w:bookmarkStart w:name="_Toc118898863" w:id="2165"/>
      <w:bookmarkStart w:name="_Toc119940067" w:id="2166"/>
      <w:bookmarkStart w:name="_Toc135313098" w:id="2167"/>
      <w:r w:rsidRPr="00C64922" w:rsidR="009A427D">
        <w:t xml:space="preserve">Table </w:t>
      </w:r>
      <w:r>
        <w:fldChar w:fldCharType="begin"/>
      </w:r>
      <w:r>
        <w:instrText>SEQ Table \* ARABIC</w:instrText>
      </w:r>
      <w:r>
        <w:fldChar w:fldCharType="separate"/>
      </w:r>
      <w:r w:rsidR="00DC1072">
        <w:rPr>
          <w:noProof/>
        </w:rPr>
        <w:t>77</w:t>
      </w:r>
      <w:r>
        <w:fldChar w:fldCharType="end"/>
      </w:r>
      <w:r w:rsidRPr="00C64922" w:rsidR="009A427D">
        <w:t>: Sample Document Files</w:t>
      </w:r>
      <w:bookmarkEnd w:id="2165"/>
      <w:bookmarkEnd w:id="2166"/>
      <w:bookmarkEnd w:id="2167"/>
    </w:p>
    <w:p w:rsidR="009A427D" w:rsidP="003E2C96" w:rsidRDefault="009A427D" w14:paraId="771D364C" w14:textId="77777777">
      <w:pPr>
        <w:pStyle w:val="Heading2"/>
      </w:pPr>
      <w:bookmarkStart w:name="_Toc21926884" w:id="2168"/>
      <w:bookmarkStart w:name="_Toc11043725" w:id="2169"/>
      <w:bookmarkStart w:name="_Toc11045648" w:id="2170"/>
      <w:bookmarkStart w:name="_Toc11219064" w:id="2171"/>
      <w:bookmarkStart w:name="_Toc11391318" w:id="2172"/>
      <w:bookmarkStart w:name="_Toc119939902" w:id="2173"/>
      <w:bookmarkStart w:name="_Toc135312934" w:id="2174"/>
      <w:bookmarkEnd w:id="2168"/>
      <w:r w:rsidRPr="00C64922">
        <w:t>Published HL7 CDA and C-CDA Specifications</w:t>
      </w:r>
      <w:bookmarkEnd w:id="2169"/>
      <w:bookmarkEnd w:id="2170"/>
      <w:bookmarkEnd w:id="2171"/>
      <w:bookmarkEnd w:id="2172"/>
      <w:bookmarkEnd w:id="2173"/>
      <w:bookmarkEnd w:id="2174"/>
    </w:p>
    <w:p w:rsidR="00891300" w:rsidP="00891300" w:rsidRDefault="00891300" w14:paraId="36B90542" w14:textId="77777777"/>
    <w:p w:rsidRPr="00D14360" w:rsidR="00C30E39" w:rsidP="00891300" w:rsidRDefault="00891300" w14:paraId="730B945C" w14:textId="77777777">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rsidRPr="00D14360" w:rsidR="00F43C92" w:rsidP="00891300" w:rsidRDefault="00F43C92" w14:paraId="1E477008" w14:textId="77777777">
      <w:pPr>
        <w:rPr>
          <w:rFonts w:cs="Calibri"/>
          <w:shd w:val="clear" w:color="auto" w:fill="FFFFFF"/>
        </w:rPr>
      </w:pPr>
    </w:p>
    <w:p w:rsidRPr="00D14360" w:rsidR="00F43C92" w:rsidP="00F43C92" w:rsidRDefault="00F43C92" w14:paraId="35A197E2" w14:textId="77777777">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rsidRPr="003A3D50" w:rsidR="00F43C92" w:rsidP="00F43C92" w:rsidRDefault="00F43C92" w14:paraId="134C7CB1" w14:textId="77777777">
      <w:pPr>
        <w:rPr>
          <w:rFonts w:cs="Arial"/>
        </w:rPr>
      </w:pPr>
    </w:p>
    <w:p w:rsidRPr="00D14360" w:rsidR="006C7E28" w:rsidP="00891300" w:rsidRDefault="00C30E39" w14:paraId="78583FA1" w14:textId="77777777">
      <w:pPr>
        <w:rPr>
          <w:rFonts w:cs="Calibri"/>
          <w:shd w:val="clear" w:color="auto" w:fill="FFFFFF"/>
        </w:rPr>
      </w:pPr>
      <w:r w:rsidRPr="00D14360">
        <w:rPr>
          <w:rFonts w:cs="Calibri"/>
        </w:rPr>
        <w:t xml:space="preserve">Notable extensions have been added to the patient reference and classes in the clinical statement model used for machine process-ability.  The documentation has been improved and updated to explain how CDA can be </w:t>
      </w:r>
      <w:r w:rsidRPr="00D14360">
        <w:rPr>
          <w:rFonts w:cs="Calibri"/>
        </w:rPr>
        <w:t>constrained using templating to support any number of use cases found in healthcare using a base schema just like CDA R2.0.  </w:t>
      </w:r>
    </w:p>
    <w:p w:rsidRPr="00D14360" w:rsidR="006C7E28" w:rsidP="00891300" w:rsidRDefault="006C7E28" w14:paraId="6C8DFF91" w14:textId="77777777">
      <w:pPr>
        <w:rPr>
          <w:rFonts w:cs="Calibri"/>
          <w:shd w:val="clear" w:color="auto" w:fill="FFFFFF"/>
        </w:rPr>
      </w:pPr>
    </w:p>
    <w:p w:rsidRPr="00D14360" w:rsidR="006C7E28" w:rsidP="00891300" w:rsidRDefault="00891300" w14:paraId="1E925617" w14:textId="77777777">
      <w:pPr>
        <w:rPr>
          <w:rFonts w:cs="Calibri"/>
          <w:shd w:val="clear" w:color="auto" w:fill="FFFFFF"/>
        </w:rPr>
      </w:pPr>
      <w:r w:rsidRPr="00D14360">
        <w:rPr>
          <w:rFonts w:cs="Calibri"/>
          <w:shd w:val="clear" w:color="auto" w:fill="FFFFFF"/>
        </w:rPr>
        <w:t xml:space="preserve">A CDA </w:t>
      </w:r>
      <w:r w:rsidRPr="00D14360" w:rsidR="00C30E39">
        <w:rPr>
          <w:rFonts w:cs="Calibri"/>
          <w:shd w:val="clear" w:color="auto" w:fill="FFFFFF"/>
        </w:rPr>
        <w:t xml:space="preserve">document </w:t>
      </w:r>
      <w:r w:rsidRPr="00D14360">
        <w:rPr>
          <w:rFonts w:cs="Calibri"/>
          <w:shd w:val="clear" w:color="auto" w:fill="FFFFFF"/>
        </w:rPr>
        <w:t xml:space="preserve">can </w:t>
      </w:r>
      <w:r w:rsidRPr="00D14360" w:rsidR="00C30E39">
        <w:rPr>
          <w:rFonts w:cs="Calibri"/>
          <w:shd w:val="clear" w:color="auto" w:fill="FFFFFF"/>
        </w:rPr>
        <w:t xml:space="preserve">be used to represent </w:t>
      </w:r>
      <w:r w:rsidRPr="00D14360">
        <w:rPr>
          <w:rFonts w:cs="Calibri"/>
          <w:shd w:val="clear" w:color="auto" w:fill="FFFFFF"/>
        </w:rPr>
        <w:t xml:space="preserve">any type of clinical content -- </w:t>
      </w:r>
      <w:r w:rsidRPr="00D14360" w:rsidR="00C30E39">
        <w:rPr>
          <w:rFonts w:cs="Calibri"/>
          <w:shd w:val="clear" w:color="auto" w:fill="FFFFFF"/>
        </w:rPr>
        <w:t>a</w:t>
      </w:r>
      <w:r w:rsidRPr="00D14360">
        <w:rPr>
          <w:rFonts w:cs="Calibri"/>
          <w:shd w:val="clear" w:color="auto" w:fill="FFFFFF"/>
        </w:rPr>
        <w:t xml:space="preserve"> CDA document </w:t>
      </w:r>
      <w:r w:rsidRPr="00D14360" w:rsidR="00C30E39">
        <w:rPr>
          <w:rFonts w:cs="Calibri"/>
          <w:shd w:val="clear" w:color="auto" w:fill="FFFFFF"/>
        </w:rPr>
        <w:t>c</w:t>
      </w:r>
      <w:r w:rsidRPr="00D14360">
        <w:rPr>
          <w:rFonts w:cs="Calibri"/>
          <w:shd w:val="clear" w:color="auto" w:fill="FFFFFF"/>
        </w:rPr>
        <w:t xml:space="preserve">ould be </w:t>
      </w:r>
      <w:r w:rsidRPr="00D14360" w:rsidR="00C30E39">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Pr="00D14360" w:rsidR="00C30E39">
        <w:rPr>
          <w:rFonts w:cs="Calibri"/>
          <w:shd w:val="clear" w:color="auto" w:fill="FFFFFF"/>
        </w:rPr>
        <w:t>The HL7 C-CDA Implementation Guide constrains the base CDA standard to meet the use cases for information exchange of common types of clinical notes.</w:t>
      </w:r>
    </w:p>
    <w:p w:rsidRPr="00D14360" w:rsidR="00C30E39" w:rsidP="00891300" w:rsidRDefault="00C30E39" w14:paraId="6EFD5FEF" w14:textId="77777777">
      <w:pPr>
        <w:rPr>
          <w:rFonts w:cs="Calibri"/>
          <w:shd w:val="clear" w:color="auto" w:fill="FFFFFF"/>
        </w:rPr>
      </w:pPr>
    </w:p>
    <w:p w:rsidR="00C30E39" w:rsidP="00891300" w:rsidRDefault="00C30E39" w14:paraId="09563AC8" w14:textId="62C4A575">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Pr="00D14360" w:rsidR="0046449F">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rsidRPr="00D14360" w:rsidR="002E1208" w:rsidP="00891300" w:rsidRDefault="002E1208" w14:paraId="2D0C5F2F" w14:textId="77777777">
      <w:pPr>
        <w:rPr>
          <w:rFonts w:cs="Calibri"/>
          <w:shd w:val="clear" w:color="auto" w:fill="FFFFFF"/>
        </w:rPr>
      </w:pPr>
    </w:p>
    <w:p w:rsidRPr="004C6B0C" w:rsidR="00891300" w:rsidP="00127A5A" w:rsidRDefault="00891300" w14:paraId="4C19ADF2" w14:textId="77777777"/>
    <w:tbl>
      <w:tblPr>
        <w:tblW w:w="0" w:type="auto"/>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0A627EC2" w14:textId="77777777">
        <w:tc>
          <w:tcPr>
            <w:tcW w:w="9360" w:type="dxa"/>
            <w:shd w:val="clear" w:color="auto" w:fill="F3F3F3"/>
            <w:tcMar>
              <w:top w:w="100" w:type="dxa"/>
              <w:left w:w="100" w:type="dxa"/>
              <w:bottom w:w="100" w:type="dxa"/>
              <w:right w:w="100" w:type="dxa"/>
            </w:tcMar>
          </w:tcPr>
          <w:p w:rsidRPr="00D14360" w:rsidR="00891300" w:rsidP="00127A5A" w:rsidRDefault="00891300" w14:paraId="10330BF6"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rsidRPr="00D14360" w:rsidR="00891300" w:rsidP="00127A5A" w:rsidRDefault="00891300" w14:paraId="115E9730" w14:textId="3967EB8A">
            <w:pPr>
              <w:spacing w:after="120"/>
              <w:rPr>
                <w:color w:val="000000"/>
              </w:rPr>
            </w:pPr>
            <w:r w:rsidRPr="00D14360">
              <w:rPr>
                <w:rFonts w:eastAsia="Calibri" w:cs="Calibri"/>
                <w:b/>
                <w:color w:val="000000"/>
              </w:rPr>
              <w:t xml:space="preserve">Resource: </w:t>
            </w:r>
            <w:hyperlink w:history="1" r:id="rId142">
              <w:r w:rsidRPr="00D14360" w:rsidR="00127A5A">
                <w:rPr>
                  <w:rStyle w:val="Hyperlink"/>
                </w:rPr>
                <w:t>https://www.hl7.org/implement/standards/product_brief.cfm?product_id=7</w:t>
              </w:r>
            </w:hyperlink>
          </w:p>
          <w:p w:rsidRPr="00D14360" w:rsidR="00891300" w:rsidP="00127A5A" w:rsidRDefault="00891300" w14:paraId="74DAD67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rsidRPr="00D14360" w:rsidR="00891300" w:rsidP="00127A5A" w:rsidRDefault="00891300" w14:paraId="7FA57EC3" w14:textId="77777777">
      <w:pPr>
        <w:spacing w:after="12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18437FBE" w14:textId="77777777">
        <w:tc>
          <w:tcPr>
            <w:tcW w:w="9360" w:type="dxa"/>
            <w:shd w:val="clear" w:color="auto" w:fill="F3F3F3"/>
            <w:tcMar>
              <w:top w:w="100" w:type="dxa"/>
              <w:left w:w="100" w:type="dxa"/>
              <w:bottom w:w="100" w:type="dxa"/>
              <w:right w:w="100" w:type="dxa"/>
            </w:tcMar>
          </w:tcPr>
          <w:p w:rsidRPr="00D14360" w:rsidR="00891300" w:rsidP="00127A5A" w:rsidRDefault="00891300" w14:paraId="0AFCF814"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rsidRPr="00D14360" w:rsidR="00891300" w:rsidP="00127A5A" w:rsidRDefault="00891300" w14:paraId="25C5C6D9" w14:textId="62C3D61C">
            <w:pPr>
              <w:spacing w:after="120"/>
            </w:pPr>
            <w:r w:rsidRPr="00D14360">
              <w:rPr>
                <w:rFonts w:eastAsia="Calibri" w:cs="Calibri"/>
                <w:b/>
                <w:color w:val="000000"/>
              </w:rPr>
              <w:t xml:space="preserve">Resource: </w:t>
            </w:r>
            <w:hyperlink w:history="1" r:id="rId143">
              <w:r w:rsidRPr="00D14360">
                <w:rPr>
                  <w:rStyle w:val="Hyperlink"/>
                </w:rPr>
                <w:t>http://www.hl7.org/Special/committees/cdamg/index.cfm</w:t>
              </w:r>
            </w:hyperlink>
          </w:p>
          <w:p w:rsidRPr="00D14360" w:rsidR="00891300" w:rsidP="00127A5A" w:rsidRDefault="00891300" w14:paraId="2F6A336C"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rsidRPr="001F78DC" w:rsidR="00891300" w:rsidP="00127A5A" w:rsidRDefault="00891300" w14:paraId="708856C4" w14:textId="77777777">
      <w:pPr>
        <w:rPr>
          <w:rStyle w:val="BodyTextChar"/>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D1BB07" w14:textId="77777777">
        <w:tc>
          <w:tcPr>
            <w:tcW w:w="9360" w:type="dxa"/>
            <w:shd w:val="clear" w:color="auto" w:fill="F3F3F3"/>
            <w:tcMar>
              <w:top w:w="100" w:type="dxa"/>
              <w:left w:w="100" w:type="dxa"/>
              <w:bottom w:w="100" w:type="dxa"/>
              <w:right w:w="100" w:type="dxa"/>
            </w:tcMar>
          </w:tcPr>
          <w:p w:rsidRPr="00D14360" w:rsidR="00891300" w:rsidP="00127A5A" w:rsidRDefault="00891300" w14:paraId="397586A1" w14:textId="77777777">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rsidRPr="00D14360" w:rsidR="00891300" w:rsidP="00127A5A" w:rsidRDefault="00891300" w14:paraId="6CBA97D7" w14:textId="0DF9ED3B">
            <w:pPr>
              <w:spacing w:after="120"/>
            </w:pPr>
            <w:r w:rsidRPr="00D14360">
              <w:rPr>
                <w:rFonts w:eastAsia="Calibri" w:cs="Calibri"/>
                <w:b/>
                <w:color w:val="000000"/>
              </w:rPr>
              <w:t xml:space="preserve">Resource: </w:t>
            </w:r>
            <w:hyperlink w:history="1" r:id="rId144">
              <w:r w:rsidRPr="00D14360">
                <w:rPr>
                  <w:rStyle w:val="Hyperlink"/>
                </w:rPr>
                <w:t>http://www.hl7.org/implement/standards/product_brief.cfm?product_id=492</w:t>
              </w:r>
            </w:hyperlink>
          </w:p>
          <w:p w:rsidRPr="00D14360" w:rsidR="00891300" w:rsidP="00127A5A" w:rsidRDefault="00891300" w14:paraId="4D600CA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 xml:space="preserve">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w:t>
            </w:r>
            <w:r w:rsidRPr="007D7A00">
              <w:rPr>
                <w:rStyle w:val="BodyTextChar"/>
              </w:rPr>
              <w:t>Discharge Summary, History and Physical (H&amp;P), Operative Note, Procedure Note, Progress Note, Referral Note, Transfer Summary, as well as patient generated documents and all types of unstructured documents classified under the LOINC document ontology.</w:t>
            </w:r>
          </w:p>
        </w:tc>
      </w:tr>
    </w:tbl>
    <w:p w:rsidRPr="00501588" w:rsidR="00891300" w:rsidP="00127A5A" w:rsidRDefault="00891300" w14:paraId="2100F860"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44347C" w14:textId="77777777">
        <w:tc>
          <w:tcPr>
            <w:tcW w:w="9360" w:type="dxa"/>
            <w:shd w:val="clear" w:color="auto" w:fill="F3F3F3"/>
            <w:tcMar>
              <w:top w:w="100" w:type="dxa"/>
              <w:left w:w="100" w:type="dxa"/>
              <w:bottom w:w="100" w:type="dxa"/>
              <w:right w:w="100" w:type="dxa"/>
            </w:tcMar>
          </w:tcPr>
          <w:p w:rsidRPr="00D14360" w:rsidR="00891300" w:rsidP="00127A5A" w:rsidRDefault="00891300" w14:paraId="3D454607" w14:textId="77777777">
            <w:pPr>
              <w:widowControl w:val="0"/>
              <w:spacing w:after="120"/>
              <w:rPr>
                <w:rFonts w:eastAsia="Calibri" w:cs="Calibri"/>
                <w:color w:val="000000"/>
              </w:rPr>
            </w:pPr>
            <w:bookmarkStart w:name="_Toc11043729" w:id="2175"/>
            <w:r w:rsidRPr="00D14360">
              <w:rPr>
                <w:rFonts w:eastAsia="Calibri" w:cs="Calibri"/>
                <w:b/>
                <w:color w:val="000000"/>
              </w:rPr>
              <w:t xml:space="preserve">Source: </w:t>
            </w:r>
            <w:r w:rsidRPr="00D14360">
              <w:t>C-CDA R2.1; Advance Directives Templates, Release 1 – US Realm</w:t>
            </w:r>
          </w:p>
          <w:p w:rsidRPr="00D14360" w:rsidR="00891300" w:rsidP="00127A5A" w:rsidRDefault="00891300" w14:paraId="259C5B81" w14:textId="480EA9FA">
            <w:pPr>
              <w:spacing w:after="120"/>
            </w:pPr>
            <w:r w:rsidRPr="00D14360">
              <w:rPr>
                <w:rFonts w:eastAsia="Calibri" w:cs="Calibri"/>
                <w:b/>
                <w:color w:val="000000"/>
              </w:rPr>
              <w:t xml:space="preserve">Resource: </w:t>
            </w:r>
            <w:hyperlink w:history="1" r:id="rId145">
              <w:r w:rsidRPr="00D14360">
                <w:rPr>
                  <w:rStyle w:val="Hyperlink"/>
                </w:rPr>
                <w:t>https://www.hl7.org/implement/standards/product_brief.cfm?product_id=473</w:t>
              </w:r>
            </w:hyperlink>
          </w:p>
          <w:p w:rsidR="00891300" w:rsidP="00127A5A" w:rsidRDefault="00891300" w14:paraId="7A6F18FC" w14:textId="77777777">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rsidRPr="007D7A00" w:rsidR="000520B0" w:rsidP="00127A5A" w:rsidRDefault="000520B0" w14:paraId="131E736F" w14:textId="77777777">
            <w:pPr>
              <w:pStyle w:val="BodyText"/>
            </w:pPr>
          </w:p>
          <w:p w:rsidR="00891300" w:rsidP="00127A5A" w:rsidRDefault="00891300" w14:paraId="123F34C8" w14:textId="77777777">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rsidRPr="007D7A00" w:rsidR="000520B0" w:rsidP="00127A5A" w:rsidRDefault="000520B0" w14:paraId="1DD88CC3" w14:textId="77777777">
            <w:pPr>
              <w:pStyle w:val="BodyText"/>
            </w:pPr>
          </w:p>
          <w:p w:rsidRPr="007D7A00" w:rsidR="00891300" w:rsidP="00127A5A" w:rsidRDefault="00891300" w14:paraId="179CDFD9" w14:textId="77777777">
            <w:pPr>
              <w:pStyle w:val="BodyText"/>
            </w:pPr>
            <w:r w:rsidRPr="007D7A00">
              <w:t>For these reasons, the earlier versions of the Consolidated CDA Advance Directive Templates needed to be clarified and revised, and some additional templates needed to be added.</w:t>
            </w:r>
          </w:p>
        </w:tc>
      </w:tr>
    </w:tbl>
    <w:p w:rsidRPr="001F78DC" w:rsidR="00891300" w:rsidP="00127A5A" w:rsidRDefault="00891300" w14:paraId="6B9E8323"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63FFD2BF" w14:textId="77777777">
        <w:tc>
          <w:tcPr>
            <w:tcW w:w="9360" w:type="dxa"/>
            <w:shd w:val="clear" w:color="auto" w:fill="F3F3F3"/>
            <w:tcMar>
              <w:top w:w="100" w:type="dxa"/>
              <w:left w:w="100" w:type="dxa"/>
              <w:bottom w:w="100" w:type="dxa"/>
              <w:right w:w="100" w:type="dxa"/>
            </w:tcMar>
          </w:tcPr>
          <w:bookmarkEnd w:id="2175"/>
          <w:p w:rsidRPr="00D14360" w:rsidR="00891300" w:rsidP="00B64B82" w:rsidRDefault="00891300" w14:paraId="3B19CCE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rsidRPr="00D14360" w:rsidR="00891300" w:rsidP="00127A5A" w:rsidRDefault="00891300" w14:paraId="67D779A3" w14:textId="759BC8D7">
            <w:pPr>
              <w:spacing w:after="120"/>
            </w:pPr>
            <w:r w:rsidRPr="00D14360">
              <w:rPr>
                <w:rFonts w:eastAsia="Calibri" w:cs="Calibri"/>
                <w:b/>
                <w:color w:val="000000"/>
              </w:rPr>
              <w:t xml:space="preserve">Resource: </w:t>
            </w:r>
            <w:hyperlink w:history="1" r:id="rId146">
              <w:r w:rsidRPr="00D14360">
                <w:rPr>
                  <w:rStyle w:val="Hyperlink"/>
                </w:rPr>
                <w:t>http://www.hl7.org/implement/standards/product_brief.cfm?product_id=478</w:t>
              </w:r>
            </w:hyperlink>
          </w:p>
          <w:p w:rsidRPr="00D14360" w:rsidR="00891300" w:rsidP="00127A5A" w:rsidRDefault="00891300" w14:paraId="50623E60"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Pr="00D14360" w:rsidR="00894F9B">
              <w:rPr>
                <w:rFonts w:eastAsia="Calibri" w:cs="Calibri"/>
                <w:bCs/>
                <w:color w:val="000000"/>
              </w:rPr>
              <w:t>Nutrition Care P</w:t>
            </w:r>
            <w:r w:rsidRPr="00D14360" w:rsidR="00F67C52">
              <w:rPr>
                <w:rFonts w:eastAsia="Calibri" w:cs="Calibri"/>
                <w:bCs/>
                <w:color w:val="000000"/>
              </w:rPr>
              <w:t>rocess</w:t>
            </w:r>
            <w:r w:rsidRPr="00D14360" w:rsidR="00894F9B">
              <w:rPr>
                <w:rFonts w:eastAsia="Calibri" w:cs="Calibri"/>
                <w:bCs/>
                <w:color w:val="000000"/>
              </w:rPr>
              <w:t xml:space="preserve"> (</w:t>
            </w:r>
            <w:r w:rsidRPr="00D14360">
              <w:rPr>
                <w:rFonts w:eastAsia="Calibri" w:cs="Calibri"/>
                <w:bCs/>
                <w:color w:val="000000"/>
              </w:rPr>
              <w:t>NCP</w:t>
            </w:r>
            <w:r w:rsidRPr="00D14360" w:rsidR="00894F9B">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rsidR="00891300" w:rsidP="00127A5A" w:rsidRDefault="00891300" w14:paraId="6844DC79" w14:textId="77777777">
      <w:pPr>
        <w:pStyle w:val="BodyText0"/>
        <w:rPr>
          <w:shd w:val="clear" w:color="auto" w:fill="FFFFFF"/>
        </w:rPr>
      </w:pPr>
      <w:bookmarkStart w:name="_Toc11043731" w:id="2176"/>
    </w:p>
    <w:bookmarkEnd w:id="2176"/>
    <w:p w:rsidRPr="00C64922" w:rsidR="00891300" w:rsidP="00127A5A" w:rsidRDefault="00891300" w14:paraId="1E703D0B" w14:textId="77777777">
      <w:pPr>
        <w:pStyle w:val="BodyText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D25B15" w:rsidTr="004E29C8" w14:paraId="2158871E" w14:textId="77777777">
        <w:tc>
          <w:tcPr>
            <w:tcW w:w="9360" w:type="dxa"/>
            <w:shd w:val="clear" w:color="auto" w:fill="F3F3F3"/>
            <w:tcMar>
              <w:top w:w="100" w:type="dxa"/>
              <w:left w:w="100" w:type="dxa"/>
              <w:bottom w:w="100" w:type="dxa"/>
              <w:right w:w="100" w:type="dxa"/>
            </w:tcMar>
          </w:tcPr>
          <w:p w:rsidRPr="00D14360" w:rsidR="00891300" w:rsidP="00127A5A" w:rsidRDefault="00891300" w14:paraId="52E296DA" w14:textId="77777777">
            <w:pPr>
              <w:widowControl w:val="0"/>
              <w:spacing w:after="120"/>
              <w:rPr>
                <w:rFonts w:eastAsia="Calibri" w:cs="Calibri"/>
                <w:color w:val="000000"/>
              </w:rPr>
            </w:pPr>
            <w:bookmarkStart w:name="_Hlk98254294" w:id="2177"/>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rsidRPr="00D14360" w:rsidR="00891300" w:rsidP="00127A5A" w:rsidRDefault="00891300" w14:paraId="59C20A73" w14:textId="7474C4F5">
            <w:pPr>
              <w:spacing w:after="120"/>
              <w:rPr>
                <w:rFonts w:cs="Calibri"/>
              </w:rPr>
            </w:pPr>
            <w:r w:rsidRPr="00D14360">
              <w:rPr>
                <w:rFonts w:eastAsia="Calibri" w:cs="Calibri"/>
                <w:b/>
                <w:color w:val="000000"/>
              </w:rPr>
              <w:t xml:space="preserve">Resource: </w:t>
            </w:r>
            <w:hyperlink w:history="1" r:id="rId147">
              <w:r w:rsidRPr="00D14360">
                <w:rPr>
                  <w:rStyle w:val="Hyperlink"/>
                  <w:rFonts w:cs="Calibri"/>
                </w:rPr>
                <w:t>http://www.hl7.org/implement/standards/product_brief.cfm?product_id=494</w:t>
              </w:r>
            </w:hyperlink>
          </w:p>
          <w:p w:rsidRPr="00D14360" w:rsidR="00891300" w:rsidP="00127A5A" w:rsidRDefault="00891300" w14:paraId="0417D52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This implementation guide provides consistent guidance for capturing key pregnancy status </w:t>
            </w:r>
            <w:r w:rsidRPr="00D14360">
              <w:rPr>
                <w:rFonts w:eastAsia="Calibri" w:cs="Calibri"/>
                <w:bCs/>
                <w:color w:val="000000"/>
              </w:rPr>
              <w:t>information in healthcare information technology (HIT) products and contains optional supplemental pregnancy status templates for current C-CDA document types.</w:t>
            </w:r>
          </w:p>
        </w:tc>
      </w:tr>
      <w:bookmarkEnd w:id="2177"/>
    </w:tbl>
    <w:p w:rsidR="00501EF2" w:rsidP="00501EF2" w:rsidRDefault="00501EF2" w14:paraId="5C4456D9" w14:textId="3242B4E0">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297F7BD1" w14:textId="77777777">
        <w:tc>
          <w:tcPr>
            <w:tcW w:w="9360" w:type="dxa"/>
            <w:shd w:val="clear" w:color="auto" w:fill="F3F3F3"/>
            <w:tcMar>
              <w:top w:w="100" w:type="dxa"/>
              <w:left w:w="100" w:type="dxa"/>
              <w:bottom w:w="100" w:type="dxa"/>
              <w:right w:w="100" w:type="dxa"/>
            </w:tcMar>
          </w:tcPr>
          <w:p w:rsidRPr="00D14360" w:rsidR="00283418" w:rsidP="00D64C1D" w:rsidRDefault="00283418" w14:paraId="44A69A61" w14:textId="0C757C34">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rsidR="00283418" w:rsidP="00D64C1D" w:rsidRDefault="00283418" w14:paraId="66F04EAC" w14:textId="3EB4D7BA">
            <w:pPr>
              <w:spacing w:after="120"/>
            </w:pPr>
            <w:r w:rsidRPr="00D14360">
              <w:rPr>
                <w:rFonts w:eastAsia="Calibri" w:cs="Calibri"/>
                <w:b/>
                <w:color w:val="000000"/>
              </w:rPr>
              <w:t>Resource:</w:t>
            </w:r>
            <w:r w:rsidRPr="00081C97" w:rsidR="00704136">
              <w:rPr>
                <w:bCs/>
              </w:rPr>
              <w:t xml:space="preserve"> </w:t>
            </w:r>
            <w:hyperlink w:history="1" r:id="rId148">
              <w:r w:rsidRPr="007770C6" w:rsidR="00704136">
                <w:rPr>
                  <w:rStyle w:val="Hyperlink"/>
                  <w:bCs/>
                </w:rPr>
                <w:t>https://www.hl7.org/implement/standards/product_brief.cfm?product_id=522</w:t>
              </w:r>
            </w:hyperlink>
          </w:p>
          <w:p w:rsidRPr="00283418" w:rsidR="00283418" w:rsidP="00283418" w:rsidRDefault="00283418" w14:paraId="0AC49A87" w14:textId="77777777">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rsidRPr="007770C6" w:rsidR="00283418" w:rsidRDefault="00283418" w14:paraId="57243AE3" w14:textId="0D37102C">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rsidRPr="007770C6" w:rsidR="00283418" w:rsidRDefault="00283418" w14:paraId="23F3FD0B" w14:textId="14741AF0">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rsidRPr="007770C6" w:rsidR="00283418" w:rsidRDefault="00283418" w14:paraId="623F5C05" w14:textId="77777777">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rsidRPr="007770C6" w:rsidR="00283418" w:rsidRDefault="00283418" w14:paraId="33BA2188" w14:textId="77777777">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rsidRPr="007770C6" w:rsidR="00283418" w:rsidRDefault="00283418" w14:paraId="5201C8C1" w14:textId="06A51F99">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rsidR="00283418" w:rsidP="00501EF2" w:rsidRDefault="00283418" w14:paraId="4421D369" w14:textId="359BB95B">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7E1A0FEB" w14:textId="77777777">
        <w:tc>
          <w:tcPr>
            <w:tcW w:w="9360" w:type="dxa"/>
            <w:shd w:val="clear" w:color="auto" w:fill="F3F3F3"/>
            <w:tcMar>
              <w:top w:w="100" w:type="dxa"/>
              <w:left w:w="100" w:type="dxa"/>
              <w:bottom w:w="100" w:type="dxa"/>
              <w:right w:w="100" w:type="dxa"/>
            </w:tcMar>
          </w:tcPr>
          <w:p w:rsidRPr="00D14360" w:rsidR="00283418" w:rsidP="00D64C1D" w:rsidRDefault="00283418" w14:paraId="6F5E5501" w14:textId="5BC55C65">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rsidRPr="00D14360" w:rsidR="00283418" w:rsidP="00D64C1D" w:rsidRDefault="00283418" w14:paraId="10EFEB3F" w14:textId="3AC4C3A0">
            <w:pPr>
              <w:spacing w:after="120"/>
              <w:rPr>
                <w:rFonts w:cs="Calibri"/>
              </w:rPr>
            </w:pPr>
            <w:r w:rsidRPr="00D14360">
              <w:rPr>
                <w:rFonts w:eastAsia="Calibri" w:cs="Calibri"/>
                <w:b/>
                <w:color w:val="000000"/>
              </w:rPr>
              <w:t xml:space="preserve">Resource: </w:t>
            </w:r>
            <w:hyperlink w:history="1" r:id="rId149">
              <w:r w:rsidRPr="00EE43A5" w:rsidR="00704136">
                <w:rPr>
                  <w:rStyle w:val="Hyperlink"/>
                </w:rPr>
                <w:t>https://www.hl7.org/implement/standards/product_brief.cfm?product_id=502</w:t>
              </w:r>
            </w:hyperlink>
          </w:p>
          <w:p w:rsidRPr="00D14360" w:rsidR="00283418" w:rsidP="00D64C1D" w:rsidRDefault="00283418" w14:paraId="5F20884E" w14:textId="4FD5E966">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rsidR="00283418" w:rsidP="00501EF2" w:rsidRDefault="00283418" w14:paraId="3222967A" w14:textId="1ABDC364">
      <w:pPr>
        <w:pStyle w:val="BodyText"/>
        <w:rPr>
          <w:b/>
          <w:color w:val="000000"/>
          <w:lang w:bidi="ar-SA"/>
        </w:rPr>
      </w:pPr>
    </w:p>
    <w:p w:rsidRPr="00D14360" w:rsidR="00283418" w:rsidP="00501EF2" w:rsidRDefault="00283418" w14:paraId="7CFD8B39" w14:textId="77777777">
      <w:pPr>
        <w:pStyle w:val="BodyText"/>
        <w:rPr>
          <w:b/>
          <w:color w:val="000000"/>
          <w:lang w:bidi="ar-SA"/>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Look w:val="04A0" w:firstRow="1" w:lastRow="0" w:firstColumn="1" w:lastColumn="0" w:noHBand="0" w:noVBand="1"/>
      </w:tblPr>
      <w:tblGrid>
        <w:gridCol w:w="9350"/>
      </w:tblGrid>
      <w:tr w:rsidR="004F6FF6" w:rsidTr="004E29C8" w14:paraId="125A1389" w14:textId="77777777">
        <w:tc>
          <w:tcPr>
            <w:tcW w:w="9350" w:type="dxa"/>
            <w:shd w:val="clear" w:color="auto" w:fill="F2F2F2"/>
          </w:tcPr>
          <w:p w:rsidRPr="00D14360" w:rsidR="00501EF2" w:rsidP="00D14360" w:rsidRDefault="00501EF2" w14:paraId="44C4B193"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rsidRPr="00D14360" w:rsidR="00501EF2" w:rsidP="00D14360" w:rsidRDefault="00501EF2" w14:paraId="48DD4013" w14:textId="2991AEC9">
            <w:pPr>
              <w:spacing w:after="120"/>
              <w:rPr>
                <w:rFonts w:cs="Calibri"/>
              </w:rPr>
            </w:pPr>
            <w:r w:rsidRPr="00D14360">
              <w:rPr>
                <w:rFonts w:eastAsia="Calibri" w:cs="Calibri"/>
                <w:b/>
                <w:color w:val="000000"/>
              </w:rPr>
              <w:t xml:space="preserve">Resource: </w:t>
            </w:r>
            <w:hyperlink w:history="1" r:id="rId150">
              <w:r w:rsidRPr="00D14360">
                <w:rPr>
                  <w:rStyle w:val="Hyperlink"/>
                  <w:rFonts w:cs="Calibri"/>
                </w:rPr>
                <w:t xml:space="preserve">http://www.hl7.org/implement/standards/product_brief.cfm?product_id=280 </w:t>
              </w:r>
            </w:hyperlink>
          </w:p>
          <w:p w:rsidR="00501EF2" w:rsidP="00501EF2" w:rsidRDefault="00501EF2" w14:paraId="6AEFF36A" w14:textId="77777777">
            <w:pPr>
              <w:pStyle w:val="BodyText"/>
            </w:pPr>
            <w:r w:rsidRPr="00D14360">
              <w:rPr>
                <w:b/>
                <w:color w:val="000000"/>
              </w:rPr>
              <w:t xml:space="preserve">Description:  </w:t>
            </w:r>
            <w:r w:rsidRPr="00D14360">
              <w:rPr>
                <w:bCs/>
                <w:color w:val="00000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rsidR="00501EF2" w:rsidP="00501EF2" w:rsidRDefault="00501EF2" w14:paraId="24AC2325" w14:textId="77777777">
      <w:pPr>
        <w:pStyle w:val="BodyText"/>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501EF2" w:rsidTr="004E29C8" w14:paraId="7190956D" w14:textId="77777777">
        <w:tc>
          <w:tcPr>
            <w:tcW w:w="9350" w:type="dxa"/>
            <w:shd w:val="clear" w:color="auto" w:fill="F2F2F2"/>
          </w:tcPr>
          <w:p w:rsidRPr="00D14360" w:rsidR="00501EF2" w:rsidP="00D14360" w:rsidRDefault="00501EF2" w14:paraId="7ACD1B01"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rsidRPr="00D14360" w:rsidR="00501EF2" w:rsidP="00D14360" w:rsidRDefault="00501EF2" w14:paraId="2991EA07" w14:textId="54EB30CE">
            <w:pPr>
              <w:spacing w:after="120"/>
              <w:rPr>
                <w:rFonts w:cs="Calibri"/>
              </w:rPr>
            </w:pPr>
            <w:r w:rsidRPr="00D14360">
              <w:rPr>
                <w:rFonts w:eastAsia="Calibri" w:cs="Calibri"/>
                <w:b/>
                <w:color w:val="000000"/>
              </w:rPr>
              <w:t xml:space="preserve">Resource: </w:t>
            </w:r>
            <w:hyperlink w:history="1" r:id="rId151">
              <w:r w:rsidRPr="00EE43A5" w:rsidR="00704136">
                <w:rPr>
                  <w:rStyle w:val="Hyperlink"/>
                  <w:rFonts w:cs="Calibri"/>
                </w:rPr>
                <w:t>http://www.hl7.org/implement/standards/product_brief.cfm?product_id=354</w:t>
              </w:r>
            </w:hyperlink>
          </w:p>
          <w:p w:rsidR="00501EF2" w:rsidP="00501EF2" w:rsidRDefault="00501EF2" w14:paraId="5DCBE156" w14:textId="77777777">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rsidRPr="00C64922" w:rsidR="00501EF2" w:rsidP="00501EF2" w:rsidRDefault="00501EF2" w14:paraId="52C17A19" w14:textId="77777777">
      <w:pPr>
        <w:pStyle w:val="BodyText"/>
      </w:pPr>
    </w:p>
    <w:p w:rsidRPr="00C64922" w:rsidR="00891300" w:rsidP="003E2C96" w:rsidRDefault="00891300" w14:paraId="6375E287" w14:textId="77777777">
      <w:pPr>
        <w:pStyle w:val="Heading2"/>
        <w:rPr>
          <w:rFonts w:eastAsia="Calibri"/>
        </w:rPr>
      </w:pPr>
      <w:bookmarkStart w:name="_Toc11388400" w:id="2178"/>
      <w:bookmarkStart w:name="_x3we66twfm2w" w:id="2179"/>
      <w:bookmarkStart w:name="_ng51hfkvv77r" w:colFirst="0" w:colLast="0" w:id="2180"/>
      <w:bookmarkStart w:name="_Toc11043734" w:id="2181"/>
      <w:bookmarkStart w:name="_Toc11045652" w:id="2182"/>
      <w:bookmarkStart w:name="_Toc11219068" w:id="2183"/>
      <w:bookmarkStart w:name="_Toc11391321" w:id="2184"/>
      <w:bookmarkStart w:name="_Toc119939903" w:id="2185"/>
      <w:bookmarkStart w:name="_Toc135312935" w:id="2186"/>
      <w:bookmarkEnd w:id="2178"/>
      <w:bookmarkEnd w:id="2179"/>
      <w:bookmarkEnd w:id="2180"/>
      <w:r w:rsidRPr="00C64922">
        <w:t xml:space="preserve">Published C-CDA Implementer </w:t>
      </w:r>
      <w:r>
        <w:t xml:space="preserve">Community </w:t>
      </w:r>
      <w:r w:rsidRPr="00C64922">
        <w:t>Guidance</w:t>
      </w:r>
      <w:bookmarkEnd w:id="2181"/>
      <w:bookmarkEnd w:id="2182"/>
      <w:bookmarkEnd w:id="2183"/>
      <w:bookmarkEnd w:id="2184"/>
      <w:bookmarkEnd w:id="2185"/>
      <w:bookmarkEnd w:id="2186"/>
      <w:r w:rsidRPr="00C64922">
        <w:t xml:space="preserve"> </w:t>
      </w:r>
      <w:r>
        <w:t xml:space="preserve"> </w:t>
      </w:r>
    </w:p>
    <w:p w:rsidRPr="00D14360" w:rsidR="00891300" w:rsidP="00891300" w:rsidRDefault="00891300" w14:paraId="3C803FE4" w14:textId="77777777">
      <w:pPr>
        <w:spacing w:after="120"/>
        <w:rPr>
          <w:rFonts w:cs="Calibri"/>
        </w:rPr>
      </w:pPr>
      <w:r w:rsidRPr="00D14360">
        <w:rPr>
          <w:rFonts w:cs="Calibri"/>
        </w:rPr>
        <w:t>Below are brief descriptions of additional specifications relevant for C-CDA based information exchange.</w:t>
      </w:r>
    </w:p>
    <w:p w:rsidR="00BA114A" w:rsidP="00FD31AC" w:rsidRDefault="00891300" w14:paraId="1F1FE86B" w14:textId="77777777">
      <w:pPr>
        <w:pStyle w:val="Heading3"/>
        <w:pPrChange w:author="Gay Dolin" w:date="2023-05-18T15:22:00Z" w:id="2187">
          <w:pPr>
            <w:pStyle w:val="Heading3"/>
          </w:pPr>
        </w:pPrChange>
      </w:pPr>
      <w:bookmarkStart w:name="_jqrv2arv0m6j" w:colFirst="0" w:colLast="0" w:id="2188"/>
      <w:bookmarkStart w:name="_The_Joint_Document" w:id="2189"/>
      <w:bookmarkStart w:name="_Ref88484948" w:id="2190"/>
      <w:bookmarkStart w:name="_Ref88484951" w:id="2191"/>
      <w:bookmarkStart w:name="_Toc119939904" w:id="2192"/>
      <w:bookmarkStart w:name="_Toc135312936" w:id="2193"/>
      <w:bookmarkEnd w:id="2188"/>
      <w:bookmarkEnd w:id="2189"/>
      <w:r w:rsidRPr="006C1F8B">
        <w:t>The Joint Document Content Work Group</w:t>
      </w:r>
      <w:bookmarkEnd w:id="2190"/>
      <w:bookmarkEnd w:id="2191"/>
      <w:bookmarkEnd w:id="2192"/>
      <w:bookmarkEnd w:id="2193"/>
      <w:r w:rsidRPr="006C1F8B">
        <w:t xml:space="preserve"> </w:t>
      </w:r>
    </w:p>
    <w:p w:rsidRPr="00D14360" w:rsidR="00891300" w:rsidP="00BA114A" w:rsidRDefault="00086EAB" w14:paraId="26241B80" w14:textId="77777777">
      <w:pPr>
        <w:rPr>
          <w:rFonts w:eastAsia="Calibri" w:cs="Calibri"/>
        </w:rPr>
      </w:pPr>
      <w:r w:rsidRPr="00D14360">
        <w:rPr>
          <w:rFonts w:eastAsia="Calibri" w:cs="Calibri"/>
        </w:rPr>
        <w:t xml:space="preserve">The Joint Document Content Work Group </w:t>
      </w:r>
      <w:r w:rsidRPr="00D14360" w:rsidR="00891300">
        <w:rPr>
          <w:rFonts w:eastAsia="Calibri" w:cs="Calibri"/>
        </w:rPr>
        <w:t>was established in 2018 as a cooperative effort between Car</w:t>
      </w:r>
      <w:r w:rsidRPr="00D14360" w:rsidR="00891300">
        <w:rPr>
          <w:rFonts w:eastAsia="Calibri" w:cs="Calibri"/>
          <w:i/>
        </w:rPr>
        <w:t>e</w:t>
      </w:r>
      <w:r w:rsidRPr="00D14360" w:rsidR="00891300">
        <w:rPr>
          <w:rFonts w:eastAsia="Calibri" w:cs="Calibri"/>
        </w:rPr>
        <w:t>quality and CommonWell initiatives.</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142"/>
      </w:r>
      <w:r w:rsidRPr="00D14360" w:rsidR="00891300">
        <w:rPr>
          <w:rFonts w:eastAsia="Calibri" w:cs="Calibri"/>
        </w:rPr>
        <w:t xml:space="preserve">  The outcome was the white paper “Concise Consolidated CDA: </w:t>
      </w:r>
      <w:r w:rsidRPr="00D14360" w:rsidR="00891300">
        <w:rPr>
          <w:rFonts w:eastAsia="Calibri" w:cs="Calibri"/>
          <w:bCs/>
        </w:rPr>
        <w:t>Deploying Encounter Summary CDA Documents with Clinical Notes</w:t>
      </w:r>
      <w:r w:rsidRPr="00D14360" w:rsidR="00891300">
        <w:rPr>
          <w:rFonts w:eastAsia="Calibri" w:cs="Calibri"/>
          <w:i/>
        </w:rPr>
        <w:t xml:space="preserve">” </w:t>
      </w:r>
      <w:r w:rsidRPr="00D14360" w:rsidR="0089130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513F9F74" w14:textId="77777777">
        <w:tc>
          <w:tcPr>
            <w:tcW w:w="9360" w:type="dxa"/>
            <w:shd w:val="clear" w:color="auto" w:fill="F3F3F3"/>
            <w:tcMar>
              <w:top w:w="100" w:type="dxa"/>
              <w:left w:w="100" w:type="dxa"/>
              <w:bottom w:w="100" w:type="dxa"/>
              <w:right w:w="100" w:type="dxa"/>
            </w:tcMar>
          </w:tcPr>
          <w:p w:rsidRPr="00D14360" w:rsidR="00891300" w:rsidP="00B64B82" w:rsidRDefault="00891300" w14:paraId="523FD40B"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rsidRPr="007770C6" w:rsidR="00891300" w:rsidP="00B64B82" w:rsidRDefault="00891300" w14:paraId="75B67BF7" w14:textId="453A3072">
            <w:pPr>
              <w:spacing w:after="120"/>
              <w:rPr>
                <w:rStyle w:val="Hyperlink"/>
                <w:rFonts w:cs="Calibri"/>
              </w:rPr>
            </w:pPr>
            <w:r w:rsidRPr="00D14360">
              <w:rPr>
                <w:rFonts w:eastAsia="Calibri" w:cs="Calibri"/>
                <w:b/>
                <w:color w:val="000000"/>
              </w:rPr>
              <w:t xml:space="preserve">Resource: </w:t>
            </w:r>
            <w:r w:rsidRPr="007770C6" w:rsidR="00D64C1D">
              <w:rPr>
                <w:rStyle w:val="Hyperlink"/>
                <w:rFonts w:cs="Calibri"/>
              </w:rPr>
              <w:t>https://www.commonwellalliance.org/wp-content/uploads/2019/01/Improve-Joint-Document-Content-Whitepaper.pdf</w:t>
            </w:r>
          </w:p>
          <w:p w:rsidRPr="00D14360" w:rsidR="00891300" w:rsidP="00B64B82" w:rsidRDefault="00891300" w14:paraId="74BEA7FE"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rsidRPr="00D14360" w:rsidR="00891300" w:rsidP="00891300" w:rsidRDefault="00891300" w14:paraId="10D4F970" w14:textId="77777777">
      <w:pPr>
        <w:pStyle w:val="ListParagraph"/>
        <w:spacing w:after="120"/>
        <w:rPr>
          <w:rFonts w:eastAsia="Calibri" w:cs="Calibri"/>
          <w:color w:val="000000"/>
        </w:rPr>
      </w:pPr>
    </w:p>
    <w:p w:rsidR="00D5113E" w:rsidP="00FD31AC" w:rsidRDefault="00D5113E" w14:paraId="5571FE6D" w14:textId="77777777">
      <w:pPr>
        <w:pStyle w:val="Heading3"/>
        <w:pPrChange w:author="Gay Dolin" w:date="2023-05-18T15:22:00Z" w:id="2194">
          <w:pPr>
            <w:pStyle w:val="Heading3"/>
          </w:pPr>
        </w:pPrChange>
      </w:pPr>
      <w:bookmarkStart w:name="_zc5fufq5wwe1" w:colFirst="0" w:colLast="0" w:id="2195"/>
      <w:bookmarkStart w:name="_Toc119939905" w:id="2196"/>
      <w:bookmarkStart w:name="_Toc135312937" w:id="2197"/>
      <w:bookmarkEnd w:id="2195"/>
      <w:r>
        <w:t>Integrating the Healthcare Enterprise (</w:t>
      </w:r>
      <w:r w:rsidRPr="00F34381" w:rsidR="00891300">
        <w:t>IHE</w:t>
      </w:r>
      <w:r>
        <w:t>)</w:t>
      </w:r>
      <w:bookmarkEnd w:id="2196"/>
      <w:bookmarkEnd w:id="2197"/>
    </w:p>
    <w:p w:rsidRPr="00D14360" w:rsidR="00891300" w:rsidP="00CF4CB1" w:rsidRDefault="00D5113E" w14:paraId="113A730B" w14:textId="77777777">
      <w:pPr>
        <w:spacing w:after="120"/>
        <w:rPr>
          <w:rFonts w:cs="Calibri"/>
        </w:rPr>
      </w:pPr>
      <w:r w:rsidRPr="00D14360">
        <w:rPr>
          <w:rFonts w:cs="Calibri"/>
        </w:rPr>
        <w:t>IHE is an</w:t>
      </w:r>
      <w:r w:rsidRPr="00D14360" w:rsidR="0089130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rsidRPr="00F34381" w:rsidR="00D5113E" w:rsidP="00CF4CB1" w:rsidRDefault="00D5113E" w14:paraId="0A5C1F8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741090C2" w14:textId="77777777">
        <w:tc>
          <w:tcPr>
            <w:tcW w:w="9360" w:type="dxa"/>
            <w:tcBorders>
              <w:bottom w:val="single" w:color="000000" w:sz="8" w:space="0"/>
            </w:tcBorders>
            <w:shd w:val="clear" w:color="auto" w:fill="F3F3F3"/>
            <w:tcMar>
              <w:top w:w="100" w:type="dxa"/>
              <w:left w:w="100" w:type="dxa"/>
              <w:bottom w:w="100" w:type="dxa"/>
              <w:right w:w="100" w:type="dxa"/>
            </w:tcMar>
          </w:tcPr>
          <w:p w:rsidRPr="00D14360" w:rsidR="00891300" w:rsidP="00B268D6" w:rsidRDefault="00891300" w14:paraId="0B313550"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rsidRPr="00E85065" w:rsidR="00891300" w:rsidP="00B268D6" w:rsidRDefault="00891300" w14:paraId="79D7004C" w14:textId="5DBC3C3B">
            <w:pPr>
              <w:spacing w:after="120"/>
            </w:pPr>
            <w:r w:rsidRPr="00D14360">
              <w:rPr>
                <w:rFonts w:eastAsia="Calibri" w:cs="Calibri"/>
                <w:b/>
                <w:color w:val="000000"/>
              </w:rPr>
              <w:t xml:space="preserve">Resource: </w:t>
            </w:r>
            <w:hyperlink w:history="1" r:id="rId152">
              <w:r w:rsidRPr="00D14360">
                <w:rPr>
                  <w:rStyle w:val="Hyperlink"/>
                  <w:rFonts w:cs="Calibri"/>
                </w:rPr>
                <w:t>https://www.ihe.net/uploadedFiles/Documents/PCC/IHE_PCC_Suppl_CDA_DSS.pdf</w:t>
              </w:r>
            </w:hyperlink>
          </w:p>
          <w:p w:rsidRPr="00D14360" w:rsidR="00891300" w:rsidP="000520B0" w:rsidRDefault="00891300" w14:paraId="4833535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Pr="00E85065" w:rsidR="002E1208" w:rsidTr="004E29C8" w14:paraId="33291C5B" w14:textId="77777777">
        <w:trPr>
          <w:trHeight w:val="510"/>
        </w:trPr>
        <w:tc>
          <w:tcPr>
            <w:tcW w:w="9360" w:type="dxa"/>
            <w:tcBorders>
              <w:left w:val="nil"/>
              <w:right w:val="nil"/>
            </w:tcBorders>
            <w:shd w:val="clear" w:color="auto" w:fill="auto"/>
            <w:tcMar>
              <w:top w:w="100" w:type="dxa"/>
              <w:left w:w="100" w:type="dxa"/>
              <w:bottom w:w="100" w:type="dxa"/>
              <w:right w:w="100" w:type="dxa"/>
            </w:tcMar>
          </w:tcPr>
          <w:p w:rsidRPr="00D14360" w:rsidR="002E1208" w:rsidP="00B268D6" w:rsidRDefault="002E1208" w14:paraId="44274FB1" w14:textId="77777777">
            <w:pPr>
              <w:widowControl w:val="0"/>
              <w:spacing w:after="120"/>
              <w:rPr>
                <w:rFonts w:eastAsia="Calibri" w:cs="Calibri"/>
                <w:b/>
                <w:color w:val="000000"/>
              </w:rPr>
            </w:pPr>
          </w:p>
        </w:tc>
      </w:tr>
      <w:tr w:rsidRPr="00E85065" w:rsidR="00891300" w:rsidTr="004E29C8" w14:paraId="44E8484E" w14:textId="77777777">
        <w:trPr>
          <w:trHeight w:val="510"/>
        </w:trPr>
        <w:tc>
          <w:tcPr>
            <w:tcW w:w="9360" w:type="dxa"/>
            <w:shd w:val="clear" w:color="auto" w:fill="F3F3F3"/>
            <w:tcMar>
              <w:top w:w="100" w:type="dxa"/>
              <w:left w:w="100" w:type="dxa"/>
              <w:bottom w:w="100" w:type="dxa"/>
              <w:right w:w="100" w:type="dxa"/>
            </w:tcMar>
          </w:tcPr>
          <w:p w:rsidRPr="00D14360" w:rsidR="00891300" w:rsidP="00B268D6" w:rsidRDefault="00891300" w14:paraId="3A8E5B1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rsidRPr="00D14360" w:rsidR="00891300" w:rsidP="00B268D6" w:rsidRDefault="00891300" w14:paraId="024A2C19" w14:textId="195F84C5">
            <w:pPr>
              <w:spacing w:after="120"/>
              <w:rPr>
                <w:rFonts w:cs="Calibri"/>
              </w:rPr>
            </w:pPr>
            <w:r w:rsidRPr="00D14360">
              <w:rPr>
                <w:rFonts w:eastAsia="Calibri" w:cs="Calibri"/>
                <w:b/>
                <w:color w:val="000000"/>
              </w:rPr>
              <w:t xml:space="preserve">Resource: </w:t>
            </w:r>
            <w:hyperlink w:history="1" r:id="rId153">
              <w:r w:rsidRPr="00D14360">
                <w:rPr>
                  <w:rStyle w:val="Hyperlink"/>
                  <w:rFonts w:cs="Calibri"/>
                </w:rPr>
                <w:t>https://www.ihe.net/uploadedFiles/Documents/PCC/IHE_PCC_Suppl_MCV.pdf</w:t>
              </w:r>
            </w:hyperlink>
          </w:p>
          <w:p w:rsidRPr="00D14360" w:rsidR="00891300" w:rsidP="00B268D6" w:rsidRDefault="00891300" w14:paraId="728A7646"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rsidRPr="00D14360" w:rsidR="00891300" w:rsidP="00891300" w:rsidRDefault="00891300" w14:paraId="1E2A9FE5" w14:textId="77777777">
      <w:pPr>
        <w:pStyle w:val="ListParagraph"/>
        <w:spacing w:after="120"/>
        <w:ind w:left="108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31B29A67" w14:textId="77777777">
        <w:tc>
          <w:tcPr>
            <w:tcW w:w="9360" w:type="dxa"/>
            <w:shd w:val="clear" w:color="auto" w:fill="F3F3F3"/>
            <w:tcMar>
              <w:top w:w="100" w:type="dxa"/>
              <w:left w:w="100" w:type="dxa"/>
              <w:bottom w:w="100" w:type="dxa"/>
              <w:right w:w="100" w:type="dxa"/>
            </w:tcMar>
          </w:tcPr>
          <w:p w:rsidRPr="00D14360" w:rsidR="00891300" w:rsidP="00B268D6" w:rsidRDefault="00891300" w14:paraId="6444D993"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rsidRPr="00D14360" w:rsidR="00891300" w:rsidP="00B268D6" w:rsidRDefault="00891300" w14:paraId="405BBDE2" w14:textId="00752B2C">
            <w:pPr>
              <w:spacing w:after="120"/>
              <w:rPr>
                <w:rFonts w:cs="Calibri"/>
              </w:rPr>
            </w:pPr>
            <w:r w:rsidRPr="00D14360">
              <w:rPr>
                <w:rFonts w:eastAsia="Calibri" w:cs="Calibri"/>
                <w:b/>
                <w:color w:val="000000"/>
              </w:rPr>
              <w:t xml:space="preserve">Resource: </w:t>
            </w:r>
            <w:hyperlink w:history="1" r:id="rId154">
              <w:r w:rsidRPr="00D14360">
                <w:rPr>
                  <w:rStyle w:val="Hyperlink"/>
                  <w:rFonts w:cs="Calibri"/>
                </w:rPr>
                <w:t>http://ihe.net/uploadedFiles/Documents/PCC/IHE_PCC_Suppl_RECON.pdf</w:t>
              </w:r>
            </w:hyperlink>
          </w:p>
          <w:p w:rsidRPr="00D14360" w:rsidR="00891300" w:rsidP="00B268D6" w:rsidRDefault="00891300" w14:paraId="1A906D02"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rsidRPr="00D14360" w:rsidR="00891300" w:rsidP="00891300" w:rsidRDefault="00891300" w14:paraId="2BDA2F7F" w14:textId="77777777">
      <w:pPr>
        <w:pStyle w:val="ListParagraph"/>
        <w:spacing w:after="120"/>
        <w:ind w:left="1080"/>
        <w:rPr>
          <w:rFonts w:eastAsia="Calibri" w:cs="Calibri"/>
          <w:color w:val="000000"/>
        </w:rPr>
      </w:pPr>
    </w:p>
    <w:p w:rsidR="00BA114A" w:rsidP="00FD31AC" w:rsidRDefault="00891300" w14:paraId="5409BDFF" w14:textId="77777777">
      <w:pPr>
        <w:pStyle w:val="Heading3"/>
        <w:pPrChange w:author="Gay Dolin" w:date="2023-05-18T15:22:00Z" w:id="2198">
          <w:pPr>
            <w:pStyle w:val="Heading3"/>
          </w:pPr>
        </w:pPrChange>
      </w:pPr>
      <w:bookmarkStart w:name="_Toc98851902" w:id="2199"/>
      <w:bookmarkStart w:name="_Toc98851903" w:id="2200"/>
      <w:bookmarkStart w:name="_Toc98851904" w:id="2201"/>
      <w:bookmarkStart w:name="_Toc98851909" w:id="2202"/>
      <w:bookmarkStart w:name="_1ldzr6w5odna" w:colFirst="0" w:colLast="0" w:id="2203"/>
      <w:bookmarkStart w:name="_Toc98851914" w:id="2204"/>
      <w:bookmarkStart w:name="_Toc119939906" w:id="2205"/>
      <w:bookmarkStart w:name="_Toc135312938" w:id="2206"/>
      <w:bookmarkStart w:name="_Toc11391322" w:id="2207"/>
      <w:bookmarkEnd w:id="2199"/>
      <w:bookmarkEnd w:id="2200"/>
      <w:bookmarkEnd w:id="2201"/>
      <w:bookmarkEnd w:id="2202"/>
      <w:bookmarkEnd w:id="2203"/>
      <w:bookmarkEnd w:id="2204"/>
      <w:r w:rsidRPr="00BA114A">
        <w:rPr>
          <w:rFonts w:eastAsia="Calibri"/>
        </w:rPr>
        <w:t xml:space="preserve">The </w:t>
      </w:r>
      <w:r w:rsidRPr="00BA114A">
        <w:t>Payer Community</w:t>
      </w:r>
      <w:bookmarkEnd w:id="2205"/>
      <w:bookmarkEnd w:id="2206"/>
    </w:p>
    <w:p w:rsidRPr="00D14360" w:rsidR="00891300" w:rsidP="00BA114A" w:rsidRDefault="00891300" w14:paraId="14CAC937" w14:textId="6C8430D2">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Pr="00D14360" w:rsidR="00354429">
        <w:rPr>
          <w:rFonts w:cs="Calibri"/>
        </w:rPr>
        <w:t xml:space="preserve">that </w:t>
      </w:r>
      <w:r w:rsidRPr="00D14360">
        <w:rPr>
          <w:rFonts w:cs="Calibri"/>
        </w:rPr>
        <w:t>addresses the need for additional documentation to support data required for processing claims.</w:t>
      </w:r>
      <w:bookmarkEnd w:id="2207"/>
    </w:p>
    <w:p w:rsidRPr="00D14360" w:rsidR="00891300" w:rsidP="00891300" w:rsidRDefault="00891300" w14:paraId="4295F3D5" w14:textId="77777777">
      <w:pPr>
        <w:pStyle w:val="ListParagraph"/>
        <w:ind w:left="1080"/>
        <w:rPr>
          <w:rFonts w:cs="Calibri"/>
        </w:rPr>
      </w:pPr>
    </w:p>
    <w:tbl>
      <w:tblPr>
        <w:tblW w:w="927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270"/>
      </w:tblGrid>
      <w:tr w:rsidRPr="00C64922" w:rsidR="000520B0" w:rsidTr="004E29C8" w14:paraId="6C0E2560" w14:textId="77777777">
        <w:tc>
          <w:tcPr>
            <w:tcW w:w="9270" w:type="dxa"/>
            <w:shd w:val="clear" w:color="auto" w:fill="F3F3F3"/>
            <w:tcMar>
              <w:top w:w="100" w:type="dxa"/>
              <w:left w:w="100" w:type="dxa"/>
              <w:bottom w:w="100" w:type="dxa"/>
              <w:right w:w="100" w:type="dxa"/>
            </w:tcMar>
          </w:tcPr>
          <w:p w:rsidRPr="00D14360" w:rsidR="00891300" w:rsidP="00B268D6" w:rsidRDefault="00891300" w14:paraId="0DB81CB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rsidR="00891300" w:rsidP="00B268D6" w:rsidRDefault="00891300" w14:paraId="6B31F590" w14:textId="2A05F3E7">
            <w:pPr>
              <w:widowControl w:val="0"/>
              <w:spacing w:after="120"/>
              <w:rPr>
                <w:rFonts w:eastAsia="Calibri" w:cs="Calibri"/>
                <w:color w:val="000000"/>
                <w:u w:val="single"/>
              </w:rPr>
            </w:pPr>
            <w:r w:rsidRPr="00D14360">
              <w:rPr>
                <w:rFonts w:eastAsia="Calibri" w:cs="Calibri"/>
                <w:b/>
                <w:color w:val="000000"/>
              </w:rPr>
              <w:t xml:space="preserve">Resource: </w:t>
            </w:r>
            <w:hyperlink r:id="rId155">
              <w:r w:rsidRPr="007770C6">
                <w:rPr>
                  <w:rStyle w:val="Hyperlink"/>
                </w:rPr>
                <w:t>http://www.hl7.org/implement/standards/product_brief.cfm?product_id=410</w:t>
              </w:r>
            </w:hyperlink>
          </w:p>
          <w:p w:rsidRPr="00D14360" w:rsidR="00891300" w:rsidP="00B268D6" w:rsidRDefault="00891300" w14:paraId="76A67CC9" w14:textId="77777777">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rsidRPr="00D14360" w:rsidR="00891300" w:rsidP="00891300" w:rsidRDefault="00891300" w14:paraId="75BCC58A" w14:textId="77777777">
      <w:pPr>
        <w:pStyle w:val="ListParagraph"/>
        <w:spacing w:after="120"/>
        <w:ind w:left="1080"/>
        <w:rPr>
          <w:rFonts w:cs="Calibri"/>
          <w:color w:val="000000"/>
          <w:szCs w:val="22"/>
        </w:rPr>
      </w:pPr>
    </w:p>
    <w:p w:rsidR="00BA114A" w:rsidP="00FD31AC" w:rsidRDefault="00891300" w14:paraId="65F32E1A" w14:textId="77777777">
      <w:pPr>
        <w:pStyle w:val="Heading3"/>
        <w:pPrChange w:author="Gay Dolin" w:date="2023-05-18T15:22:00Z" w:id="2208">
          <w:pPr>
            <w:pStyle w:val="Heading3"/>
          </w:pPr>
        </w:pPrChange>
      </w:pPr>
      <w:bookmarkStart w:name="_Toc119939907" w:id="2209"/>
      <w:bookmarkStart w:name="_Toc135312939" w:id="2210"/>
      <w:r w:rsidRPr="002B15A6">
        <w:t>Quality Community</w:t>
      </w:r>
      <w:bookmarkEnd w:id="2209"/>
      <w:bookmarkEnd w:id="2210"/>
    </w:p>
    <w:p w:rsidRPr="00D14360" w:rsidR="00526C15" w:rsidP="00340EF8" w:rsidRDefault="00340EF8" w14:paraId="3D3C75BC" w14:textId="77777777">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Pr="003A3D50" w:rsidR="008A5CBF">
        <w:rPr>
          <w:rFonts w:cs="Arial"/>
          <w:color w:val="000000"/>
        </w:rPr>
        <w:t>Groups and</w:t>
      </w:r>
      <w:r w:rsidRPr="003A3D50">
        <w:rPr>
          <w:rFonts w:cs="Arial"/>
          <w:color w:val="000000"/>
        </w:rPr>
        <w:t xml:space="preserve"> is supported by the Centers for Medicare &amp; Medicaid Services (CMS). </w:t>
      </w:r>
    </w:p>
    <w:p w:rsidRPr="003A3D50" w:rsidR="00340EF8" w:rsidP="005C79A1" w:rsidRDefault="00340EF8" w14:paraId="537D826A" w14:textId="77777777">
      <w:pPr>
        <w:rPr>
          <w:rFonts w:cs="Arial"/>
          <w:color w:val="000000"/>
        </w:rPr>
      </w:pPr>
      <w:r w:rsidRPr="003A3D50">
        <w:rPr>
          <w:rFonts w:cs="Arial"/>
          <w:color w:val="000000"/>
        </w:rPr>
        <w:br/>
      </w:r>
      <w:r w:rsidRPr="003A3D50">
        <w:rPr>
          <w:rFonts w:cs="Arial"/>
          <w:color w:val="000000"/>
        </w:rPr>
        <w:t xml:space="preserve">The Phase IV effort was launched in Summer 2014 to develop and ballot QRDA Category I, Release 3. It is co-sponsored by the HL7 Clinical Quality Information (CQI) WG and Structured Documents Work </w:t>
      </w:r>
      <w:r w:rsidRPr="003A3D50" w:rsidR="008A5CBF">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rsidRPr="003A3D50" w:rsidR="005C79A1" w:rsidP="0054522C" w:rsidRDefault="00340EF8" w14:paraId="661FA9ED" w14:textId="0B4ED104">
      <w:pPr>
        <w:pStyle w:val="ListParagraph"/>
        <w:numPr>
          <w:ilvl w:val="0"/>
          <w:numId w:val="33"/>
        </w:numPr>
        <w:rPr>
          <w:rFonts w:cs="Arial"/>
          <w:color w:val="000000"/>
        </w:rPr>
      </w:pPr>
      <w:r w:rsidRPr="005C79A1">
        <w:rPr>
          <w:rFonts w:cs="Arial"/>
          <w:color w:val="000000"/>
        </w:rPr>
        <w:t>Update templates to align with the QDM version 4.1.1</w:t>
      </w:r>
      <w:r w:rsidRPr="005C79A1" w:rsidR="00526C15">
        <w:rPr>
          <w:rFonts w:cs="Arial"/>
          <w:color w:val="000000"/>
        </w:rPr>
        <w:t>.</w:t>
      </w:r>
    </w:p>
    <w:p w:rsidRPr="005C79A1" w:rsidR="00340EF8" w:rsidP="0054522C" w:rsidRDefault="00340EF8" w14:paraId="6EF16F3D" w14:textId="77777777">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Pr="005C79A1" w:rsidR="00863460">
        <w:rPr>
          <w:rFonts w:cs="Arial"/>
          <w:color w:val="000000"/>
        </w:rPr>
        <w:t>Requests and</w:t>
      </w:r>
      <w:r w:rsidRPr="005C79A1">
        <w:rPr>
          <w:rFonts w:cs="Arial"/>
          <w:color w:val="000000"/>
        </w:rPr>
        <w:t xml:space="preserve"> determine whether they are appropriate for inclusion in Release 3</w:t>
      </w:r>
      <w:r w:rsidRPr="005C79A1" w:rsidR="00526C15">
        <w:rPr>
          <w:rFonts w:cs="Arial"/>
          <w:color w:val="000000"/>
        </w:rPr>
        <w:t>.</w:t>
      </w:r>
      <w:r w:rsidRPr="005C79A1">
        <w:rPr>
          <w:rFonts w:cs="Arial"/>
          <w:color w:val="000000"/>
        </w:rPr>
        <w:br/>
      </w:r>
    </w:p>
    <w:p w:rsidRPr="003A3D50" w:rsidR="00340EF8" w:rsidP="0054522C" w:rsidRDefault="00340EF8" w14:paraId="3F457A83" w14:textId="77777777">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rsidRPr="003A3D50" w:rsidR="00891300" w:rsidP="00891300" w:rsidRDefault="00891300" w14:paraId="6779B719" w14:textId="77777777">
      <w:pPr>
        <w:rPr>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19F1938B" w14:textId="77777777">
        <w:tc>
          <w:tcPr>
            <w:tcW w:w="9360" w:type="dxa"/>
            <w:shd w:val="clear" w:color="auto" w:fill="F3F3F3"/>
            <w:tcMar>
              <w:top w:w="100" w:type="dxa"/>
              <w:left w:w="100" w:type="dxa"/>
              <w:bottom w:w="100" w:type="dxa"/>
              <w:right w:w="100" w:type="dxa"/>
            </w:tcMar>
          </w:tcPr>
          <w:p w:rsidR="00891300" w:rsidP="00B268D6" w:rsidRDefault="00891300" w14:paraId="43722D2C" w14:textId="77777777">
            <w:pPr>
              <w:spacing w:after="120"/>
            </w:pPr>
            <w:r w:rsidRPr="00D14360">
              <w:rPr>
                <w:rFonts w:eastAsia="Calibri" w:cs="Calibri"/>
                <w:b/>
                <w:color w:val="000000"/>
              </w:rPr>
              <w:t xml:space="preserve">Source: </w:t>
            </w:r>
            <w:r w:rsidRPr="00D14360">
              <w:rPr>
                <w:rFonts w:cs="Calibri"/>
                <w:color w:val="000000"/>
              </w:rPr>
              <w:t>QRDA I Release 1, STU Release 5.1, Supports QDM v5.4</w:t>
            </w:r>
          </w:p>
          <w:p w:rsidRPr="00D14360" w:rsidR="00891300" w:rsidP="00B268D6" w:rsidRDefault="00891300" w14:paraId="0E3BCAD4" w14:textId="416AB23F">
            <w:pPr>
              <w:spacing w:after="120"/>
              <w:rPr>
                <w:rFonts w:eastAsia="Calibri" w:cs="Calibri"/>
                <w:bCs/>
                <w:color w:val="000000"/>
              </w:rPr>
            </w:pPr>
            <w:r w:rsidRPr="00D14360">
              <w:rPr>
                <w:rFonts w:eastAsia="Calibri" w:cs="Calibri"/>
                <w:b/>
                <w:color w:val="000000"/>
              </w:rPr>
              <w:t xml:space="preserve">Resource: </w:t>
            </w:r>
            <w:hyperlink w:history="1" r:id="rId156">
              <w:r w:rsidRPr="00D14360">
                <w:rPr>
                  <w:rStyle w:val="Hyperlink"/>
                  <w:rFonts w:eastAsia="Calibri" w:cs="Calibri"/>
                  <w:bCs/>
                </w:rPr>
                <w:t>http://www.hl7.org/implement/standards/product_brief.cfm?product_id=35</w:t>
              </w:r>
            </w:hyperlink>
          </w:p>
          <w:p w:rsidRPr="00D14360" w:rsidR="00891300" w:rsidP="00B268D6" w:rsidRDefault="00891300" w14:paraId="26E0D253"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t>date of creation, encounter information, and a globally unique document identifier.</w:t>
            </w:r>
          </w:p>
        </w:tc>
      </w:tr>
    </w:tbl>
    <w:p w:rsidRPr="00D14360" w:rsidR="00891300" w:rsidP="00891300" w:rsidRDefault="00891300" w14:paraId="63B609B8" w14:textId="77777777">
      <w:pPr>
        <w:spacing w:after="120"/>
        <w:rPr>
          <w:rFonts w:eastAsia="Calibri" w:cs="Calibri"/>
          <w:b/>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2CEEEDB7" w14:textId="77777777">
        <w:tc>
          <w:tcPr>
            <w:tcW w:w="9360" w:type="dxa"/>
            <w:shd w:val="clear" w:color="auto" w:fill="F3F3F3"/>
            <w:tcMar>
              <w:top w:w="100" w:type="dxa"/>
              <w:left w:w="100" w:type="dxa"/>
              <w:bottom w:w="100" w:type="dxa"/>
              <w:right w:w="100" w:type="dxa"/>
            </w:tcMar>
          </w:tcPr>
          <w:p w:rsidRPr="00D14360" w:rsidR="00891300" w:rsidP="00B268D6" w:rsidRDefault="00891300" w14:paraId="599FC9F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rsidRPr="00D14360" w:rsidR="00891300" w:rsidP="00B268D6" w:rsidRDefault="00891300" w14:paraId="6213AE58" w14:textId="3544EB40">
            <w:pPr>
              <w:pStyle w:val="NormalWeb"/>
              <w:spacing w:before="0" w:beforeAutospacing="0" w:after="120" w:afterAutospacing="0"/>
              <w:rPr>
                <w:rFonts w:cs="Calibri"/>
                <w:color w:val="000000"/>
              </w:rPr>
            </w:pPr>
            <w:r w:rsidRPr="00D14360">
              <w:rPr>
                <w:rFonts w:eastAsia="Calibri" w:cs="Calibri"/>
                <w:b/>
                <w:color w:val="000000"/>
              </w:rPr>
              <w:t xml:space="preserve">Resource: </w:t>
            </w:r>
            <w:hyperlink w:history="1" r:id="rId157">
              <w:r w:rsidRPr="007770C6">
                <w:rPr>
                  <w:rStyle w:val="Hyperlink"/>
                  <w:rFonts w:eastAsia="Calibri" w:cs="Calibri"/>
                  <w:bCs/>
                </w:rPr>
                <w:t>https://confluence.hl7.org/display/CQIWC/Clinical+Quality+Information+WG+%28CQI%29+Home</w:t>
              </w:r>
            </w:hyperlink>
          </w:p>
          <w:p w:rsidRPr="00D14360" w:rsidR="00891300" w:rsidP="00B268D6" w:rsidRDefault="00891300" w14:paraId="281446DA" w14:textId="77777777">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rsidRPr="00D14360" w:rsidR="00295A8B" w:rsidP="00891300" w:rsidRDefault="00295A8B" w14:paraId="29D8CFDF" w14:textId="77777777">
      <w:pPr>
        <w:spacing w:after="120"/>
        <w:rPr>
          <w:rFonts w:eastAsia="Calibri" w:cs="Calibri"/>
          <w:b/>
          <w:i/>
          <w:color w:val="000000"/>
        </w:rPr>
      </w:pPr>
    </w:p>
    <w:p w:rsidRPr="00C64922" w:rsidR="00891300" w:rsidP="003E2C96" w:rsidRDefault="00891300" w14:paraId="14E9EFB0" w14:textId="77777777">
      <w:pPr>
        <w:pStyle w:val="Heading2"/>
      </w:pPr>
      <w:bookmarkStart w:name="_ngvtsn1q7hnh" w:colFirst="0" w:colLast="0" w:id="2211"/>
      <w:bookmarkStart w:name="_7ixhn1monxkn" w:colFirst="0" w:colLast="0" w:id="2212"/>
      <w:bookmarkStart w:name="_Toc11043736" w:id="2213"/>
      <w:bookmarkStart w:name="_Toc11045654" w:id="2214"/>
      <w:bookmarkStart w:name="_Toc11219070" w:id="2215"/>
      <w:bookmarkStart w:name="_Toc11391329" w:id="2216"/>
      <w:bookmarkStart w:name="_Toc119939908" w:id="2217"/>
      <w:bookmarkStart w:name="_Toc135312940" w:id="2218"/>
      <w:bookmarkEnd w:id="2211"/>
      <w:bookmarkEnd w:id="2212"/>
      <w:r w:rsidRPr="00C64922">
        <w:t>Tools</w:t>
      </w:r>
      <w:bookmarkEnd w:id="2213"/>
      <w:bookmarkEnd w:id="2214"/>
      <w:bookmarkEnd w:id="2215"/>
      <w:bookmarkEnd w:id="2216"/>
      <w:bookmarkEnd w:id="2217"/>
      <w:bookmarkEnd w:id="2218"/>
      <w:r w:rsidRPr="00C64922">
        <w:t xml:space="preserve"> </w:t>
      </w:r>
    </w:p>
    <w:p w:rsidRPr="00D14360" w:rsidR="00891300" w:rsidP="00891300" w:rsidRDefault="00891300" w14:paraId="6D9CE523" w14:textId="77777777">
      <w:pPr>
        <w:spacing w:after="120"/>
        <w:rPr>
          <w:rFonts w:eastAsia="Calibri" w:cs="Calibri"/>
          <w:color w:val="000000"/>
        </w:rPr>
      </w:pPr>
      <w:r w:rsidRPr="00D14360">
        <w:rPr>
          <w:rFonts w:eastAsia="Calibri" w:cs="Calibri"/>
          <w:color w:val="000000"/>
        </w:rPr>
        <w:t>Below are brief descriptions of tools available to support C-CDA development.</w:t>
      </w:r>
    </w:p>
    <w:p w:rsidR="00BA114A" w:rsidP="00FD31AC" w:rsidRDefault="00560E15" w14:paraId="370F6461" w14:textId="77777777">
      <w:pPr>
        <w:pStyle w:val="Heading3"/>
        <w:pPrChange w:author="Gay Dolin" w:date="2023-05-18T15:22:00Z" w:id="2219">
          <w:pPr>
            <w:pStyle w:val="Heading3"/>
          </w:pPr>
        </w:pPrChange>
      </w:pPr>
      <w:bookmarkStart w:name="_CDA_Schema,_C-CDA" w:id="2220"/>
      <w:bookmarkStart w:name="_Ref21849510" w:id="2221"/>
      <w:bookmarkStart w:name="_Ref21849515" w:id="2222"/>
      <w:bookmarkStart w:name="_Toc119939909" w:id="2223"/>
      <w:bookmarkStart w:name="_Toc135312941" w:id="2224"/>
      <w:bookmarkEnd w:id="2220"/>
      <w:r>
        <w:t>CDA Schema, C-CDA Schematrons, Sample Stylesheet</w:t>
      </w:r>
      <w:bookmarkEnd w:id="2221"/>
      <w:bookmarkEnd w:id="2222"/>
      <w:bookmarkEnd w:id="2223"/>
      <w:bookmarkEnd w:id="2224"/>
    </w:p>
    <w:p w:rsidRPr="003A3D50" w:rsidR="00560E15" w:rsidP="00560E15" w:rsidRDefault="0041372F" w14:paraId="648AB008" w14:textId="77777777">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rsidRPr="00D14360" w:rsidR="00D840FF" w:rsidP="00560E15" w:rsidRDefault="00D840FF" w14:paraId="37901818"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3E459151" w14:textId="77777777">
        <w:tc>
          <w:tcPr>
            <w:tcW w:w="9360" w:type="dxa"/>
            <w:shd w:val="clear" w:color="auto" w:fill="F3F3F3"/>
            <w:tcMar>
              <w:top w:w="100" w:type="dxa"/>
              <w:left w:w="100" w:type="dxa"/>
              <w:bottom w:w="100" w:type="dxa"/>
              <w:right w:w="100" w:type="dxa"/>
            </w:tcMar>
          </w:tcPr>
          <w:p w:rsidRPr="00D14360" w:rsidR="00D840FF" w:rsidP="00D840FF" w:rsidRDefault="00D840FF" w14:paraId="2DF92DDB"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rsidRPr="00D14360" w:rsidR="00D840FF" w:rsidP="00D840FF" w:rsidRDefault="00D840FF" w14:paraId="4B60FBEE" w14:textId="3001B5A4">
            <w:pPr>
              <w:spacing w:after="120"/>
              <w:rPr>
                <w:rFonts w:cs="Calibri"/>
              </w:rPr>
            </w:pPr>
            <w:r w:rsidRPr="00D14360">
              <w:rPr>
                <w:rFonts w:eastAsia="Calibri" w:cs="Calibri"/>
                <w:b/>
                <w:color w:val="000000"/>
              </w:rPr>
              <w:t>Resource:</w:t>
            </w:r>
            <w:r w:rsidRPr="00CB5538" w:rsidR="00CB5538">
              <w:rPr>
                <w:rFonts w:eastAsia="Calibri" w:cs="Calibri"/>
                <w:b/>
                <w:color w:val="000000"/>
              </w:rPr>
              <w:t xml:space="preserve"> </w:t>
            </w:r>
            <w:hyperlink w:history="1" r:id="rId158">
              <w:r w:rsidRPr="00EE43A5" w:rsidR="00704136">
                <w:rPr>
                  <w:rStyle w:val="Hyperlink"/>
                  <w:rFonts w:eastAsia="Calibri" w:cs="Calibri"/>
                  <w:bCs/>
                </w:rPr>
                <w:t>https://hl7.org/permalink/?CDAR2.0schema</w:t>
              </w:r>
            </w:hyperlink>
          </w:p>
          <w:p w:rsidRPr="00D14360" w:rsidR="00D840FF" w:rsidP="00D840FF" w:rsidRDefault="00D840FF" w14:paraId="62ADBD5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rsidRPr="00D14360" w:rsidR="00D840FF" w:rsidP="00560E15" w:rsidRDefault="00D840FF" w14:paraId="0DE49AA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6055AF76" w14:textId="77777777">
        <w:tc>
          <w:tcPr>
            <w:tcW w:w="9360" w:type="dxa"/>
            <w:shd w:val="clear" w:color="auto" w:fill="F3F3F3"/>
            <w:tcMar>
              <w:top w:w="100" w:type="dxa"/>
              <w:left w:w="100" w:type="dxa"/>
              <w:bottom w:w="100" w:type="dxa"/>
              <w:right w:w="100" w:type="dxa"/>
            </w:tcMar>
          </w:tcPr>
          <w:p w:rsidRPr="00D14360" w:rsidR="00D840FF" w:rsidP="009A40F8" w:rsidRDefault="00D840FF" w14:paraId="160EDF47"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rsidRPr="00D14360" w:rsidR="00D840FF" w:rsidP="00D840FF" w:rsidRDefault="00D840FF" w14:paraId="53986701" w14:textId="4CA221AE">
            <w:pPr>
              <w:spacing w:after="120"/>
              <w:rPr>
                <w:rFonts w:cs="Calibri"/>
              </w:rPr>
            </w:pPr>
            <w:r w:rsidRPr="00D14360">
              <w:rPr>
                <w:rFonts w:eastAsia="Calibri" w:cs="Calibri"/>
                <w:b/>
                <w:color w:val="000000"/>
              </w:rPr>
              <w:t xml:space="preserve">Resource: </w:t>
            </w:r>
            <w:hyperlink w:history="1" r:id="rId159">
              <w:r w:rsidRPr="00EE43A5" w:rsidR="00704136">
                <w:rPr>
                  <w:rStyle w:val="Hyperlink"/>
                  <w:rFonts w:asciiTheme="majorHAnsi" w:hAnsiTheme="majorHAnsi" w:cstheme="majorHAnsi"/>
                </w:rPr>
                <w:t>https://github.com/HL7/cda-ccda-2.1/blob/master/schematron/Consolidation.sch</w:t>
              </w:r>
            </w:hyperlink>
          </w:p>
          <w:p w:rsidRPr="00D14360" w:rsidR="00D840FF" w:rsidP="00D840FF" w:rsidRDefault="00D840FF" w14:paraId="18B484C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rsidRPr="00D14360" w:rsidR="00D840FF" w:rsidP="00560E15" w:rsidRDefault="00D840FF" w14:paraId="5239296B"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25B15" w:rsidTr="004E29C8" w14:paraId="4133B4FE" w14:textId="77777777">
        <w:tc>
          <w:tcPr>
            <w:tcW w:w="9360" w:type="dxa"/>
            <w:shd w:val="clear" w:color="auto" w:fill="F3F3F3"/>
            <w:tcMar>
              <w:top w:w="100" w:type="dxa"/>
              <w:left w:w="100" w:type="dxa"/>
              <w:bottom w:w="100" w:type="dxa"/>
              <w:right w:w="100" w:type="dxa"/>
            </w:tcMar>
          </w:tcPr>
          <w:p w:rsidRPr="00D14360" w:rsidR="00D25B15" w:rsidP="00B268D6" w:rsidRDefault="00D25B15" w14:paraId="75F6C8C2" w14:textId="77777777">
            <w:pPr>
              <w:spacing w:after="120"/>
              <w:rPr>
                <w:rFonts w:cs="Calibri"/>
              </w:rPr>
            </w:pPr>
            <w:r w:rsidRPr="00D14360">
              <w:rPr>
                <w:rFonts w:eastAsia="Calibri" w:cs="Calibri"/>
                <w:b/>
                <w:color w:val="000000"/>
              </w:rPr>
              <w:t xml:space="preserve">Source: </w:t>
            </w:r>
            <w:r w:rsidRPr="00D14360" w:rsidR="00560E15">
              <w:rPr>
                <w:rFonts w:eastAsia="Calibri" w:cs="Calibri"/>
                <w:bCs/>
                <w:color w:val="000000"/>
              </w:rPr>
              <w:t xml:space="preserve">CDA </w:t>
            </w:r>
            <w:r w:rsidRPr="00D14360">
              <w:rPr>
                <w:rFonts w:cs="Calibri"/>
              </w:rPr>
              <w:t>Sample Stylesheet</w:t>
            </w:r>
          </w:p>
          <w:p w:rsidRPr="00D14360" w:rsidR="00D840FF" w:rsidP="00D840FF" w:rsidRDefault="00D25B15" w14:paraId="1780A0FB" w14:textId="02F2E688">
            <w:pPr>
              <w:spacing w:after="120"/>
              <w:rPr>
                <w:rFonts w:cs="Calibri"/>
              </w:rPr>
            </w:pPr>
            <w:r w:rsidRPr="00D14360">
              <w:rPr>
                <w:rFonts w:eastAsia="Calibri" w:cs="Calibri"/>
                <w:b/>
                <w:color w:val="000000"/>
              </w:rPr>
              <w:t xml:space="preserve">Resource: </w:t>
            </w:r>
            <w:hyperlink w:history="1" r:id="rId160">
              <w:r w:rsidRPr="00EE43A5" w:rsidR="00704136">
                <w:rPr>
                  <w:rStyle w:val="Hyperlink"/>
                  <w:rFonts w:asciiTheme="majorHAnsi" w:hAnsiTheme="majorHAnsi" w:cstheme="majorHAnsi"/>
                </w:rPr>
                <w:t>https://hl7.org/permalink/?CDAStyleSheet</w:t>
              </w:r>
            </w:hyperlink>
          </w:p>
          <w:p w:rsidRPr="00D14360" w:rsidR="00D25B15" w:rsidP="00D840FF" w:rsidRDefault="00D25B15" w14:paraId="3CAC833E"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This folder contains a sample stylesheet developed to expose the structured header elements and attestable content (the section.text Narrative Block in each section) for a CDA document.</w:t>
            </w:r>
          </w:p>
        </w:tc>
      </w:tr>
    </w:tbl>
    <w:p w:rsidR="00D25B15" w:rsidP="00FD31AC" w:rsidRDefault="00D25B15" w14:paraId="77B35B72" w14:textId="77777777">
      <w:pPr>
        <w:pStyle w:val="Heading3"/>
        <w:pPrChange w:author="Gay Dolin" w:date="2023-05-18T15:22:00Z" w:id="2225">
          <w:pPr>
            <w:pStyle w:val="Heading3"/>
          </w:pPr>
        </w:pPrChange>
      </w:pPr>
      <w:bookmarkStart w:name="_Toc119939910" w:id="2226"/>
      <w:bookmarkStart w:name="_Toc135312942" w:id="2227"/>
      <w:r w:rsidRPr="00D25B15">
        <w:t>ONC Validation Testing and C-CDA Scorecard Resources</w:t>
      </w:r>
      <w:bookmarkEnd w:id="2226"/>
      <w:bookmarkEnd w:id="2227"/>
    </w:p>
    <w:p w:rsidR="005F7ED7" w:rsidP="005F7ED7" w:rsidRDefault="005F7ED7" w14:paraId="36C82930" w14:textId="424C62B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rsidR="00704136" w:rsidP="005F7ED7" w:rsidRDefault="00704136" w14:paraId="0773D72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14BD492" w14:textId="77777777">
        <w:tc>
          <w:tcPr>
            <w:tcW w:w="9360" w:type="dxa"/>
            <w:shd w:val="clear" w:color="auto" w:fill="F3F3F3"/>
            <w:tcMar>
              <w:top w:w="100" w:type="dxa"/>
              <w:left w:w="100" w:type="dxa"/>
              <w:bottom w:w="100" w:type="dxa"/>
              <w:right w:w="100" w:type="dxa"/>
            </w:tcMar>
          </w:tcPr>
          <w:p w:rsidRPr="00D14360" w:rsidR="00295A8B" w:rsidP="000B6222" w:rsidRDefault="00295A8B" w14:paraId="4AAB2E42"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rsidRPr="00D14360" w:rsidR="000520B0" w:rsidP="000B6222" w:rsidRDefault="00295A8B" w14:paraId="241A7F0F" w14:textId="3B82AC79">
            <w:pPr>
              <w:spacing w:after="120"/>
              <w:rPr>
                <w:rFonts w:eastAsia="Calibri" w:cs="Calibri"/>
                <w:bCs/>
                <w:color w:val="000000"/>
              </w:rPr>
            </w:pPr>
            <w:r w:rsidRPr="00D14360">
              <w:rPr>
                <w:rFonts w:eastAsia="Calibri" w:cs="Calibri"/>
                <w:b/>
                <w:color w:val="000000"/>
              </w:rPr>
              <w:t xml:space="preserve">Resource: </w:t>
            </w:r>
            <w:hyperlink w:history="1" r:id="rId161">
              <w:r w:rsidRPr="00EE43A5" w:rsidR="004916FB">
                <w:rPr>
                  <w:rStyle w:val="Hyperlink"/>
                  <w:rFonts w:cs="Calibri"/>
                </w:rPr>
                <w:t>https://site.healthit.gov/sandbox-ccda</w:t>
              </w:r>
            </w:hyperlink>
          </w:p>
          <w:p w:rsidRPr="00D14360" w:rsidR="00295A8B" w:rsidP="000B6222" w:rsidRDefault="00295A8B" w14:paraId="27891733" w14:textId="77777777">
            <w:pPr>
              <w:pStyle w:val="Caption"/>
              <w:rPr>
                <w:rFonts w:ascii="Courier New" w:hAnsi="Courier New" w:eastAsia="Calibri"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rsidRPr="00671CD9" w:rsidR="00295A8B" w:rsidP="00295A8B" w:rsidRDefault="00295A8B" w14:paraId="6526C518" w14:textId="77777777">
      <w:pPr>
        <w:pStyle w:val="BodyText0"/>
        <w:rPr>
          <w:rStyle w:val="XMLname"/>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6887F17" w14:textId="77777777">
        <w:tc>
          <w:tcPr>
            <w:tcW w:w="9360" w:type="dxa"/>
            <w:shd w:val="clear" w:color="auto" w:fill="F3F3F3"/>
            <w:tcMar>
              <w:top w:w="100" w:type="dxa"/>
              <w:left w:w="100" w:type="dxa"/>
              <w:bottom w:w="100" w:type="dxa"/>
              <w:right w:w="100" w:type="dxa"/>
            </w:tcMar>
          </w:tcPr>
          <w:p w:rsidRPr="00D14360" w:rsidR="00295A8B" w:rsidP="000B6222" w:rsidRDefault="00295A8B" w14:paraId="1B6424AE" w14:textId="77777777">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rsidRPr="00D14360" w:rsidR="00295A8B" w:rsidP="000B6222" w:rsidRDefault="00295A8B" w14:paraId="6BDFDD75" w14:textId="1F1F7939">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w:history="1" r:id="rId162">
              <w:r w:rsidRPr="00EE43A5" w:rsidR="004916FB">
                <w:rPr>
                  <w:rStyle w:val="Hyperlink"/>
                </w:rPr>
                <w:t>https://ccda.healthit.gov/scorecard/</w:t>
              </w:r>
            </w:hyperlink>
          </w:p>
          <w:p w:rsidRPr="00D14360" w:rsidR="00295A8B" w:rsidP="000B6222" w:rsidRDefault="00295A8B" w14:paraId="063FBED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rsidRPr="00D14360" w:rsidR="00295A8B" w:rsidP="005F7ED7" w:rsidRDefault="00295A8B" w14:paraId="4D807869" w14:textId="77777777">
      <w:pPr>
        <w:rPr>
          <w:rFonts w:eastAsia="Calibri" w:cs="Calibri"/>
          <w:color w:val="000000"/>
        </w:rPr>
      </w:pPr>
    </w:p>
    <w:p w:rsidRPr="008E5AB3" w:rsidR="00891300" w:rsidP="00FD31AC" w:rsidRDefault="00891300" w14:paraId="549832EE" w14:textId="77777777">
      <w:pPr>
        <w:pStyle w:val="Heading3"/>
        <w:pPrChange w:author="Gay Dolin" w:date="2023-05-18T15:22:00Z" w:id="2228">
          <w:pPr>
            <w:pStyle w:val="Heading3"/>
          </w:pPr>
        </w:pPrChange>
      </w:pPr>
      <w:bookmarkStart w:name="_2pta16n" w:colFirst="0" w:colLast="0" w:id="2229"/>
      <w:bookmarkStart w:name="_Toc11043738" w:id="2230"/>
      <w:bookmarkStart w:name="_Toc11045656" w:id="2231"/>
      <w:bookmarkStart w:name="_Toc11219072" w:id="2232"/>
      <w:bookmarkStart w:name="_Toc11391333" w:id="2233"/>
      <w:bookmarkStart w:name="_Toc119939911" w:id="2234"/>
      <w:bookmarkStart w:name="_Toc135312943" w:id="2235"/>
      <w:bookmarkEnd w:id="2229"/>
      <w:r w:rsidRPr="008E5AB3">
        <w:t>Mo</w:t>
      </w:r>
      <w:r w:rsidR="00BA114A">
        <w:t>d</w:t>
      </w:r>
      <w:r w:rsidRPr="008E5AB3">
        <w:t>el Drive Health Tools</w:t>
      </w:r>
      <w:bookmarkEnd w:id="2230"/>
      <w:bookmarkEnd w:id="2231"/>
      <w:bookmarkEnd w:id="2232"/>
      <w:bookmarkEnd w:id="2233"/>
      <w:r w:rsidRPr="008E5AB3" w:rsidR="008E5AB3">
        <w:t xml:space="preserve"> (MDHT)</w:t>
      </w:r>
      <w:bookmarkEnd w:id="2234"/>
      <w:bookmarkEnd w:id="2235"/>
    </w:p>
    <w:p w:rsidRPr="00D14360" w:rsidR="00224D48" w:rsidP="008E5AB3" w:rsidRDefault="00891300" w14:paraId="6DE6A5AE" w14:textId="77777777">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A1254D" w:rsidTr="004E29C8" w14:paraId="45EF412B" w14:textId="77777777">
        <w:tc>
          <w:tcPr>
            <w:tcW w:w="9360" w:type="dxa"/>
            <w:shd w:val="clear" w:color="auto" w:fill="F3F3F3"/>
            <w:tcMar>
              <w:top w:w="100" w:type="dxa"/>
              <w:left w:w="100" w:type="dxa"/>
              <w:bottom w:w="100" w:type="dxa"/>
              <w:right w:w="100" w:type="dxa"/>
            </w:tcMar>
          </w:tcPr>
          <w:p w:rsidRPr="00D14360" w:rsidR="00A1254D" w:rsidP="00A1254D" w:rsidRDefault="00A1254D" w14:paraId="446F0084" w14:textId="77777777">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rsidRPr="00D14360" w:rsidR="00A1254D" w:rsidP="00A1254D" w:rsidRDefault="00A1254D" w14:paraId="7173AEFA" w14:textId="157A5354">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w:history="1" r:id="rId163">
              <w:r w:rsidRPr="00D14360">
                <w:rPr>
                  <w:rStyle w:val="Hyperlink"/>
                  <w:rFonts w:eastAsia="Calibri" w:cs="Calibri"/>
                </w:rPr>
                <w:t>https://github.com/mdht/mdht-models</w:t>
              </w:r>
            </w:hyperlink>
          </w:p>
          <w:p w:rsidRPr="00D14360" w:rsidR="00A1254D" w:rsidP="00A1254D" w:rsidRDefault="00A1254D" w14:paraId="7E0CA3A7" w14:textId="77777777">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rsidRPr="00D14360" w:rsidR="00F67C52" w:rsidP="008E5AB3" w:rsidRDefault="00F67C52" w14:paraId="06A3E012" w14:textId="77777777">
      <w:pPr>
        <w:spacing w:after="12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8E5AB3" w:rsidR="00D25B15" w:rsidTr="004E29C8" w14:paraId="720E57B4" w14:textId="77777777">
        <w:tc>
          <w:tcPr>
            <w:tcW w:w="9360" w:type="dxa"/>
            <w:shd w:val="clear" w:color="auto" w:fill="F3F3F3"/>
            <w:tcMar>
              <w:top w:w="100" w:type="dxa"/>
              <w:left w:w="100" w:type="dxa"/>
              <w:bottom w:w="100" w:type="dxa"/>
              <w:right w:w="100" w:type="dxa"/>
            </w:tcMar>
          </w:tcPr>
          <w:p w:rsidRPr="00D14360" w:rsidR="00D25B15" w:rsidP="00B268D6" w:rsidRDefault="00D25B15" w14:paraId="57D7D70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ECLIPSE MDHT</w:t>
            </w:r>
          </w:p>
          <w:p w:rsidRPr="00D14360" w:rsidR="00D25B15" w:rsidP="00B268D6" w:rsidRDefault="00D25B15" w14:paraId="0E60DBC5" w14:textId="10DB8C45">
            <w:pPr>
              <w:spacing w:after="120"/>
              <w:rPr>
                <w:rFonts w:eastAsia="Calibri" w:cs="Calibri"/>
                <w:bCs/>
                <w:color w:val="000000"/>
              </w:rPr>
            </w:pPr>
            <w:r w:rsidRPr="00D14360">
              <w:rPr>
                <w:rFonts w:eastAsia="Calibri" w:cs="Calibri"/>
                <w:b/>
                <w:color w:val="000000"/>
              </w:rPr>
              <w:t xml:space="preserve">Resource: </w:t>
            </w:r>
            <w:hyperlink r:id="rId164">
              <w:r w:rsidRPr="007770C6" w:rsidR="008E5AB3">
                <w:rPr>
                  <w:rStyle w:val="Hyperlink"/>
                  <w:rFonts w:eastAsia="Calibri"/>
                </w:rPr>
                <w:t>https://projects.eclipse.org/projects/modeling.mdht</w:t>
              </w:r>
            </w:hyperlink>
          </w:p>
          <w:p w:rsidRPr="00D14360" w:rsidR="00D25B15" w:rsidP="00B268D6" w:rsidRDefault="00D25B15" w14:paraId="34DBDF3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rsidR="00891300" w:rsidP="003E2C96" w:rsidRDefault="00891300" w14:paraId="2B478CBA" w14:textId="77777777">
      <w:pPr>
        <w:pStyle w:val="Heading2"/>
      </w:pPr>
      <w:bookmarkStart w:name="_243i4a2" w:colFirst="0" w:colLast="0" w:id="2236"/>
      <w:bookmarkStart w:name="_3r9n20vrnt2t" w:colFirst="0" w:colLast="0" w:id="2237"/>
      <w:bookmarkEnd w:id="2236"/>
      <w:bookmarkEnd w:id="2237"/>
      <w:r w:rsidRPr="00C64922">
        <w:t xml:space="preserve"> </w:t>
      </w:r>
      <w:bookmarkStart w:name="_Toc11043739" w:id="2238"/>
      <w:bookmarkStart w:name="_Toc11045657" w:id="2239"/>
      <w:bookmarkStart w:name="_Toc11219073" w:id="2240"/>
      <w:bookmarkStart w:name="_Toc11391334" w:id="2241"/>
      <w:bookmarkStart w:name="_Toc119939912" w:id="2242"/>
      <w:bookmarkStart w:name="_Toc135312944" w:id="2243"/>
      <w:r w:rsidRPr="00C64922">
        <w:t>Educational and Support Resources</w:t>
      </w:r>
      <w:bookmarkEnd w:id="2238"/>
      <w:bookmarkEnd w:id="2239"/>
      <w:bookmarkEnd w:id="2240"/>
      <w:bookmarkEnd w:id="2241"/>
      <w:bookmarkEnd w:id="2242"/>
      <w:bookmarkEnd w:id="2243"/>
    </w:p>
    <w:p w:rsidRPr="003A3D50" w:rsidR="005F7ED7" w:rsidP="005F7ED7" w:rsidRDefault="005F7ED7" w14:paraId="72EE8A9E" w14:textId="7777777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rsidRPr="005F7ED7" w:rsidR="005F7ED7" w:rsidP="00CF4CB1" w:rsidRDefault="005F7ED7" w14:paraId="4448C17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7D666116" w14:textId="77777777">
        <w:tc>
          <w:tcPr>
            <w:tcW w:w="9360" w:type="dxa"/>
            <w:shd w:val="clear" w:color="auto" w:fill="F3F3F3"/>
            <w:tcMar>
              <w:top w:w="100" w:type="dxa"/>
              <w:left w:w="100" w:type="dxa"/>
              <w:bottom w:w="100" w:type="dxa"/>
              <w:right w:w="100" w:type="dxa"/>
            </w:tcMar>
          </w:tcPr>
          <w:p w:rsidRPr="00D14360" w:rsidR="00D25B15" w:rsidP="00B268D6" w:rsidRDefault="00D25B15" w14:paraId="3631D13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Training</w:t>
            </w:r>
          </w:p>
          <w:p w:rsidRPr="007770C6" w:rsidR="00D25B15" w:rsidP="00B268D6" w:rsidRDefault="00D25B15" w14:paraId="3033D132" w14:textId="51A0E2DF">
            <w:pPr>
              <w:spacing w:after="120"/>
              <w:rPr>
                <w:rStyle w:val="Hyperlink"/>
              </w:rPr>
            </w:pPr>
            <w:r w:rsidRPr="00D14360">
              <w:rPr>
                <w:rFonts w:eastAsia="Calibri" w:cs="Calibri"/>
                <w:b/>
                <w:color w:val="000000"/>
              </w:rPr>
              <w:t xml:space="preserve">Resource: </w:t>
            </w:r>
            <w:hyperlink r:id="rId165">
              <w:r w:rsidRPr="007770C6" w:rsidR="008E5AB3">
                <w:rPr>
                  <w:rStyle w:val="Hyperlink"/>
                  <w:rFonts w:eastAsia="Calibri"/>
                </w:rPr>
                <w:t>http://www.hl7.org/implement/training.cfm?ref=nav</w:t>
              </w:r>
            </w:hyperlink>
          </w:p>
          <w:p w:rsidRPr="00D14360" w:rsidR="00D25B15" w:rsidP="00B268D6" w:rsidRDefault="00D25B15" w14:paraId="4EED371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Pr="00D14360" w:rsidR="00B4593A">
              <w:rPr>
                <w:rFonts w:eastAsia="Calibri" w:cs="Calibri"/>
                <w:color w:val="000000"/>
              </w:rPr>
              <w:t>.</w:t>
            </w:r>
          </w:p>
        </w:tc>
      </w:tr>
    </w:tbl>
    <w:p w:rsidRPr="00D14360" w:rsidR="00D25B15" w:rsidP="00891300" w:rsidRDefault="00D25B15" w14:paraId="5BA787F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64CD48E4" w14:textId="77777777">
        <w:tc>
          <w:tcPr>
            <w:tcW w:w="9360" w:type="dxa"/>
            <w:shd w:val="clear" w:color="auto" w:fill="F3F3F3"/>
            <w:tcMar>
              <w:top w:w="100" w:type="dxa"/>
              <w:left w:w="100" w:type="dxa"/>
              <w:bottom w:w="100" w:type="dxa"/>
              <w:right w:w="100" w:type="dxa"/>
            </w:tcMar>
          </w:tcPr>
          <w:p w:rsidRPr="00D14360" w:rsidR="00D25B15" w:rsidP="00B268D6" w:rsidRDefault="00D25B15" w14:paraId="451916FB" w14:textId="77777777">
            <w:pPr>
              <w:spacing w:after="120"/>
              <w:rPr>
                <w:rFonts w:eastAsia="Calibri" w:cs="Calibri"/>
                <w:b/>
                <w:color w:val="000000"/>
              </w:rPr>
            </w:pPr>
            <w:bookmarkStart w:name="kix.l3hmwds3i9ax" w:colFirst="0" w:colLast="0" w:id="2244"/>
            <w:bookmarkEnd w:id="2244"/>
            <w:r w:rsidRPr="00D14360">
              <w:rPr>
                <w:rFonts w:eastAsia="Calibri" w:cs="Calibri"/>
                <w:b/>
                <w:color w:val="000000"/>
              </w:rPr>
              <w:t xml:space="preserve">Source: </w:t>
            </w:r>
            <w:r w:rsidRPr="00D14360" w:rsidR="008E5AB3">
              <w:rPr>
                <w:rFonts w:eastAsia="Calibri" w:cs="Calibri"/>
                <w:bCs/>
                <w:color w:val="000000"/>
              </w:rPr>
              <w:t>The CDA Book</w:t>
            </w:r>
          </w:p>
          <w:p w:rsidRPr="00D14360" w:rsidR="00D25B15" w:rsidP="00B268D6" w:rsidRDefault="00D25B15" w14:paraId="6E9370C0" w14:textId="242C5A82">
            <w:pPr>
              <w:spacing w:after="120"/>
              <w:rPr>
                <w:rFonts w:eastAsia="Calibri" w:cs="Calibri"/>
                <w:bCs/>
                <w:color w:val="000000"/>
              </w:rPr>
            </w:pPr>
            <w:r w:rsidRPr="00D14360">
              <w:rPr>
                <w:rFonts w:eastAsia="Calibri" w:cs="Calibri"/>
                <w:b/>
                <w:color w:val="000000"/>
              </w:rPr>
              <w:t xml:space="preserve">Resource: </w:t>
            </w:r>
            <w:hyperlink r:id="rId166">
              <w:r w:rsidRPr="007770C6" w:rsidR="008E5AB3">
                <w:rPr>
                  <w:rStyle w:val="Hyperlink"/>
                  <w:rFonts w:eastAsia="Calibri"/>
                </w:rPr>
                <w:t>http://www.amazon.com/The-CDA-book-Keith-Boone/dp/0857293354/ref=sr_1_1?ie=UTF8&amp;qid=1337020821&amp;sr=8-1</w:t>
              </w:r>
            </w:hyperlink>
          </w:p>
          <w:p w:rsidRPr="00D14360" w:rsidR="00D25B15" w:rsidP="00B268D6" w:rsidRDefault="00D25B15" w14:paraId="2959603A"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rsidRPr="00D14360" w:rsidR="00891300" w:rsidP="00891300" w:rsidRDefault="00891300" w14:paraId="32723908" w14:textId="77777777">
      <w:pPr>
        <w:spacing w:after="120"/>
        <w:rPr>
          <w:rFonts w:eastAsia="Calibri" w:cs="Calibri"/>
          <w:color w:val="000000"/>
        </w:rPr>
      </w:pPr>
      <w:bookmarkStart w:name="_sqcgfqlnmm32" w:colFirst="0" w:colLast="0" w:id="2245"/>
      <w:bookmarkStart w:name="_2hio093" w:colFirst="0" w:colLast="0" w:id="2246"/>
      <w:bookmarkEnd w:id="2245"/>
      <w:bookmarkEnd w:id="2246"/>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780E6342" w14:textId="77777777">
        <w:tc>
          <w:tcPr>
            <w:tcW w:w="9360" w:type="dxa"/>
            <w:shd w:val="clear" w:color="auto" w:fill="F3F3F3"/>
            <w:tcMar>
              <w:top w:w="100" w:type="dxa"/>
              <w:left w:w="100" w:type="dxa"/>
              <w:bottom w:w="100" w:type="dxa"/>
              <w:right w:w="100" w:type="dxa"/>
            </w:tcMar>
          </w:tcPr>
          <w:p w:rsidRPr="00D14360" w:rsidR="00D25B15" w:rsidP="00B268D6" w:rsidRDefault="00D25B15" w14:paraId="6302B874"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CDA Management Group Confluence Space</w:t>
            </w:r>
          </w:p>
          <w:p w:rsidRPr="00D14360" w:rsidR="00D25B15" w:rsidP="00B268D6" w:rsidRDefault="00D25B15" w14:paraId="7A6B1E17" w14:textId="5498EA5E">
            <w:pPr>
              <w:spacing w:after="120"/>
              <w:rPr>
                <w:rFonts w:eastAsia="Calibri" w:cs="Calibri"/>
                <w:bCs/>
                <w:color w:val="000000"/>
              </w:rPr>
            </w:pPr>
            <w:r w:rsidRPr="00D14360">
              <w:rPr>
                <w:rFonts w:eastAsia="Calibri" w:cs="Calibri"/>
                <w:b/>
                <w:color w:val="000000"/>
              </w:rPr>
              <w:t xml:space="preserve">Resource: </w:t>
            </w:r>
            <w:hyperlink w:history="1" r:id="rId167">
              <w:r w:rsidRPr="007770C6" w:rsidR="008E5AB3">
                <w:rPr>
                  <w:rStyle w:val="Hyperlink"/>
                  <w:rFonts w:eastAsia="Calibri"/>
                </w:rPr>
                <w:t>https://confluence.hl7.org/display/CDA/CDA+Management+Group</w:t>
              </w:r>
            </w:hyperlink>
          </w:p>
          <w:p w:rsidRPr="00D14360" w:rsidR="00D25B15" w:rsidP="00B268D6" w:rsidRDefault="00D25B15" w14:paraId="7A6E6465"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rsidRPr="00D14360" w:rsidR="00D25B15" w:rsidP="00891300" w:rsidRDefault="00D25B15" w14:paraId="5B02E2D2"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07FAE119" w14:textId="77777777">
        <w:tc>
          <w:tcPr>
            <w:tcW w:w="9360" w:type="dxa"/>
            <w:shd w:val="clear" w:color="auto" w:fill="F3F3F3"/>
            <w:tcMar>
              <w:top w:w="100" w:type="dxa"/>
              <w:left w:w="100" w:type="dxa"/>
              <w:bottom w:w="100" w:type="dxa"/>
              <w:right w:w="100" w:type="dxa"/>
            </w:tcMar>
          </w:tcPr>
          <w:p w:rsidRPr="00D14360" w:rsidR="00D25B15" w:rsidP="00B268D6" w:rsidRDefault="00D25B15" w14:paraId="18C47845"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SDWG Confluence Space</w:t>
            </w:r>
          </w:p>
          <w:p w:rsidRPr="00D14360" w:rsidR="00D25B15" w:rsidP="00B268D6" w:rsidRDefault="00D25B15" w14:paraId="4446AAB6" w14:textId="0963FA62">
            <w:pPr>
              <w:spacing w:after="120"/>
              <w:rPr>
                <w:rFonts w:eastAsia="Calibri" w:cs="Calibri"/>
                <w:bCs/>
                <w:color w:val="000000"/>
              </w:rPr>
            </w:pPr>
            <w:r w:rsidRPr="00D14360">
              <w:rPr>
                <w:rFonts w:eastAsia="Calibri" w:cs="Calibri"/>
                <w:b/>
                <w:color w:val="000000"/>
              </w:rPr>
              <w:t xml:space="preserve">Resource: </w:t>
            </w:r>
            <w:hyperlink w:history="1" r:id="rId168">
              <w:r w:rsidRPr="007770C6" w:rsidR="00704136">
                <w:rPr>
                  <w:rStyle w:val="Hyperlink"/>
                </w:rPr>
                <w:t>https://confluence.hl7.org/display/SD/Structured+Documents</w:t>
              </w:r>
            </w:hyperlink>
          </w:p>
          <w:p w:rsidRPr="00D14360" w:rsidR="00D25B15" w:rsidP="00B268D6" w:rsidRDefault="00D25B15" w14:paraId="660FD21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rsidRPr="00D14360" w:rsidR="00891300" w:rsidP="00891300" w:rsidRDefault="00891300" w14:paraId="3E9A266B" w14:textId="77777777">
      <w:pPr>
        <w:spacing w:after="120"/>
        <w:ind w:left="720"/>
        <w:rPr>
          <w:rFonts w:eastAsia="Calibri" w:cs="Calibri"/>
          <w:b/>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3E11086D" w14:textId="77777777">
        <w:tc>
          <w:tcPr>
            <w:tcW w:w="9360" w:type="dxa"/>
            <w:shd w:val="clear" w:color="auto" w:fill="F3F3F3"/>
            <w:tcMar>
              <w:top w:w="100" w:type="dxa"/>
              <w:left w:w="100" w:type="dxa"/>
              <w:bottom w:w="100" w:type="dxa"/>
              <w:right w:w="100" w:type="dxa"/>
            </w:tcMar>
          </w:tcPr>
          <w:p w:rsidRPr="00D14360" w:rsidR="00D25B15" w:rsidP="00B268D6" w:rsidRDefault="00D25B15" w14:paraId="3AC0A26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Listserv registration</w:t>
            </w:r>
          </w:p>
          <w:p w:rsidRPr="00D14360" w:rsidR="008E5AB3" w:rsidP="008E5AB3" w:rsidRDefault="00D25B15" w14:paraId="0B23007E" w14:textId="5B893A19">
            <w:pPr>
              <w:spacing w:after="120"/>
              <w:rPr>
                <w:rFonts w:cs="Calibri"/>
                <w:b/>
                <w:color w:val="000000"/>
              </w:rPr>
            </w:pPr>
            <w:r w:rsidRPr="00D14360">
              <w:rPr>
                <w:rFonts w:eastAsia="Calibri" w:cs="Calibri"/>
                <w:b/>
                <w:color w:val="000000"/>
              </w:rPr>
              <w:t xml:space="preserve">Resource: </w:t>
            </w:r>
            <w:hyperlink r:id="rId169">
              <w:r w:rsidRPr="007770C6" w:rsidR="008E5AB3">
                <w:rPr>
                  <w:rStyle w:val="Hyperlink"/>
                </w:rPr>
                <w:t>http://www.hl7.org/myhl7/managelistservs.cfm</w:t>
              </w:r>
            </w:hyperlink>
          </w:p>
          <w:p w:rsidRPr="00D14360" w:rsidR="00D25B15" w:rsidP="00B268D6" w:rsidRDefault="00D25B15" w14:paraId="58D6A8A8" w14:textId="77777777">
            <w:pPr>
              <w:spacing w:after="120"/>
              <w:rPr>
                <w:rFonts w:eastAsia="Calibri" w:cs="Calibri"/>
                <w:color w:val="000000"/>
              </w:rPr>
            </w:pPr>
            <w:r w:rsidRPr="00D14360">
              <w:rPr>
                <w:rFonts w:eastAsia="Calibri" w:cs="Calibri"/>
                <w:b/>
                <w:color w:val="000000"/>
              </w:rPr>
              <w:t>Description:</w:t>
            </w:r>
            <w:r w:rsidRPr="00D14360" w:rsidR="009F1479">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rsidRPr="00D14360" w:rsidR="00D25B15" w:rsidP="00891300" w:rsidRDefault="00D25B15" w14:paraId="2E7D1DC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424A0393" w14:textId="77777777">
        <w:trPr>
          <w:cantSplit/>
        </w:trPr>
        <w:tc>
          <w:tcPr>
            <w:tcW w:w="9360" w:type="dxa"/>
            <w:shd w:val="clear" w:color="auto" w:fill="F3F3F3"/>
            <w:tcMar>
              <w:top w:w="100" w:type="dxa"/>
              <w:left w:w="100" w:type="dxa"/>
              <w:bottom w:w="100" w:type="dxa"/>
              <w:right w:w="100" w:type="dxa"/>
            </w:tcMar>
          </w:tcPr>
          <w:p w:rsidRPr="00D14360" w:rsidR="00D25B15" w:rsidP="00B268D6" w:rsidRDefault="00D25B15" w14:paraId="10ED4A5F" w14:textId="77777777">
            <w:pPr>
              <w:spacing w:after="120"/>
              <w:rPr>
                <w:rFonts w:eastAsia="Calibri" w:cs="Calibri"/>
                <w:b/>
                <w:color w:val="000000"/>
              </w:rPr>
            </w:pPr>
            <w:bookmarkStart w:name="_wnyagw" w:colFirst="0" w:colLast="0" w:id="2247"/>
            <w:bookmarkStart w:name="_Toc11391337" w:id="2248"/>
            <w:bookmarkEnd w:id="2247"/>
            <w:bookmarkEnd w:id="2248"/>
            <w:r w:rsidRPr="00D14360">
              <w:rPr>
                <w:rFonts w:eastAsia="Calibri" w:cs="Calibri"/>
                <w:b/>
                <w:color w:val="000000"/>
              </w:rPr>
              <w:t xml:space="preserve">Source: </w:t>
            </w:r>
            <w:r w:rsidRPr="00D14360">
              <w:rPr>
                <w:rFonts w:eastAsia="Calibri" w:cs="Calibri"/>
                <w:bCs/>
                <w:color w:val="000000"/>
              </w:rPr>
              <w:t xml:space="preserve">HL7 CDA Example </w:t>
            </w:r>
            <w:r w:rsidRPr="00D14360" w:rsidR="008E5AB3">
              <w:rPr>
                <w:rFonts w:eastAsia="Calibri" w:cs="Calibri"/>
                <w:bCs/>
                <w:color w:val="000000"/>
              </w:rPr>
              <w:t>Search</w:t>
            </w:r>
          </w:p>
          <w:p w:rsidRPr="00D14360" w:rsidR="00D25B15" w:rsidP="00D25B15" w:rsidRDefault="00D25B15" w14:paraId="7A4ACC84" w14:textId="3A86A946">
            <w:pPr>
              <w:spacing w:after="120"/>
              <w:rPr>
                <w:rFonts w:cs="Calibri"/>
                <w:color w:val="000000"/>
                <w:u w:val="single"/>
              </w:rPr>
            </w:pPr>
            <w:r w:rsidRPr="00D14360">
              <w:rPr>
                <w:rFonts w:eastAsia="Calibri" w:cs="Calibri"/>
                <w:b/>
                <w:color w:val="000000"/>
              </w:rPr>
              <w:t xml:space="preserve">Resource: </w:t>
            </w:r>
            <w:hyperlink w:history="1" r:id="rId170">
              <w:r w:rsidRPr="007770C6" w:rsidR="00704136">
                <w:rPr>
                  <w:rStyle w:val="Hyperlink"/>
                </w:rPr>
                <w:t>https://cdasearch.hl7.org/</w:t>
              </w:r>
            </w:hyperlink>
          </w:p>
          <w:p w:rsidRPr="00D14360" w:rsidR="00D25B15" w:rsidP="00B268D6" w:rsidRDefault="00D25B15" w14:paraId="2294D206"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A53914">
              <w:rPr>
                <w:rFonts w:eastAsia="Calibri" w:cs="Calibri"/>
                <w:color w:val="000000"/>
              </w:rPr>
              <w:t xml:space="preserve">The CDA Examples Task Force has created a large number of examples </w:t>
            </w:r>
            <w:r w:rsidRPr="00D14360" w:rsidR="009F1479">
              <w:rPr>
                <w:rFonts w:eastAsia="Calibri" w:cs="Calibri"/>
                <w:color w:val="000000"/>
              </w:rPr>
              <w:t>showing</w:t>
            </w:r>
            <w:r w:rsidRPr="00D14360" w:rsidR="00A53914">
              <w:rPr>
                <w:rFonts w:eastAsia="Calibri" w:cs="Calibri"/>
                <w:color w:val="000000"/>
              </w:rPr>
              <w:t xml:space="preserve"> how to convey information accurately in a </w:t>
            </w:r>
            <w:r w:rsidRPr="00D14360" w:rsidR="009F1479">
              <w:rPr>
                <w:rFonts w:eastAsia="Calibri" w:cs="Calibri"/>
                <w:color w:val="000000"/>
              </w:rPr>
              <w:t>C-</w:t>
            </w:r>
            <w:r w:rsidRPr="00D14360" w:rsidR="00A53914">
              <w:rPr>
                <w:rFonts w:eastAsia="Calibri" w:cs="Calibri"/>
                <w:color w:val="000000"/>
              </w:rPr>
              <w:t>CDA document.</w:t>
            </w:r>
            <w:r w:rsidRPr="00D14360" w:rsidR="009F1479">
              <w:rPr>
                <w:rFonts w:eastAsia="Calibri" w:cs="Calibri"/>
                <w:color w:val="000000"/>
              </w:rPr>
              <w:t xml:space="preserve"> The CDA Example search tool allows users to find examples based on keywords.</w:t>
            </w:r>
          </w:p>
        </w:tc>
      </w:tr>
    </w:tbl>
    <w:p w:rsidRPr="00D14360" w:rsidR="00D25B15" w:rsidP="00891300" w:rsidRDefault="00D25B15" w14:paraId="2C77FE9D" w14:textId="77777777">
      <w:pPr>
        <w:pStyle w:val="ListParagraph"/>
        <w:spacing w:after="120"/>
        <w:ind w:left="1080"/>
        <w:rPr>
          <w:rFonts w:eastAsia="Calibri" w:cs="Calibri"/>
          <w:b/>
          <w:i/>
          <w:color w:val="000000"/>
        </w:rPr>
      </w:pPr>
    </w:p>
    <w:p w:rsidRPr="005948FB" w:rsidR="00891300" w:rsidP="005C79A1" w:rsidRDefault="00891300" w14:paraId="126F8935" w14:textId="77777777">
      <w:pPr>
        <w:pStyle w:val="Heading1"/>
        <w:numPr>
          <w:ilvl w:val="0"/>
          <w:numId w:val="0"/>
        </w:numPr>
      </w:pPr>
      <w:r w:rsidRPr="00D14360">
        <w:rPr>
          <w:color w:val="000000"/>
        </w:rPr>
        <w:br w:type="page"/>
      </w:r>
      <w:bookmarkStart w:name="_Toc11219076" w:id="2249"/>
      <w:bookmarkStart w:name="_Toc11391339" w:id="2250"/>
      <w:bookmarkStart w:name="_Toc119939913" w:id="2251"/>
      <w:bookmarkStart w:name="_Toc135312945" w:id="2252"/>
      <w:r w:rsidRPr="00C64922">
        <w:t>Appendix A</w:t>
      </w:r>
      <w:bookmarkEnd w:id="2249"/>
      <w:r>
        <w:t xml:space="preserve">: </w:t>
      </w:r>
      <w:r w:rsidRPr="00902835">
        <w:t xml:space="preserve">Templates </w:t>
      </w:r>
      <w:r w:rsidR="00E26A1C">
        <w:t>D</w:t>
      </w:r>
      <w:r w:rsidRPr="00902835">
        <w:t>efined in C-CDA R2.1 Companion Guide</w:t>
      </w:r>
      <w:bookmarkEnd w:id="2250"/>
      <w:bookmarkEnd w:id="2251"/>
      <w:bookmarkEnd w:id="2252"/>
    </w:p>
    <w:p w:rsidRPr="00D14360" w:rsidR="00891300" w:rsidP="00891300" w:rsidRDefault="00891300" w14:paraId="5BEF6442" w14:textId="32111F5D">
      <w:pPr>
        <w:rPr>
          <w:rFonts w:cs="Calibri"/>
        </w:rPr>
      </w:pPr>
      <w:r w:rsidRPr="00D14360">
        <w:rPr>
          <w:rFonts w:cs="Calibri"/>
          <w:b/>
          <w:bCs/>
          <w:color w:val="000000"/>
        </w:rPr>
        <w:t>Reference</w:t>
      </w:r>
      <w:r w:rsidRPr="00D14360" w:rsidR="00967040">
        <w:rPr>
          <w:rFonts w:cs="Calibri"/>
          <w:color w:val="000000"/>
        </w:rPr>
        <w:t>:</w:t>
      </w:r>
      <w:r w:rsidRPr="00D14360">
        <w:rPr>
          <w:rFonts w:cs="Calibri"/>
          <w:color w:val="000000"/>
        </w:rPr>
        <w:t xml:space="preserve"> </w:t>
      </w:r>
      <w:r w:rsidRPr="00D14360" w:rsidR="00967040">
        <w:rPr>
          <w:rFonts w:cs="Calibri"/>
          <w:color w:val="000000"/>
        </w:rPr>
        <w:t xml:space="preserve">See the </w:t>
      </w:r>
      <w:r w:rsidRPr="00D14360">
        <w:rPr>
          <w:rFonts w:cs="Calibri"/>
          <w:color w:val="000000"/>
        </w:rPr>
        <w:t>file name</w:t>
      </w:r>
      <w:r w:rsidRPr="00D14360" w:rsidR="00967040">
        <w:rPr>
          <w:rFonts w:cs="Calibri"/>
          <w:color w:val="000000"/>
        </w:rPr>
        <w:t>d</w:t>
      </w:r>
      <w:r w:rsidRPr="00D14360">
        <w:rPr>
          <w:rFonts w:cs="Calibri"/>
        </w:rPr>
        <w:t xml:space="preserve"> </w:t>
      </w:r>
      <w:r w:rsidRPr="003E45C2" w:rsidR="00FD71BE">
        <w:rPr>
          <w:rFonts w:cs="Calibri"/>
        </w:rPr>
        <w:t>CDAR2_IG_CCDA_COMPANION_R</w:t>
      </w:r>
      <w:r w:rsidR="00E32413">
        <w:rPr>
          <w:rFonts w:cs="Calibri"/>
        </w:rPr>
        <w:t>4</w:t>
      </w:r>
      <w:r w:rsidRPr="003E45C2" w:rsidR="00FD71BE">
        <w:rPr>
          <w:rFonts w:cs="Calibri"/>
        </w:rPr>
        <w:t>_D</w:t>
      </w:r>
      <w:r w:rsidR="003E45C2">
        <w:rPr>
          <w:rFonts w:cs="Calibri"/>
        </w:rPr>
        <w:t>1</w:t>
      </w:r>
      <w:r w:rsidRPr="003E45C2" w:rsidR="00FD71BE">
        <w:rPr>
          <w:rFonts w:cs="Calibri"/>
        </w:rPr>
        <w:t>_AppxA</w:t>
      </w:r>
      <w:r w:rsidRPr="00D14360" w:rsidR="009E14B7">
        <w:rPr>
          <w:rFonts w:cs="Calibri"/>
        </w:rPr>
        <w:t xml:space="preserve"> included in this Companion Guide package for </w:t>
      </w:r>
      <w:r w:rsidRPr="00D14360">
        <w:rPr>
          <w:rFonts w:cs="Calibri"/>
        </w:rPr>
        <w:t>Templates</w:t>
      </w:r>
      <w:r w:rsidRPr="00D14360" w:rsidR="00967040">
        <w:rPr>
          <w:rFonts w:cs="Calibri"/>
        </w:rPr>
        <w:t xml:space="preserve"> that </w:t>
      </w:r>
      <w:r w:rsidRPr="00D14360" w:rsidR="009E14B7">
        <w:rPr>
          <w:rFonts w:cs="Calibri"/>
        </w:rPr>
        <w:t>are defined in this Companion Guide</w:t>
      </w:r>
      <w:r w:rsidRPr="00D14360" w:rsidR="00967040">
        <w:rPr>
          <w:rFonts w:cs="Calibri"/>
        </w:rPr>
        <w:t>.</w:t>
      </w:r>
    </w:p>
    <w:p w:rsidRPr="00D14360" w:rsidR="00891300" w:rsidP="00891300" w:rsidRDefault="00891300" w14:paraId="09E6260D" w14:textId="77777777">
      <w:pPr>
        <w:spacing w:after="120"/>
        <w:ind w:right="-8550"/>
        <w:rPr>
          <w:rFonts w:cs="Calibri"/>
          <w:color w:val="000000"/>
        </w:rPr>
      </w:pPr>
    </w:p>
    <w:p w:rsidRPr="00D14360" w:rsidR="00F92487" w:rsidP="00891300" w:rsidRDefault="00F92487" w14:paraId="5D4E6DAE" w14:textId="77777777">
      <w:pPr>
        <w:spacing w:after="120"/>
        <w:ind w:right="-8550"/>
        <w:rPr>
          <w:rFonts w:cs="Calibri"/>
          <w:color w:val="000000"/>
        </w:rPr>
      </w:pPr>
    </w:p>
    <w:p w:rsidRPr="00FC5C89" w:rsidR="00891300" w:rsidP="002E1208" w:rsidRDefault="00891300" w14:paraId="24D28574" w14:textId="77777777">
      <w:pPr>
        <w:pStyle w:val="Heading1"/>
        <w:numPr>
          <w:ilvl w:val="0"/>
          <w:numId w:val="0"/>
        </w:numPr>
      </w:pPr>
      <w:bookmarkStart w:name="_Toc11219077" w:id="2253"/>
      <w:bookmarkStart w:name="_Toc11391340" w:id="2254"/>
      <w:bookmarkStart w:name="_Toc119939914" w:id="2255"/>
      <w:bookmarkStart w:name="_Toc135312946" w:id="2256"/>
      <w:r w:rsidRPr="00C64922">
        <w:t>Appendix B</w:t>
      </w:r>
      <w:bookmarkEnd w:id="2253"/>
      <w:r>
        <w:t xml:space="preserve">: </w:t>
      </w:r>
      <w:r w:rsidRPr="00FC5C89">
        <w:t xml:space="preserve">UDI Organizer </w:t>
      </w:r>
      <w:r w:rsidR="00E26A1C">
        <w:t>T</w:t>
      </w:r>
      <w:r w:rsidRPr="00FC5C89">
        <w:t>emplate from C-CDA Supplemental Templates for Unique Device Identifier (UDI)</w:t>
      </w:r>
      <w:bookmarkEnd w:id="2254"/>
      <w:bookmarkEnd w:id="2255"/>
      <w:bookmarkEnd w:id="2256"/>
    </w:p>
    <w:p w:rsidR="009E14B7" w:rsidP="00CF4CB1" w:rsidRDefault="00891300" w14:paraId="3B56736E" w14:textId="030FBC08">
      <w:pPr>
        <w:rPr>
          <w:rFonts w:ascii="Arial" w:hAnsi="Arial" w:cs="Arial"/>
          <w:color w:val="5B5B5B"/>
          <w:sz w:val="32"/>
          <w:szCs w:val="32"/>
        </w:rPr>
      </w:pPr>
      <w:r w:rsidRPr="00D14360">
        <w:rPr>
          <w:rFonts w:cs="Calibri"/>
          <w:b/>
          <w:bCs/>
          <w:color w:val="000000"/>
        </w:rPr>
        <w:t>Reference</w:t>
      </w:r>
      <w:r w:rsidRPr="00D14360" w:rsidR="00967040">
        <w:rPr>
          <w:rFonts w:cs="Calibri"/>
          <w:b/>
          <w:bCs/>
          <w:color w:val="000000"/>
        </w:rPr>
        <w:t>:</w:t>
      </w:r>
      <w:r w:rsidRPr="00D14360">
        <w:rPr>
          <w:color w:val="000000"/>
        </w:rPr>
        <w:t xml:space="preserve"> </w:t>
      </w:r>
      <w:r w:rsidRPr="00D14360" w:rsidR="00967040">
        <w:rPr>
          <w:rFonts w:cs="Calibri"/>
        </w:rPr>
        <w:t xml:space="preserve">See the </w:t>
      </w:r>
      <w:r w:rsidRPr="00D14360">
        <w:rPr>
          <w:rFonts w:cs="Calibri"/>
        </w:rPr>
        <w:t>file name</w:t>
      </w:r>
      <w:r w:rsidRPr="00D14360" w:rsidR="00967040">
        <w:rPr>
          <w:rFonts w:cs="Calibri"/>
        </w:rPr>
        <w:t>d</w:t>
      </w:r>
      <w:r w:rsidRPr="00D14360">
        <w:rPr>
          <w:rFonts w:cs="Calibri"/>
        </w:rPr>
        <w:t xml:space="preserve"> </w:t>
      </w:r>
      <w:r w:rsidRPr="003E45C2" w:rsidR="00FD71BE">
        <w:rPr>
          <w:rFonts w:cs="Calibri"/>
        </w:rPr>
        <w:t>CDAR2_IG_CCDA_COMPANION_R</w:t>
      </w:r>
      <w:r w:rsidR="00E32413">
        <w:rPr>
          <w:rFonts w:cs="Calibri"/>
        </w:rPr>
        <w:t>4</w:t>
      </w:r>
      <w:r w:rsidR="003E45C2">
        <w:rPr>
          <w:rFonts w:cs="Calibri"/>
        </w:rPr>
        <w:t>_D1</w:t>
      </w:r>
      <w:r w:rsidRPr="003E45C2" w:rsidR="00FD71BE">
        <w:rPr>
          <w:rFonts w:cs="Calibri"/>
        </w:rPr>
        <w:t>_AppxB</w:t>
      </w:r>
      <w:r w:rsidRPr="00D14360" w:rsidR="009E14B7">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rsidRPr="009A427D" w:rsidR="00E26A1C" w:rsidP="00891300" w:rsidRDefault="009E14B7" w14:paraId="1995C817" w14:textId="11DF0DD7">
      <w:pPr>
        <w:rPr>
          <w:rFonts w:eastAsia="Calibri"/>
        </w:rPr>
      </w:pPr>
      <w:r w:rsidRPr="00D14360" w:rsidDel="009E14B7">
        <w:rPr>
          <w:rFonts w:cs="Calibri"/>
        </w:rPr>
        <w:t xml:space="preserve"> </w:t>
      </w:r>
    </w:p>
    <w:p w:rsidRPr="00891300" w:rsidR="00891300" w:rsidP="00891300" w:rsidRDefault="00891300" w14:paraId="2229DC38" w14:textId="77777777"/>
    <w:sectPr w:rsidRPr="00891300" w:rsidR="00891300" w:rsidSect="009F743D">
      <w:headerReference w:type="even" r:id="rId171"/>
      <w:footerReference w:type="even" r:id="rId172"/>
      <w:headerReference w:type="first" r:id="rId173"/>
      <w:footerReference w:type="first" r:id="rId174"/>
      <w:pgSz w:w="12240" w:h="15840" w:orient="portrait"/>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5989" w:rsidRDefault="00FC5989" w14:paraId="40BB52CA" w14:textId="77777777">
      <w:r>
        <w:separator/>
      </w:r>
    </w:p>
  </w:endnote>
  <w:endnote w:type="continuationSeparator" w:id="0">
    <w:p w:rsidR="00FC5989" w:rsidRDefault="00FC5989" w14:paraId="2A1A025C" w14:textId="77777777">
      <w:r>
        <w:continuationSeparator/>
      </w:r>
    </w:p>
  </w:endnote>
  <w:endnote w:type="continuationNotice" w:id="1">
    <w:p w:rsidR="00FC5989" w:rsidRDefault="00FC5989" w14:paraId="244F4DE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91AA1" w:rsidR="00F10C7C" w:rsidP="001B4D1A" w:rsidRDefault="00F10C7C" w14:paraId="4C8F857E" w14:textId="5B2A237D">
    <w:pPr>
      <w:pStyle w:val="Footer"/>
      <w:tabs>
        <w:tab w:val="clear" w:pos="4680"/>
      </w:tabs>
      <w:ind w:right="-180"/>
      <w:rPr>
        <w:rFonts w:ascii="Calibri Light" w:hAnsi="Calibri Light" w:cs="Calibri Light"/>
        <w:sz w:val="18"/>
        <w:szCs w:val="18"/>
      </w:rPr>
    </w:pPr>
    <w:r w:rsidRPr="3E673465" w:rsidR="3E673465">
      <w:rPr>
        <w:rFonts w:ascii="Calibri Light" w:hAnsi="Calibri Light" w:cs="Calibri Light"/>
        <w:sz w:val="18"/>
        <w:szCs w:val="18"/>
      </w:rPr>
      <w:t xml:space="preserve">Page </w:t>
    </w:r>
    <w:r w:rsidRPr="3E673465">
      <w:rPr>
        <w:rFonts w:ascii="Calibri Light" w:hAnsi="Calibri Light" w:cs="Calibri Light"/>
        <w:sz w:val="18"/>
        <w:szCs w:val="18"/>
      </w:rPr>
      <w:fldChar w:fldCharType="begin"/>
    </w:r>
    <w:r w:rsidRPr="3E673465">
      <w:rPr>
        <w:rFonts w:ascii="Calibri Light" w:hAnsi="Calibri Light" w:cs="Calibri Light"/>
        <w:sz w:val="18"/>
        <w:szCs w:val="18"/>
      </w:rPr>
      <w:instrText xml:space="preserve"> PAGE   \* MERGEFORMAT </w:instrText>
    </w:r>
    <w:r w:rsidRPr="3E673465">
      <w:rPr>
        <w:rFonts w:ascii="Calibri Light" w:hAnsi="Calibri Light" w:cs="Calibri Light"/>
        <w:sz w:val="18"/>
        <w:szCs w:val="18"/>
      </w:rPr>
      <w:fldChar w:fldCharType="separate"/>
    </w:r>
    <w:r w:rsidRPr="3E673465" w:rsidR="3E673465">
      <w:rPr>
        <w:rFonts w:ascii="Calibri Light" w:hAnsi="Calibri Light" w:cs="Calibri Light"/>
        <w:sz w:val="18"/>
        <w:szCs w:val="18"/>
      </w:rPr>
      <w:t>1</w:t>
    </w:r>
    <w:r w:rsidRPr="3E673465">
      <w:rPr>
        <w:rFonts w:ascii="Calibri Light" w:hAnsi="Calibri Light" w:cs="Calibri Light"/>
        <w:sz w:val="18"/>
        <w:szCs w:val="18"/>
      </w:rPr>
      <w:fldChar w:fldCharType="end"/>
    </w:r>
    <w:r>
      <w:tab/>
    </w:r>
    <w:r>
      <w:tab/>
    </w:r>
    <w:r w:rsidRPr="3E673465" w:rsidR="3E673465">
      <w:rPr>
        <w:rFonts w:ascii="Calibri Light" w:hAnsi="Calibri Light" w:cs="Calibri Light"/>
        <w:sz w:val="18"/>
        <w:szCs w:val="18"/>
      </w:rPr>
      <w:t xml:space="preserve">              </w:t>
    </w:r>
    <w:r>
      <w:tab/>
    </w:r>
    <w:r w:rsidRPr="3E673465" w:rsidR="3E673465">
      <w:rPr>
        <w:rFonts w:ascii="Calibri Light" w:hAnsi="Calibri Light" w:cs="Calibri Light"/>
        <w:sz w:val="18"/>
        <w:szCs w:val="18"/>
      </w:rPr>
      <w:t xml:space="preserve">                    </w:t>
    </w:r>
    <w:r>
      <w:tab/>
    </w:r>
    <w:bookmarkStart w:name="_Hlk87455089" w:id="165"/>
    <w:r w:rsidRPr="3E673465" w:rsidR="3E673465">
      <w:rPr>
        <w:rFonts w:ascii="Calibri Light" w:hAnsi="Calibri Light" w:cs="Calibri Light"/>
        <w:sz w:val="18"/>
        <w:szCs w:val="18"/>
      </w:rPr>
      <w:t xml:space="preserve">HL7 CDA® R2 IG: C-CDA Templates for Clinical Notes </w:t>
    </w:r>
    <w:r w:rsidRPr="3E673465" w:rsidR="3E673465">
      <w:rPr>
        <w:rFonts w:ascii="Calibri Light" w:hAnsi="Calibri Light" w:cs="Calibri Light"/>
        <w:sz w:val="18"/>
        <w:szCs w:val="18"/>
      </w:rPr>
      <w:t>STU</w:t>
    </w:r>
    <w:r w:rsidRPr="3E673465" w:rsidR="3E673465">
      <w:rPr>
        <w:rFonts w:ascii="Calibri Light" w:hAnsi="Calibri Light" w:cs="Calibri Light"/>
        <w:sz w:val="18"/>
        <w:szCs w:val="18"/>
      </w:rPr>
      <w:t xml:space="preserve"> Companion Guide, Release </w:t>
    </w:r>
    <w:r w:rsidRPr="3E673465" w:rsidR="3E673465">
      <w:rPr>
        <w:rFonts w:ascii="Calibri Light" w:hAnsi="Calibri Light" w:cs="Calibri Light"/>
        <w:sz w:val="18"/>
        <w:szCs w:val="18"/>
      </w:rPr>
      <w:t>4</w:t>
    </w:r>
    <w:r w:rsidRPr="3E673465" w:rsidR="3E673465">
      <w:rPr>
        <w:rFonts w:ascii="Calibri Light" w:hAnsi="Calibri Light" w:cs="Calibri Light"/>
        <w:sz w:val="18"/>
        <w:szCs w:val="18"/>
      </w:rPr>
      <w:t>.1</w:t>
    </w:r>
    <w:r w:rsidRPr="3E673465" w:rsidR="3E673465">
      <w:rPr>
        <w:rFonts w:ascii="Calibri Light" w:hAnsi="Calibri Light" w:cs="Calibri Light"/>
        <w:sz w:val="18"/>
        <w:szCs w:val="18"/>
      </w:rPr>
      <w:t xml:space="preserve"> - US Realm</w:t>
    </w:r>
    <w:bookmarkEnd w:id="165"/>
  </w:p>
  <w:p w:rsidR="00F10C7C" w:rsidP="001B4D1A" w:rsidRDefault="00F10C7C" w14:paraId="77AF9BD1" w14:textId="7D1EE199">
    <w:pPr>
      <w:pStyle w:val="Footer"/>
      <w:tabs>
        <w:tab w:val="clear" w:pos="4680"/>
      </w:tabs>
    </w:pPr>
    <w:r w:rsidRPr="3E673465" w:rsidR="3E673465">
      <w:rPr>
        <w:rFonts w:ascii="Calibri Light" w:hAnsi="Calibri Light" w:cs="Calibri Light"/>
        <w:sz w:val="18"/>
        <w:szCs w:val="18"/>
      </w:rPr>
      <w:t xml:space="preserve">© </w:t>
    </w:r>
    <w:r w:rsidRPr="3E673465" w:rsidR="3E673465">
      <w:rPr>
        <w:rFonts w:ascii="Calibri Light" w:hAnsi="Calibri Light" w:cs="Calibri Light"/>
        <w:sz w:val="18"/>
        <w:szCs w:val="18"/>
      </w:rPr>
      <w:t>202</w:t>
    </w:r>
    <w:r w:rsidRPr="3E673465" w:rsidR="3E673465">
      <w:rPr>
        <w:rFonts w:ascii="Calibri Light" w:hAnsi="Calibri Light" w:cs="Calibri Light"/>
        <w:sz w:val="18"/>
        <w:szCs w:val="18"/>
      </w:rPr>
      <w:t>3</w:t>
    </w:r>
    <w:r w:rsidRPr="3E673465" w:rsidR="3E673465">
      <w:rPr>
        <w:rFonts w:ascii="Calibri Light" w:hAnsi="Calibri Light" w:cs="Calibri Light"/>
        <w:sz w:val="18"/>
        <w:szCs w:val="18"/>
      </w:rPr>
      <w:t xml:space="preserve"> Health Level Seven International.  All rights reserved.   </w:t>
    </w:r>
    <w:r>
      <w:tab/>
    </w:r>
    <w:r w:rsidRPr="3E673465" w:rsidR="3E673465">
      <w:rPr>
        <w:rFonts w:ascii="Calibri Light" w:hAnsi="Calibri Light" w:cs="Calibri Light"/>
        <w:sz w:val="18"/>
        <w:szCs w:val="18"/>
      </w:rPr>
      <w:t xml:space="preserve">                                                                                                   </w:t>
    </w:r>
    <w:r w:rsidRPr="3E673465" w:rsidR="3E673465">
      <w:rPr>
        <w:rFonts w:ascii="Calibri Light" w:hAnsi="Calibri Light" w:cs="Calibri Light"/>
        <w:sz w:val="18"/>
        <w:szCs w:val="18"/>
      </w:rPr>
      <w:t>June</w:t>
    </w:r>
    <w:r w:rsidRPr="3E673465" w:rsidR="3E673465">
      <w:rPr>
        <w:rFonts w:ascii="Calibri Light" w:hAnsi="Calibri Light" w:cs="Calibri Light"/>
        <w:sz w:val="18"/>
        <w:szCs w:val="18"/>
      </w:rPr>
      <w:t xml:space="preserve"> 202</w:t>
    </w:r>
    <w:r w:rsidRPr="3E673465" w:rsidR="3E673465">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rsidTr="040767FE" w14:paraId="37AD5EBD" w14:textId="77777777">
      <w:trPr>
        <w:trHeight w:val="300"/>
      </w:trPr>
      <w:tc>
        <w:tcPr>
          <w:tcW w:w="3120" w:type="dxa"/>
        </w:tcPr>
        <w:p w:rsidR="040767FE" w:rsidP="040767FE" w:rsidRDefault="040767FE" w14:paraId="45EBBC1B" w14:textId="220D8CA1">
          <w:pPr>
            <w:pStyle w:val="Header"/>
            <w:ind w:left="-115"/>
          </w:pPr>
        </w:p>
      </w:tc>
      <w:tc>
        <w:tcPr>
          <w:tcW w:w="3120" w:type="dxa"/>
        </w:tcPr>
        <w:p w:rsidR="040767FE" w:rsidP="040767FE" w:rsidRDefault="040767FE" w14:paraId="569B0F57" w14:textId="589173A3">
          <w:pPr>
            <w:pStyle w:val="Header"/>
            <w:jc w:val="center"/>
          </w:pPr>
        </w:p>
      </w:tc>
      <w:tc>
        <w:tcPr>
          <w:tcW w:w="3120" w:type="dxa"/>
        </w:tcPr>
        <w:p w:rsidR="040767FE" w:rsidP="040767FE" w:rsidRDefault="040767FE" w14:paraId="085772EE" w14:textId="1374E77A">
          <w:pPr>
            <w:pStyle w:val="Header"/>
            <w:ind w:right="-115"/>
            <w:jc w:val="right"/>
          </w:pPr>
        </w:p>
      </w:tc>
    </w:tr>
  </w:tbl>
  <w:p w:rsidR="040767FE" w:rsidP="040767FE" w:rsidRDefault="040767FE" w14:paraId="55280051" w14:textId="11F28F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9A6DFF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0DA6A164" w14:textId="77777777">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F179AE7"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BA35CF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5989" w:rsidRDefault="00FC5989" w14:paraId="351F9020" w14:textId="77777777">
      <w:r>
        <w:separator/>
      </w:r>
    </w:p>
  </w:footnote>
  <w:footnote w:type="continuationSeparator" w:id="0">
    <w:p w:rsidR="00FC5989" w:rsidRDefault="00FC5989" w14:paraId="7DD0B96E" w14:textId="77777777">
      <w:r>
        <w:continuationSeparator/>
      </w:r>
    </w:p>
  </w:footnote>
  <w:footnote w:type="continuationNotice" w:id="1">
    <w:p w:rsidR="00FC5989" w:rsidRDefault="00FC5989" w14:paraId="3E68016A" w14:textId="77777777"/>
  </w:footnote>
  <w:footnote w:id="2">
    <w:p w:rsidRPr="003400D0" w:rsidR="00F10C7C" w:rsidP="00C35861" w:rsidRDefault="00F10C7C" w14:paraId="3E99046D" w14:textId="77777777">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rsidRPr="003400D0" w:rsidR="00F10C7C" w:rsidP="00C35861" w:rsidRDefault="00F10C7C" w14:paraId="0F4B95E1" w14:textId="77777777">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rsidR="00F10C7C" w:rsidP="00C35861" w:rsidRDefault="00F10C7C" w14:paraId="61C188C4" w14:textId="77777777">
      <w:pPr>
        <w:pStyle w:val="FootnoteText"/>
      </w:pPr>
    </w:p>
  </w:footnote>
  <w:footnote w:id="4">
    <w:p w:rsidRPr="006A1C57" w:rsidR="00F10C7C" w:rsidP="00C35861" w:rsidRDefault="00F10C7C" w14:paraId="58A8B19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w:history="1" w:anchor="std-process" r:id="rId1">
        <w:r w:rsidRPr="00D14360">
          <w:rPr>
            <w:rStyle w:val="Hyperlink"/>
            <w:rFonts w:ascii="Calibri Light" w:hAnsi="Calibri Light" w:cs="Calibri Light"/>
            <w:sz w:val="18"/>
            <w:szCs w:val="18"/>
          </w:rPr>
          <w:t>https://www.hl7.org/fhir/versions.html#std-process</w:t>
        </w:r>
      </w:hyperlink>
    </w:p>
  </w:footnote>
  <w:footnote w:id="5">
    <w:p w:rsidRPr="005F2EA2" w:rsidR="00F10C7C" w:rsidP="006A1C57" w:rsidRDefault="00F10C7C" w14:paraId="4285223B" w14:textId="0BE3BCBB">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w:history="1" r:id="rId2">
        <w:r w:rsidR="008C7C4B">
          <w:rPr>
            <w:rStyle w:val="Hyperlink"/>
            <w:rFonts w:ascii="Calibri Light" w:hAnsi="Calibri Light" w:eastAsia="Calibri" w:cs="Calibri Light"/>
            <w:sz w:val="18"/>
            <w:szCs w:val="18"/>
          </w:rPr>
          <w:t>http://www.hl7.org/implement/standards/product_brief.cfm?product_id=492</w:t>
        </w:r>
      </w:hyperlink>
    </w:p>
  </w:footnote>
  <w:footnote w:id="6">
    <w:p w:rsidRPr="003A3D50" w:rsidR="00F10C7C" w:rsidRDefault="00F10C7C" w14:paraId="087EF985"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rsidRPr="006A1C57" w:rsidR="00F10C7C" w:rsidP="006A1C57" w:rsidRDefault="00F10C7C" w14:paraId="702BBBDA" w14:textId="3ACC103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w:history="1" w:anchor="Part1" r:id="rId3">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rsidRPr="006A1C57" w:rsidR="00F10C7C" w:rsidP="006A1C57" w:rsidRDefault="00F10C7C" w14:paraId="58D2875D"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
        <w:r w:rsidRPr="006A1C57">
          <w:rPr>
            <w:rStyle w:val="Hyperlink"/>
            <w:rFonts w:ascii="Calibri Light" w:hAnsi="Calibri Light" w:cs="Calibri Light"/>
            <w:sz w:val="18"/>
            <w:szCs w:val="18"/>
          </w:rPr>
          <w:t>https://vsac.nlm.nih.gov/</w:t>
        </w:r>
      </w:hyperlink>
    </w:p>
    <w:p w:rsidRPr="006A1C57" w:rsidR="00F10C7C" w:rsidP="006A1C57" w:rsidRDefault="00F10C7C" w14:paraId="1F9FEDA7" w14:textId="77777777">
      <w:pPr>
        <w:pStyle w:val="FootnoteText"/>
        <w:rPr>
          <w:rFonts w:ascii="Calibri Light" w:hAnsi="Calibri Light" w:cs="Calibri Light"/>
          <w:sz w:val="18"/>
          <w:szCs w:val="18"/>
        </w:rPr>
      </w:pPr>
    </w:p>
  </w:footnote>
  <w:footnote w:id="9">
    <w:p w:rsidRPr="006A1C57" w:rsidR="00F10C7C" w:rsidP="006A1C57" w:rsidRDefault="00F10C7C" w14:paraId="556CE49A"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Extensible Markup Language, visit </w:t>
      </w:r>
      <w:hyperlink r:id="rId5">
        <w:r w:rsidRPr="006A1C57">
          <w:rPr>
            <w:rFonts w:ascii="Calibri Light" w:hAnsi="Calibri Light" w:eastAsia="Calibri" w:cs="Calibri Light"/>
            <w:color w:val="1361FF"/>
            <w:sz w:val="18"/>
            <w:szCs w:val="18"/>
            <w:u w:val="single"/>
          </w:rPr>
          <w:t>http://www.w3.org/TR/xml/</w:t>
        </w:r>
      </w:hyperlink>
      <w:r w:rsidRPr="006A1C57">
        <w:rPr>
          <w:rFonts w:ascii="Calibri Light" w:hAnsi="Calibri Light" w:eastAsia="Calibri" w:cs="Calibri Light"/>
          <w:sz w:val="18"/>
          <w:szCs w:val="18"/>
        </w:rPr>
        <w:t xml:space="preserve">. </w:t>
      </w:r>
    </w:p>
  </w:footnote>
  <w:footnote w:id="10">
    <w:p w:rsidRPr="006A1C57" w:rsidR="00F10C7C" w:rsidP="006A1C57" w:rsidRDefault="00F10C7C" w14:paraId="4D8AC5FB"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XPath syntax, visit </w:t>
      </w:r>
      <w:hyperlink r:id="rId6">
        <w:r w:rsidRPr="006A1C57">
          <w:rPr>
            <w:rFonts w:ascii="Calibri Light" w:hAnsi="Calibri Light" w:eastAsia="Calibri" w:cs="Calibri Light"/>
            <w:color w:val="1361FF"/>
            <w:sz w:val="18"/>
            <w:szCs w:val="18"/>
            <w:u w:val="single"/>
          </w:rPr>
          <w:t>http://www.w3.org/TR/xpath/</w:t>
        </w:r>
      </w:hyperlink>
      <w:r w:rsidRPr="006A1C57">
        <w:rPr>
          <w:rFonts w:ascii="Calibri Light" w:hAnsi="Calibri Light" w:eastAsia="Calibri" w:cs="Calibri Light"/>
          <w:sz w:val="18"/>
          <w:szCs w:val="18"/>
        </w:rPr>
        <w:t xml:space="preserve">. </w:t>
      </w:r>
    </w:p>
  </w:footnote>
  <w:footnote w:id="11">
    <w:p w:rsidRPr="006A1C57" w:rsidR="00F10C7C" w:rsidP="006A1C57" w:rsidRDefault="00F10C7C" w14:paraId="5FDA0673"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w:history="1" r:id="rId7">
        <w:r w:rsidRPr="006A1C57">
          <w:rPr>
            <w:rStyle w:val="Hyperlink"/>
            <w:rFonts w:ascii="Calibri Light" w:hAnsi="Calibri Light" w:cs="Calibri Light"/>
            <w:sz w:val="18"/>
            <w:szCs w:val="18"/>
          </w:rPr>
          <w:t>https://www.ihe.net/</w:t>
        </w:r>
      </w:hyperlink>
    </w:p>
  </w:footnote>
  <w:footnote w:id="12">
    <w:p w:rsidR="00F10C7C" w:rsidP="006A1C57" w:rsidRDefault="00F10C7C" w14:paraId="4A3642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w:history="1" r:id="rId8">
        <w:r w:rsidRPr="00995C1B">
          <w:rPr>
            <w:rStyle w:val="Hyperlink"/>
            <w:rFonts w:ascii="Calibri Light" w:hAnsi="Calibri Light" w:cs="Calibri Light"/>
            <w:sz w:val="18"/>
            <w:szCs w:val="18"/>
          </w:rPr>
          <w:t>https://www.directtrust.org/</w:t>
        </w:r>
      </w:hyperlink>
    </w:p>
    <w:p w:rsidRPr="006A1C57" w:rsidR="00F10C7C" w:rsidP="006A1C57" w:rsidRDefault="00F10C7C" w14:paraId="1EA497E2" w14:textId="77777777">
      <w:pPr>
        <w:pStyle w:val="FootnoteText"/>
        <w:rPr>
          <w:rFonts w:ascii="Calibri Light" w:hAnsi="Calibri Light" w:cs="Calibri Light"/>
          <w:sz w:val="18"/>
          <w:szCs w:val="18"/>
        </w:rPr>
      </w:pPr>
    </w:p>
  </w:footnote>
  <w:footnote w:id="13">
    <w:p w:rsidR="000B3E67" w:rsidRDefault="000B3E67" w14:paraId="10E6F0FE" w14:textId="38D390DE">
      <w:pPr>
        <w:pStyle w:val="FootnoteText"/>
      </w:pPr>
      <w:r>
        <w:rPr>
          <w:rStyle w:val="FootnoteReference"/>
        </w:rPr>
        <w:footnoteRef/>
      </w:r>
      <w:r>
        <w:t xml:space="preserve"> </w:t>
      </w:r>
      <w:r w:rsidRPr="000B3E67">
        <w:t>https://www.healthit.gov/isa/sites/isa/files/2022-10/USCDI-Version-3-October-2022-Errata-Final.pdf</w:t>
      </w:r>
    </w:p>
  </w:footnote>
  <w:footnote w:id="14">
    <w:p w:rsidRPr="006A1C57" w:rsidR="00F10C7C" w:rsidP="006A1C57" w:rsidRDefault="00F10C7C" w14:paraId="2B637F76" w14:textId="75FCAE66">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Available from the HL7 G</w:t>
      </w:r>
      <w:r>
        <w:rPr>
          <w:rFonts w:ascii="Calibri Light" w:hAnsi="Calibri Light" w:eastAsia="Calibri" w:cs="Calibri Light"/>
          <w:color w:val="000000"/>
          <w:sz w:val="18"/>
          <w:szCs w:val="18"/>
        </w:rPr>
        <w:t>itHub</w:t>
      </w:r>
      <w:r w:rsidRPr="00D14360">
        <w:rPr>
          <w:rFonts w:ascii="Calibri Light" w:hAnsi="Calibri Light" w:eastAsia="Calibri"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rsidRPr="006A1C57" w:rsidR="00F10C7C" w:rsidP="00EC6E73" w:rsidRDefault="00F10C7C" w14:paraId="231D9AD9" w14:textId="79BB8253">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hAnsi="Calibri Light" w:eastAsia="Calibri" w:cs="Calibri Light"/>
          <w:sz w:val="18"/>
          <w:szCs w:val="18"/>
        </w:rPr>
        <w:t>https://confluence.hl7.org/display/SD/CDA+Extensions</w:t>
      </w:r>
    </w:p>
  </w:footnote>
  <w:footnote w:id="16">
    <w:p w:rsidRPr="006A1C57" w:rsidR="00F10C7C" w:rsidP="006A1C57" w:rsidRDefault="00F10C7C" w14:paraId="41CA4D86" w14:textId="287ACC4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hAnsi="Calibri Light" w:eastAsia="Calibri" w:cs="Calibri Light"/>
          <w:sz w:val="18"/>
          <w:szCs w:val="18"/>
        </w:rPr>
        <w:t>https://hl7.org/permalink/?CDAR2.0schema</w:t>
      </w:r>
    </w:p>
  </w:footnote>
  <w:footnote w:id="17">
    <w:p w:rsidRPr="006A1C57" w:rsidR="00F10C7C" w:rsidP="00157204" w:rsidRDefault="00F10C7C" w14:paraId="090CED97" w14:textId="2983B359">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rsidRPr="006A1C57" w:rsidR="00F10C7C" w:rsidP="006A1C57" w:rsidRDefault="00F10C7C" w14:paraId="5003808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9">
        <w:r w:rsidRPr="00995C1B">
          <w:rPr>
            <w:rStyle w:val="Hyperlink"/>
            <w:rFonts w:ascii="Calibri Light" w:hAnsi="Calibri Light" w:eastAsia="Calibri" w:cs="Calibri Light"/>
            <w:sz w:val="18"/>
            <w:szCs w:val="18"/>
          </w:rPr>
          <w:t>http://www.hl7.org/v3ballot/html/help/pfg/pfg.htm</w:t>
        </w:r>
      </w:hyperlink>
    </w:p>
  </w:footnote>
  <w:footnote w:id="19">
    <w:p w:rsidRPr="006A1C57" w:rsidR="00F10C7C" w:rsidP="006A1C57" w:rsidRDefault="00F10C7C" w14:paraId="3166067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Any SHALL, SHOULD or MAY conformance statement may use </w:t>
      </w:r>
      <w:r w:rsidRPr="006A1C57">
        <w:rPr>
          <w:rFonts w:ascii="Calibri Light" w:hAnsi="Calibri Light" w:eastAsia="Courier New" w:cs="Calibri Light"/>
          <w:sz w:val="18"/>
          <w:szCs w:val="18"/>
        </w:rPr>
        <w:t>nullFlavor</w:t>
      </w:r>
      <w:r w:rsidRPr="006A1C57">
        <w:rPr>
          <w:rFonts w:ascii="Calibri Light" w:hAnsi="Calibri Light" w:eastAsia="Calibri" w:cs="Calibri Light"/>
          <w:sz w:val="18"/>
          <w:szCs w:val="18"/>
        </w:rPr>
        <w:t xml:space="preserve">, unless the </w:t>
      </w:r>
      <w:r w:rsidRPr="006A1C57">
        <w:rPr>
          <w:rFonts w:ascii="Calibri Light" w:hAnsi="Calibri Light" w:eastAsia="Courier New" w:cs="Calibri Light"/>
          <w:sz w:val="18"/>
          <w:szCs w:val="18"/>
        </w:rPr>
        <w:t xml:space="preserve">nullFlavor </w:t>
      </w:r>
      <w:r w:rsidRPr="006A1C57">
        <w:rPr>
          <w:rFonts w:ascii="Calibri Light" w:hAnsi="Calibri Light" w:eastAsia="Calibri"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hAnsi="Calibri Light" w:eastAsia="Courier New" w:cs="Calibri Light"/>
          <w:sz w:val="18"/>
          <w:szCs w:val="18"/>
        </w:rPr>
        <w:t xml:space="preserve">nullFlavor </w:t>
      </w:r>
      <w:r w:rsidRPr="006A1C57">
        <w:rPr>
          <w:rFonts w:ascii="Calibri Light" w:hAnsi="Calibri Light" w:eastAsia="Calibri" w:cs="Calibri Light"/>
          <w:sz w:val="18"/>
          <w:szCs w:val="18"/>
        </w:rPr>
        <w:t>conformance).</w:t>
      </w:r>
    </w:p>
  </w:footnote>
  <w:footnote w:id="20">
    <w:p w:rsidRPr="006A1C57" w:rsidR="00F10C7C" w:rsidP="006A1C57" w:rsidRDefault="00F10C7C" w14:paraId="321209A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rsidRPr="006A1C57" w:rsidR="00F10C7C" w:rsidP="006A1C57" w:rsidRDefault="00F10C7C" w14:paraId="7907FA2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rsidRPr="006A1C57" w:rsidR="00F10C7C" w:rsidP="006A1C57" w:rsidRDefault="00F10C7C" w14:paraId="4215228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rsidRPr="006A1C57" w:rsidR="00F10C7C" w:rsidP="001E65C3" w:rsidRDefault="00F10C7C" w14:paraId="3FDB80D2"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rsidRPr="006A1C57" w:rsidR="00F10C7C" w:rsidP="006A1C57" w:rsidRDefault="00F10C7C" w14:paraId="3E68B696" w14:textId="315EF33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rsidRPr="006A1C57" w:rsidR="00F10C7C" w:rsidP="006A1C57" w:rsidRDefault="00F10C7C" w14:paraId="52315B54" w14:textId="22A5A56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10">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rsidRPr="006A1C57" w:rsidR="00F10C7C" w:rsidP="006A1C57" w:rsidRDefault="00F10C7C" w14:paraId="4A89804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rsidRPr="006A1C57" w:rsidR="00F10C7C" w:rsidP="006A1C57" w:rsidRDefault="00F10C7C" w14:paraId="180A162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rsidRPr="00576D43" w:rsidR="00F10C7C" w:rsidP="00145000" w:rsidRDefault="00F10C7C" w14:paraId="08C993B9" w14:textId="77777777">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For more information on narrative text linking conformance requirements see C-CDA R2.1 Volume 1, Chapter 3.5</w:t>
      </w:r>
    </w:p>
  </w:footnote>
  <w:footnote w:id="29">
    <w:p w:rsidRPr="003A3D50" w:rsidR="00F10C7C" w:rsidP="003A3D50" w:rsidRDefault="00F10C7C" w14:paraId="19F092D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rsidRPr="005A615D" w:rsidR="00F10C7C" w:rsidP="003A3D50" w:rsidRDefault="00F10C7C" w14:paraId="3D3CFD6B" w14:textId="77777777">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w:history="1" r:id="rId12">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rsidRPr="003A3D50" w:rsidR="00F10C7C" w:rsidP="003A3D50" w:rsidRDefault="00F10C7C" w14:paraId="67D2D32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w:history="1" r:id="rId13">
        <w:r w:rsidRPr="003A3D50">
          <w:rPr>
            <w:rStyle w:val="Hyperlink"/>
            <w:rFonts w:ascii="Calibri Light" w:hAnsi="Calibri Light" w:cs="Calibri Light"/>
            <w:sz w:val="18"/>
            <w:szCs w:val="18"/>
          </w:rPr>
          <w:t>https://docs.google.com/document/d/1r1qBuzPQNkLiNpLkTOIv4RHXQHkyx7_N7_Es3MiHUek/edit</w:t>
        </w:r>
      </w:hyperlink>
    </w:p>
  </w:footnote>
  <w:footnote w:id="32">
    <w:p w:rsidRPr="003A3D50" w:rsidR="00F10C7C" w:rsidP="003A3D50" w:rsidRDefault="00F10C7C" w14:paraId="1DFA69FD"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4">
        <w:r w:rsidRPr="003A3D50">
          <w:rPr>
            <w:rStyle w:val="Hyperlink"/>
            <w:rFonts w:ascii="Calibri Light" w:hAnsi="Calibri Light" w:cs="Calibri Light"/>
            <w:sz w:val="18"/>
            <w:szCs w:val="18"/>
          </w:rPr>
          <w:t>http://cdasearch.hl7.org/</w:t>
        </w:r>
      </w:hyperlink>
    </w:p>
  </w:footnote>
  <w:footnote w:id="33">
    <w:p w:rsidRPr="005A615D" w:rsidR="00F10C7C" w:rsidP="006A1C57" w:rsidRDefault="00F10C7C" w14:paraId="2AC0CFF3" w14:textId="47C73623">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5">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rsidR="00F10C7C" w:rsidRDefault="00F10C7C" w14:paraId="41F66A3B" w14:textId="77777777">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6">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hAnsi="Calibri Light" w:eastAsia="Calibri" w:cs="Calibri Light"/>
          <w:color w:val="000000"/>
          <w:sz w:val="18"/>
          <w:szCs w:val="18"/>
        </w:rPr>
        <w:t xml:space="preserve"> </w:t>
      </w:r>
      <w:r w:rsidRPr="005A615D">
        <w:rPr>
          <w:rFonts w:ascii="Calibri Light" w:hAnsi="Calibri Light" w:eastAsia="Calibri" w:cs="Calibri Light"/>
          <w:color w:val="000000"/>
          <w:sz w:val="18"/>
          <w:szCs w:val="18"/>
        </w:rPr>
        <w:t>Chapter 5.1.2 Maintain act/observation IDs across documents.</w:t>
      </w:r>
    </w:p>
  </w:footnote>
  <w:footnote w:id="35">
    <w:p w:rsidRPr="00992A23" w:rsidR="00F10C7C" w:rsidP="006A1C57" w:rsidRDefault="00F10C7C" w14:paraId="255621D1" w14:textId="4074AEC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7">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rsidRPr="00570399" w:rsidR="00F10C7C" w:rsidP="00FF6B69" w:rsidRDefault="00F10C7C" w14:paraId="745C143B" w14:textId="576144B5">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8">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rsidRPr="003A3D50" w:rsidR="00F10C7C" w:rsidP="00616B12" w:rsidRDefault="00F10C7C" w14:paraId="0B811C5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9">
        <w:r w:rsidRPr="003A3D50">
          <w:rPr>
            <w:rStyle w:val="Hyperlink"/>
            <w:rFonts w:ascii="Calibri Light" w:hAnsi="Calibri Light" w:cs="Calibri Light"/>
            <w:sz w:val="18"/>
            <w:szCs w:val="18"/>
          </w:rPr>
          <w:t>https://www.hl7.org/implement/standards/product_matrix.cfm</w:t>
        </w:r>
      </w:hyperlink>
    </w:p>
    <w:p w:rsidR="00F10C7C" w:rsidRDefault="00F10C7C" w14:paraId="7327ECB8" w14:textId="77777777">
      <w:pPr>
        <w:pStyle w:val="FootnoteText"/>
      </w:pPr>
    </w:p>
  </w:footnote>
  <w:footnote w:id="38">
    <w:p w:rsidRPr="00862D50" w:rsidR="00F10C7C" w:rsidP="006A1C57" w:rsidRDefault="00F10C7C" w14:paraId="5DB14FDE" w14:textId="4995B3BD">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0">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rsidRPr="003A3D50" w:rsidR="00F10C7C" w:rsidP="00DF16F7" w:rsidRDefault="00F10C7C" w14:paraId="7651EFC1"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rsidR="00F10C7C" w:rsidRDefault="00F10C7C" w14:paraId="4067C5D6" w14:textId="77777777">
      <w:pPr>
        <w:pStyle w:val="FootnoteText"/>
      </w:pPr>
    </w:p>
  </w:footnote>
  <w:footnote w:id="40">
    <w:p w:rsidRPr="003A3D50" w:rsidR="00F10C7C" w:rsidP="00C65ED0" w:rsidRDefault="00F10C7C" w14:paraId="681D6CFE"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rsidRPr="006A1C57" w:rsidR="00F10C7C" w:rsidP="006A1C57" w:rsidRDefault="00F10C7C" w14:paraId="4BEB4CB3" w14:textId="0F1D274A">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2">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rsidRPr="003A3D50" w:rsidR="00F10C7C" w:rsidP="003A3D50" w:rsidRDefault="00F10C7C" w14:paraId="1CEA559B"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3">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rsidRPr="00862D50" w:rsidR="00F10C7C" w:rsidP="00C246B7" w:rsidRDefault="00F10C7C" w14:paraId="64E2E855" w14:textId="6C78FC4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4">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rsidRPr="007E7117" w:rsidR="00F10C7C" w:rsidP="00C65ED0" w:rsidRDefault="00F10C7C" w14:paraId="6FF7FA97" w14:textId="78721031">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5">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rsidRPr="005D6326" w:rsidR="00F10C7C" w:rsidP="00DD100C" w:rsidRDefault="00F10C7C" w14:paraId="17555A69" w14:textId="77777777">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rsidRPr="00992A23" w:rsidR="00F10C7C" w:rsidP="006A1C57" w:rsidRDefault="00F10C7C" w14:paraId="407A22D2" w14:textId="4AE42C3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6">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rsidRPr="006A1C57" w:rsidR="00F10C7C" w:rsidP="009B30E1" w:rsidRDefault="00F10C7C" w14:paraId="2896A05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w:history="1" r:id="rId27">
        <w:r w:rsidRPr="00904EED">
          <w:rPr>
            <w:rStyle w:val="Hyperlink"/>
            <w:rFonts w:ascii="Calibri Light" w:hAnsi="Calibri Light" w:cs="Calibri Light"/>
            <w:sz w:val="18"/>
            <w:szCs w:val="18"/>
          </w:rPr>
          <w:t>https://loinc.org</w:t>
        </w:r>
      </w:hyperlink>
    </w:p>
  </w:footnote>
  <w:footnote w:id="48">
    <w:p w:rsidRPr="006A1C57" w:rsidR="00F10C7C" w:rsidP="006A1C57" w:rsidRDefault="00F10C7C" w14:paraId="3592F3F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8">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rsidRPr="003A3D50" w:rsidR="00F10C7C" w:rsidRDefault="00F10C7C" w14:paraId="61A61EF3" w14:textId="77777777">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w:history="1" r:id="rId29">
        <w:r w:rsidRPr="003A3D50">
          <w:rPr>
            <w:rStyle w:val="Hyperlink"/>
            <w:rFonts w:ascii="Calibri Light" w:hAnsi="Calibri Light" w:cs="Calibri Light"/>
            <w:sz w:val="18"/>
            <w:szCs w:val="18"/>
          </w:rPr>
          <w:t>https://loinc.org/</w:t>
        </w:r>
      </w:hyperlink>
    </w:p>
  </w:footnote>
  <w:footnote w:id="50">
    <w:p w:rsidRPr="006A1C57" w:rsidR="00F10C7C" w:rsidP="006A1C57" w:rsidRDefault="00F10C7C" w14:paraId="3CFE3069" w14:textId="2E8078D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rsidRPr="003B0179" w:rsidR="00F10C7C" w:rsidP="003B0179" w:rsidRDefault="00F10C7C" w14:paraId="131DCDA2" w14:textId="1EF75754">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0">
        <w:r w:rsidRPr="003B0179">
          <w:rPr>
            <w:rStyle w:val="Hyperlink"/>
            <w:rFonts w:asciiTheme="majorHAnsi" w:hAnsiTheme="majorHAnsi" w:cstheme="majorHAnsi"/>
            <w:sz w:val="18"/>
            <w:szCs w:val="18"/>
          </w:rPr>
          <w:t>https://vsac.nlm.nih.gov/</w:t>
        </w:r>
      </w:hyperlink>
    </w:p>
  </w:footnote>
  <w:footnote w:id="52">
    <w:p w:rsidRPr="003B0179" w:rsidR="00F10C7C" w:rsidP="0079470F" w:rsidRDefault="00F10C7C" w14:paraId="3840DDC4" w14:textId="77777777">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1">
        <w:r w:rsidRPr="003B0179">
          <w:rPr>
            <w:rStyle w:val="Hyperlink"/>
            <w:rFonts w:asciiTheme="majorHAnsi" w:hAnsiTheme="majorHAnsi" w:cstheme="majorHAnsi"/>
            <w:sz w:val="18"/>
            <w:szCs w:val="18"/>
          </w:rPr>
          <w:t>https://vsac.nlm.nih.gov/valueset/expansions?pr=ccda</w:t>
        </w:r>
      </w:hyperlink>
    </w:p>
    <w:p w:rsidR="00F10C7C" w:rsidRDefault="00F10C7C" w14:paraId="317ECF52" w14:textId="1BC225D1">
      <w:pPr>
        <w:pStyle w:val="FootnoteText"/>
      </w:pPr>
    </w:p>
  </w:footnote>
  <w:footnote w:id="53">
    <w:p w:rsidRPr="006A1C57" w:rsidR="00F10C7C" w:rsidP="00DE1E4B" w:rsidRDefault="00F10C7C" w14:paraId="7E9407B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rsidRPr="006A1C57" w:rsidR="00F10C7C" w:rsidP="00DE1E4B" w:rsidRDefault="00F10C7C" w14:paraId="0FF8833F"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rsidRPr="003A3D50" w:rsidR="00F10C7C" w:rsidRDefault="00F10C7C" w14:paraId="4BCFCF4B"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2">
        <w:r w:rsidRPr="003A3D50">
          <w:rPr>
            <w:rStyle w:val="Hyperlink"/>
            <w:rFonts w:ascii="Calibri Light" w:hAnsi="Calibri Light" w:cs="Calibri Light"/>
            <w:sz w:val="18"/>
            <w:szCs w:val="18"/>
          </w:rPr>
          <w:t>http://www.hl7.org/implement/standards/product_brief.cfm?product_id=280</w:t>
        </w:r>
      </w:hyperlink>
    </w:p>
  </w:footnote>
  <w:footnote w:id="56">
    <w:p w:rsidRPr="003A3D50" w:rsidR="00F10C7C" w:rsidP="00CC03A6" w:rsidRDefault="00F10C7C" w14:paraId="7E504E0E"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rsidR="00F10C7C" w:rsidP="00CC03A6" w:rsidRDefault="00F10C7C" w14:paraId="69CF58CF"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rsidRPr="00992A23" w:rsidR="00F10C7C" w:rsidP="006A1C57" w:rsidRDefault="00F10C7C" w14:paraId="528EE26D"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rsidRPr="006A1C57" w:rsidR="00F10C7C" w:rsidP="006A1C57" w:rsidRDefault="00F10C7C" w14:paraId="4E9158A6"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rsidR="00BE54C3" w:rsidRDefault="00BE54C3" w14:paraId="31370D12" w14:textId="1B11E001">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rsidRPr="003A3D50" w:rsidR="00F10C7C" w:rsidP="00B17E3F" w:rsidRDefault="00F10C7C" w14:paraId="3902A51B" w14:textId="11A9BC69">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3">
        <w:r w:rsidRPr="00EE43A5">
          <w:rPr>
            <w:rStyle w:val="Hyperlink"/>
            <w:rFonts w:ascii="Calibri Light" w:hAnsi="Calibri Light" w:cs="Calibri Light"/>
            <w:sz w:val="18"/>
            <w:szCs w:val="18"/>
          </w:rPr>
          <w:t>https://cdasearch.hl7.org/examples/view/Header/Patient%20Demographic%20Information</w:t>
        </w:r>
      </w:hyperlink>
    </w:p>
    <w:p w:rsidR="00F10C7C" w:rsidRDefault="00F10C7C" w14:paraId="3584DD9E" w14:textId="77777777">
      <w:pPr>
        <w:pStyle w:val="FootnoteText"/>
      </w:pPr>
    </w:p>
  </w:footnote>
  <w:footnote w:id="62">
    <w:p w:rsidRPr="00B17E3F" w:rsidR="00F10C7C" w:rsidP="00B17E3F" w:rsidRDefault="00F10C7C" w14:paraId="4536C3F3" w14:textId="3DF5E192">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4">
        <w:r w:rsidR="001F1F9E">
          <w:rPr>
            <w:rStyle w:val="Hyperlink"/>
            <w:rFonts w:ascii="Calibri Light" w:hAnsi="Calibri Light" w:cs="Calibri Light"/>
            <w:sz w:val="18"/>
            <w:szCs w:val="18"/>
          </w:rPr>
          <w:t xml:space="preserve"> https://cdasearch.hl7.org/examples/view/Header/Patient%20Previous%20Name</w:t>
        </w:r>
      </w:hyperlink>
    </w:p>
  </w:footnote>
  <w:footnote w:id="63">
    <w:p w:rsidRPr="00B17E3F" w:rsidR="00F10C7C" w:rsidP="00B17E3F" w:rsidRDefault="00F10C7C" w14:paraId="61081B0A" w14:textId="77777777">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5">
        <w:r w:rsidRPr="00B17E3F">
          <w:rPr>
            <w:rStyle w:val="Hyperlink"/>
            <w:rFonts w:ascii="Calibri Light" w:hAnsi="Calibri Light" w:cs="Calibri Light"/>
            <w:sz w:val="18"/>
            <w:szCs w:val="18"/>
          </w:rPr>
          <w:t>http://hl7-c-cda-examples.herokuapp.com/examples/view/Header/Patient%20With%20Prior%20Addresses</w:t>
        </w:r>
      </w:hyperlink>
    </w:p>
  </w:footnote>
  <w:footnote w:id="64">
    <w:p w:rsidRPr="00C07C6B" w:rsidR="00F10C7C" w:rsidP="006A1C57" w:rsidRDefault="00F10C7C" w14:paraId="0F023FB4"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w:history="1" r:id="rId36">
        <w:r w:rsidRPr="00C07C6B">
          <w:rPr>
            <w:rStyle w:val="Hyperlink"/>
            <w:rFonts w:ascii="Calibri Light" w:hAnsi="Calibri Light" w:cs="Calibri Light"/>
            <w:color w:val="000000"/>
            <w:sz w:val="18"/>
            <w:szCs w:val="18"/>
          </w:rPr>
          <w:t>https://vsac.nlm.nih.gov/download/ccda</w:t>
        </w:r>
      </w:hyperlink>
    </w:p>
  </w:footnote>
  <w:footnote w:id="65">
    <w:p w:rsidRPr="006A1C57" w:rsidR="00F10C7C" w:rsidP="006A1C57" w:rsidRDefault="00F10C7C" w14:paraId="6452938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rsidRPr="006A1C57" w:rsidR="00F10C7C" w:rsidP="00CB74A7" w:rsidRDefault="00F10C7C" w14:paraId="4EF2E2FC"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37">
        <w:r w:rsidRPr="00D14360">
          <w:rPr>
            <w:rStyle w:val="Hyperlink"/>
            <w:rFonts w:ascii="Calibri Light" w:hAnsi="Calibri Light" w:cs="Calibri Light"/>
            <w:sz w:val="18"/>
            <w:szCs w:val="18"/>
          </w:rPr>
          <w:t>https://confluence.hl7.org/display/SEC/Basic+Provenance+Implementation+Guide</w:t>
        </w:r>
      </w:hyperlink>
    </w:p>
    <w:p w:rsidRPr="006A1C57" w:rsidR="00F10C7C" w:rsidP="00CB74A7" w:rsidRDefault="00F10C7C" w14:paraId="56FAACD2" w14:textId="77777777">
      <w:pPr>
        <w:pStyle w:val="FootnoteText"/>
        <w:rPr>
          <w:rFonts w:ascii="Calibri Light" w:hAnsi="Calibri Light" w:cs="Calibri Light"/>
          <w:sz w:val="18"/>
          <w:szCs w:val="18"/>
        </w:rPr>
      </w:pPr>
    </w:p>
  </w:footnote>
  <w:footnote w:id="67">
    <w:p w:rsidRPr="00992A23" w:rsidR="00F10C7C" w:rsidP="00157204" w:rsidRDefault="00F10C7C" w14:paraId="69C4D4DF" w14:textId="3019B5BE">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Pr="00C765ED" w:rsid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rsidRPr="005F2EA2" w:rsidR="00F10C7C" w:rsidP="006A1C57" w:rsidRDefault="00F10C7C" w14:paraId="3F274E05" w14:textId="3C84274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rsidRPr="006A1C57" w:rsidR="00F10C7C" w:rsidP="006A1C57" w:rsidRDefault="00F10C7C" w14:paraId="61E8FBF1" w14:textId="29E3A99A">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rsidRPr="006A1C57" w:rsidR="00F10C7C" w:rsidP="006A1C57" w:rsidRDefault="00F10C7C" w14:paraId="42163C7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rsidRPr="006A1C57" w:rsidR="00F10C7C" w:rsidP="006A1C57" w:rsidRDefault="00F10C7C" w14:paraId="6A1B95D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rsidRPr="006A1C57" w:rsidR="00F10C7C" w:rsidP="006A1C57" w:rsidRDefault="00F10C7C" w14:paraId="3F508B2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w:history="1" r:id="rId38">
        <w:r w:rsidRPr="006A1C57">
          <w:rPr>
            <w:rStyle w:val="Hyperlink"/>
            <w:rFonts w:ascii="Calibri Light" w:hAnsi="Calibri Light" w:cs="Calibri Light"/>
            <w:sz w:val="18"/>
            <w:szCs w:val="18"/>
          </w:rPr>
          <w:t>http://www.hl7.org/implement/standards/product_brief.cfm?product_id=375</w:t>
        </w:r>
      </w:hyperlink>
    </w:p>
    <w:p w:rsidRPr="006A1C57" w:rsidR="00F10C7C" w:rsidP="006A1C57" w:rsidRDefault="00F10C7C" w14:paraId="0FF6875F" w14:textId="77777777">
      <w:pPr>
        <w:pStyle w:val="FootnoteText"/>
        <w:rPr>
          <w:rFonts w:ascii="Calibri Light" w:hAnsi="Calibri Light" w:cs="Calibri Light"/>
          <w:sz w:val="18"/>
          <w:szCs w:val="18"/>
        </w:rPr>
      </w:pPr>
    </w:p>
  </w:footnote>
  <w:footnote w:id="72">
    <w:p w:rsidRPr="003B0179" w:rsidR="00F10C7C" w:rsidRDefault="00F10C7C" w14:paraId="7FB41030" w14:textId="77777777">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3">
    <w:p w:rsidRPr="003B0179" w:rsidR="00F10C7C" w:rsidP="00512329" w:rsidRDefault="00F10C7C" w14:paraId="2C7D76E1" w14:textId="0D283258">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9">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rsidR="00F10C7C" w:rsidRDefault="00F10C7C" w14:paraId="7E7B6C68" w14:textId="572B4FDC">
      <w:pPr>
        <w:pStyle w:val="FootnoteText"/>
      </w:pPr>
      <w:r>
        <w:tab/>
      </w:r>
      <w:r>
        <w:tab/>
      </w:r>
      <w:r>
        <w:tab/>
      </w:r>
    </w:p>
    <w:p w:rsidR="00F10C7C" w:rsidRDefault="00F10C7C" w14:paraId="33A3A1D6" w14:textId="4FAC55A5">
      <w:pPr>
        <w:pStyle w:val="FootnoteText"/>
      </w:pPr>
      <w:r>
        <w:tab/>
      </w:r>
    </w:p>
    <w:p w:rsidR="00F10C7C" w:rsidRDefault="00F10C7C" w14:paraId="215E77DB" w14:textId="77777777">
      <w:pPr>
        <w:pStyle w:val="FootnoteText"/>
      </w:pPr>
    </w:p>
  </w:footnote>
  <w:footnote w:id="74">
    <w:p w:rsidRPr="006A1C57" w:rsidR="00F10C7C" w:rsidP="00E31F3B" w:rsidRDefault="00F10C7C" w14:paraId="39DE08FC" w14:textId="77777777">
      <w:pPr>
        <w:rPr>
          <w:rFonts w:ascii="Calibri Light" w:hAnsi="Calibri Light" w:eastAsia="Calibri"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rsidRPr="00DA02AA" w:rsidR="00F10C7C" w:rsidP="00DA02AA" w:rsidRDefault="00F10C7C" w14:paraId="50AD53CB" w14:textId="77777777">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rsidRPr="006A1C57" w:rsidR="00F10C7C" w:rsidP="006A1C57" w:rsidRDefault="00F10C7C" w14:paraId="247481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rsidRPr="006A1C57" w:rsidR="00F10C7C" w:rsidP="006A1C57" w:rsidRDefault="00F10C7C" w14:paraId="249B63F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rsidRPr="003A3D50" w:rsidR="00F10C7C" w:rsidP="003A3D50" w:rsidRDefault="00F10C7C" w14:paraId="78565E08"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40">
        <w:r w:rsidRPr="003A3D50">
          <w:rPr>
            <w:rStyle w:val="Hyperlink"/>
            <w:rFonts w:ascii="Calibri Light" w:hAnsi="Calibri Light" w:cs="Calibri Light"/>
            <w:sz w:val="18"/>
            <w:szCs w:val="18"/>
          </w:rPr>
          <w:t>https://www.tabers.com/tabersonline/</w:t>
        </w:r>
      </w:hyperlink>
    </w:p>
  </w:footnote>
  <w:footnote w:id="79">
    <w:p w:rsidRPr="003A3D50" w:rsidR="00F10C7C" w:rsidP="00766A1C" w:rsidRDefault="00F10C7C" w14:paraId="2462434E"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rsidR="00F10C7C" w:rsidRDefault="00F10C7C" w14:paraId="68BCDE7A" w14:textId="77777777">
      <w:pPr>
        <w:pStyle w:val="FootnoteText"/>
      </w:pPr>
    </w:p>
  </w:footnote>
  <w:footnote w:id="80">
    <w:p w:rsidRPr="006A1C57" w:rsidR="00F10C7C" w:rsidP="00513E9F" w:rsidRDefault="00F10C7C" w14:paraId="30AFD1AD"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rsidRPr="006A1C57" w:rsidR="00F10C7C" w:rsidP="00513E9F" w:rsidRDefault="00F10C7C" w14:paraId="640BAE2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rsidRPr="00D14360" w:rsidR="00F10C7C" w:rsidP="006A1C57" w:rsidRDefault="00F10C7C" w14:paraId="2F24822E"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3">
    <w:p w:rsidRPr="00D14360" w:rsidR="00F10C7C" w:rsidP="006A1C57" w:rsidRDefault="00F10C7C" w14:paraId="26A2F627"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w:history="1" r:id="rId4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rsidRPr="00D14360" w:rsidR="00F10C7C" w:rsidP="006A1C57" w:rsidRDefault="00F10C7C" w14:paraId="54CA0F08"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w:history="1" r:id="rId42">
        <w:r w:rsidRPr="00D14360">
          <w:rPr>
            <w:rStyle w:val="Hyperlink"/>
            <w:rFonts w:ascii="Calibri Light" w:hAnsi="Calibri Light" w:cs="Calibri Light"/>
            <w:color w:val="000000"/>
            <w:sz w:val="18"/>
            <w:szCs w:val="18"/>
            <w:shd w:val="clear" w:color="auto" w:fill="FFFFFF"/>
          </w:rPr>
          <w:t>January 2019 - Volume 94 - Issue 1 - p</w:t>
        </w:r>
        <w:bookmarkStart w:name="_Hlt11390287" w:id="758"/>
        <w:bookmarkStart w:name="_Hlt11390288" w:id="759"/>
        <w:r w:rsidRPr="00D14360">
          <w:rPr>
            <w:rStyle w:val="Hyperlink"/>
            <w:rFonts w:ascii="Calibri Light" w:hAnsi="Calibri Light" w:cs="Calibri Light"/>
            <w:color w:val="000000"/>
            <w:sz w:val="18"/>
            <w:szCs w:val="18"/>
            <w:shd w:val="clear" w:color="auto" w:fill="FFFFFF"/>
          </w:rPr>
          <w:t xml:space="preserve"> </w:t>
        </w:r>
        <w:bookmarkEnd w:id="758"/>
        <w:bookmarkEnd w:id="759"/>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rsidRPr="006A1C57" w:rsidR="00F10C7C" w:rsidP="006A1C57" w:rsidRDefault="00F10C7C" w14:paraId="5C42ADF7" w14:textId="7777777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w:history="1" r:id="rId43">
        <w:r w:rsidRPr="00004858">
          <w:rPr>
            <w:rStyle w:val="Hyperlink"/>
            <w:rFonts w:ascii="Calibri Light" w:hAnsi="Calibri Light" w:cs="Calibri Light"/>
            <w:sz w:val="18"/>
            <w:szCs w:val="18"/>
          </w:rPr>
          <w:t>http://www.hl7.org/implement/standards/rim.cfm</w:t>
        </w:r>
      </w:hyperlink>
    </w:p>
  </w:footnote>
  <w:footnote w:id="86">
    <w:p w:rsidRPr="006A1C57" w:rsidR="00F10C7C" w:rsidP="006A1C57" w:rsidRDefault="00F10C7C" w14:paraId="0518C0E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rsidRPr="006A1C57" w:rsidR="00F10C7C" w:rsidP="006A1C57" w:rsidRDefault="00F10C7C" w14:paraId="21AD7ED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rsidRPr="003A3D50" w:rsidR="00F10C7C" w:rsidRDefault="00F10C7C" w14:paraId="17E8C46C"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89">
    <w:p w:rsidRPr="00C07C6B" w:rsidR="00F10C7C" w:rsidP="006A1C57" w:rsidRDefault="00F10C7C" w14:paraId="57C4186F"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rsidRPr="006A1C57" w:rsidR="00F10C7C" w:rsidP="006A1C57" w:rsidRDefault="00F10C7C" w14:paraId="52BD0DC5"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rsidRPr="006A1C57" w:rsidR="00F10C7C" w:rsidP="004E29C8" w:rsidRDefault="00F10C7C" w14:paraId="7FD11D61" w14:textId="75AE3EC9">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Pr="00254B4A" w:rsidR="00310036">
        <w:rPr>
          <w:rFonts w:asciiTheme="majorHAnsi" w:hAnsiTheme="majorHAnsi" w:cstheme="majorHAnsi"/>
          <w:sz w:val="18"/>
          <w:szCs w:val="18"/>
        </w:rPr>
        <w:t>https://www.himss.org/sites/hde/files/HSP%20March%202019%20Roundtable%20Q%26A.pdf</w:t>
      </w:r>
    </w:p>
  </w:footnote>
  <w:footnote w:id="92">
    <w:p w:rsidRPr="006A1C57" w:rsidR="00F10C7C" w:rsidP="006A1C57" w:rsidRDefault="00F10C7C" w14:paraId="14611CC9"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4">
        <w:r w:rsidRPr="006A1C57">
          <w:rPr>
            <w:rStyle w:val="Hyperlink"/>
            <w:rFonts w:ascii="Calibri Light" w:hAnsi="Calibri Light" w:cs="Calibri Light"/>
            <w:sz w:val="18"/>
            <w:szCs w:val="18"/>
          </w:rPr>
          <w:t>http://www.hl7.org/implement/standards/product_brief.cfm?product_id=410</w:t>
        </w:r>
      </w:hyperlink>
    </w:p>
  </w:footnote>
  <w:footnote w:id="93">
    <w:p w:rsidRPr="006A1C57" w:rsidR="00F10C7C" w:rsidP="006A1C57" w:rsidRDefault="00F10C7C" w14:paraId="6C99F8F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rsidRPr="006A1C57" w:rsidR="00F10C7C" w:rsidP="006A1C57" w:rsidRDefault="00F10C7C" w14:paraId="69F0696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rsidRPr="007E7117" w:rsidR="00F10C7C" w:rsidP="00510672" w:rsidRDefault="00F10C7C" w14:paraId="470785AE"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rsidRPr="007E7117" w:rsidR="00F10C7C" w:rsidP="00510672" w:rsidRDefault="00F10C7C" w14:paraId="06A03D1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w:history="1" r:id="rId45">
        <w:r w:rsidRPr="007E7117">
          <w:rPr>
            <w:rStyle w:val="Hyperlink"/>
            <w:rFonts w:ascii="Calibri Light" w:hAnsi="Calibri Light" w:cs="Calibri Light"/>
            <w:sz w:val="18"/>
            <w:szCs w:val="18"/>
          </w:rPr>
          <w:t>http://hl7-c-cda-examples.herokuapp.com/sections/Quality</w:t>
        </w:r>
      </w:hyperlink>
    </w:p>
  </w:footnote>
  <w:footnote w:id="97">
    <w:p w:rsidRPr="007E7117" w:rsidR="00F10C7C" w:rsidP="00510672" w:rsidRDefault="00F10C7C" w14:paraId="4C53EC1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rsidRPr="007E7117" w:rsidR="00F10C7C" w:rsidP="00510672" w:rsidRDefault="00F10C7C" w14:paraId="4A947D80"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rsidRPr="007E7117" w:rsidR="00F10C7C" w:rsidP="00510672" w:rsidRDefault="00F10C7C" w14:paraId="3D9F873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rsidRPr="007E7117" w:rsidR="00F10C7C" w:rsidP="00510672" w:rsidRDefault="00F10C7C" w14:paraId="2C13428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rsidRPr="007E7117" w:rsidR="00F10C7C" w:rsidP="00510672" w:rsidRDefault="00F10C7C" w14:paraId="79EB8D4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rsidRPr="007E7117" w:rsidR="00F10C7C" w:rsidP="00510672" w:rsidRDefault="00F10C7C" w14:paraId="5C96E58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rsidRPr="007E7117" w:rsidR="00F10C7C" w:rsidP="00510672" w:rsidRDefault="00F10C7C" w14:paraId="23EF7F7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rsidRPr="007E7117" w:rsidR="00F10C7C" w:rsidP="00510672" w:rsidRDefault="00F10C7C" w14:paraId="35FA173B"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5">
    <w:p w:rsidRPr="007E7117" w:rsidR="00F10C7C" w:rsidP="00510672" w:rsidRDefault="00F10C7C" w14:paraId="5659F6D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rsidRPr="006A1C57" w:rsidR="00F10C7C" w:rsidP="006A1C57" w:rsidRDefault="00F10C7C" w14:paraId="545F9016" w14:textId="337FF09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6">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rsidRPr="006A1C57" w:rsidR="00F10C7C" w:rsidP="008F2473" w:rsidRDefault="00F10C7C" w14:paraId="712791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rsidRPr="006A1C57" w:rsidR="00F10C7C" w:rsidP="008F2473" w:rsidRDefault="00F10C7C" w14:paraId="15F68EFB"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rsidRPr="006A1C57" w:rsidR="00F10C7C" w:rsidP="008F2473" w:rsidRDefault="00F10C7C" w14:paraId="2ED7E27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w:history="1" r:id="rId47">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rsidR="00F10C7C" w:rsidP="008F2473" w:rsidRDefault="00F10C7C" w14:paraId="2B17BA4F" w14:textId="77777777">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8">
        <w:r w:rsidRPr="00D14360">
          <w:rPr>
            <w:rStyle w:val="Hyperlink"/>
            <w:rFonts w:ascii="Calibri Light" w:hAnsi="Calibri Light" w:cs="Calibri Light"/>
            <w:sz w:val="18"/>
            <w:szCs w:val="18"/>
          </w:rPr>
          <w:t>https://www.healthit.gov/isa/</w:t>
        </w:r>
      </w:hyperlink>
    </w:p>
    <w:p w:rsidRPr="006A1C57" w:rsidR="00F10C7C" w:rsidP="008F2473" w:rsidRDefault="00F10C7C" w14:paraId="485342B0" w14:textId="77777777">
      <w:pPr>
        <w:pStyle w:val="FootnoteText"/>
        <w:rPr>
          <w:rFonts w:ascii="Calibri Light" w:hAnsi="Calibri Light" w:cs="Calibri Light"/>
          <w:sz w:val="18"/>
          <w:szCs w:val="18"/>
        </w:rPr>
      </w:pPr>
    </w:p>
  </w:footnote>
  <w:footnote w:id="111">
    <w:p w:rsidRPr="006A1C57" w:rsidR="00F10C7C" w:rsidP="006A1C57" w:rsidRDefault="00F10C7C" w14:paraId="3D32398C" w14:textId="38AB943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Pr="00C706BF" w:rsidR="00C706BF">
        <w:t>https://www.himss.org/sites/hde/files/HSP%20March%202019%20Roundtable%20Q%26A.pdf</w:t>
      </w:r>
    </w:p>
  </w:footnote>
  <w:footnote w:id="112">
    <w:p w:rsidRPr="003A3D50" w:rsidR="00F10C7C" w:rsidP="005E1ED2" w:rsidRDefault="00F10C7C" w14:paraId="4AD68102"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rsidR="00F10C7C" w:rsidP="005E1ED2" w:rsidRDefault="00F10C7C" w14:paraId="221FF8B4"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rsidRPr="006A1C57" w:rsidR="00F10C7C" w:rsidP="006A1C57" w:rsidRDefault="00F10C7C" w14:paraId="3F94D6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hAnsi="Calibri Light" w:eastAsia="Calibri" w:cs="Calibri Light"/>
          <w:sz w:val="18"/>
          <w:szCs w:val="18"/>
        </w:rPr>
        <w:t>Chapter 3.8.2 of the HL7 Abstract Data Types Specification</w:t>
      </w:r>
    </w:p>
  </w:footnote>
  <w:footnote w:id="115">
    <w:p w:rsidRPr="006A1C57" w:rsidR="00F10C7C" w:rsidP="006A1C57" w:rsidRDefault="00F10C7C" w14:paraId="4BE66C9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rsidRPr="006A1C57" w:rsidR="00F10C7C" w:rsidP="006A1C57" w:rsidRDefault="00F10C7C" w14:paraId="61E0280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rsidR="00F10C7C" w:rsidRDefault="00F10C7C" w14:paraId="6F6C9292" w14:textId="77777777">
      <w:pPr>
        <w:pStyle w:val="FootnoteText"/>
      </w:pPr>
      <w:r>
        <w:rPr>
          <w:rStyle w:val="FootnoteReference"/>
        </w:rPr>
        <w:footnoteRef/>
      </w:r>
      <w:r>
        <w:t xml:space="preserve"> </w:t>
      </w:r>
      <w:r w:rsidRPr="006A1C57">
        <w:rPr>
          <w:rFonts w:ascii="Calibri Light" w:hAnsi="Calibri Light" w:eastAsia="Calibri" w:cs="Calibri Light"/>
          <w:sz w:val="18"/>
          <w:szCs w:val="18"/>
        </w:rPr>
        <w:t>HL7 CDA® Release 2 Implementation Guide: Additional CDA R2 Templates – Clinical Documents for Payers – Set 1, Release 1 – US Realm. Table 31, page 137.</w:t>
      </w:r>
    </w:p>
  </w:footnote>
  <w:footnote w:id="118">
    <w:p w:rsidRPr="007E7117" w:rsidR="00F10C7C" w:rsidP="00F75DF2" w:rsidRDefault="00F10C7C" w14:paraId="1DD1C7A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49">
        <w:r w:rsidRPr="007E7117">
          <w:rPr>
            <w:rStyle w:val="Hyperlink"/>
            <w:rFonts w:ascii="Calibri Light" w:hAnsi="Calibri Light" w:cs="Calibri Light"/>
            <w:sz w:val="18"/>
            <w:szCs w:val="18"/>
          </w:rPr>
          <w:t>http://cdasearch.hl7.org/examples/view/7353a215efda8dfe3fbacb19abbb90756ce14bab</w:t>
        </w:r>
      </w:hyperlink>
    </w:p>
  </w:footnote>
  <w:footnote w:id="119">
    <w:p w:rsidRPr="006A1C57" w:rsidR="00F10C7C" w:rsidP="007D3708" w:rsidRDefault="00F10C7C" w14:paraId="336D5B1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rsidRPr="007E7117" w:rsidR="00F10C7C" w:rsidP="009F6BA2" w:rsidRDefault="00F10C7C" w14:paraId="054C255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rsidRPr="007E7117" w:rsidR="00F10C7C" w:rsidP="00F75DF2" w:rsidRDefault="00F10C7C" w14:paraId="6A8F729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0">
        <w:r w:rsidRPr="007E7117">
          <w:rPr>
            <w:rStyle w:val="Hyperlink"/>
            <w:rFonts w:ascii="Calibri Light" w:hAnsi="Calibri Light" w:cs="Calibri Light"/>
            <w:sz w:val="18"/>
            <w:szCs w:val="18"/>
          </w:rPr>
          <w:t>http://cdasearch.hl7.org/examples/view/7353a215efda8dfe3fbacb19abbb90756ce14bab</w:t>
        </w:r>
      </w:hyperlink>
    </w:p>
  </w:footnote>
  <w:footnote w:id="122">
    <w:p w:rsidRPr="007E7117" w:rsidR="00F10C7C" w:rsidP="00F75DF2" w:rsidRDefault="00F10C7C" w14:paraId="6DB3276D"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1">
        <w:r w:rsidRPr="007E7117">
          <w:rPr>
            <w:rStyle w:val="Hyperlink"/>
            <w:rFonts w:ascii="Calibri Light" w:hAnsi="Calibri Light" w:cs="Calibri Light"/>
            <w:sz w:val="18"/>
            <w:szCs w:val="18"/>
          </w:rPr>
          <w:t>http://cdasearch.hl7.org/examples/view/7353a215efda8dfe3fbacb19abbb90756ce14bab</w:t>
        </w:r>
      </w:hyperlink>
    </w:p>
  </w:footnote>
  <w:footnote w:id="123">
    <w:p w:rsidRPr="006A1C57" w:rsidR="00F10C7C" w:rsidP="007D3708" w:rsidRDefault="00F10C7C" w14:paraId="56CAD1C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rsidRPr="007E7117" w:rsidR="00F10C7C" w:rsidP="009F6BA2" w:rsidRDefault="00F10C7C" w14:paraId="3DDEFE36"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rsidRPr="007E7117" w:rsidR="00F10C7C" w:rsidP="00F75DF2" w:rsidRDefault="00F10C7C" w14:paraId="4BCACA22"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2">
        <w:r w:rsidRPr="007E7117">
          <w:rPr>
            <w:rStyle w:val="Hyperlink"/>
            <w:rFonts w:ascii="Calibri Light" w:hAnsi="Calibri Light" w:cs="Calibri Light"/>
            <w:sz w:val="18"/>
            <w:szCs w:val="18"/>
          </w:rPr>
          <w:t>http://cdasearch.hl7.org/examples/view/7353a215efda8dfe3fbacb19abbb90756ce14bab</w:t>
        </w:r>
      </w:hyperlink>
    </w:p>
  </w:footnote>
  <w:footnote w:id="126">
    <w:p w:rsidRPr="006A1C57" w:rsidR="00F10C7C" w:rsidP="003B4A08" w:rsidRDefault="00F10C7C" w14:paraId="4412E11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Source: https://github.com/benjaminflessner/HL7-C-CDA-Task-Force-Examples/blob/master/Implant Without Procedure.xml</w:t>
      </w:r>
    </w:p>
  </w:footnote>
  <w:footnote w:id="127">
    <w:p w:rsidRPr="006A1C57" w:rsidR="00F10C7C" w:rsidP="003B4A08" w:rsidRDefault="00F10C7C" w14:paraId="23516AC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3">
        <w:r w:rsidRPr="00904EED">
          <w:rPr>
            <w:rStyle w:val="Hyperlink"/>
            <w:rFonts w:ascii="Calibri Light" w:hAnsi="Calibri Light" w:eastAsia="Calibri" w:cs="Calibri Light"/>
            <w:sz w:val="18"/>
            <w:szCs w:val="18"/>
          </w:rPr>
          <w:t>https://github.com/brettmarquard/HL7-C-CDA-Task-Force-Examples/blob/master/No_Implanted_Devices.xml</w:t>
        </w:r>
      </w:hyperlink>
    </w:p>
  </w:footnote>
  <w:footnote w:id="128">
    <w:p w:rsidRPr="007E7117" w:rsidR="00F10C7C" w:rsidP="00E42FA6" w:rsidRDefault="00F10C7C" w14:paraId="057AE63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w:history="1" r:id="rId54">
        <w:r w:rsidRPr="007E7117">
          <w:rPr>
            <w:rStyle w:val="Hyperlink"/>
            <w:rFonts w:ascii="Calibri Light" w:hAnsi="Calibri Light" w:cs="Calibri Light"/>
            <w:sz w:val="18"/>
            <w:szCs w:val="18"/>
          </w:rPr>
          <w:t>http://www.hl7.org/dstucomments/showdetail.cfm?dstuid=168</w:t>
        </w:r>
      </w:hyperlink>
    </w:p>
  </w:footnote>
  <w:footnote w:id="129">
    <w:p w:rsidRPr="007E7117" w:rsidR="00F10C7C" w:rsidP="00E42FA6" w:rsidRDefault="00F10C7C" w14:paraId="56DF4245"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w:history="1" r:id="rId55">
        <w:r w:rsidRPr="007E7117">
          <w:rPr>
            <w:rStyle w:val="Hyperlink"/>
            <w:rFonts w:ascii="Calibri Light" w:hAnsi="Calibri Light" w:cs="Calibri Light"/>
            <w:sz w:val="18"/>
            <w:szCs w:val="18"/>
          </w:rPr>
          <w:t>http://www.hl7.org/dstucomments/showdetail.cfm?dstuid=168</w:t>
        </w:r>
      </w:hyperlink>
    </w:p>
  </w:footnote>
  <w:footnote w:id="130">
    <w:p w:rsidRPr="007E7117" w:rsidR="00F10C7C" w:rsidP="00E42FA6" w:rsidRDefault="00F10C7C" w14:paraId="6496B013" w14:textId="77777777">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w:history="1" r:id="rId56">
        <w:r w:rsidRPr="007E7117">
          <w:rPr>
            <w:rStyle w:val="Hyperlink"/>
            <w:rFonts w:ascii="Calibri Light" w:hAnsi="Calibri Light" w:cs="Calibri Light"/>
            <w:sz w:val="18"/>
            <w:szCs w:val="18"/>
          </w:rPr>
          <w:t>https://www.healthit.gov/isa/representing-patient-tobacco-use-smoking-status</w:t>
        </w:r>
      </w:hyperlink>
    </w:p>
  </w:footnote>
  <w:footnote w:id="131">
    <w:p w:rsidRPr="006A1C57" w:rsidR="00F10C7C" w:rsidP="007D3708" w:rsidRDefault="00F10C7C" w14:paraId="03EDC79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7">
        <w:r w:rsidRPr="00916D2D">
          <w:rPr>
            <w:rStyle w:val="Hyperlink"/>
            <w:rFonts w:ascii="Calibri Light" w:hAnsi="Calibri Light" w:eastAsia="Calibri" w:cs="Calibri Light"/>
            <w:sz w:val="18"/>
            <w:szCs w:val="18"/>
          </w:rPr>
          <w:t>https://github.com/jddamore/HL7-Task-Force-Examples/blob/master/SMOKING_Unknown_Smoker.xml</w:t>
        </w:r>
      </w:hyperlink>
    </w:p>
  </w:footnote>
  <w:footnote w:id="132">
    <w:p w:rsidR="00F10C7C" w:rsidP="00974044" w:rsidRDefault="00F10C7C" w14:paraId="34777AE7" w14:textId="77777777">
      <w:pPr>
        <w:pStyle w:val="FootnoteText"/>
      </w:pPr>
      <w:r>
        <w:rPr>
          <w:rStyle w:val="FootnoteReference"/>
        </w:rPr>
        <w:footnoteRef/>
      </w:r>
      <w:r>
        <w:t xml:space="preserve"> </w:t>
      </w:r>
      <w:r w:rsidRPr="003B4A95">
        <w:t>https://www.betterhealth.vic.gov.au/health/conditionsandtreatments/Blood-and-pathology-tests</w:t>
      </w:r>
    </w:p>
  </w:footnote>
  <w:footnote w:id="133">
    <w:p w:rsidRPr="006A1C57" w:rsidR="00F10C7C" w:rsidP="006A1C57" w:rsidRDefault="00F10C7C" w14:paraId="6DA51C4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8">
        <w:r w:rsidRPr="00995C1B">
          <w:rPr>
            <w:rStyle w:val="Hyperlink"/>
            <w:rFonts w:ascii="Calibri Light" w:hAnsi="Calibri Light" w:eastAsia="Calibri" w:cs="Calibri Light"/>
            <w:sz w:val="18"/>
            <w:szCs w:val="18"/>
          </w:rPr>
          <w:t>https://github.com/jddamore/HL7-Task-Force-Examples/blob/master/MED_Med_Every_4-6_hrs.xml</w:t>
        </w:r>
      </w:hyperlink>
    </w:p>
  </w:footnote>
  <w:footnote w:id="134">
    <w:p w:rsidRPr="00570399" w:rsidR="00F10C7C" w:rsidP="006A1C57" w:rsidRDefault="00F10C7C" w14:paraId="7239FD12" w14:textId="77777777">
      <w:pPr>
        <w:rPr>
          <w:rFonts w:ascii="Calibri Light" w:hAnsi="Calibri Light" w:eastAsia="Calibri"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Medication Frequency List:</w:t>
      </w:r>
      <w:hyperlink r:id="rId59">
        <w:r w:rsidRPr="002E61F1">
          <w:rPr>
            <w:rFonts w:ascii="Calibri Light" w:hAnsi="Calibri Light" w:eastAsia="Calibri" w:cs="Calibri Light"/>
            <w:color w:val="1361FF"/>
            <w:sz w:val="18"/>
            <w:szCs w:val="18"/>
            <w:u w:val="single"/>
          </w:rPr>
          <w:t>https://docs.google.com/document/d/1Y0Z458o_MrR2aPnpx6EygO6hpI88Bl95esjRWZ0agtY/edit</w:t>
        </w:r>
      </w:hyperlink>
      <w:r w:rsidRPr="00570399">
        <w:rPr>
          <w:rFonts w:ascii="Calibri Light" w:hAnsi="Calibri Light" w:eastAsia="Calibri" w:cs="Calibri Light"/>
          <w:sz w:val="18"/>
          <w:szCs w:val="18"/>
        </w:rPr>
        <w:t>]</w:t>
      </w:r>
    </w:p>
  </w:footnote>
  <w:footnote w:id="135">
    <w:p w:rsidRPr="003A3D50" w:rsidR="00F10C7C" w:rsidP="00916D2D" w:rsidRDefault="00F10C7C" w14:paraId="35AE875D" w14:textId="77777777">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w:t>
      </w:r>
      <w:hyperlink w:history="1" r:id="rId60">
        <w:r w:rsidRPr="003A3D50">
          <w:rPr>
            <w:rStyle w:val="Hyperlink"/>
            <w:rFonts w:ascii="Calibri Light" w:hAnsi="Calibri Light" w:cs="Calibri Light"/>
            <w:sz w:val="18"/>
            <w:szCs w:val="18"/>
          </w:rPr>
          <w:t>https://github.com/brettmarquard/HL7-C-CDA-Task-Force-Examples/blob/master/Influenza_Immunization_Complete.xml</w:t>
        </w:r>
      </w:hyperlink>
    </w:p>
    <w:p w:rsidRPr="006A1C57" w:rsidR="00F10C7C" w:rsidP="006A1C57" w:rsidRDefault="00F10C7C" w14:paraId="038BBCF3" w14:textId="77777777">
      <w:pPr>
        <w:rPr>
          <w:rFonts w:ascii="Calibri Light" w:hAnsi="Calibri Light" w:eastAsia="Calibri" w:cs="Calibri Light"/>
          <w:sz w:val="18"/>
          <w:szCs w:val="18"/>
        </w:rPr>
      </w:pPr>
    </w:p>
  </w:footnote>
  <w:footnote w:id="136">
    <w:p w:rsidRPr="006A1C57" w:rsidR="00F10C7C" w:rsidP="006A1C57" w:rsidRDefault="00F10C7C" w14:paraId="22DC78A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rsidRPr="006A1C57" w:rsidR="00F10C7C" w:rsidP="005C79A1" w:rsidRDefault="00F10C7C" w14:paraId="770C574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rsidRPr="006A1C57" w:rsidR="00F10C7C" w:rsidP="006A1C57" w:rsidRDefault="00F10C7C" w14:paraId="7F0DE90C"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w:history="1" r:id="rId61">
        <w:r w:rsidRPr="006A1C57">
          <w:rPr>
            <w:rStyle w:val="Hyperlink"/>
            <w:rFonts w:ascii="Calibri Light" w:hAnsi="Calibri Light" w:cs="Calibri Light"/>
            <w:sz w:val="18"/>
            <w:szCs w:val="18"/>
          </w:rPr>
          <w:t>http://www.hl7.org/implement/standards/product_brief.cfm?product_id=35</w:t>
        </w:r>
      </w:hyperlink>
    </w:p>
  </w:footnote>
  <w:footnote w:id="139">
    <w:p w:rsidR="00F10C7C" w:rsidRDefault="00F10C7C" w14:paraId="681FA730" w14:textId="2961CABD">
      <w:pPr>
        <w:pStyle w:val="FootnoteText"/>
      </w:pPr>
      <w:r>
        <w:rPr>
          <w:rStyle w:val="FootnoteReference"/>
        </w:rPr>
        <w:footnoteRef/>
      </w:r>
      <w:r>
        <w:t xml:space="preserve"> </w:t>
      </w:r>
      <w:r w:rsidRPr="000B3E67" w:rsidR="000B3E67">
        <w:t>https://www.healthit.gov/isa/sites/isa/files/2022-10/USCDI-Version-3-October-2022-Errata-Final.pdf</w:t>
      </w:r>
    </w:p>
  </w:footnote>
  <w:footnote w:id="140">
    <w:p w:rsidR="00AD3138" w:rsidRDefault="00AD3138" w14:paraId="4E2A5E75" w14:textId="3E3271C7">
      <w:pPr>
        <w:pStyle w:val="FootnoteText"/>
      </w:pPr>
      <w:r>
        <w:rPr>
          <w:rStyle w:val="FootnoteReference"/>
        </w:rPr>
        <w:footnoteRef/>
      </w:r>
      <w:r>
        <w:t xml:space="preserve"> </w:t>
      </w:r>
      <w:r w:rsidRPr="00AD3138">
        <w:t>https://carequality.org/wp-content/uploads/2022/03/Improve-C-CDA-Joint-Content-WG-v2.0-FINAL-COPY-20220316.pdf</w:t>
      </w:r>
    </w:p>
  </w:footnote>
  <w:footnote w:id="141">
    <w:p w:rsidRPr="00296E2F" w:rsidR="00F10C7C" w:rsidRDefault="00F10C7C" w14:paraId="0D025CB7" w14:textId="10E4EAC1">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w:history="1" r:id="rId62">
        <w:r w:rsidRPr="00BC1D8D" w:rsidR="00BC1D8D">
          <w:rPr>
            <w:rStyle w:val="Hyperlink"/>
            <w:sz w:val="16"/>
            <w:szCs w:val="16"/>
          </w:rPr>
          <w:t>https://github.com/HL7/CDA-ccda-companion/tree/9832019cd7a324c445057e5f44c50897cb7e475b/examples/xml</w:t>
        </w:r>
      </w:hyperlink>
      <w:r w:rsidR="00BC1D8D">
        <w:t xml:space="preserve"> </w:t>
      </w:r>
    </w:p>
  </w:footnote>
  <w:footnote w:id="142">
    <w:p w:rsidRPr="00D14360" w:rsidR="00F10C7C" w:rsidP="009B30E1" w:rsidRDefault="00F10C7C" w14:paraId="53B262A6" w14:textId="77777777">
      <w:pPr>
        <w:rPr>
          <w:rFonts w:ascii="Calibri Light" w:hAnsi="Calibri Light" w:eastAsia="Calibri"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63">
        <w:r w:rsidRPr="00D14360">
          <w:rPr>
            <w:rStyle w:val="Hyperlink"/>
            <w:rFonts w:ascii="Calibri Light" w:hAnsi="Calibri Light" w:eastAsia="Calibri"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48FB" w:rsidR="00F10C7C" w:rsidP="00ED7EA1" w:rsidRDefault="00F10C7C" w14:paraId="3D6F6822" w14:textId="75469E7D">
    <w:pPr>
      <w:pBdr>
        <w:bottom w:val="single" w:color="8B8B8B" w:sz="4" w:space="1"/>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rsidTr="040767FE" w14:paraId="076B3AD4" w14:textId="77777777">
      <w:trPr>
        <w:trHeight w:val="300"/>
      </w:trPr>
      <w:tc>
        <w:tcPr>
          <w:tcW w:w="3120" w:type="dxa"/>
        </w:tcPr>
        <w:p w:rsidR="040767FE" w:rsidP="040767FE" w:rsidRDefault="040767FE" w14:paraId="0011031A" w14:textId="29B88C5E">
          <w:pPr>
            <w:pStyle w:val="Header"/>
            <w:ind w:left="-115"/>
          </w:pPr>
        </w:p>
      </w:tc>
      <w:tc>
        <w:tcPr>
          <w:tcW w:w="3120" w:type="dxa"/>
        </w:tcPr>
        <w:p w:rsidR="040767FE" w:rsidP="040767FE" w:rsidRDefault="040767FE" w14:paraId="0ACD3E9B" w14:textId="27388B51">
          <w:pPr>
            <w:pStyle w:val="Header"/>
            <w:jc w:val="center"/>
          </w:pPr>
        </w:p>
      </w:tc>
      <w:tc>
        <w:tcPr>
          <w:tcW w:w="3120" w:type="dxa"/>
        </w:tcPr>
        <w:p w:rsidR="040767FE" w:rsidP="040767FE" w:rsidRDefault="040767FE" w14:paraId="033BBF9B" w14:textId="3D46D9AE">
          <w:pPr>
            <w:pStyle w:val="Header"/>
            <w:ind w:right="-115"/>
            <w:jc w:val="right"/>
          </w:pPr>
        </w:p>
      </w:tc>
    </w:tr>
  </w:tbl>
  <w:p w:rsidR="040767FE" w:rsidP="040767FE" w:rsidRDefault="040767FE" w14:paraId="6C2B484F" w14:textId="16162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A4E3141"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84990D8" w14:textId="77777777">
    <w:r>
      <w:t>DRAFT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6A2DE04B"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538BC38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8761266"/>
    <w:multiLevelType w:val="multilevel"/>
    <w:tmpl w:val="8EF4CDF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hint="default" w:ascii="Calibri" w:hAnsi="Calibri" w:cs="Calibri"/>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380" w:hanging="360"/>
      </w:pPr>
      <w:rPr>
        <w:rFonts w:hint="default" w:ascii="Courier New" w:hAnsi="Courier New" w:cs="Courier New"/>
      </w:rPr>
    </w:lvl>
    <w:lvl w:ilvl="2" w:tplc="04090005" w:tentative="1">
      <w:start w:val="1"/>
      <w:numFmt w:val="bullet"/>
      <w:lvlText w:val=""/>
      <w:lvlJc w:val="left"/>
      <w:pPr>
        <w:ind w:left="2100" w:hanging="360"/>
      </w:pPr>
      <w:rPr>
        <w:rFonts w:hint="default" w:ascii="Wingdings" w:hAnsi="Wingdings"/>
      </w:rPr>
    </w:lvl>
    <w:lvl w:ilvl="3" w:tplc="04090001" w:tentative="1">
      <w:start w:val="1"/>
      <w:numFmt w:val="bullet"/>
      <w:lvlText w:val=""/>
      <w:lvlJc w:val="left"/>
      <w:pPr>
        <w:ind w:left="2820" w:hanging="360"/>
      </w:pPr>
      <w:rPr>
        <w:rFonts w:hint="default" w:ascii="Symbol" w:hAnsi="Symbol"/>
      </w:rPr>
    </w:lvl>
    <w:lvl w:ilvl="4" w:tplc="04090003" w:tentative="1">
      <w:start w:val="1"/>
      <w:numFmt w:val="bullet"/>
      <w:lvlText w:val="o"/>
      <w:lvlJc w:val="left"/>
      <w:pPr>
        <w:ind w:left="3540" w:hanging="360"/>
      </w:pPr>
      <w:rPr>
        <w:rFonts w:hint="default" w:ascii="Courier New" w:hAnsi="Courier New" w:cs="Courier New"/>
      </w:rPr>
    </w:lvl>
    <w:lvl w:ilvl="5" w:tplc="04090005" w:tentative="1">
      <w:start w:val="1"/>
      <w:numFmt w:val="bullet"/>
      <w:lvlText w:val=""/>
      <w:lvlJc w:val="left"/>
      <w:pPr>
        <w:ind w:left="4260" w:hanging="360"/>
      </w:pPr>
      <w:rPr>
        <w:rFonts w:hint="default" w:ascii="Wingdings" w:hAnsi="Wingdings"/>
      </w:rPr>
    </w:lvl>
    <w:lvl w:ilvl="6" w:tplc="04090001" w:tentative="1">
      <w:start w:val="1"/>
      <w:numFmt w:val="bullet"/>
      <w:lvlText w:val=""/>
      <w:lvlJc w:val="left"/>
      <w:pPr>
        <w:ind w:left="4980" w:hanging="360"/>
      </w:pPr>
      <w:rPr>
        <w:rFonts w:hint="default" w:ascii="Symbol" w:hAnsi="Symbol"/>
      </w:rPr>
    </w:lvl>
    <w:lvl w:ilvl="7" w:tplc="04090003" w:tentative="1">
      <w:start w:val="1"/>
      <w:numFmt w:val="bullet"/>
      <w:lvlText w:val="o"/>
      <w:lvlJc w:val="left"/>
      <w:pPr>
        <w:ind w:left="5700" w:hanging="360"/>
      </w:pPr>
      <w:rPr>
        <w:rFonts w:hint="default" w:ascii="Courier New" w:hAnsi="Courier New" w:cs="Courier New"/>
      </w:rPr>
    </w:lvl>
    <w:lvl w:ilvl="8" w:tplc="04090005" w:tentative="1">
      <w:start w:val="1"/>
      <w:numFmt w:val="bullet"/>
      <w:lvlText w:val=""/>
      <w:lvlJc w:val="left"/>
      <w:pPr>
        <w:ind w:left="6420" w:hanging="360"/>
      </w:pPr>
      <w:rPr>
        <w:rFonts w:hint="default" w:ascii="Wingdings" w:hAnsi="Wingdings"/>
      </w:rPr>
    </w:lvl>
  </w:abstractNum>
  <w:abstractNum w:abstractNumId="29" w15:restartNumberingAfterBreak="0">
    <w:nsid w:val="32D43DAE"/>
    <w:multiLevelType w:val="multilevel"/>
    <w:tmpl w:val="A948B50A"/>
    <w:lvl w:ilvl="0">
      <w:start w:val="1"/>
      <w:numFmt w:val="bullet"/>
      <w:lvlText w:val=""/>
      <w:lvlJc w:val="left"/>
      <w:pPr>
        <w:ind w:left="1080" w:hanging="360"/>
      </w:pPr>
      <w:rPr>
        <w:rFonts w:hint="default" w:ascii="Symbol" w:hAnsi="Symbol"/>
        <w:color w:val="002776"/>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hint="default" w:ascii="Symbol" w:hAnsi="Symbol"/>
      </w:rPr>
    </w:lvl>
    <w:lvl w:ilvl="1" w:tplc="EDE879DE">
      <w:numFmt w:val="bullet"/>
      <w:lvlText w:val="·"/>
      <w:lvlJc w:val="left"/>
      <w:pPr>
        <w:ind w:left="1440" w:hanging="360"/>
      </w:pPr>
      <w:rPr>
        <w:rFonts w:hint="default" w:ascii="Calibri" w:hAnsi="Calibri" w:eastAsia="Times New Roman" w:cs="Times New Roman"/>
        <w:sz w:val="24"/>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
      <w:lvlJc w:val="left"/>
      <w:pPr>
        <w:tabs>
          <w:tab w:val="num" w:pos="1080"/>
        </w:tabs>
        <w:ind w:left="1080" w:hanging="360"/>
      </w:pPr>
      <w:rPr>
        <w:rFonts w:hint="default" w:ascii="Symbol" w:hAnsi="Symbol"/>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y Dolin">
    <w15:presenceInfo w15:providerId="AD" w15:userId="S::gdolin@NamasteInformatics.com::18d24d7a-1e87-4d48-9426-df301fd38ae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0000"/>
    <w:rsid w:val="00002578"/>
    <w:rsid w:val="0000289B"/>
    <w:rsid w:val="00003742"/>
    <w:rsid w:val="00003C31"/>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25A0"/>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468E3"/>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3166"/>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6839"/>
    <w:rsid w:val="001E70C0"/>
    <w:rsid w:val="001E7AE2"/>
    <w:rsid w:val="001E7E2A"/>
    <w:rsid w:val="001F0662"/>
    <w:rsid w:val="001F0823"/>
    <w:rsid w:val="001F1136"/>
    <w:rsid w:val="001F1F9E"/>
    <w:rsid w:val="001F2224"/>
    <w:rsid w:val="001F3C83"/>
    <w:rsid w:val="001F44D2"/>
    <w:rsid w:val="001F4AFB"/>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1B46"/>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5CF9"/>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72F"/>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60AF"/>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03E"/>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6D9"/>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B84"/>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2C6"/>
    <w:rsid w:val="005B4DD1"/>
    <w:rsid w:val="005B4F32"/>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3EAC"/>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B9"/>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B7855"/>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E687F"/>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359A"/>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97D33"/>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0D68"/>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E687F"/>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324"/>
    <w:rsid w:val="00BA06B2"/>
    <w:rsid w:val="00BA114A"/>
    <w:rsid w:val="00BA5010"/>
    <w:rsid w:val="00BA68FF"/>
    <w:rsid w:val="00BA6903"/>
    <w:rsid w:val="00BB1A49"/>
    <w:rsid w:val="00BB4682"/>
    <w:rsid w:val="00BC17FA"/>
    <w:rsid w:val="00BC180C"/>
    <w:rsid w:val="00BC1D8D"/>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27E92"/>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2BEB"/>
    <w:rsid w:val="00C6312A"/>
    <w:rsid w:val="00C63B19"/>
    <w:rsid w:val="00C64362"/>
    <w:rsid w:val="00C64922"/>
    <w:rsid w:val="00C64C4D"/>
    <w:rsid w:val="00C65E25"/>
    <w:rsid w:val="00C65ED0"/>
    <w:rsid w:val="00C706BF"/>
    <w:rsid w:val="00C70D7C"/>
    <w:rsid w:val="00C715EA"/>
    <w:rsid w:val="00C71783"/>
    <w:rsid w:val="00C7233C"/>
    <w:rsid w:val="00C72DB3"/>
    <w:rsid w:val="00C74F92"/>
    <w:rsid w:val="00C7506F"/>
    <w:rsid w:val="00C75B81"/>
    <w:rsid w:val="00C765ED"/>
    <w:rsid w:val="00C77858"/>
    <w:rsid w:val="00C77DD8"/>
    <w:rsid w:val="00C81797"/>
    <w:rsid w:val="00C91417"/>
    <w:rsid w:val="00C91AA1"/>
    <w:rsid w:val="00C9200B"/>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683B"/>
    <w:rsid w:val="00CC7455"/>
    <w:rsid w:val="00CD03C2"/>
    <w:rsid w:val="00CD1F27"/>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670A4"/>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3693"/>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6FA6"/>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57A"/>
    <w:rsid w:val="00FB768D"/>
    <w:rsid w:val="00FB7B20"/>
    <w:rsid w:val="00FC0E05"/>
    <w:rsid w:val="00FC24EF"/>
    <w:rsid w:val="00FC2615"/>
    <w:rsid w:val="00FC263C"/>
    <w:rsid w:val="00FC40CF"/>
    <w:rsid w:val="00FC5989"/>
    <w:rsid w:val="00FC5C89"/>
    <w:rsid w:val="00FC6DD5"/>
    <w:rsid w:val="00FC6DF0"/>
    <w:rsid w:val="00FC76E9"/>
    <w:rsid w:val="00FD08F3"/>
    <w:rsid w:val="00FD12F7"/>
    <w:rsid w:val="00FD1534"/>
    <w:rsid w:val="00FD2557"/>
    <w:rsid w:val="00FD31AC"/>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456"/>
    <w:rsid w:val="00FF4945"/>
    <w:rsid w:val="00FF4CDE"/>
    <w:rsid w:val="00FF509B"/>
    <w:rsid w:val="00FF6B69"/>
    <w:rsid w:val="00FF7568"/>
    <w:rsid w:val="01EEDE46"/>
    <w:rsid w:val="040767FE"/>
    <w:rsid w:val="0FF39F07"/>
    <w:rsid w:val="14BB1B1D"/>
    <w:rsid w:val="16537107"/>
    <w:rsid w:val="18E878E8"/>
    <w:rsid w:val="36185A81"/>
    <w:rsid w:val="38B71CFD"/>
    <w:rsid w:val="3CE5A99F"/>
    <w:rsid w:val="3E553B2C"/>
    <w:rsid w:val="3E673465"/>
    <w:rsid w:val="45722705"/>
    <w:rsid w:val="47C03E6F"/>
    <w:rsid w:val="485F5030"/>
    <w:rsid w:val="49C3A427"/>
    <w:rsid w:val="534EBDA3"/>
    <w:rsid w:val="7A397AAA"/>
    <w:rsid w:val="7AB14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D31AC"/>
    <w:pPr>
      <w:keepNext/>
      <w:keepLines/>
      <w:numPr>
        <w:ilvl w:val="2"/>
        <w:numId w:val="11"/>
      </w:numPr>
      <w:spacing w:before="100" w:beforeAutospacing="1" w:after="100" w:afterAutospacing="1"/>
      <w:ind w:left="864" w:hanging="864"/>
      <w:outlineLvl w:val="2"/>
      <w:pPrChange w:author="Gay Dolin" w:date="2023-05-18T15:22:00Z" w:id="0">
        <w:pPr>
          <w:keepNext/>
          <w:keepLines/>
          <w:numPr>
            <w:ilvl w:val="2"/>
            <w:numId w:val="11"/>
          </w:numPr>
          <w:spacing w:before="100" w:beforeAutospacing="1" w:after="100" w:afterAutospacing="1"/>
          <w:ind w:left="864" w:hanging="864"/>
          <w:outlineLvl w:val="2"/>
        </w:pPr>
      </w:pPrChange>
    </w:pPr>
    <w:rPr>
      <w:rFonts w:cs="Calibri"/>
      <w:b/>
      <w:color w:val="000000"/>
      <w:sz w:val="24"/>
      <w:szCs w:val="24"/>
      <w:rPrChange w:author="Gay Dolin" w:date="2023-05-18T15:22:00Z" w:id="0">
        <w:rPr>
          <w:rFonts w:ascii="Calibri" w:hAnsi="Calibri" w:eastAsia="Arial" w:cs="Calibri"/>
          <w:b/>
          <w:color w:val="000000"/>
          <w:sz w:val="24"/>
          <w:szCs w:val="24"/>
          <w:lang w:val="en-US" w:eastAsia="en-US" w:bidi="ar-SA"/>
        </w:rPr>
      </w:rPrChange>
    </w:rPr>
  </w:style>
  <w:style w:type="paragraph" w:styleId="Heading4">
    <w:name w:val="heading 4"/>
    <w:aliases w:val="Heading 4 calibri"/>
    <w:basedOn w:val="Normal"/>
    <w:next w:val="Normal"/>
    <w:link w:val="Heading4Char"/>
    <w:autoRedefine/>
    <w:unhideWhenUsed/>
    <w:qFormat/>
    <w:rsid w:val="004C76D9"/>
    <w:pPr>
      <w:keepNext/>
      <w:keepLines/>
      <w:numPr>
        <w:ilvl w:val="3"/>
        <w:numId w:val="11"/>
      </w:numPr>
      <w:spacing w:before="240" w:after="120"/>
      <w:outlineLvl w:val="3"/>
      <w:pPrChange w:author="Gay Dolin" w:date="2023-05-18T15:21:00Z" w:id="1">
        <w:pPr>
          <w:keepNext/>
          <w:keepLines/>
          <w:numPr>
            <w:ilvl w:val="3"/>
            <w:numId w:val="11"/>
          </w:numPr>
          <w:spacing w:before="240" w:after="120"/>
          <w:ind w:left="864" w:hanging="864"/>
          <w:outlineLvl w:val="3"/>
        </w:pPr>
      </w:pPrChange>
    </w:pPr>
    <w:rPr>
      <w:rFonts w:cs="Calibri"/>
      <w:b/>
      <w:bCs/>
      <w:color w:val="000000"/>
      <w:rPrChange w:author="Gay Dolin" w:date="2023-05-18T15:21:00Z" w:id="1">
        <w:rPr>
          <w:rFonts w:ascii="Calibri" w:hAnsi="Calibri" w:eastAsia="Arial" w:cs="Calibri"/>
          <w:b/>
          <w:bCs/>
          <w:color w:val="000000"/>
          <w:lang w:val="en-US" w:eastAsia="en-US" w:bidi="ar-SA"/>
        </w:rPr>
      </w:rPrChange>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styleId="HeaderChar" w:customStyle="1">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styleId="FooterChar" w:customStyle="1">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styleId="BalloonTextChar" w:customStyle="1">
    <w:name w:val="Balloon Text Char"/>
    <w:link w:val="BalloonText"/>
    <w:uiPriority w:val="99"/>
    <w:semiHidden/>
    <w:rsid w:val="00E13E78"/>
    <w:rPr>
      <w:rFonts w:ascii="Times New Roman" w:hAnsi="Times New Roman" w:cs="Times New Roman"/>
      <w:sz w:val="18"/>
      <w:szCs w:val="18"/>
    </w:rPr>
  </w:style>
  <w:style w:type="character" w:styleId="Heading7Char" w:customStyle="1">
    <w:name w:val="Heading 7 Char"/>
    <w:aliases w:val="appendix Char"/>
    <w:link w:val="Heading7"/>
    <w:rsid w:val="00E13E78"/>
    <w:rPr>
      <w:i/>
      <w:iCs/>
      <w:color w:val="243F60"/>
    </w:rPr>
  </w:style>
  <w:style w:type="character" w:styleId="Heading8Char" w:customStyle="1">
    <w:name w:val="Heading 8 Char"/>
    <w:link w:val="Heading8"/>
    <w:rsid w:val="00E13E78"/>
    <w:rPr>
      <w:color w:val="272727"/>
      <w:sz w:val="21"/>
      <w:szCs w:val="21"/>
    </w:rPr>
  </w:style>
  <w:style w:type="character" w:styleId="Heading9Char" w:customStyle="1">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526B84"/>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styleId="CommentTextChar" w:customStyle="1">
    <w:name w:val="Comment Text Char"/>
    <w:link w:val="CommentText"/>
    <w:uiPriority w:val="99"/>
    <w:rsid w:val="00A10C4D"/>
    <w:rPr>
      <w:rFonts w:ascii="Times New Roman" w:hAnsi="Times New Roman" w:eastAsia="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styleId="CommentSubjectChar" w:customStyle="1">
    <w:name w:val="Comment Subject Char"/>
    <w:link w:val="CommentSubject"/>
    <w:uiPriority w:val="99"/>
    <w:semiHidden/>
    <w:rsid w:val="00A10C4D"/>
    <w:rPr>
      <w:rFonts w:ascii="Times New Roman" w:hAnsi="Times New Roman" w:eastAsia="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styleId="FootnoteTextChar" w:customStyle="1">
    <w:name w:val="Footnote Text Char"/>
    <w:link w:val="FootnoteText"/>
    <w:uiPriority w:val="99"/>
    <w:rsid w:val="00A10C4D"/>
    <w:rPr>
      <w:rFonts w:ascii="Times New Roman" w:hAnsi="Times New Roman" w:eastAsia="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A10C4D"/>
    <w:pPr>
      <w:autoSpaceDE w:val="0"/>
      <w:autoSpaceDN w:val="0"/>
      <w:adjustRightInd w:val="0"/>
    </w:pPr>
    <w:rPr>
      <w:rFonts w:cs="Calibri"/>
      <w:color w:val="000000"/>
      <w:sz w:val="24"/>
    </w:rPr>
  </w:style>
  <w:style w:type="table" w:styleId="ListTable31" w:customStyle="1">
    <w:name w:val="List Table 31"/>
    <w:basedOn w:val="TableNormal"/>
    <w:uiPriority w:val="48"/>
    <w:rsid w:val="00A10C4D"/>
    <w:tblPr>
      <w:tblStyleRowBandSize w:val="1"/>
      <w:tblStyleColBandSize w:val="1"/>
      <w:tblBorders>
        <w:top w:val="single" w:color="000000" w:sz="4" w:space="0"/>
        <w:left w:val="single" w:color="000000" w:sz="4" w:space="0"/>
        <w:bottom w:val="single" w:color="000000" w:sz="4" w:space="0"/>
        <w:right w:val="single" w:color="000000" w:sz="4" w:space="0"/>
      </w:tblBorders>
    </w:tblPr>
    <w:tblStylePr w:type="firstRow">
      <w:rPr>
        <w:b/>
        <w:bCs/>
        <w:color w:val="FFFFFF"/>
      </w:rPr>
      <w:tblPr/>
      <w:tcPr>
        <w:shd w:val="clear" w:color="auto" w:fill="000000"/>
      </w:tcPr>
    </w:tblStylePr>
    <w:tblStylePr w:type="lastRow">
      <w:rPr>
        <w:b/>
        <w:bCs/>
      </w:rPr>
      <w:tblPr/>
      <w:tcPr>
        <w:tcBorders>
          <w:top w:val="double" w:color="000000"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000000" w:sz="4" w:space="0"/>
          <w:right w:val="single" w:color="000000" w:sz="4" w:space="0"/>
        </w:tcBorders>
      </w:tcPr>
    </w:tblStylePr>
    <w:tblStylePr w:type="band1Horz">
      <w:tblPr/>
      <w:tcPr>
        <w:tcBorders>
          <w:top w:val="single" w:color="000000" w:sz="4" w:space="0"/>
          <w:bottom w:val="single" w:color="000000"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sz="4" w:space="0"/>
          <w:left w:val="nil"/>
        </w:tcBorders>
      </w:tcPr>
    </w:tblStylePr>
    <w:tblStylePr w:type="swCell">
      <w:tblPr/>
      <w:tcPr>
        <w:tcBorders>
          <w:top w:val="double" w:color="000000" w:sz="4" w:space="0"/>
          <w:right w:val="nil"/>
        </w:tcBorders>
      </w:tcPr>
    </w:tblStylePr>
  </w:style>
  <w:style w:type="table" w:styleId="ListTable3-Accent11" w:customStyle="1">
    <w:name w:val="List Table 3 - Accent 11"/>
    <w:basedOn w:val="TableNormal"/>
    <w:uiPriority w:val="48"/>
    <w:rsid w:val="00A10C4D"/>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styleId="pl-ent" w:customStyle="1">
    <w:name w:val="pl-ent"/>
    <w:basedOn w:val="DefaultParagraphFont"/>
    <w:rsid w:val="00A10C4D"/>
  </w:style>
  <w:style w:type="character" w:styleId="pl-c" w:customStyle="1">
    <w:name w:val="pl-c"/>
    <w:basedOn w:val="DefaultParagraphFont"/>
    <w:rsid w:val="00A10C4D"/>
  </w:style>
  <w:style w:type="character" w:styleId="pl-e" w:customStyle="1">
    <w:name w:val="pl-e"/>
    <w:basedOn w:val="DefaultParagraphFont"/>
    <w:rsid w:val="00A10C4D"/>
  </w:style>
  <w:style w:type="character" w:styleId="pl-s" w:customStyle="1">
    <w:name w:val="pl-s"/>
    <w:basedOn w:val="DefaultParagraphFont"/>
    <w:rsid w:val="00A10C4D"/>
  </w:style>
  <w:style w:type="character" w:styleId="pl-pds" w:customStyle="1">
    <w:name w:val="pl-pds"/>
    <w:basedOn w:val="DefaultParagraphFont"/>
    <w:rsid w:val="00A10C4D"/>
  </w:style>
  <w:style w:type="character" w:styleId="UnresolvedMention1" w:customStyle="1">
    <w:name w:val="Unresolved Mention1"/>
    <w:uiPriority w:val="99"/>
    <w:semiHidden/>
    <w:unhideWhenUsed/>
    <w:rsid w:val="00A10C4D"/>
    <w:rPr>
      <w:color w:val="605E5C"/>
      <w:shd w:val="clear" w:color="auto" w:fill="E1DFDD"/>
    </w:rPr>
  </w:style>
  <w:style w:type="paragraph" w:styleId="ui-corner-left" w:customStyle="1">
    <w:name w:val="ui-corner-left"/>
    <w:basedOn w:val="Normal"/>
    <w:rsid w:val="00A10C4D"/>
    <w:pPr>
      <w:spacing w:before="100" w:beforeAutospacing="1" w:after="100" w:afterAutospacing="1"/>
    </w:pPr>
  </w:style>
  <w:style w:type="character" w:styleId="vsmetalabeltext" w:customStyle="1">
    <w:name w:val="vsmetalabeltext"/>
    <w:basedOn w:val="DefaultParagraphFont"/>
    <w:rsid w:val="00A10C4D"/>
  </w:style>
  <w:style w:type="table" w:styleId="GridTable41" w:customStyle="1">
    <w:name w:val="Grid Table 41"/>
    <w:basedOn w:val="TableNormal"/>
    <w:uiPriority w:val="49"/>
    <w:rsid w:val="00A10C4D"/>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styleId="GridTable1Light-Accent11" w:customStyle="1">
    <w:name w:val="Grid Table 1 Light - Accent 11"/>
    <w:basedOn w:val="TableNormal"/>
    <w:uiPriority w:val="46"/>
    <w:rsid w:val="00A10C4D"/>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StylePr>
    <w:tblStylePr w:type="lastCol">
      <w:rPr>
        <w:b/>
        <w:bCs/>
      </w:rPr>
    </w:tblStylePr>
  </w:style>
  <w:style w:type="character" w:styleId="Heading1Char" w:customStyle="1">
    <w:name w:val="Heading 1 Char"/>
    <w:aliases w:val="Heading 1 calibri Char"/>
    <w:link w:val="Heading1"/>
    <w:uiPriority w:val="9"/>
    <w:rsid w:val="005C79A1"/>
    <w:rPr>
      <w:rFonts w:cs="Calibri"/>
      <w:b/>
      <w:sz w:val="36"/>
    </w:rPr>
  </w:style>
  <w:style w:type="character" w:styleId="Heading2Char" w:customStyle="1">
    <w:name w:val="Heading 2 Char"/>
    <w:aliases w:val="Heading 2 calibri 14 Char,l2 Char"/>
    <w:link w:val="Heading2"/>
    <w:rsid w:val="003E2C96"/>
    <w:rPr>
      <w:rFonts w:cs="Calibri"/>
      <w:b/>
      <w:color w:val="000000"/>
      <w:sz w:val="32"/>
    </w:rPr>
  </w:style>
  <w:style w:type="character" w:styleId="Heading3Char" w:customStyle="1">
    <w:name w:val="Heading 3 Char"/>
    <w:aliases w:val="Heading 3 calibri 12 Char"/>
    <w:link w:val="Heading3"/>
    <w:uiPriority w:val="9"/>
    <w:rsid w:val="00FD31AC"/>
    <w:rPr>
      <w:rFonts w:cs="Calibri"/>
      <w:b/>
      <w:color w:val="000000"/>
      <w:sz w:val="24"/>
      <w:szCs w:val="24"/>
    </w:rPr>
  </w:style>
  <w:style w:type="character" w:styleId="Heading4Char" w:customStyle="1">
    <w:name w:val="Heading 4 Char"/>
    <w:aliases w:val="Heading 4 calibri Char"/>
    <w:link w:val="Heading4"/>
    <w:rsid w:val="004C76D9"/>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styleId="BodyTextChar" w:customStyle="1">
    <w:name w:val="Body Text Char"/>
    <w:link w:val="BodyText"/>
    <w:uiPriority w:val="1"/>
    <w:rsid w:val="00A10C4D"/>
    <w:rPr>
      <w:rFonts w:ascii="Calibri" w:hAnsi="Calibri" w:eastAsia="Calibri" w:cs="Calibri"/>
      <w:lang w:val="en-US" w:bidi="en-US"/>
    </w:rPr>
  </w:style>
  <w:style w:type="table" w:styleId="ListTable3-Accent51" w:customStyle="1">
    <w:name w:val="List Table 3 - Accent 51"/>
    <w:basedOn w:val="TableNormal"/>
    <w:uiPriority w:val="48"/>
    <w:rsid w:val="00A10C4D"/>
    <w:rPr>
      <w:rFonts w:ascii="Cambria" w:hAnsi="Cambria" w:eastAsia="Cambria"/>
      <w:sz w:val="24"/>
    </w:rPr>
    <w:tblPr>
      <w:tblStyleRowBandSize w:val="1"/>
      <w:tblStyleColBandSize w:val="1"/>
      <w:tblBorders>
        <w:top w:val="single" w:color="4BACC6" w:sz="4" w:space="0"/>
        <w:left w:val="single" w:color="4BACC6" w:sz="4" w:space="0"/>
        <w:bottom w:val="single" w:color="4BACC6" w:sz="4" w:space="0"/>
        <w:right w:val="single" w:color="4BACC6" w:sz="4" w:space="0"/>
      </w:tblBorders>
    </w:tblPr>
    <w:tblStylePr w:type="firstRow">
      <w:rPr>
        <w:b/>
        <w:bCs/>
        <w:color w:val="FFFFFF"/>
      </w:rPr>
      <w:tblPr/>
      <w:tcPr>
        <w:shd w:val="clear" w:color="auto" w:fill="4BACC6"/>
      </w:tcPr>
    </w:tblStylePr>
    <w:tblStylePr w:type="lastRow">
      <w:rPr>
        <w:b/>
        <w:bCs/>
      </w:rPr>
      <w:tblPr/>
      <w:tcPr>
        <w:tcBorders>
          <w:top w:val="double" w:color="4BACC6"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BACC6" w:sz="4" w:space="0"/>
          <w:right w:val="single" w:color="4BACC6" w:sz="4" w:space="0"/>
        </w:tcBorders>
      </w:tcPr>
    </w:tblStylePr>
    <w:tblStylePr w:type="band1Horz">
      <w:tblPr/>
      <w:tcPr>
        <w:tcBorders>
          <w:top w:val="single" w:color="4BACC6" w:sz="4" w:space="0"/>
          <w:bottom w:val="single" w:color="4BACC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sz="4" w:space="0"/>
          <w:left w:val="nil"/>
        </w:tcBorders>
      </w:tcPr>
    </w:tblStylePr>
    <w:tblStylePr w:type="swCell">
      <w:tblPr/>
      <w:tcPr>
        <w:tcBorders>
          <w:top w:val="double" w:color="4BACC6" w:sz="4" w:space="0"/>
          <w:right w:val="nil"/>
        </w:tcBorders>
      </w:tcPr>
    </w:tblStylePr>
  </w:style>
  <w:style w:type="character" w:styleId="apple-tab-span" w:customStyle="1">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styleId="Heading2nospace" w:customStyle="1">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styleId="BracketData" w:customStyle="1">
    <w:name w:val="BracketData"/>
    <w:basedOn w:val="Normal"/>
    <w:next w:val="Normal"/>
    <w:rsid w:val="00713C8D"/>
    <w:pPr>
      <w:keepNext/>
      <w:spacing w:before="40" w:after="120" w:line="260" w:lineRule="exact"/>
      <w:ind w:left="720"/>
    </w:pPr>
    <w:rPr>
      <w:rFonts w:ascii="Courier New" w:hAnsi="Courier New" w:eastAsia="SimSun" w:cs="Courier New"/>
      <w:lang w:eastAsia="zh-CN"/>
    </w:rPr>
  </w:style>
  <w:style w:type="character" w:styleId="XMLname" w:customStyle="1">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HTMLPreformattedChar" w:customStyle="1">
    <w:name w:val="HTML Preformatted Char"/>
    <w:link w:val="HTMLPreformatted"/>
    <w:uiPriority w:val="99"/>
    <w:rsid w:val="00503FD4"/>
    <w:rPr>
      <w:rFonts w:ascii="Courier New" w:hAnsi="Courier New" w:eastAsia="Times New Roman" w:cs="Courier New"/>
      <w:sz w:val="20"/>
      <w:szCs w:val="20"/>
      <w:lang w:val="en-US"/>
    </w:rPr>
  </w:style>
  <w:style w:type="character" w:styleId="c" w:customStyle="1">
    <w:name w:val="c"/>
    <w:basedOn w:val="DefaultParagraphFont"/>
    <w:rsid w:val="00503FD4"/>
  </w:style>
  <w:style w:type="character" w:styleId="s" w:customStyle="1">
    <w:name w:val="s"/>
    <w:basedOn w:val="DefaultParagraphFont"/>
    <w:rsid w:val="00E10DBD"/>
  </w:style>
  <w:style w:type="paragraph" w:styleId="BodyText0" w:customStyle="1">
    <w:name w:val="BodyText"/>
    <w:link w:val="BodyTextChar0"/>
    <w:qFormat/>
    <w:rsid w:val="009A427D"/>
    <w:pPr>
      <w:tabs>
        <w:tab w:val="left" w:pos="1080"/>
        <w:tab w:val="left" w:pos="1440"/>
      </w:tabs>
      <w:spacing w:after="120" w:line="260" w:lineRule="exact"/>
      <w:ind w:left="720"/>
    </w:pPr>
    <w:rPr>
      <w:rFonts w:ascii="Bookman Old Style" w:hAnsi="Bookman Old Style" w:eastAsia="?l?r ??’c"/>
      <w:noProof/>
    </w:rPr>
  </w:style>
  <w:style w:type="character" w:styleId="BodyTextChar0" w:customStyle="1">
    <w:name w:val="BodyText Char"/>
    <w:link w:val="BodyText0"/>
    <w:rsid w:val="009A427D"/>
    <w:rPr>
      <w:rFonts w:ascii="Bookman Old Style" w:hAnsi="Bookman Old Style" w:eastAsia="?l?r ??’c" w:cs="Times New Roman"/>
      <w:noProof/>
      <w:sz w:val="20"/>
      <w:szCs w:val="24"/>
      <w:lang w:val="en-US"/>
    </w:rPr>
  </w:style>
  <w:style w:type="table" w:styleId="LightList2" w:customStyle="1">
    <w:name w:val="Light List2"/>
    <w:uiPriority w:val="99"/>
    <w:rsid w:val="00E35258"/>
    <w:rPr>
      <w:rFonts w:eastAsia="Times New Roman"/>
      <w:lang w:val="en-CA" w:eastAsia="en-CA"/>
    </w:rPr>
    <w:tblPr>
      <w:tblStyleRowBandSize w:val="1"/>
      <w:tblStyleColBandSize w:val="1"/>
      <w:tblInd w:w="0" w:type="dxa"/>
      <w:tblBorders>
        <w:top w:val="single" w:color="002776" w:sz="8" w:space="0"/>
        <w:left w:val="single" w:color="002776" w:sz="8" w:space="0"/>
        <w:bottom w:val="single" w:color="002776" w:sz="8" w:space="0"/>
        <w:right w:val="single" w:color="002776" w:sz="8" w:space="0"/>
      </w:tblBorders>
      <w:tblCellMar>
        <w:top w:w="0" w:type="dxa"/>
        <w:left w:w="108" w:type="dxa"/>
        <w:bottom w:w="0" w:type="dxa"/>
        <w:right w:w="108" w:type="dxa"/>
      </w:tblCellMar>
    </w:tblPr>
  </w:style>
  <w:style w:type="table" w:styleId="PlainTable51" w:customStyle="1">
    <w:name w:val="Plain Table 51"/>
    <w:basedOn w:val="TableNormal"/>
    <w:uiPriority w:val="45"/>
    <w:rsid w:val="00A779DA"/>
    <w:tblPr>
      <w:tblStyleRowBandSize w:val="1"/>
      <w:tblStyleColBandSize w:val="1"/>
    </w:tblPr>
    <w:tblStylePr w:type="firstRow">
      <w:rPr>
        <w:rFonts w:ascii="Calibri" w:hAnsi="Calibri" w:eastAsia="Times New Roman" w:cs="Times New Roman"/>
        <w:i/>
        <w:iCs/>
        <w:sz w:val="26"/>
      </w:rPr>
      <w:tblPr/>
      <w:tcPr>
        <w:tcBorders>
          <w:bottom w:val="single" w:color="7F7F7F" w:sz="4" w:space="0"/>
        </w:tcBorders>
        <w:shd w:val="clear" w:color="auto" w:fill="FFFFFF"/>
      </w:tcPr>
    </w:tblStylePr>
    <w:tblStylePr w:type="lastRow">
      <w:rPr>
        <w:rFonts w:ascii="Calibri" w:hAnsi="Calibri" w:eastAsia="Times New Roman" w:cs="Times New Roman"/>
        <w:i/>
        <w:iCs/>
        <w:sz w:val="26"/>
      </w:rPr>
      <w:tblPr/>
      <w:tcPr>
        <w:tcBorders>
          <w:top w:val="single" w:color="7F7F7F" w:sz="4" w:space="0"/>
        </w:tcBorders>
        <w:shd w:val="clear" w:color="auto" w:fill="FFFFFF"/>
      </w:tcPr>
    </w:tblStylePr>
    <w:tblStylePr w:type="firstCol">
      <w:pPr>
        <w:jc w:val="right"/>
      </w:pPr>
      <w:rPr>
        <w:rFonts w:ascii="Calibri" w:hAnsi="Calibri" w:eastAsia="Times New Roman" w:cs="Times New Roman"/>
        <w:i/>
        <w:iCs/>
        <w:sz w:val="26"/>
      </w:rPr>
      <w:tblPr/>
      <w:tcPr>
        <w:tcBorders>
          <w:right w:val="single" w:color="7F7F7F" w:sz="4" w:space="0"/>
        </w:tcBorders>
        <w:shd w:val="clear" w:color="auto" w:fill="FFFFFF"/>
      </w:tcPr>
    </w:tblStylePr>
    <w:tblStylePr w:type="lastCol">
      <w:rPr>
        <w:rFonts w:ascii="Calibri" w:hAnsi="Calibri" w:eastAsia="Times New Roman"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1" w:customStyle="1">
    <w:name w:val="Plain Table 31"/>
    <w:basedOn w:val="TableNormal"/>
    <w:uiPriority w:val="43"/>
    <w:rsid w:val="00A779DA"/>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11" w:customStyle="1">
    <w:name w:val="Plain Table 11"/>
    <w:basedOn w:val="TableNormal"/>
    <w:uiPriority w:val="41"/>
    <w:rsid w:val="00A779DA"/>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1" w:customStyle="1">
    <w:name w:val="Table Grid Light1"/>
    <w:basedOn w:val="TableNormal"/>
    <w:uiPriority w:val="40"/>
    <w:rsid w:val="00A779DA"/>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styleId="NoSpacing">
    <w:name w:val="No Spacing"/>
    <w:uiPriority w:val="1"/>
    <w:qFormat/>
    <w:rsid w:val="00A779DA"/>
    <w:rPr>
      <w:rFonts w:ascii="Times New Roman" w:hAnsi="Times New Roman" w:eastAsia="Times New Roman"/>
      <w:sz w:val="24"/>
    </w:rPr>
  </w:style>
  <w:style w:type="character" w:styleId="apple-converted-space" w:customStyle="1">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Emphasis">
    <w:name w:val="Emphasis"/>
    <w:uiPriority w:val="20"/>
    <w:qFormat/>
    <w:rsid w:val="001F4D05"/>
    <w:rPr>
      <w:i/>
      <w:iCs/>
    </w:rPr>
  </w:style>
  <w:style w:type="character" w:styleId="keyword" w:customStyle="1">
    <w:name w:val="keyword"/>
    <w:rsid w:val="00CC03A6"/>
    <w:rPr>
      <w:rFonts w:ascii="Bookman Old Style" w:hAnsi="Bookman Old Style"/>
      <w:b/>
      <w:caps/>
      <w:sz w:val="16"/>
    </w:rPr>
  </w:style>
  <w:style w:type="numbering" w:styleId="Constraints" w:customStyle="1">
    <w:name w:val="Constraints"/>
    <w:rsid w:val="00CC03A6"/>
    <w:pPr>
      <w:numPr>
        <w:numId w:val="35"/>
      </w:numPr>
    </w:pPr>
  </w:style>
  <w:style w:type="character" w:styleId="XMLnameBold" w:customStyle="1">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hAnsi="Courier New" w:eastAsia="Times New Roman" w:cs="Courier New"/>
      <w:sz w:val="20"/>
      <w:szCs w:val="20"/>
    </w:rPr>
  </w:style>
  <w:style w:type="character" w:styleId="section40000000000000" w:customStyle="1">
    <w:name w:val="section40000000000000"/>
    <w:rsid w:val="00122D75"/>
  </w:style>
  <w:style w:type="paragraph" w:styleId="DocumentName" w:customStyle="1">
    <w:name w:val="Document Name"/>
    <w:basedOn w:val="Normal"/>
    <w:rsid w:val="000B7CAC"/>
    <w:pPr>
      <w:jc w:val="right"/>
    </w:pPr>
    <w:rPr>
      <w:rFonts w:ascii="Arial Narrow" w:hAnsi="Arial Narrow" w:cs="Arial"/>
      <w:sz w:val="32"/>
      <w:szCs w:val="32"/>
      <w:lang w:val="pt-BR"/>
    </w:rPr>
  </w:style>
  <w:style w:type="paragraph" w:styleId="TableText" w:customStyle="1">
    <w:name w:val="TableText"/>
    <w:basedOn w:val="Normal"/>
    <w:link w:val="TableTextChar"/>
    <w:rsid w:val="008E2AAD"/>
    <w:pPr>
      <w:spacing w:before="40" w:after="120" w:line="220" w:lineRule="exact"/>
    </w:pPr>
    <w:rPr>
      <w:rFonts w:ascii="Bookman Old Style" w:hAnsi="Bookman Old Style"/>
      <w:sz w:val="18"/>
      <w:szCs w:val="18"/>
    </w:rPr>
  </w:style>
  <w:style w:type="character" w:styleId="TableTextChar" w:customStyle="1">
    <w:name w:val="TableText Char"/>
    <w:link w:val="TableText"/>
    <w:rsid w:val="008E2AAD"/>
    <w:rPr>
      <w:rFonts w:ascii="Bookman Old Style" w:hAnsi="Bookman Old Style" w:eastAsia="Times New Roman" w:cs="Times New Roman"/>
      <w:sz w:val="18"/>
      <w:szCs w:val="18"/>
    </w:rPr>
  </w:style>
  <w:style w:type="character" w:styleId="HyperlinkText9pt" w:customStyle="1">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styleId="TitleChar" w:customStyle="1">
    <w:name w:val="Title Char"/>
    <w:link w:val="Title"/>
    <w:rsid w:val="00E6512E"/>
    <w:rPr>
      <w:sz w:val="52"/>
      <w:szCs w:val="52"/>
    </w:rPr>
  </w:style>
  <w:style w:type="paragraph" w:styleId="SubTitle0" w:customStyle="1">
    <w:name w:val="Sub Title"/>
    <w:basedOn w:val="Title"/>
    <w:rsid w:val="00E6512E"/>
    <w:pPr>
      <w:keepNext w:val="0"/>
      <w:keepLines w:val="0"/>
      <w:spacing w:before="240"/>
      <w:jc w:val="center"/>
    </w:pPr>
    <w:rPr>
      <w:rFonts w:ascii="Arial" w:hAnsi="Arial" w:eastAsia="Times New Roman"/>
      <w:b/>
      <w:kern w:val="28"/>
      <w:sz w:val="24"/>
      <w:szCs w:val="24"/>
    </w:rPr>
  </w:style>
  <w:style w:type="character" w:styleId="inline-comment-marker" w:customStyle="1">
    <w:name w:val="inline-comment-marker"/>
    <w:basedOn w:val="DefaultParagraphFont"/>
    <w:rsid w:val="000E43B8"/>
  </w:style>
  <w:style w:type="paragraph" w:styleId="Example" w:customStyle="1">
    <w:name w:val="Example"/>
    <w:basedOn w:val="Normal"/>
    <w:link w:val="ExampleChar"/>
    <w:rsid w:val="00CC2D02"/>
    <w:pPr>
      <w:keepNext/>
      <w:pBdr>
        <w:top w:val="single" w:color="auto" w:sz="4" w:space="1"/>
        <w:left w:val="single" w:color="auto" w:sz="4" w:space="4"/>
        <w:bottom w:val="single" w:color="auto" w:sz="4" w:space="1"/>
        <w:right w:val="single" w:color="auto" w:sz="4" w:space="4"/>
      </w:pBdr>
      <w:spacing w:after="120" w:line="220" w:lineRule="exact"/>
      <w:ind w:left="720"/>
      <w:contextualSpacing/>
    </w:pPr>
    <w:rPr>
      <w:rFonts w:ascii="Courier New" w:hAnsi="Courier New" w:eastAsia="Times New Roman"/>
      <w:sz w:val="18"/>
    </w:rPr>
  </w:style>
  <w:style w:type="character" w:styleId="ExampleChar" w:customStyle="1">
    <w:name w:val="Example Char"/>
    <w:link w:val="Example"/>
    <w:rsid w:val="00CC2D02"/>
    <w:rPr>
      <w:rFonts w:ascii="Courier New" w:hAnsi="Courier New" w:eastAsia="Times New Roman"/>
      <w:sz w:val="18"/>
    </w:rPr>
  </w:style>
  <w:style w:type="character" w:styleId="CaptionChar" w:customStyle="1">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www.healthit.gov/isa/taxonomy/term/1236/uscdi-v3" TargetMode="External" Id="rId117" /><Relationship Type="http://schemas.openxmlformats.org/officeDocument/2006/relationships/hyperlink" Target="https://confluence.hl7.org/download/attachments/58656440/POCD_HD000040-alternateIdentifier.xls?version=1&amp;modificationDate=1599159672937&amp;api=v2" TargetMode="External" Id="rId21" /><Relationship Type="http://schemas.openxmlformats.org/officeDocument/2006/relationships/header" Target="header4.xml" Id="rId42" /><Relationship Type="http://schemas.openxmlformats.org/officeDocument/2006/relationships/hyperlink" Target="http://hl7-c-cda-examples.herokuapp.com/sections/Procedures" TargetMode="External" Id="rId63" /><Relationship Type="http://schemas.openxmlformats.org/officeDocument/2006/relationships/hyperlink" Target="https://www.healthit.gov/isa/taxonomy/term/1296/uscdi-v2" TargetMode="External" Id="rId84" /><Relationship Type="http://schemas.openxmlformats.org/officeDocument/2006/relationships/hyperlink" Target="http://www.hl7.org/ccdasearch/templates/2.16.840.1.113883.10.20.22.4.140.html" TargetMode="External" Id="rId138" /><Relationship Type="http://schemas.openxmlformats.org/officeDocument/2006/relationships/hyperlink" Target="https://github.com/HL7/cda-ccda-2.1/blob/master/schematron/Consolidation.sch" TargetMode="External" Id="rId159" /><Relationship Type="http://schemas.openxmlformats.org/officeDocument/2006/relationships/hyperlink" Target="https://cdasearch.hl7.org/" TargetMode="External" Id="rId170" /><Relationship Type="http://schemas.openxmlformats.org/officeDocument/2006/relationships/hyperlink" Target="https://www.healthit.gov/isa/taxonomy/term/1616/uscdi-v3" TargetMode="External" Id="rId107" /><Relationship Type="http://schemas.openxmlformats.org/officeDocument/2006/relationships/image" Target="media/image2.png" Id="rId11" /><Relationship Type="http://schemas.openxmlformats.org/officeDocument/2006/relationships/hyperlink" Target="http://www.w3.org/TR/2004/REC-xml-20040204/" TargetMode="External" Id="rId32" /><Relationship Type="http://schemas.openxmlformats.org/officeDocument/2006/relationships/hyperlink" Target="http://hl7-c-cda-examples.herokuapp.com/sections/Problems" TargetMode="External" Id="rId53" /><Relationship Type="http://schemas.openxmlformats.org/officeDocument/2006/relationships/hyperlink" Target="https://vsac.nlm.nih.gov/valueset/2.16.840.1.113762.1.4.1196.790/expansion" TargetMode="External" Id="rId74" /><Relationship Type="http://schemas.openxmlformats.org/officeDocument/2006/relationships/hyperlink" Target="https://www.healthit.gov/isa/taxonomy/term/731/uscdi-v3" TargetMode="External" Id="rId128" /><Relationship Type="http://schemas.openxmlformats.org/officeDocument/2006/relationships/hyperlink" Target="https://www.hl7.org/implement/standards/product_brief.cfm?product_id=502" TargetMode="External" Id="rId149" /><Relationship Type="http://schemas.openxmlformats.org/officeDocument/2006/relationships/webSettings" Target="webSettings.xml" Id="rId5" /><Relationship Type="http://schemas.openxmlformats.org/officeDocument/2006/relationships/hyperlink" Target="https://www.healthit.gov/isa/taxonomy/term/1191/uscdi-v2" TargetMode="External" Id="rId95" /><Relationship Type="http://schemas.openxmlformats.org/officeDocument/2006/relationships/hyperlink" Target="https://hl7.org/permalink/?CDAStyleSheet" TargetMode="External" Id="rId160" /><Relationship Type="http://schemas.openxmlformats.org/officeDocument/2006/relationships/image" Target="media/image5.png" Id="rId22" /><Relationship Type="http://schemas.openxmlformats.org/officeDocument/2006/relationships/footer" Target="footer4.xml" Id="rId43" /><Relationship Type="http://schemas.openxmlformats.org/officeDocument/2006/relationships/hyperlink" Target="https://cdasearch.hl7.org/examples/view/Mental%20Status/Patient%20Health%20Questionnaire%20PHQ-9" TargetMode="External" Id="rId64" /><Relationship Type="http://schemas.openxmlformats.org/officeDocument/2006/relationships/hyperlink" Target="https://www.healthit.gov/isa/taxonomy/term/1516/uscdi-v3" TargetMode="External" Id="rId118" /><Relationship Type="http://schemas.openxmlformats.org/officeDocument/2006/relationships/hyperlink" Target="http://www.hl7.org/ccdasearch/templates/2.16.840.1.113883.10.20.22.4.19.html" TargetMode="External" Id="rId139" /><Relationship Type="http://schemas.openxmlformats.org/officeDocument/2006/relationships/hyperlink" Target="https://www.healthit.gov/isa/taxonomy/term/1316/uscdi-v2" TargetMode="External" Id="rId85" /><Relationship Type="http://schemas.openxmlformats.org/officeDocument/2006/relationships/hyperlink" Target="http://www.hl7.org/implement/standards/product_brief.cfm?product_id=280%20" TargetMode="External" Id="rId150" /><Relationship Type="http://schemas.openxmlformats.org/officeDocument/2006/relationships/header" Target="header5.xml" Id="rId171" /><Relationship Type="http://schemas.openxmlformats.org/officeDocument/2006/relationships/hyperlink" Target="https://confluence.hl7.org/display/HL7/Specification+Feedback" TargetMode="External" Id="rId12" /><Relationship Type="http://schemas.openxmlformats.org/officeDocument/2006/relationships/hyperlink" Target="https://www.hl7.org/implement/standards/product_brief.cfm?product_id=492" TargetMode="External" Id="rId33" /><Relationship Type="http://schemas.openxmlformats.org/officeDocument/2006/relationships/hyperlink" Target="https://www.healthit.gov/isa/taxonomy/term/1651/uscdi-v3" TargetMode="External" Id="rId108" /><Relationship Type="http://schemas.openxmlformats.org/officeDocument/2006/relationships/hyperlink" Target="https://confluence.hl7.org/display/VOC/The+Gender+Harmony+Project" TargetMode="External" Id="rId129" /><Relationship Type="http://schemas.openxmlformats.org/officeDocument/2006/relationships/hyperlink" Target="http://hl7-c-cda-examples.herokuapp.com/sections/Problems" TargetMode="External" Id="rId54" /><Relationship Type="http://schemas.openxmlformats.org/officeDocument/2006/relationships/image" Target="media/image12.png" Id="rId75" /><Relationship Type="http://schemas.openxmlformats.org/officeDocument/2006/relationships/hyperlink" Target="https://www.healthit.gov/isa/taxonomy/term/1186/uscdi-v2" TargetMode="External" Id="rId96" /><Relationship Type="http://schemas.openxmlformats.org/officeDocument/2006/relationships/hyperlink" Target="https://cdasearch.hl7.org/examples/view/Referrals%20-%20Planned%20and%20Completed/Referral%20Request%20and%20Close%20Referral%20with%20a%20Note" TargetMode="External" Id="rId140" /><Relationship Type="http://schemas.openxmlformats.org/officeDocument/2006/relationships/hyperlink" Target="https://site.healthit.gov/sandbox-ccda" TargetMode="External" Id="rId161" /><Relationship Type="http://schemas.openxmlformats.org/officeDocument/2006/relationships/footnotes" Target="footnotes.xml" Id="rId6" /><Relationship Type="http://schemas.openxmlformats.org/officeDocument/2006/relationships/image" Target="media/image6.png" Id="rId23" /><Relationship Type="http://schemas.openxmlformats.org/officeDocument/2006/relationships/hyperlink" Target="https://s3.amazonaws.com/seqprojectehex/wp-content/uploads/2018/09/12194149/eHealthExchange-Content-Testing-Guide-2018v1.pdf" TargetMode="External" Id="rId28" /><Relationship Type="http://schemas.openxmlformats.org/officeDocument/2006/relationships/hyperlink" Target="http://hl7-c-cda-examples.herokuapp.com/sections/Problems" TargetMode="External" Id="rId49" /><Relationship Type="http://schemas.openxmlformats.org/officeDocument/2006/relationships/hyperlink" Target="https://trifolia.lantanagroup.com/TemplateManagement/View/II/2.16.840.1.113883.10.20.22.4.281/2018-04-01" TargetMode="External" Id="rId114" /><Relationship Type="http://schemas.openxmlformats.org/officeDocument/2006/relationships/hyperlink" Target="https://www.healthit.gov/isa/taxonomy/term/1546/uscdi-v3" TargetMode="External" Id="rId119" /><Relationship Type="http://schemas.openxmlformats.org/officeDocument/2006/relationships/image" Target="media/image10.png" Id="rId44" /><Relationship Type="http://schemas.openxmlformats.org/officeDocument/2006/relationships/hyperlink" Target="http://www.hl7.org/implement/standards/product_brief.cfm?product_id=494" TargetMode="External" Id="rId60" /><Relationship Type="http://schemas.openxmlformats.org/officeDocument/2006/relationships/hyperlink" Target="https://hl7-c-cda-examples.herokuapp.com/examples/view/Social%20History/WE%20Care%20Assessment" TargetMode="External" Id="rId65" /><Relationship Type="http://schemas.openxmlformats.org/officeDocument/2006/relationships/hyperlink" Target="https://www.healthit.gov/isa/taxonomy/term/1286/uscdi-v2" TargetMode="External" Id="rId81" /><Relationship Type="http://schemas.openxmlformats.org/officeDocument/2006/relationships/hyperlink" Target="https://www.healthit.gov/sites/default/files/page/2021-10/2021-09-09_USCDI_TF_2021_HITAC_Phase%203_%20Recommendations%20Report_Signed_508.pdf" TargetMode="External" Id="rId86" /><Relationship Type="http://schemas.openxmlformats.org/officeDocument/2006/relationships/hyperlink" Target="https://vsac.nlm.nih.gov/valueset/2.16.840.1.113762.1.4.1021.101/expansion" TargetMode="External" Id="rId130" /><Relationship Type="http://schemas.openxmlformats.org/officeDocument/2006/relationships/hyperlink" Target="https://www.healthit.gov/isa/taxonomy/term/1251/uscdi-v2" TargetMode="External" Id="rId135" /><Relationship Type="http://schemas.openxmlformats.org/officeDocument/2006/relationships/hyperlink" Target="http://www.hl7.org/implement/standards/product_brief.cfm?product_id=354" TargetMode="External" Id="rId151" /><Relationship Type="http://schemas.openxmlformats.org/officeDocument/2006/relationships/hyperlink" Target="http://www.hl7.org/implement/standards/product_brief.cfm?product_id=35" TargetMode="External" Id="rId156" /><Relationship Type="http://schemas.openxmlformats.org/officeDocument/2006/relationships/theme" Target="theme/theme1.xml" Id="rId177" /><Relationship Type="http://schemas.openxmlformats.org/officeDocument/2006/relationships/footer" Target="footer5.xml" Id="rId172" /><Relationship Type="http://schemas.openxmlformats.org/officeDocument/2006/relationships/header" Target="header1.xml" Id="rId13" /><Relationship Type="http://schemas.openxmlformats.org/officeDocument/2006/relationships/image" Target="media/image4.png" Id="rId18" /><Relationship Type="http://schemas.openxmlformats.org/officeDocument/2006/relationships/hyperlink" Target="https://www.hl7.org/implement/standards/product_brief.cfm?product_id=502" TargetMode="External" Id="rId39" /><Relationship Type="http://schemas.openxmlformats.org/officeDocument/2006/relationships/hyperlink" Target="http://cdasearch.hl7.org/examples/view/Functional%20Status/Functional%20Assessment%20-%20Glasgow%20Coma" TargetMode="External" Id="rId109" /><Relationship Type="http://schemas.openxmlformats.org/officeDocument/2006/relationships/hyperlink" Target="https://www.hl7.org/implement/standards/product_brief.cfm?product_id=492" TargetMode="External" Id="rId34" /><Relationship Type="http://schemas.openxmlformats.org/officeDocument/2006/relationships/hyperlink" Target="http://cdasearch.hl7.org/examples/view/b45996a0828df13d805e978e6a57f4d509354641" TargetMode="External" Id="rId50" /><Relationship Type="http://schemas.openxmlformats.org/officeDocument/2006/relationships/hyperlink" Target="http://hl7-c-cda-examples.herokuapp.com/sections/Problems" TargetMode="External" Id="rId55" /><Relationship Type="http://schemas.openxmlformats.org/officeDocument/2006/relationships/hyperlink" Target="https://www.healthit.gov/isa/taxonomy/term/1801/uscdi-v2" TargetMode="External" Id="rId76" /><Relationship Type="http://schemas.openxmlformats.org/officeDocument/2006/relationships/hyperlink" Target="https://www.healthit.gov/isa/taxonomy/term/1836/uscdi-v2" TargetMode="External" Id="rId97" /><Relationship Type="http://schemas.openxmlformats.org/officeDocument/2006/relationships/hyperlink" Target="https://www.healthit.gov/isa/taxonomy/term/2346/uscdi-v3" TargetMode="External" Id="rId104" /><Relationship Type="http://schemas.openxmlformats.org/officeDocument/2006/relationships/hyperlink" Target="https://www.healthit.gov/isa/taxonomy/term/1586/uscdi-v3" TargetMode="External" Id="rId120" /><Relationship Type="http://schemas.openxmlformats.org/officeDocument/2006/relationships/hyperlink" Target="https://www.healthit.gov/isa/taxonomy/term/2671/uscdi-v3" TargetMode="External" Id="rId125" /><Relationship Type="http://schemas.openxmlformats.org/officeDocument/2006/relationships/hyperlink" Target="https://confluence.hl7.org/download/attachments/49645557/02%20DischargeSummary.xml?version=1&amp;modificationDate=1560380019472&amp;api=v2" TargetMode="External" Id="rId141" /><Relationship Type="http://schemas.openxmlformats.org/officeDocument/2006/relationships/hyperlink" Target="http://www.hl7.org/implement/standards/product_brief.cfm?product_id=478" TargetMode="External" Id="rId146" /><Relationship Type="http://schemas.openxmlformats.org/officeDocument/2006/relationships/hyperlink" Target="https://confluence.hl7.org/display/CDA/CDA+Management+Group" TargetMode="External" Id="rId167" /><Relationship Type="http://schemas.openxmlformats.org/officeDocument/2006/relationships/endnotes" Target="endnotes.xml" Id="rId7" /><Relationship Type="http://schemas.openxmlformats.org/officeDocument/2006/relationships/hyperlink" Target="https://vsac.nlm.nih.gov/valueset/2.16.840.1.113762.1.4.1196.788/expansion" TargetMode="External" Id="rId71" /><Relationship Type="http://schemas.openxmlformats.org/officeDocument/2006/relationships/hyperlink" Target="https://www.healthit.gov/isa/taxonomy/term/1201/uscdi-v2" TargetMode="External" Id="rId92" /><Relationship Type="http://schemas.openxmlformats.org/officeDocument/2006/relationships/hyperlink" Target="https://ccda.healthit.gov/scorecard/" TargetMode="External" Id="rId162" /><Relationship Type="http://schemas.openxmlformats.org/officeDocument/2006/relationships/numbering" Target="numbering.xml" Id="rId2" /><Relationship Type="http://schemas.openxmlformats.org/officeDocument/2006/relationships/hyperlink" Target="https://oncprojectracking.healthit.gov/wiki/pages/viewpage.action?pageId=180486153&amp;preview=/180486153/237306191/Project%20US%40%20FINAL%20Technical%20Specification%20Version%201.0.pdf" TargetMode="External" Id="rId29" /><Relationship Type="http://schemas.openxmlformats.org/officeDocument/2006/relationships/image" Target="media/image7.png" Id="rId24" /><Relationship Type="http://schemas.openxmlformats.org/officeDocument/2006/relationships/header" Target="header3.xml" Id="rId40" /><Relationship Type="http://schemas.openxmlformats.org/officeDocument/2006/relationships/hyperlink" Target="file:///\\netstorage.amgnet.net\Users\natashakreisle\Desktop\no_known" TargetMode="External" Id="rId45" /><Relationship Type="http://schemas.openxmlformats.org/officeDocument/2006/relationships/hyperlink" Target="https://hl7-c-cda-examples.herokuapp.com/examples/view/Functional%20Status/Functional%20Assessment%20-%20Glasgow%20Coma" TargetMode="External" Id="rId66" /><Relationship Type="http://schemas.openxmlformats.org/officeDocument/2006/relationships/hyperlink" Target="https://www.healthit.gov/isa/taxonomy/term/2456/uscdi-v2" TargetMode="External" Id="rId87" /><Relationship Type="http://schemas.openxmlformats.org/officeDocument/2006/relationships/hyperlink" Target="http://cdasearch.hl7.org/examples/view/Functional%20Status/Functional%20Impairment" TargetMode="External" Id="rId110" /><Relationship Type="http://schemas.openxmlformats.org/officeDocument/2006/relationships/hyperlink" Target="https://www.healthit.gov/isa/taxonomy/term/2491/uscdi-v3" TargetMode="External" Id="rId115" /><Relationship Type="http://schemas.openxmlformats.org/officeDocument/2006/relationships/hyperlink" Target="https://www.hl7.org/implement/standards/product_brief.cfm?product_id=522" TargetMode="External" Id="rId131" /><Relationship Type="http://schemas.openxmlformats.org/officeDocument/2006/relationships/hyperlink" Target="https://www.healthit.gov/isa/taxonomy/term/1841/uscdi-v2" TargetMode="External" Id="rId136" /><Relationship Type="http://schemas.openxmlformats.org/officeDocument/2006/relationships/hyperlink" Target="https://confluence.hl7.org/display/CQIWC/Clinical+Quality+Information+WG+%28CQI%29+Home" TargetMode="External" Id="rId157" /><Relationship Type="http://schemas.openxmlformats.org/officeDocument/2006/relationships/hyperlink" Target="http://s.details.loinc.org/LOINC/8889-8.html?sections=Comprehensive" TargetMode="External" Id="rId61" /><Relationship Type="http://schemas.openxmlformats.org/officeDocument/2006/relationships/hyperlink" Target="https://www.healthit.gov/isa/taxonomy/term/1291/uscdi-v2" TargetMode="External" Id="rId82" /><Relationship Type="http://schemas.openxmlformats.org/officeDocument/2006/relationships/hyperlink" Target="https://www.ihe.net/uploadedFiles/Documents/PCC/IHE_PCC_Suppl_CDA_DSS.pdf" TargetMode="External" Id="rId152" /><Relationship Type="http://schemas.openxmlformats.org/officeDocument/2006/relationships/header" Target="header6.xml" Id="rId173" /><Relationship Type="http://schemas.openxmlformats.org/officeDocument/2006/relationships/hyperlink" Target="https://confluence.hl7.org/download/attachments/58656440/POCD_HD000040-alternateIdentifier.xls?version=1&amp;modificationDate=1599159672937&amp;api=v2" TargetMode="External" Id="rId19" /><Relationship Type="http://schemas.openxmlformats.org/officeDocument/2006/relationships/footer" Target="footer1.xml" Id="rId14" /><Relationship Type="http://schemas.openxmlformats.org/officeDocument/2006/relationships/image" Target="media/image9.png" Id="rId30" /><Relationship Type="http://schemas.openxmlformats.org/officeDocument/2006/relationships/hyperlink" Target="http://www.hl7.org/implement/standards/product_brief.cfm?product_id=473" TargetMode="External" Id="rId35" /><Relationship Type="http://schemas.openxmlformats.org/officeDocument/2006/relationships/hyperlink" Target="http://hl7-c-cda-examples.herokuapp.com/sections/Problems" TargetMode="External" Id="rId56" /><Relationship Type="http://schemas.openxmlformats.org/officeDocument/2006/relationships/hyperlink" Target="http://www.hl7.org/ccdasearch/templates/2.16.840.1.113883.10.20.22.4.69.html" TargetMode="External" Id="rId77" /><Relationship Type="http://schemas.openxmlformats.org/officeDocument/2006/relationships/hyperlink" Target="https://www.healthit.gov/isa/taxonomy/term/3581/uscdi-v3" TargetMode="External" Id="rId100" /><Relationship Type="http://schemas.openxmlformats.org/officeDocument/2006/relationships/hyperlink" Target="https://www.healthit.gov/isa/taxonomy/term/3241/uscdi-v3" TargetMode="External" Id="rId105" /><Relationship Type="http://schemas.openxmlformats.org/officeDocument/2006/relationships/hyperlink" Target="https://www.healthit.gov/isa/taxonomy/term/3381/uscdi-v3" TargetMode="External" Id="rId126" /><Relationship Type="http://schemas.openxmlformats.org/officeDocument/2006/relationships/hyperlink" Target="http://www.hl7.org/implement/standards/product_brief.cfm?product_id=494" TargetMode="External" Id="rId147" /><Relationship Type="http://schemas.openxmlformats.org/officeDocument/2006/relationships/hyperlink" Target="https://confluence.hl7.org/display/SD/Structured+Documents" TargetMode="External" Id="rId168" /><Relationship Type="http://schemas.openxmlformats.org/officeDocument/2006/relationships/image" Target="media/image1.jpg" Id="rId8" /><Relationship Type="http://schemas.openxmlformats.org/officeDocument/2006/relationships/hyperlink" Target="http://hl7-c-cda-examples.herokuapp.com/sections/Problems" TargetMode="External" Id="rId51" /><Relationship Type="http://schemas.openxmlformats.org/officeDocument/2006/relationships/hyperlink" Target="https://vsac.nlm.nih.gov/valueset/2.16.840.1.113762.1.4.1196.789/expansion" TargetMode="External" Id="rId72" /><Relationship Type="http://schemas.openxmlformats.org/officeDocument/2006/relationships/hyperlink" Target="https://www.healthit.gov/isa/taxonomy/term/1196/uscdi-v2" TargetMode="External" Id="rId93" /><Relationship Type="http://schemas.openxmlformats.org/officeDocument/2006/relationships/hyperlink" Target="https://www.healthit.gov/isa/taxonomy/term/3601/uscdi-v3" TargetMode="External" Id="rId98" /><Relationship Type="http://schemas.openxmlformats.org/officeDocument/2006/relationships/hyperlink" Target="https://www.healthit.gov/isa/taxonomy/term/2726/uscdi-v3" TargetMode="External" Id="rId121" /><Relationship Type="http://schemas.openxmlformats.org/officeDocument/2006/relationships/hyperlink" Target="https://www.hl7.org/implement/standards/product_brief.cfm?product_id=7" TargetMode="External" Id="rId142" /><Relationship Type="http://schemas.openxmlformats.org/officeDocument/2006/relationships/hyperlink" Target="https://github.com/mdht/mdht-models" TargetMode="External" Id="rId163" /><Relationship Type="http://schemas.openxmlformats.org/officeDocument/2006/relationships/styles" Target="styles.xml" Id="rId3" /><Relationship Type="http://schemas.openxmlformats.org/officeDocument/2006/relationships/hyperlink" Target="http://www.iso.org/iso/en/ISOOnline.frontpage" TargetMode="External" Id="rId25" /><Relationship Type="http://schemas.openxmlformats.org/officeDocument/2006/relationships/image" Target="media/image11.png" Id="rId46" /><Relationship Type="http://schemas.openxmlformats.org/officeDocument/2006/relationships/hyperlink" Target="http://hl7-c-cda-examples.herokuapp.com/sections/Problems" TargetMode="External" Id="rId67" /><Relationship Type="http://schemas.openxmlformats.org/officeDocument/2006/relationships/hyperlink" Target="https://www.healthit.gov/isa/taxonomy/term/2441/uscdi-v3" TargetMode="External" Id="rId116" /><Relationship Type="http://schemas.openxmlformats.org/officeDocument/2006/relationships/hyperlink" Target="https://www.healthit.gov/isa/taxonomy/term/2631/uscdi-v3" TargetMode="External" Id="rId137" /><Relationship Type="http://schemas.openxmlformats.org/officeDocument/2006/relationships/hyperlink" Target="https://hl7.org/permalink/?CDAR2.0schema" TargetMode="External" Id="rId158" /><Relationship Type="http://schemas.openxmlformats.org/officeDocument/2006/relationships/hyperlink" Target="https://confluence.hl7.org/download/attachments/58656440/C-CDA%20IAT%20Alternate%20Identifier%2020200904.pptx?version=1&amp;modificationDate=1599159663059&amp;api=v2" TargetMode="External" Id="rId20" /><Relationship Type="http://schemas.openxmlformats.org/officeDocument/2006/relationships/footer" Target="footer3.xml" Id="rId41" /><Relationship Type="http://schemas.openxmlformats.org/officeDocument/2006/relationships/hyperlink" Target="http://hl7-c-cda-examples.herokuapp.com/sections/Problems" TargetMode="External" Id="rId62" /><Relationship Type="http://schemas.openxmlformats.org/officeDocument/2006/relationships/hyperlink" Target="https://www.healthit.gov/isa/taxonomy/term/1301/uscdi-v2" TargetMode="External" Id="rId83" /><Relationship Type="http://schemas.openxmlformats.org/officeDocument/2006/relationships/hyperlink" Target="https://www.healthit.gov/isa/taxonomy/term/3166/uscdi-v2" TargetMode="External" Id="rId88" /><Relationship Type="http://schemas.openxmlformats.org/officeDocument/2006/relationships/hyperlink" Target="https://vsac.nlm.nih.gov/valueset/2.16.840.1.113762.1.4.1099.49/expansion" TargetMode="External" Id="rId111" /><Relationship Type="http://schemas.openxmlformats.org/officeDocument/2006/relationships/hyperlink" Target="https://www.hl7.org/implement/standards/product_brief.cfm?product_id=522" TargetMode="External" Id="rId132" /><Relationship Type="http://schemas.openxmlformats.org/officeDocument/2006/relationships/hyperlink" Target="https://www.ihe.net/uploadedFiles/Documents/PCC/IHE_PCC_Suppl_MCV.pdf" TargetMode="External" Id="rId153" /><Relationship Type="http://schemas.openxmlformats.org/officeDocument/2006/relationships/footer" Target="footer6.xml" Id="rId174" /><Relationship Type="http://schemas.openxmlformats.org/officeDocument/2006/relationships/header" Target="header2.xml" Id="rId15" /><Relationship Type="http://schemas.openxmlformats.org/officeDocument/2006/relationships/hyperlink" Target="http://www.hl7.org/implement/standards/product_brief.cfm?product_id=478" TargetMode="External" Id="rId36" /><Relationship Type="http://schemas.openxmlformats.org/officeDocument/2006/relationships/hyperlink" Target="http://hl7-c-cda-examples.herokuapp.com/sections/Problems" TargetMode="External" Id="rId57" /><Relationship Type="http://schemas.openxmlformats.org/officeDocument/2006/relationships/hyperlink" Target="https://www.healthit.gov/isa/taxonomy/term/3276/uscdi-v3" TargetMode="External" Id="rId106" /><Relationship Type="http://schemas.openxmlformats.org/officeDocument/2006/relationships/hyperlink" Target="https://www.healthit.gov/isa/taxonomy/term/3376/uscdi-v3" TargetMode="External" Id="rId127" /><Relationship Type="http://schemas.openxmlformats.org/officeDocument/2006/relationships/hyperlink" Target="https://namasteinformaticscom-my.sharepoint.com/personal/gdolin_namasteinformatics_com/Documents/Documents/CompanionGuide/2023_Jan_Ballot/PrepublicationFiles/Formal%20publication%20package%20and%20files/WordDocsAND_ReadMeFilesForHQ%20-%20STU%20Update%20Sex/CDAR2_IG_CCDA_COMPANION_R4.1_STU_2023_June_Preview.docx" TargetMode="External" Id="rId10" /><Relationship Type="http://schemas.openxmlformats.org/officeDocument/2006/relationships/hyperlink" Target="https://www.hl7.org/implement/standards/product_brief.cfm?product_id=492" TargetMode="External" Id="rId31" /><Relationship Type="http://schemas.openxmlformats.org/officeDocument/2006/relationships/hyperlink" Target="http://hl7-c-cda-examples.herokuapp.com/examples/view/Encounters/Hospital%20Discharge%20Encounter%20with%20Billable%20Diagnoses" TargetMode="External" Id="rId52" /><Relationship Type="http://schemas.openxmlformats.org/officeDocument/2006/relationships/hyperlink" Target="https://vsac.nlm.nih.gov/valueset/2.16.840.1.113762.1.4.1247.71/expansion" TargetMode="External" Id="rId73" /><Relationship Type="http://schemas.openxmlformats.org/officeDocument/2006/relationships/hyperlink" Target="https://loinc.org/panels/" TargetMode="External" Id="rId78" /><Relationship Type="http://schemas.openxmlformats.org/officeDocument/2006/relationships/hyperlink" Target="https://www.healthit.gov/isa/taxonomy/term/1336/uscdi-v2" TargetMode="External" Id="rId94" /><Relationship Type="http://schemas.openxmlformats.org/officeDocument/2006/relationships/hyperlink" Target="https://www.healthit.gov/isa/taxonomy/term/2351/uscdi-v3" TargetMode="External" Id="rId99" /><Relationship Type="http://schemas.openxmlformats.org/officeDocument/2006/relationships/hyperlink" Target="https://www.healthit.gov/isa/taxonomy/term/2751/uscdi-v3" TargetMode="External" Id="rId101" /><Relationship Type="http://schemas.openxmlformats.org/officeDocument/2006/relationships/hyperlink" Target="https://confluence.hl7.org/display/SD/CDA+Extensions" TargetMode="External" Id="rId122" /><Relationship Type="http://schemas.openxmlformats.org/officeDocument/2006/relationships/hyperlink" Target="http://www.hl7.org/Special/committees/cdamg/index.cfm" TargetMode="External" Id="rId143" /><Relationship Type="http://schemas.openxmlformats.org/officeDocument/2006/relationships/hyperlink" Target="https://www.hl7.org/implement/standards/product_brief.cfm?product_id=522" TargetMode="External" Id="rId148" /><Relationship Type="http://schemas.openxmlformats.org/officeDocument/2006/relationships/hyperlink" Target="https://projects.eclipse.org/projects/modeling.mdht" TargetMode="External" Id="rId164" /><Relationship Type="http://schemas.openxmlformats.org/officeDocument/2006/relationships/hyperlink" Target="http://www.hl7.org/myhl7/managelistservs.cfm" TargetMode="External" Id="rId169" /><Relationship Type="http://schemas.openxmlformats.org/officeDocument/2006/relationships/settings" Target="settings.xml" Id="rId4" /><Relationship Type="http://schemas.openxmlformats.org/officeDocument/2006/relationships/hyperlink" Target="http://www.hl7.org/permalink/?SpecificationFeedback" TargetMode="External" Id="rId9" /><Relationship Type="http://schemas.openxmlformats.org/officeDocument/2006/relationships/image" Target="media/image8.png" Id="rId26" /><Relationship Type="http://schemas.openxmlformats.org/officeDocument/2006/relationships/hyperlink" Target="http://hl7-c-cda-examples.herokuapp.com/sections/Problems" TargetMode="External" Id="rId47" /><Relationship Type="http://schemas.openxmlformats.org/officeDocument/2006/relationships/hyperlink" Target="http://hl7-c-cda-examples.herokuapp.com/examples/view/Quality/Quality%20Care%20Compliance%20in%20C-CDA" TargetMode="External" Id="rId68" /><Relationship Type="http://schemas.openxmlformats.org/officeDocument/2006/relationships/hyperlink" Target="https://www.healthit.gov/isa/taxonomy/term/2466/uscdi-v2" TargetMode="External" Id="rId89" /><Relationship Type="http://schemas.openxmlformats.org/officeDocument/2006/relationships/hyperlink" Target="https://cdasearch.hl7.org/examples/view/Mental%20Status/Patient%20Health%20Questionnaire%20PHQ-9" TargetMode="External" Id="rId112" /><Relationship Type="http://schemas.openxmlformats.org/officeDocument/2006/relationships/hyperlink" Target="https://www.healthit.gov/isa/taxonomy/term/1806/uscdi-v2" TargetMode="External" Id="rId133" /><Relationship Type="http://schemas.openxmlformats.org/officeDocument/2006/relationships/hyperlink" Target="http://ihe.net/uploadedFiles/Documents/PCC/IHE_PCC_Suppl_RECON.pdf" TargetMode="External" Id="rId154" /><Relationship Type="http://schemas.openxmlformats.org/officeDocument/2006/relationships/fontTable" Target="fontTable.xml" Id="rId175" /><Relationship Type="http://schemas.openxmlformats.org/officeDocument/2006/relationships/footer" Target="footer2.xml" Id="rId16" /><Relationship Type="http://schemas.openxmlformats.org/officeDocument/2006/relationships/hyperlink" Target="http://www.hl7.org/implement/standards/product_brief.cfm?product_id=494" TargetMode="External" Id="rId37" /><Relationship Type="http://schemas.openxmlformats.org/officeDocument/2006/relationships/hyperlink" Target="http://www.hl7.org/implement/standards/product_brief.cfm?product_id=492" TargetMode="External" Id="rId58" /><Relationship Type="http://schemas.openxmlformats.org/officeDocument/2006/relationships/hyperlink" Target="https://www.hl7.org/implement/standards/product_brief.cfm?product_id=522" TargetMode="External" Id="rId79" /><Relationship Type="http://schemas.openxmlformats.org/officeDocument/2006/relationships/hyperlink" Target="https://www.healthit.gov/isa/taxonomy/term/2341/uscdi-v3" TargetMode="External" Id="rId102" /><Relationship Type="http://schemas.openxmlformats.org/officeDocument/2006/relationships/hyperlink" Target="https://www.healthit.gov/isa/taxonomy/term/3691/uscdi-v3" TargetMode="External" Id="rId123" /><Relationship Type="http://schemas.openxmlformats.org/officeDocument/2006/relationships/hyperlink" Target="http://www.hl7.org/implement/standards/product_brief.cfm?product_id=492" TargetMode="External" Id="rId144" /><Relationship Type="http://schemas.openxmlformats.org/officeDocument/2006/relationships/hyperlink" Target="https://www.healthit.gov/isa/taxonomy/term/2471/uscdi-v2" TargetMode="External" Id="rId90" /><Relationship Type="http://schemas.openxmlformats.org/officeDocument/2006/relationships/hyperlink" Target="http://www.hl7.org/implement/training.cfm?ref=nav" TargetMode="External" Id="rId165" /><Relationship Type="http://schemas.openxmlformats.org/officeDocument/2006/relationships/hyperlink" Target="https://docs.google.com/document/d/1r1qBuzPQNkLiNpLkTOIv4RHXQHkyx7_N7_Es3MiHUek/edit" TargetMode="External" Id="rId27" /><Relationship Type="http://schemas.openxmlformats.org/officeDocument/2006/relationships/hyperlink" Target="http://hl7-c-cda-examples.herokuapp.com/examples/view/Encounters/Outpatient%20Encounter%20with%20Diagnoses" TargetMode="External" Id="rId48" /><Relationship Type="http://schemas.openxmlformats.org/officeDocument/2006/relationships/hyperlink" Target="https://www.healthit.gov/isa/united-states-core-data-interoperability-uscdi" TargetMode="External" Id="rId69" /><Relationship Type="http://schemas.openxmlformats.org/officeDocument/2006/relationships/hyperlink" Target="https://cdasearch.hl7.org/examples/view/Mental%20Status/Memory%20Impairment" TargetMode="External" Id="rId113" /><Relationship Type="http://schemas.openxmlformats.org/officeDocument/2006/relationships/hyperlink" Target="https://www.healthit.gov/isa/taxonomy/term/1241/uscdi-v2" TargetMode="External" Id="rId134" /><Relationship Type="http://schemas.openxmlformats.org/officeDocument/2006/relationships/image" Target="media/image13.png" Id="rId80" /><Relationship Type="http://schemas.openxmlformats.org/officeDocument/2006/relationships/hyperlink" Target="http://www.hl7.org/implement/standards/product_brief.cfm?product_id=410" TargetMode="External" Id="rId155" /><Relationship Type="http://schemas.microsoft.com/office/2011/relationships/people" Target="people.xml" Id="rId176" /><Relationship Type="http://schemas.openxmlformats.org/officeDocument/2006/relationships/image" Target="media/image3.png" Id="rId17" /><Relationship Type="http://schemas.openxmlformats.org/officeDocument/2006/relationships/hyperlink" Target="https://www.hl7.org/implement/standards/product_brief.cfm?product_id=522" TargetMode="External" Id="rId38" /><Relationship Type="http://schemas.openxmlformats.org/officeDocument/2006/relationships/hyperlink" Target="https://vsac.nlm.nih.gov/valueset/2.16.840.1.113762.1.4.1196.788/expansion" TargetMode="External" Id="rId59" /><Relationship Type="http://schemas.openxmlformats.org/officeDocument/2006/relationships/hyperlink" Target="https://www.healthit.gov/isa/taxonomy/term/2361/uscdi-v3" TargetMode="External" Id="rId103" /><Relationship Type="http://schemas.openxmlformats.org/officeDocument/2006/relationships/hyperlink" Target="https://www.healthit.gov/isa/taxonomy/term/2696/uscdi-v3" TargetMode="External" Id="rId124" /><Relationship Type="http://schemas.openxmlformats.org/officeDocument/2006/relationships/hyperlink" Target="https://www.hl7.org/gravity/" TargetMode="External" Id="rId70" /><Relationship Type="http://schemas.openxmlformats.org/officeDocument/2006/relationships/hyperlink" Target="https://cdasearch.hl7.org/examples/view/Results/Results%20Radiology%20with%20Image%20Narrative" TargetMode="External" Id="rId91" /><Relationship Type="http://schemas.openxmlformats.org/officeDocument/2006/relationships/hyperlink" Target="https://www.hl7.org/implement/standards/product_brief.cfm?product_id=473" TargetMode="External" Id="rId145" /><Relationship Type="http://schemas.openxmlformats.org/officeDocument/2006/relationships/hyperlink" Target="http://www.amazon.com/The-CDA-book-Keith-Boone/dp/0857293354/ref=sr_1_1?ie=UTF8&amp;qid=1337020821&amp;sr=8-1" TargetMode="External" Id="rId166" /><Relationship Type="http://schemas.openxmlformats.org/officeDocument/2006/relationships/customXml" Target="../customXml/item1.xml" Id="rId1" /></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61" Type="http://schemas.openxmlformats.org/officeDocument/2006/relationships/hyperlink" Target="http://www.hl7.org/implement/standards/product_brief.cfm?product_id=35" TargetMode="External"/><Relationship Id="rId19" Type="http://schemas.openxmlformats.org/officeDocument/2006/relationships/hyperlink" Target="https://www.hl7.org/implement/standards/product_matrix.cf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HL7/CDA-ccda-companion/tree/9832019cd7a324c445057e5f44c50897cb7e475b/examples/xml"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Little Circle</dc:creator>
  <keywords/>
  <dc:description/>
  <lastModifiedBy>marc@hl7.org</lastModifiedBy>
  <revision>54</revision>
  <lastPrinted>2019-10-14T14:53:00.0000000Z</lastPrinted>
  <dcterms:created xsi:type="dcterms:W3CDTF">2023-03-09T21:38:00.0000000Z</dcterms:created>
  <dcterms:modified xsi:type="dcterms:W3CDTF">2023-06-22T21:31:16.4293220Z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